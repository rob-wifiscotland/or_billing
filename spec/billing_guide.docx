
<file path=[Content_Types].xml><?xml version="1.0" encoding="utf-8"?>
<Types xmlns="http://schemas.openxmlformats.org/package/2006/content-types">
  <Default Extension="doc" ContentType="application/msword"/>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6A0C7" w14:textId="77777777" w:rsidR="002021F1" w:rsidRDefault="002021F1" w:rsidP="005D5D66">
      <w:pPr>
        <w:jc w:val="both"/>
      </w:pPr>
      <w:r>
        <w:rPr>
          <w:noProof/>
          <w:lang w:eastAsia="en-GB"/>
        </w:rPr>
        <w:pict w14:anchorId="098F4A0C">
          <v:shapetype id="_x0000_t202" coordsize="21600,21600" o:spt="202" path="m,l,21600r21600,l21600,xe">
            <v:stroke joinstyle="miter"/>
            <v:path gradientshapeok="t" o:connecttype="rect"/>
          </v:shapetype>
          <v:shape id="Text Box 9" o:spid="_x0000_s2103" type="#_x0000_t202" style="position:absolute;left:0;text-align:left;margin-left:40.35pt;margin-top:202pt;width:79.65pt;height:15pt;z-index:3;visibility:visible;mso-position-horizontal-relative:page;mso-position-vertical-relative:page;mso-width-relative:margin;mso-height-relative:margin" wrapcoords="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" filled="f" stroked="f">
            <v:path arrowok="t"/>
            <v:textbox style="mso-next-textbox:#Text Box 9" inset="0,0,0,0">
              <w:txbxContent>
                <w:p w14:paraId="13216A77" w14:textId="77777777" w:rsidR="006023AC" w:rsidRPr="00184F7C" w:rsidRDefault="00E21037" w:rsidP="002021F1">
                  <w:pPr>
                    <w:rPr>
                      <w:color w:val="373737"/>
                      <w:sz w:val="20"/>
                      <w:szCs w:val="20"/>
                      <w:lang w:val="en-GB"/>
                    </w:rPr>
                  </w:pPr>
                  <w:r>
                    <w:rPr>
                      <w:color w:val="373737"/>
                      <w:sz w:val="20"/>
                      <w:szCs w:val="20"/>
                      <w:lang w:val="en-GB"/>
                    </w:rPr>
                    <w:t>November</w:t>
                  </w:r>
                  <w:r w:rsidR="00BB1A18">
                    <w:rPr>
                      <w:color w:val="373737"/>
                      <w:sz w:val="20"/>
                      <w:szCs w:val="20"/>
                      <w:lang w:val="en-GB"/>
                    </w:rPr>
                    <w:t xml:space="preserve"> </w:t>
                  </w:r>
                  <w:r w:rsidR="006023AC">
                    <w:rPr>
                      <w:color w:val="373737"/>
                      <w:sz w:val="20"/>
                      <w:szCs w:val="20"/>
                      <w:lang w:val="en-GB"/>
                    </w:rPr>
                    <w:t>202</w:t>
                  </w:r>
                  <w:r w:rsidR="001A6FCA">
                    <w:rPr>
                      <w:color w:val="373737"/>
                      <w:sz w:val="20"/>
                      <w:szCs w:val="20"/>
                      <w:lang w:val="en-GB"/>
                    </w:rPr>
                    <w:t>5</w:t>
                  </w:r>
                </w:p>
              </w:txbxContent>
            </v:textbox>
            <w10:wrap type="through" anchorx="page" anchory="page"/>
          </v:shape>
        </w:pict>
      </w:r>
      <w:r>
        <w:rPr>
          <w:noProof/>
          <w:lang w:eastAsia="en-GB"/>
        </w:rPr>
        <w:pict w14:anchorId="591857DE">
          <v:shape id="Text Box 8" o:spid="_x0000_s2102" type="#_x0000_t202" style="position:absolute;left:0;text-align:left;margin-left:40.35pt;margin-top:134pt;width:403.65pt;height:28pt;z-index:2;visibility:visible;mso-position-horizontal-relative:page;mso-position-vertical-relative:page;mso-height-relative:margin" wrapcoords="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" filled="f" stroked="f">
            <v:path arrowok="t"/>
            <v:textbox style="mso-next-textbox:#Text Box 8" inset="0,0,0,0">
              <w:txbxContent>
                <w:p w14:paraId="46717675" w14:textId="77777777" w:rsidR="006023AC" w:rsidRPr="008333A0" w:rsidRDefault="006023AC" w:rsidP="002021F1">
                  <w:pPr>
                    <w:pStyle w:val="Subtitle"/>
                  </w:pPr>
                  <w:r>
                    <w:t>Generic back</w:t>
                  </w:r>
                  <w:r w:rsidR="008249D6">
                    <w:t xml:space="preserve"> </w:t>
                  </w:r>
                  <w:r>
                    <w:t>-</w:t>
                  </w:r>
                  <w:r w:rsidR="008249D6">
                    <w:t xml:space="preserve"> </w:t>
                  </w:r>
                  <w:r>
                    <w:t>up file format</w:t>
                  </w:r>
                </w:p>
                <w:p w14:paraId="09DA3D80" w14:textId="77777777" w:rsidR="006023AC" w:rsidRDefault="006023AC" w:rsidP="002021F1"/>
              </w:txbxContent>
            </v:textbox>
            <w10:wrap type="through" anchorx="page" anchory="page"/>
          </v:shape>
        </w:pict>
      </w:r>
    </w:p>
    <w:p w14:paraId="0342AD86" w14:textId="77777777" w:rsidR="002021F1" w:rsidRPr="002021F1" w:rsidRDefault="00D57A92" w:rsidP="002021F1">
      <w:pPr>
        <w:rPr>
          <w:lang w:val="en-GB"/>
        </w:rPr>
      </w:pPr>
      <w:r>
        <w:rPr>
          <w:noProof/>
          <w:lang w:eastAsia="en-GB"/>
        </w:rPr>
        <w:pict w14:anchorId="15EFD19E">
          <v:shape id="Text Box 7" o:spid="_x0000_s2101" type="#_x0000_t202" style="position:absolute;margin-left:40.35pt;margin-top:108.75pt;width:506.35pt;height:28pt;z-index:1;visibility:visible;mso-position-horizontal-relative:page;mso-position-vertical-relative:page;mso-height-relative:margin" wrapcoords="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" filled="f" stroked="f">
            <v:path arrowok="t"/>
            <v:textbox style="mso-next-textbox:#Text Box 7" inset="0,0,0,0">
              <w:txbxContent>
                <w:p w14:paraId="0EE65220" w14:textId="77777777" w:rsidR="006023AC" w:rsidRPr="000853AD" w:rsidRDefault="006023AC" w:rsidP="002021F1">
                  <w:pPr>
                    <w:pStyle w:val="Title"/>
                    <w:rPr>
                      <w:lang w:val="en-GB"/>
                    </w:rPr>
                  </w:pPr>
                  <w:r>
                    <w:rPr>
                      <w:lang w:val="en-GB"/>
                    </w:rPr>
                    <w:t>Openreach Generic Bill Back</w:t>
                  </w:r>
                  <w:r w:rsidR="008249D6">
                    <w:rPr>
                      <w:lang w:val="en-GB"/>
                    </w:rPr>
                    <w:t xml:space="preserve"> </w:t>
                  </w:r>
                  <w:r>
                    <w:rPr>
                      <w:lang w:val="en-GB"/>
                    </w:rPr>
                    <w:t>-</w:t>
                  </w:r>
                  <w:r w:rsidR="008249D6">
                    <w:rPr>
                      <w:lang w:val="en-GB"/>
                    </w:rPr>
                    <w:t xml:space="preserve"> </w:t>
                  </w:r>
                  <w:r>
                    <w:rPr>
                      <w:lang w:val="en-GB"/>
                    </w:rPr>
                    <w:t>up user guide</w:t>
                  </w:r>
                </w:p>
              </w:txbxContent>
            </v:textbox>
            <w10:wrap type="through" anchorx="page" anchory="page"/>
          </v:shape>
        </w:pict>
      </w:r>
    </w:p>
    <w:p w14:paraId="30079CDE" w14:textId="77777777" w:rsidR="002021F1" w:rsidRPr="002021F1" w:rsidRDefault="002021F1" w:rsidP="00EE2D14">
      <w:pPr>
        <w:rPr>
          <w:lang w:val="en-GB"/>
        </w:rPr>
      </w:pPr>
    </w:p>
    <w:p w14:paraId="2F19BC9C" w14:textId="77777777" w:rsidR="002021F1" w:rsidRPr="002021F1" w:rsidRDefault="002021F1" w:rsidP="002021F1">
      <w:pPr>
        <w:rPr>
          <w:lang w:val="en-GB"/>
        </w:rPr>
      </w:pPr>
    </w:p>
    <w:p w14:paraId="09658607" w14:textId="77777777" w:rsidR="002021F1" w:rsidRPr="002021F1" w:rsidRDefault="002021F1" w:rsidP="002021F1">
      <w:pPr>
        <w:rPr>
          <w:lang w:val="en-GB"/>
        </w:rPr>
      </w:pPr>
    </w:p>
    <w:p w14:paraId="16D3721B" w14:textId="77777777" w:rsidR="002021F1" w:rsidRPr="002021F1" w:rsidRDefault="002021F1" w:rsidP="002021F1">
      <w:pPr>
        <w:rPr>
          <w:lang w:val="en-GB"/>
        </w:rPr>
      </w:pPr>
    </w:p>
    <w:p w14:paraId="48CD3071" w14:textId="77777777" w:rsidR="002021F1" w:rsidRPr="002021F1" w:rsidRDefault="002021F1" w:rsidP="002021F1">
      <w:pPr>
        <w:rPr>
          <w:lang w:val="en-GB"/>
        </w:rPr>
      </w:pPr>
    </w:p>
    <w:p w14:paraId="02C82AD8" w14:textId="77777777" w:rsidR="002021F1" w:rsidRPr="002021F1" w:rsidRDefault="002021F1" w:rsidP="002021F1">
      <w:pPr>
        <w:rPr>
          <w:lang w:val="en-GB"/>
        </w:rPr>
      </w:pPr>
    </w:p>
    <w:p w14:paraId="54205CB6" w14:textId="77777777" w:rsidR="002021F1" w:rsidRPr="002021F1" w:rsidRDefault="002021F1" w:rsidP="002021F1">
      <w:pPr>
        <w:rPr>
          <w:lang w:val="en-GB"/>
        </w:rPr>
      </w:pPr>
    </w:p>
    <w:p w14:paraId="78918D74" w14:textId="77777777" w:rsidR="002021F1" w:rsidRPr="002021F1" w:rsidRDefault="002021F1" w:rsidP="002021F1">
      <w:pPr>
        <w:rPr>
          <w:lang w:val="en-GB"/>
        </w:rPr>
      </w:pPr>
    </w:p>
    <w:p w14:paraId="02EC9C19" w14:textId="77777777" w:rsidR="002021F1" w:rsidRDefault="002021F1" w:rsidP="002021F1">
      <w:pPr>
        <w:rPr>
          <w:lang w:val="en-GB"/>
        </w:rPr>
      </w:pPr>
    </w:p>
    <w:p w14:paraId="4A2D0F6C" w14:textId="77777777" w:rsidR="002021F1" w:rsidRDefault="002021F1" w:rsidP="002021F1">
      <w:pPr>
        <w:jc w:val="center"/>
        <w:rPr>
          <w:lang w:val="en-GB"/>
        </w:rPr>
        <w:sectPr w:rsidR="002021F1" w:rsidSect="002021F1">
          <w:headerReference w:type="default" r:id="rId11"/>
          <w:footerReference w:type="default" r:id="rId12"/>
          <w:footerReference w:type="first" r:id="rId13"/>
          <w:pgSz w:w="15840" w:h="12240" w:orient="landscape" w:code="1"/>
          <w:pgMar w:top="1440" w:right="1440" w:bottom="1440" w:left="1440" w:header="567" w:footer="567" w:gutter="0"/>
          <w:cols w:space="708"/>
          <w:docGrid w:linePitch="360"/>
        </w:sectPr>
      </w:pPr>
    </w:p>
    <w:p w14:paraId="3DB57FBF" w14:textId="77777777" w:rsidR="002021F1" w:rsidRDefault="002021F1" w:rsidP="002021F1">
      <w:pPr>
        <w:pStyle w:val="Title"/>
      </w:pPr>
      <w:bookmarkStart w:id="0" w:name="_Toc268602740"/>
      <w:bookmarkStart w:id="1" w:name="_Toc292189136"/>
      <w:bookmarkStart w:id="2" w:name="_Toc466989399"/>
      <w:r>
        <w:lastRenderedPageBreak/>
        <w:t>Openreach</w:t>
      </w:r>
      <w:bookmarkEnd w:id="0"/>
      <w:bookmarkEnd w:id="1"/>
      <w:bookmarkEnd w:id="2"/>
    </w:p>
    <w:p w14:paraId="76F2A73D" w14:textId="77777777" w:rsidR="002021F1" w:rsidRDefault="002021F1" w:rsidP="002021F1">
      <w:pPr>
        <w:pStyle w:val="Title"/>
      </w:pPr>
      <w:bookmarkStart w:id="3" w:name="_Toc268602741"/>
      <w:bookmarkStart w:id="4" w:name="_Toc292189137"/>
      <w:r>
        <w:t>Generic Bill Backup File Format</w:t>
      </w:r>
      <w:bookmarkEnd w:id="3"/>
      <w:bookmarkEnd w:id="4"/>
    </w:p>
    <w:p w14:paraId="5606BBBB" w14:textId="77777777" w:rsidR="002021F1" w:rsidRPr="006A4227" w:rsidRDefault="00387E62" w:rsidP="003C0015">
      <w:pPr>
        <w:jc w:val="both"/>
      </w:pPr>
      <w:r w:rsidRPr="00387E62">
        <w:t>This document explains the new layouts contained within the Generic Bill Back Up for the Openreach products: WLR3, LLU (Room, MPF, SMPF) Ethernet Products and Connectivity Services (WES-BES, EAD, OSA, OSEA, Dark Fibre Exchange (DFX), Dark Fibre (DF) and Cablelink etc.), NGA (FTTC, FTTP - BF (Brown Field), FTTP - GF (Green Field), FIRS, GEA Cablelink), SBS (Service Based solutions), SOGEA (Single Order Generic Ethernet Access) and Physical Infrastructure Access (PIA), (Openreach Duct and Pole Access). This version has been updated to include SOTAP (Single Order Transitional Access Product), Analogue which is shown for the first time.</w:t>
      </w:r>
    </w:p>
    <w:p w14:paraId="5B5CD66A" w14:textId="77777777" w:rsidR="002021F1" w:rsidRPr="006A4227" w:rsidRDefault="002021F1" w:rsidP="003C0015">
      <w:pPr>
        <w:jc w:val="both"/>
      </w:pPr>
      <w:r w:rsidRPr="006A4227">
        <w:t>This change </w:t>
      </w:r>
      <w:r w:rsidRPr="006A4227">
        <w:rPr>
          <w:rFonts w:cs="Arial"/>
        </w:rPr>
        <w:t>was</w:t>
      </w:r>
      <w:r w:rsidRPr="006A4227">
        <w:rPr>
          <w:rFonts w:cs="Arial"/>
          <w:color w:val="0000FF"/>
        </w:rPr>
        <w:t> </w:t>
      </w:r>
      <w:r w:rsidRPr="006A4227">
        <w:t xml:space="preserve">introduced in response to customer </w:t>
      </w:r>
      <w:r w:rsidR="00BB1A18" w:rsidRPr="006A4227">
        <w:t>requests and</w:t>
      </w:r>
      <w:r w:rsidRPr="006A4227">
        <w:t xml:space="preserve"> is designed to give the same unified appearance and format for the generic fields, for all bills across the above products, so that it’s easier and quicker to analyse and download data from them.</w:t>
      </w:r>
    </w:p>
    <w:p w14:paraId="139A866A" w14:textId="77777777" w:rsidR="002021F1" w:rsidRPr="006A4227" w:rsidRDefault="002021F1" w:rsidP="003C0015">
      <w:pPr>
        <w:jc w:val="both"/>
      </w:pPr>
      <w:r w:rsidRPr="006A4227">
        <w:t>This format </w:t>
      </w:r>
      <w:r w:rsidRPr="006A4227">
        <w:rPr>
          <w:rFonts w:cs="Arial"/>
        </w:rPr>
        <w:t>is</w:t>
      </w:r>
      <w:r w:rsidRPr="006A4227">
        <w:rPr>
          <w:rFonts w:cs="Arial"/>
          <w:color w:val="0000FF"/>
        </w:rPr>
        <w:t> </w:t>
      </w:r>
      <w:r w:rsidRPr="006A4227">
        <w:t>available </w:t>
      </w:r>
      <w:r w:rsidRPr="006A4227">
        <w:rPr>
          <w:rFonts w:cs="Arial"/>
        </w:rPr>
        <w:t>now</w:t>
      </w:r>
      <w:r w:rsidRPr="006A4227">
        <w:rPr>
          <w:rFonts w:cs="Arial"/>
          <w:color w:val="0000FF"/>
        </w:rPr>
        <w:t xml:space="preserve"> </w:t>
      </w:r>
      <w:r w:rsidRPr="006A4227">
        <w:t>for any customer who wishes to sign up for this new format</w:t>
      </w:r>
      <w:r w:rsidRPr="006A4227">
        <w:rPr>
          <w:rFonts w:cs="Arial"/>
          <w:color w:val="0000FF"/>
        </w:rPr>
        <w:t xml:space="preserve">, </w:t>
      </w:r>
      <w:r w:rsidRPr="006A4227">
        <w:rPr>
          <w:rFonts w:cs="Arial"/>
        </w:rPr>
        <w:t>which also includes</w:t>
      </w:r>
      <w:r w:rsidRPr="006A4227">
        <w:rPr>
          <w:rFonts w:cs="Arial"/>
          <w:color w:val="0000FF"/>
        </w:rPr>
        <w:t> </w:t>
      </w:r>
      <w:r w:rsidRPr="006A4227">
        <w:t>the Price List references and Price List descriptions</w:t>
      </w:r>
      <w:r w:rsidRPr="006A4227">
        <w:rPr>
          <w:rFonts w:cs="Arial"/>
          <w:color w:val="0000FF"/>
        </w:rPr>
        <w:t>.</w:t>
      </w:r>
      <w:r w:rsidRPr="006A4227">
        <w:t xml:space="preserve"> </w:t>
      </w:r>
    </w:p>
    <w:p w14:paraId="2A23452F" w14:textId="77777777" w:rsidR="002021F1" w:rsidRPr="006A4227" w:rsidRDefault="002021F1" w:rsidP="003C0015">
      <w:pPr>
        <w:jc w:val="both"/>
      </w:pPr>
      <w:r w:rsidRPr="006A4227">
        <w:t>This new format is currently optional, but we plan to remove the existing templates, for the products referred to in this document, </w:t>
      </w:r>
      <w:r w:rsidRPr="006A4227">
        <w:rPr>
          <w:rFonts w:cs="Arial"/>
        </w:rPr>
        <w:t>later this year at a time which is still to be confirmed</w:t>
      </w:r>
      <w:r w:rsidRPr="006A4227">
        <w:rPr>
          <w:rFonts w:cs="Arial"/>
          <w:color w:val="0000FF"/>
        </w:rPr>
        <w:t>.  </w:t>
      </w:r>
    </w:p>
    <w:p w14:paraId="2621EA27" w14:textId="77777777" w:rsidR="002021F1" w:rsidRPr="006A4227" w:rsidRDefault="002021F1" w:rsidP="003C0015">
      <w:pPr>
        <w:jc w:val="both"/>
      </w:pPr>
      <w:r w:rsidRPr="006A4227">
        <w:t xml:space="preserve">If you have any enquiries as to the content of this document, please do not hesitate to contact your usual billing point of contact. </w:t>
      </w:r>
    </w:p>
    <w:p w14:paraId="7E2097FB" w14:textId="77777777" w:rsidR="002021F1" w:rsidRPr="006A4227" w:rsidRDefault="002021F1" w:rsidP="003C0015">
      <w:pPr>
        <w:jc w:val="both"/>
      </w:pPr>
      <w:r w:rsidRPr="006A4227">
        <w:t>The Generic Bill Backup File still contains only the itemi</w:t>
      </w:r>
      <w:r w:rsidR="00CB36EE">
        <w:t>s</w:t>
      </w:r>
      <w:r w:rsidRPr="006A4227">
        <w:t>ation of line rental, connection charges, other one</w:t>
      </w:r>
      <w:r w:rsidR="008249D6">
        <w:t xml:space="preserve"> </w:t>
      </w:r>
      <w:r w:rsidRPr="006A4227">
        <w:t>-</w:t>
      </w:r>
      <w:r w:rsidR="008249D6">
        <w:t xml:space="preserve"> </w:t>
      </w:r>
      <w:r w:rsidRPr="006A4227">
        <w:t xml:space="preserve">off charges and adjustments. </w:t>
      </w:r>
    </w:p>
    <w:p w14:paraId="437372C4" w14:textId="77777777" w:rsidR="002021F1" w:rsidRPr="006A4227" w:rsidRDefault="002021F1" w:rsidP="00D57A92">
      <w:r w:rsidRPr="006A4227">
        <w:t>Change Log</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6"/>
        <w:gridCol w:w="1710"/>
        <w:gridCol w:w="9711"/>
      </w:tblGrid>
      <w:tr w:rsidR="002021F1" w:rsidRPr="00D57A92" w14:paraId="3BCA53EC" w14:textId="77777777" w:rsidTr="00031E8B">
        <w:trPr>
          <w:trHeight w:val="402"/>
        </w:trPr>
        <w:tc>
          <w:tcPr>
            <w:tcW w:w="1336" w:type="dxa"/>
          </w:tcPr>
          <w:p w14:paraId="3F06A956" w14:textId="77777777" w:rsidR="002021F1" w:rsidRPr="00D57A92" w:rsidRDefault="002021F1" w:rsidP="002021F1">
            <w:pPr>
              <w:spacing w:after="120"/>
              <w:rPr>
                <w:rFonts w:cs="Tahoma"/>
                <w:sz w:val="18"/>
                <w:szCs w:val="18"/>
              </w:rPr>
            </w:pPr>
            <w:r w:rsidRPr="00D57A92">
              <w:rPr>
                <w:rFonts w:cs="Tahoma"/>
                <w:sz w:val="18"/>
                <w:szCs w:val="18"/>
              </w:rPr>
              <w:t>Version No.</w:t>
            </w:r>
          </w:p>
        </w:tc>
        <w:tc>
          <w:tcPr>
            <w:tcW w:w="1710" w:type="dxa"/>
          </w:tcPr>
          <w:p w14:paraId="7D9B23CD" w14:textId="77777777" w:rsidR="002021F1" w:rsidRPr="00D57A92" w:rsidRDefault="002021F1" w:rsidP="002021F1">
            <w:pPr>
              <w:spacing w:after="120"/>
              <w:rPr>
                <w:rFonts w:cs="Tahoma"/>
                <w:sz w:val="18"/>
                <w:szCs w:val="18"/>
              </w:rPr>
            </w:pPr>
            <w:r w:rsidRPr="00D57A92">
              <w:rPr>
                <w:rFonts w:cs="Tahoma"/>
                <w:sz w:val="18"/>
                <w:szCs w:val="18"/>
              </w:rPr>
              <w:t>Date</w:t>
            </w:r>
          </w:p>
        </w:tc>
        <w:tc>
          <w:tcPr>
            <w:tcW w:w="9711" w:type="dxa"/>
          </w:tcPr>
          <w:p w14:paraId="43B96E54" w14:textId="77777777" w:rsidR="002021F1" w:rsidRPr="00D57A92" w:rsidRDefault="002021F1" w:rsidP="002021F1">
            <w:pPr>
              <w:spacing w:after="120"/>
              <w:rPr>
                <w:rFonts w:cs="Tahoma"/>
                <w:sz w:val="18"/>
                <w:szCs w:val="18"/>
              </w:rPr>
            </w:pPr>
            <w:r w:rsidRPr="00D57A92">
              <w:rPr>
                <w:rFonts w:cs="Tahoma"/>
                <w:sz w:val="18"/>
                <w:szCs w:val="18"/>
              </w:rPr>
              <w:t>Description</w:t>
            </w:r>
          </w:p>
        </w:tc>
      </w:tr>
      <w:tr w:rsidR="000F77AA" w:rsidRPr="00D57A92" w14:paraId="02118739" w14:textId="77777777" w:rsidTr="00031E8B">
        <w:trPr>
          <w:trHeight w:val="402"/>
        </w:trPr>
        <w:tc>
          <w:tcPr>
            <w:tcW w:w="1336" w:type="dxa"/>
          </w:tcPr>
          <w:p w14:paraId="5C02628B" w14:textId="77777777" w:rsidR="000F77AA" w:rsidRPr="00D57A92" w:rsidRDefault="000F77AA" w:rsidP="009C7C69">
            <w:pPr>
              <w:spacing w:after="120"/>
              <w:rPr>
                <w:rFonts w:cs="Tahoma"/>
                <w:sz w:val="18"/>
                <w:szCs w:val="18"/>
              </w:rPr>
            </w:pPr>
            <w:r w:rsidRPr="00D57A92">
              <w:rPr>
                <w:rFonts w:cs="Tahoma"/>
                <w:sz w:val="18"/>
                <w:szCs w:val="18"/>
              </w:rPr>
              <w:t>1</w:t>
            </w:r>
            <w:r>
              <w:rPr>
                <w:rFonts w:cs="Tahoma"/>
                <w:sz w:val="18"/>
                <w:szCs w:val="18"/>
              </w:rPr>
              <w:t>4</w:t>
            </w:r>
          </w:p>
        </w:tc>
        <w:tc>
          <w:tcPr>
            <w:tcW w:w="1710" w:type="dxa"/>
          </w:tcPr>
          <w:p w14:paraId="628B5838" w14:textId="77777777" w:rsidR="000F77AA" w:rsidRPr="00D57A92" w:rsidRDefault="00BB715D" w:rsidP="009C7C69">
            <w:pPr>
              <w:spacing w:after="120"/>
              <w:rPr>
                <w:rFonts w:cs="Tahoma"/>
                <w:sz w:val="18"/>
                <w:szCs w:val="18"/>
              </w:rPr>
            </w:pPr>
            <w:r>
              <w:rPr>
                <w:rFonts w:cs="Tahoma"/>
                <w:sz w:val="18"/>
                <w:szCs w:val="18"/>
              </w:rPr>
              <w:t>1</w:t>
            </w:r>
            <w:r w:rsidR="003634F8">
              <w:rPr>
                <w:rFonts w:cs="Tahoma"/>
                <w:sz w:val="18"/>
                <w:szCs w:val="18"/>
              </w:rPr>
              <w:t>3</w:t>
            </w:r>
            <w:r w:rsidRPr="001D0261">
              <w:rPr>
                <w:rFonts w:cs="Tahoma"/>
                <w:sz w:val="18"/>
                <w:szCs w:val="18"/>
                <w:vertAlign w:val="superscript"/>
              </w:rPr>
              <w:t>th</w:t>
            </w:r>
            <w:r>
              <w:rPr>
                <w:rFonts w:cs="Tahoma"/>
                <w:sz w:val="18"/>
                <w:szCs w:val="18"/>
              </w:rPr>
              <w:t xml:space="preserve"> Feb 2019</w:t>
            </w:r>
          </w:p>
        </w:tc>
        <w:tc>
          <w:tcPr>
            <w:tcW w:w="9711" w:type="dxa"/>
          </w:tcPr>
          <w:p w14:paraId="16C44180" w14:textId="77777777" w:rsidR="000F77AA" w:rsidRPr="00D57A92" w:rsidRDefault="000F77AA" w:rsidP="00B34A22">
            <w:pPr>
              <w:spacing w:after="120"/>
              <w:rPr>
                <w:rFonts w:cs="Tahoma"/>
                <w:sz w:val="18"/>
                <w:szCs w:val="18"/>
              </w:rPr>
            </w:pPr>
            <w:r w:rsidRPr="00D57A92">
              <w:rPr>
                <w:rFonts w:cs="Tahoma"/>
                <w:sz w:val="18"/>
                <w:szCs w:val="18"/>
              </w:rPr>
              <w:t xml:space="preserve">Added new product </w:t>
            </w:r>
            <w:r w:rsidR="00392A50" w:rsidRPr="00392A50">
              <w:rPr>
                <w:rFonts w:cs="Tahoma"/>
                <w:sz w:val="18"/>
                <w:szCs w:val="18"/>
              </w:rPr>
              <w:t>SOGEA (Single Order Generic Ethernet Access) to the Generic Bill Back Up format in section 6</w:t>
            </w:r>
            <w:r w:rsidR="00975CFD">
              <w:rPr>
                <w:rFonts w:cs="Tahoma"/>
                <w:sz w:val="18"/>
                <w:szCs w:val="18"/>
              </w:rPr>
              <w:t xml:space="preserve"> pg 7</w:t>
            </w:r>
            <w:r w:rsidR="00B34A22">
              <w:rPr>
                <w:rFonts w:cs="Tahoma"/>
                <w:sz w:val="18"/>
                <w:szCs w:val="18"/>
              </w:rPr>
              <w:t>3</w:t>
            </w:r>
          </w:p>
        </w:tc>
      </w:tr>
      <w:tr w:rsidR="00197008" w:rsidRPr="00D57A92" w14:paraId="262D51BD" w14:textId="77777777" w:rsidTr="00031E8B">
        <w:trPr>
          <w:trHeight w:val="402"/>
        </w:trPr>
        <w:tc>
          <w:tcPr>
            <w:tcW w:w="1336" w:type="dxa"/>
          </w:tcPr>
          <w:p w14:paraId="757D4043" w14:textId="77777777" w:rsidR="00197008" w:rsidRPr="00D57A92" w:rsidRDefault="00197008" w:rsidP="00197008">
            <w:pPr>
              <w:spacing w:after="120"/>
              <w:rPr>
                <w:rFonts w:cs="Tahoma"/>
                <w:sz w:val="18"/>
                <w:szCs w:val="18"/>
              </w:rPr>
            </w:pPr>
            <w:r>
              <w:rPr>
                <w:rFonts w:cs="Tahoma"/>
                <w:sz w:val="18"/>
                <w:szCs w:val="18"/>
              </w:rPr>
              <w:t>15</w:t>
            </w:r>
          </w:p>
        </w:tc>
        <w:tc>
          <w:tcPr>
            <w:tcW w:w="1710" w:type="dxa"/>
          </w:tcPr>
          <w:p w14:paraId="61175123" w14:textId="77777777" w:rsidR="00197008" w:rsidRDefault="00B94D71" w:rsidP="009B3BAB">
            <w:pPr>
              <w:spacing w:after="120"/>
              <w:rPr>
                <w:rFonts w:cs="Tahoma"/>
                <w:sz w:val="18"/>
                <w:szCs w:val="18"/>
              </w:rPr>
            </w:pPr>
            <w:r>
              <w:rPr>
                <w:rFonts w:cs="Tahoma"/>
                <w:sz w:val="18"/>
                <w:szCs w:val="18"/>
              </w:rPr>
              <w:t xml:space="preserve">July 2019 </w:t>
            </w:r>
          </w:p>
        </w:tc>
        <w:tc>
          <w:tcPr>
            <w:tcW w:w="9711" w:type="dxa"/>
          </w:tcPr>
          <w:p w14:paraId="569093CA" w14:textId="77777777" w:rsidR="00197008" w:rsidRDefault="00197008" w:rsidP="00197008">
            <w:pPr>
              <w:spacing w:after="120"/>
              <w:rPr>
                <w:rFonts w:cs="Tahoma"/>
                <w:sz w:val="18"/>
                <w:szCs w:val="18"/>
              </w:rPr>
            </w:pPr>
            <w:r w:rsidRPr="00C564F6">
              <w:rPr>
                <w:rFonts w:cs="Tahoma"/>
                <w:sz w:val="18"/>
                <w:szCs w:val="18"/>
              </w:rPr>
              <w:t xml:space="preserve">Added new product </w:t>
            </w:r>
            <w:r w:rsidR="00770633" w:rsidRPr="00770633">
              <w:rPr>
                <w:rFonts w:cs="Tahoma"/>
                <w:sz w:val="18"/>
                <w:szCs w:val="18"/>
              </w:rPr>
              <w:t>Physi</w:t>
            </w:r>
            <w:r w:rsidR="006B7CBD">
              <w:rPr>
                <w:rFonts w:cs="Tahoma"/>
                <w:sz w:val="18"/>
                <w:szCs w:val="18"/>
              </w:rPr>
              <w:t>cal Infrastructure Access (PIA)</w:t>
            </w:r>
            <w:r w:rsidRPr="00C564F6">
              <w:rPr>
                <w:rFonts w:cs="Tahoma"/>
                <w:sz w:val="18"/>
                <w:szCs w:val="18"/>
              </w:rPr>
              <w:t xml:space="preserve"> to the Generic Bill Back Up format in </w:t>
            </w:r>
            <w:r w:rsidR="005D69A0">
              <w:rPr>
                <w:rFonts w:cs="Tahoma"/>
                <w:sz w:val="18"/>
                <w:szCs w:val="18"/>
              </w:rPr>
              <w:t xml:space="preserve">new </w:t>
            </w:r>
            <w:r w:rsidRPr="00C564F6">
              <w:rPr>
                <w:rFonts w:cs="Tahoma"/>
                <w:sz w:val="18"/>
                <w:szCs w:val="18"/>
              </w:rPr>
              <w:t>section 7 pg 8</w:t>
            </w:r>
            <w:r w:rsidR="00844270" w:rsidRPr="00C564F6">
              <w:rPr>
                <w:rFonts w:cs="Tahoma"/>
                <w:sz w:val="18"/>
                <w:szCs w:val="18"/>
              </w:rPr>
              <w:t>7</w:t>
            </w:r>
            <w:r w:rsidR="00946782" w:rsidRPr="00C564F6">
              <w:rPr>
                <w:rFonts w:cs="Tahoma"/>
                <w:sz w:val="18"/>
                <w:szCs w:val="18"/>
              </w:rPr>
              <w:t xml:space="preserve"> </w:t>
            </w:r>
            <w:r w:rsidR="00AF747E" w:rsidRPr="00C564F6">
              <w:rPr>
                <w:rFonts w:cs="Tahoma"/>
                <w:sz w:val="18"/>
                <w:szCs w:val="18"/>
              </w:rPr>
              <w:t>(Applicable from 1st Oct</w:t>
            </w:r>
            <w:r w:rsidR="008249D6">
              <w:rPr>
                <w:rFonts w:cs="Tahoma"/>
                <w:sz w:val="18"/>
                <w:szCs w:val="18"/>
              </w:rPr>
              <w:t xml:space="preserve"> </w:t>
            </w:r>
            <w:r w:rsidR="00AF747E" w:rsidRPr="00C564F6">
              <w:rPr>
                <w:rFonts w:cs="Tahoma"/>
                <w:sz w:val="18"/>
                <w:szCs w:val="18"/>
              </w:rPr>
              <w:t>-</w:t>
            </w:r>
            <w:r w:rsidR="008249D6">
              <w:rPr>
                <w:rFonts w:cs="Tahoma"/>
                <w:sz w:val="18"/>
                <w:szCs w:val="18"/>
              </w:rPr>
              <w:t xml:space="preserve"> </w:t>
            </w:r>
            <w:r w:rsidR="00AF747E" w:rsidRPr="00C564F6">
              <w:rPr>
                <w:rFonts w:cs="Tahoma"/>
                <w:sz w:val="18"/>
                <w:szCs w:val="18"/>
              </w:rPr>
              <w:t>19 billing)</w:t>
            </w:r>
            <w:r w:rsidR="00946782">
              <w:rPr>
                <w:rFonts w:cs="Tahoma"/>
                <w:sz w:val="18"/>
                <w:szCs w:val="18"/>
              </w:rPr>
              <w:t xml:space="preserve"> </w:t>
            </w:r>
          </w:p>
          <w:p w14:paraId="038291B1" w14:textId="77777777" w:rsidR="00920FC3" w:rsidRDefault="00920FC3" w:rsidP="004B30D3">
            <w:pPr>
              <w:spacing w:after="120"/>
              <w:rPr>
                <w:rFonts w:cs="Tahoma"/>
                <w:sz w:val="18"/>
                <w:szCs w:val="18"/>
              </w:rPr>
            </w:pPr>
            <w:r w:rsidRPr="00C564F6">
              <w:rPr>
                <w:rFonts w:cs="Tahoma"/>
                <w:sz w:val="18"/>
                <w:szCs w:val="18"/>
              </w:rPr>
              <w:lastRenderedPageBreak/>
              <w:t xml:space="preserve">The heading of section 2 </w:t>
            </w:r>
            <w:r w:rsidR="00B91B8D">
              <w:rPr>
                <w:rFonts w:cs="Tahoma"/>
                <w:sz w:val="18"/>
                <w:szCs w:val="18"/>
              </w:rPr>
              <w:t xml:space="preserve">pg 23 </w:t>
            </w:r>
            <w:r w:rsidRPr="00C564F6">
              <w:rPr>
                <w:rFonts w:cs="Tahoma"/>
                <w:sz w:val="18"/>
                <w:szCs w:val="18"/>
              </w:rPr>
              <w:t xml:space="preserve">changed to </w:t>
            </w:r>
            <w:r w:rsidR="002B5E16">
              <w:rPr>
                <w:rFonts w:cs="Tahoma"/>
                <w:sz w:val="18"/>
                <w:szCs w:val="18"/>
              </w:rPr>
              <w:t>“</w:t>
            </w:r>
            <w:r w:rsidRPr="00C564F6">
              <w:rPr>
                <w:rFonts w:cs="Tahoma"/>
                <w:sz w:val="18"/>
                <w:szCs w:val="18"/>
              </w:rPr>
              <w:t>Ethernet Products &amp; Connectivity Services Bill Backup</w:t>
            </w:r>
            <w:r w:rsidR="002B5E16">
              <w:rPr>
                <w:rFonts w:cs="Tahoma"/>
                <w:sz w:val="18"/>
                <w:szCs w:val="18"/>
              </w:rPr>
              <w:t>”</w:t>
            </w:r>
          </w:p>
          <w:p w14:paraId="431BD698" w14:textId="77777777" w:rsidR="00554911" w:rsidRDefault="005D69A0" w:rsidP="00C564F6">
            <w:pPr>
              <w:spacing w:after="120"/>
              <w:rPr>
                <w:rFonts w:cs="Tahoma"/>
                <w:sz w:val="18"/>
                <w:szCs w:val="18"/>
              </w:rPr>
            </w:pPr>
            <w:r w:rsidRPr="004975ED">
              <w:rPr>
                <w:rFonts w:cs="Tahoma"/>
                <w:sz w:val="18"/>
                <w:szCs w:val="18"/>
              </w:rPr>
              <w:t xml:space="preserve">Added new product </w:t>
            </w:r>
            <w:r w:rsidR="003562B7">
              <w:rPr>
                <w:rFonts w:cs="Tahoma"/>
                <w:sz w:val="18"/>
                <w:szCs w:val="18"/>
              </w:rPr>
              <w:t>DarkF</w:t>
            </w:r>
            <w:r w:rsidRPr="004975ED">
              <w:rPr>
                <w:rFonts w:cs="Tahoma"/>
                <w:sz w:val="18"/>
                <w:szCs w:val="18"/>
              </w:rPr>
              <w:t xml:space="preserve">ibre Exchange (DFX) to the Generic Bill Back Up format in </w:t>
            </w:r>
            <w:r w:rsidR="00920FC3" w:rsidRPr="00C564F6">
              <w:rPr>
                <w:rFonts w:cs="Tahoma"/>
                <w:sz w:val="18"/>
                <w:szCs w:val="18"/>
              </w:rPr>
              <w:t xml:space="preserve">Section 2 </w:t>
            </w:r>
            <w:r w:rsidR="00B91B8D">
              <w:rPr>
                <w:rFonts w:cs="Tahoma"/>
                <w:sz w:val="18"/>
                <w:szCs w:val="18"/>
              </w:rPr>
              <w:t>pg 23</w:t>
            </w:r>
            <w:r>
              <w:rPr>
                <w:rFonts w:cs="Tahoma"/>
                <w:sz w:val="18"/>
                <w:szCs w:val="18"/>
              </w:rPr>
              <w:t xml:space="preserve"> as part of existing </w:t>
            </w:r>
            <w:r w:rsidR="002B5E16">
              <w:rPr>
                <w:rFonts w:cs="Tahoma"/>
                <w:sz w:val="18"/>
                <w:szCs w:val="18"/>
              </w:rPr>
              <w:t>“</w:t>
            </w:r>
            <w:r w:rsidRPr="004975ED">
              <w:rPr>
                <w:rFonts w:cs="Tahoma"/>
                <w:sz w:val="18"/>
                <w:szCs w:val="18"/>
              </w:rPr>
              <w:t>Ethernet Products &amp; Connectivity Services Bill Backup</w:t>
            </w:r>
            <w:r w:rsidR="002B5E16">
              <w:rPr>
                <w:rFonts w:cs="Tahoma"/>
                <w:sz w:val="18"/>
                <w:szCs w:val="18"/>
              </w:rPr>
              <w:t>”</w:t>
            </w:r>
          </w:p>
          <w:p w14:paraId="1E044DE7" w14:textId="77777777" w:rsidR="00B91B8D" w:rsidRPr="00D57A92" w:rsidRDefault="00B91B8D" w:rsidP="00C564F6">
            <w:pPr>
              <w:spacing w:after="120"/>
              <w:rPr>
                <w:rFonts w:cs="Tahoma"/>
                <w:sz w:val="18"/>
                <w:szCs w:val="18"/>
              </w:rPr>
            </w:pPr>
            <w:r>
              <w:rPr>
                <w:rFonts w:cs="Tahoma"/>
                <w:sz w:val="18"/>
                <w:szCs w:val="18"/>
              </w:rPr>
              <w:t>Also some minor formatting changes and general tidy up has been done.</w:t>
            </w:r>
          </w:p>
        </w:tc>
      </w:tr>
      <w:tr w:rsidR="004D1657" w:rsidRPr="00D57A92" w14:paraId="203A6CDF" w14:textId="77777777" w:rsidTr="00031E8B">
        <w:trPr>
          <w:trHeight w:val="402"/>
        </w:trPr>
        <w:tc>
          <w:tcPr>
            <w:tcW w:w="1336" w:type="dxa"/>
          </w:tcPr>
          <w:p w14:paraId="33A589B1" w14:textId="77777777" w:rsidR="004D1657" w:rsidRDefault="00860AF9" w:rsidP="00197008">
            <w:pPr>
              <w:spacing w:after="120"/>
              <w:rPr>
                <w:rFonts w:cs="Tahoma"/>
                <w:sz w:val="18"/>
                <w:szCs w:val="18"/>
              </w:rPr>
            </w:pPr>
            <w:r>
              <w:rPr>
                <w:rFonts w:cs="Tahoma"/>
                <w:sz w:val="18"/>
                <w:szCs w:val="18"/>
              </w:rPr>
              <w:lastRenderedPageBreak/>
              <w:t>16</w:t>
            </w:r>
          </w:p>
        </w:tc>
        <w:tc>
          <w:tcPr>
            <w:tcW w:w="1710" w:type="dxa"/>
          </w:tcPr>
          <w:p w14:paraId="70A01075" w14:textId="77777777" w:rsidR="004D1657" w:rsidRDefault="004D1657" w:rsidP="009B3BAB">
            <w:pPr>
              <w:spacing w:after="120"/>
              <w:rPr>
                <w:rFonts w:cs="Tahoma"/>
                <w:sz w:val="18"/>
                <w:szCs w:val="18"/>
              </w:rPr>
            </w:pPr>
            <w:r>
              <w:rPr>
                <w:rFonts w:cs="Tahoma"/>
                <w:sz w:val="18"/>
                <w:szCs w:val="18"/>
              </w:rPr>
              <w:t>March 2020</w:t>
            </w:r>
          </w:p>
        </w:tc>
        <w:tc>
          <w:tcPr>
            <w:tcW w:w="9711" w:type="dxa"/>
          </w:tcPr>
          <w:p w14:paraId="47A44B72" w14:textId="77777777" w:rsidR="00A920C0" w:rsidRPr="004A40DF" w:rsidRDefault="008B03AC" w:rsidP="00A920C0">
            <w:pPr>
              <w:spacing w:after="120"/>
              <w:rPr>
                <w:rFonts w:cs="Tahoma"/>
                <w:sz w:val="18"/>
                <w:szCs w:val="18"/>
              </w:rPr>
            </w:pPr>
            <w:r w:rsidRPr="004A40DF">
              <w:rPr>
                <w:rFonts w:cs="Tahoma"/>
                <w:sz w:val="18"/>
                <w:szCs w:val="18"/>
              </w:rPr>
              <w:t xml:space="preserve">Added </w:t>
            </w:r>
            <w:r w:rsidR="00A920C0" w:rsidRPr="004A40DF">
              <w:rPr>
                <w:rFonts w:cs="Tahoma"/>
                <w:sz w:val="18"/>
                <w:szCs w:val="18"/>
              </w:rPr>
              <w:t>New Attribute2_Name as ‘Type’ and value as ‘Spine’ and ‘Lead In’ for Facility in Lead</w:t>
            </w:r>
            <w:r w:rsidR="008249D6">
              <w:rPr>
                <w:rFonts w:cs="Tahoma"/>
                <w:sz w:val="18"/>
                <w:szCs w:val="18"/>
              </w:rPr>
              <w:t xml:space="preserve"> </w:t>
            </w:r>
            <w:r w:rsidR="00A920C0" w:rsidRPr="004A40DF">
              <w:rPr>
                <w:rFonts w:cs="Tahoma"/>
                <w:sz w:val="18"/>
                <w:szCs w:val="18"/>
              </w:rPr>
              <w:t>-</w:t>
            </w:r>
            <w:r w:rsidR="008249D6">
              <w:rPr>
                <w:rFonts w:cs="Tahoma"/>
                <w:sz w:val="18"/>
                <w:szCs w:val="18"/>
              </w:rPr>
              <w:t xml:space="preserve"> </w:t>
            </w:r>
            <w:r w:rsidR="00A920C0" w:rsidRPr="004A40DF">
              <w:rPr>
                <w:rFonts w:cs="Tahoma"/>
                <w:sz w:val="18"/>
                <w:szCs w:val="18"/>
              </w:rPr>
              <w:t>in Link Duct product</w:t>
            </w:r>
            <w:r w:rsidR="001754EC" w:rsidRPr="004A40DF">
              <w:rPr>
                <w:rFonts w:cs="Tahoma"/>
                <w:sz w:val="18"/>
                <w:szCs w:val="18"/>
              </w:rPr>
              <w:t>.</w:t>
            </w:r>
            <w:r w:rsidR="004A2258" w:rsidRPr="004A40DF">
              <w:rPr>
                <w:rFonts w:cs="Tahoma"/>
                <w:sz w:val="18"/>
                <w:szCs w:val="18"/>
              </w:rPr>
              <w:t xml:space="preserve"> (pg 93 </w:t>
            </w:r>
            <w:r w:rsidRPr="004A40DF">
              <w:rPr>
                <w:rFonts w:cs="Tahoma"/>
                <w:sz w:val="18"/>
                <w:szCs w:val="18"/>
              </w:rPr>
              <w:t>and</w:t>
            </w:r>
            <w:r w:rsidR="004A2258" w:rsidRPr="004A40DF">
              <w:rPr>
                <w:rFonts w:cs="Tahoma"/>
                <w:sz w:val="18"/>
                <w:szCs w:val="18"/>
              </w:rPr>
              <w:t xml:space="preserve"> pg 94)</w:t>
            </w:r>
          </w:p>
          <w:p w14:paraId="04EF2078" w14:textId="77777777" w:rsidR="008B03AC" w:rsidRPr="004A40DF" w:rsidRDefault="008B03AC" w:rsidP="008B03AC">
            <w:pPr>
              <w:spacing w:after="120"/>
              <w:rPr>
                <w:rFonts w:cs="Tahoma"/>
                <w:sz w:val="18"/>
                <w:szCs w:val="18"/>
              </w:rPr>
            </w:pPr>
            <w:r w:rsidRPr="004A40DF">
              <w:rPr>
                <w:rFonts w:cs="Tahoma"/>
                <w:sz w:val="18"/>
                <w:szCs w:val="18"/>
              </w:rPr>
              <w:t xml:space="preserve">Added </w:t>
            </w:r>
            <w:r w:rsidR="00A920C0" w:rsidRPr="004A40DF">
              <w:rPr>
                <w:rFonts w:cs="Tahoma"/>
                <w:sz w:val="18"/>
                <w:szCs w:val="18"/>
              </w:rPr>
              <w:t>Attribute1_Value as ‘NA’ for ‘Facility in spine duct’ and ‘Facility in Lead</w:t>
            </w:r>
            <w:r w:rsidR="0027693D">
              <w:rPr>
                <w:rFonts w:cs="Tahoma"/>
                <w:sz w:val="18"/>
                <w:szCs w:val="18"/>
              </w:rPr>
              <w:t xml:space="preserve"> </w:t>
            </w:r>
            <w:r w:rsidR="00A920C0" w:rsidRPr="004A40DF">
              <w:rPr>
                <w:rFonts w:cs="Tahoma"/>
                <w:sz w:val="18"/>
                <w:szCs w:val="18"/>
              </w:rPr>
              <w:t>-</w:t>
            </w:r>
            <w:r w:rsidR="0027693D">
              <w:rPr>
                <w:rFonts w:cs="Tahoma"/>
                <w:sz w:val="18"/>
                <w:szCs w:val="18"/>
              </w:rPr>
              <w:t xml:space="preserve"> </w:t>
            </w:r>
            <w:r w:rsidR="00A920C0" w:rsidRPr="004A40DF">
              <w:rPr>
                <w:rFonts w:cs="Tahoma"/>
                <w:sz w:val="18"/>
                <w:szCs w:val="18"/>
              </w:rPr>
              <w:t xml:space="preserve">in Link Duct’ products. (pg 93 </w:t>
            </w:r>
            <w:r w:rsidRPr="004A40DF">
              <w:rPr>
                <w:rFonts w:cs="Tahoma"/>
                <w:sz w:val="18"/>
                <w:szCs w:val="18"/>
              </w:rPr>
              <w:t>and</w:t>
            </w:r>
            <w:r w:rsidR="00A920C0" w:rsidRPr="004A40DF">
              <w:rPr>
                <w:rFonts w:cs="Tahoma"/>
                <w:sz w:val="18"/>
                <w:szCs w:val="18"/>
              </w:rPr>
              <w:t xml:space="preserve"> pg 94)</w:t>
            </w:r>
            <w:r w:rsidRPr="004A40DF">
              <w:rPr>
                <w:rFonts w:cs="Tahoma"/>
                <w:sz w:val="18"/>
                <w:szCs w:val="18"/>
              </w:rPr>
              <w:t xml:space="preserve"> </w:t>
            </w:r>
          </w:p>
          <w:p w14:paraId="64BD5D14" w14:textId="77777777" w:rsidR="008B03AC" w:rsidRPr="004A40DF" w:rsidRDefault="008B03AC" w:rsidP="008B03AC">
            <w:pPr>
              <w:spacing w:after="120"/>
              <w:rPr>
                <w:rFonts w:cs="Tahoma"/>
                <w:sz w:val="18"/>
                <w:szCs w:val="18"/>
              </w:rPr>
            </w:pPr>
            <w:r w:rsidRPr="004A40DF">
              <w:rPr>
                <w:rFonts w:cs="Tahoma"/>
                <w:sz w:val="18"/>
                <w:szCs w:val="18"/>
              </w:rPr>
              <w:t>More entries highlighted for Attribute1_Name, Attribute1_Value, Attribute2_Name, Attribute2_Value on page 93 and, on page 94 for Attribute1_Values</w:t>
            </w:r>
          </w:p>
          <w:p w14:paraId="4FA8BF07" w14:textId="77777777" w:rsidR="00A920C0" w:rsidRPr="004A40DF" w:rsidRDefault="00A920C0" w:rsidP="00A920C0">
            <w:pPr>
              <w:spacing w:after="120"/>
              <w:rPr>
                <w:rFonts w:cs="Tahoma"/>
                <w:sz w:val="18"/>
                <w:szCs w:val="18"/>
              </w:rPr>
            </w:pPr>
            <w:r w:rsidRPr="004A40DF">
              <w:rPr>
                <w:rFonts w:cs="Tahoma"/>
                <w:sz w:val="18"/>
                <w:szCs w:val="18"/>
              </w:rPr>
              <w:t xml:space="preserve">These changes </w:t>
            </w:r>
            <w:r w:rsidR="008B03AC" w:rsidRPr="004A40DF">
              <w:rPr>
                <w:rFonts w:cs="Tahoma"/>
                <w:sz w:val="18"/>
                <w:szCs w:val="18"/>
              </w:rPr>
              <w:t xml:space="preserve">have been </w:t>
            </w:r>
            <w:r w:rsidRPr="004A40DF">
              <w:rPr>
                <w:rFonts w:cs="Tahoma"/>
                <w:sz w:val="18"/>
                <w:szCs w:val="18"/>
              </w:rPr>
              <w:t>done in Physical Infrastructure Access (PIA) Products Bill Backup  section 7</w:t>
            </w:r>
            <w:r w:rsidR="008B03AC" w:rsidRPr="004A40DF">
              <w:rPr>
                <w:rFonts w:cs="Tahoma"/>
                <w:sz w:val="18"/>
                <w:szCs w:val="18"/>
              </w:rPr>
              <w:t>.5</w:t>
            </w:r>
            <w:r w:rsidRPr="004A40DF">
              <w:rPr>
                <w:rFonts w:cs="Tahoma"/>
                <w:sz w:val="18"/>
                <w:szCs w:val="18"/>
              </w:rPr>
              <w:t xml:space="preserve"> pg 93 and 94 </w:t>
            </w:r>
            <w:r w:rsidR="008B03AC" w:rsidRPr="004A40DF">
              <w:rPr>
                <w:rFonts w:cs="Tahoma"/>
                <w:sz w:val="18"/>
                <w:szCs w:val="18"/>
              </w:rPr>
              <w:t>and are</w:t>
            </w:r>
            <w:r w:rsidRPr="004A40DF">
              <w:rPr>
                <w:rFonts w:cs="Tahoma"/>
                <w:sz w:val="18"/>
                <w:szCs w:val="18"/>
              </w:rPr>
              <w:t xml:space="preserve"> highlighted in yellow</w:t>
            </w:r>
          </w:p>
          <w:p w14:paraId="17B54590" w14:textId="77777777" w:rsidR="00D07EDC" w:rsidRPr="00C564F6" w:rsidRDefault="00286690" w:rsidP="002455B5">
            <w:pPr>
              <w:spacing w:after="120"/>
              <w:rPr>
                <w:rFonts w:cs="Tahoma"/>
                <w:sz w:val="18"/>
                <w:szCs w:val="18"/>
              </w:rPr>
            </w:pPr>
            <w:r w:rsidRPr="004A40DF">
              <w:rPr>
                <w:rFonts w:cs="Tahoma"/>
                <w:sz w:val="18"/>
                <w:szCs w:val="18"/>
              </w:rPr>
              <w:t>General tidied up has been done</w:t>
            </w:r>
            <w:r w:rsidR="008B03AC" w:rsidRPr="004A40DF">
              <w:rPr>
                <w:rFonts w:cs="Tahoma"/>
                <w:sz w:val="18"/>
                <w:szCs w:val="18"/>
              </w:rPr>
              <w:t xml:space="preserve"> as well</w:t>
            </w:r>
          </w:p>
        </w:tc>
      </w:tr>
      <w:tr w:rsidR="006A15A6" w:rsidRPr="00C564F6" w14:paraId="285F2BD5" w14:textId="77777777" w:rsidTr="00031E8B">
        <w:trPr>
          <w:trHeight w:val="402"/>
        </w:trPr>
        <w:tc>
          <w:tcPr>
            <w:tcW w:w="1336" w:type="dxa"/>
            <w:tcBorders>
              <w:top w:val="single" w:sz="4" w:space="0" w:color="auto"/>
              <w:left w:val="single" w:sz="4" w:space="0" w:color="auto"/>
              <w:bottom w:val="single" w:sz="4" w:space="0" w:color="auto"/>
              <w:right w:val="single" w:sz="4" w:space="0" w:color="auto"/>
            </w:tcBorders>
          </w:tcPr>
          <w:p w14:paraId="7C6F6C64" w14:textId="77777777" w:rsidR="006A15A6" w:rsidRPr="004F69FA" w:rsidRDefault="006A15A6" w:rsidP="006A15A6">
            <w:pPr>
              <w:spacing w:after="120"/>
              <w:rPr>
                <w:rFonts w:cs="Tahoma"/>
                <w:sz w:val="18"/>
                <w:szCs w:val="18"/>
              </w:rPr>
            </w:pPr>
            <w:r w:rsidRPr="004F69FA">
              <w:rPr>
                <w:rFonts w:cs="Tahoma"/>
                <w:sz w:val="18"/>
                <w:szCs w:val="18"/>
              </w:rPr>
              <w:t>17</w:t>
            </w:r>
          </w:p>
        </w:tc>
        <w:tc>
          <w:tcPr>
            <w:tcW w:w="1710" w:type="dxa"/>
            <w:tcBorders>
              <w:top w:val="single" w:sz="4" w:space="0" w:color="auto"/>
              <w:left w:val="single" w:sz="4" w:space="0" w:color="auto"/>
              <w:bottom w:val="single" w:sz="4" w:space="0" w:color="auto"/>
              <w:right w:val="single" w:sz="4" w:space="0" w:color="auto"/>
            </w:tcBorders>
          </w:tcPr>
          <w:p w14:paraId="599E402C" w14:textId="77777777" w:rsidR="006A15A6" w:rsidRPr="004F69FA" w:rsidRDefault="006A15A6" w:rsidP="006A15A6">
            <w:pPr>
              <w:spacing w:after="120"/>
              <w:rPr>
                <w:rFonts w:cs="Tahoma"/>
                <w:sz w:val="18"/>
                <w:szCs w:val="18"/>
              </w:rPr>
            </w:pPr>
            <w:r w:rsidRPr="004F69FA">
              <w:rPr>
                <w:rFonts w:cs="Tahoma"/>
                <w:sz w:val="18"/>
                <w:szCs w:val="18"/>
              </w:rPr>
              <w:t>May 2020</w:t>
            </w:r>
          </w:p>
        </w:tc>
        <w:tc>
          <w:tcPr>
            <w:tcW w:w="9711" w:type="dxa"/>
            <w:tcBorders>
              <w:top w:val="single" w:sz="4" w:space="0" w:color="auto"/>
              <w:left w:val="single" w:sz="4" w:space="0" w:color="auto"/>
              <w:bottom w:val="single" w:sz="4" w:space="0" w:color="auto"/>
              <w:right w:val="single" w:sz="4" w:space="0" w:color="auto"/>
            </w:tcBorders>
          </w:tcPr>
          <w:p w14:paraId="2710BDF7" w14:textId="77777777" w:rsidR="006A15A6" w:rsidRPr="004F69FA" w:rsidRDefault="006A15A6" w:rsidP="006A15A6">
            <w:pPr>
              <w:spacing w:after="60"/>
              <w:rPr>
                <w:rFonts w:cs="Tahoma"/>
                <w:b/>
                <w:sz w:val="18"/>
                <w:szCs w:val="18"/>
              </w:rPr>
            </w:pPr>
            <w:r w:rsidRPr="004F69FA">
              <w:rPr>
                <w:rFonts w:cs="Tahoma"/>
                <w:b/>
                <w:sz w:val="18"/>
                <w:szCs w:val="18"/>
              </w:rPr>
              <w:t>Field position 31 is reserved for Invoice ID in PRODUCTCHARGE, EVENT and ADJUSTMENT Section for future use as listed below:</w:t>
            </w:r>
          </w:p>
          <w:p w14:paraId="48546860" w14:textId="77777777" w:rsidR="006A15A6" w:rsidRPr="004F69FA" w:rsidRDefault="006A15A6" w:rsidP="006A15A6">
            <w:pPr>
              <w:numPr>
                <w:ilvl w:val="0"/>
                <w:numId w:val="22"/>
              </w:numPr>
              <w:spacing w:after="60" w:line="240" w:lineRule="auto"/>
              <w:ind w:left="357" w:hanging="357"/>
              <w:rPr>
                <w:rFonts w:cs="Tahoma"/>
                <w:sz w:val="18"/>
                <w:szCs w:val="18"/>
              </w:rPr>
            </w:pPr>
            <w:r w:rsidRPr="004F69FA">
              <w:rPr>
                <w:rFonts w:cs="Tahoma"/>
                <w:sz w:val="18"/>
                <w:szCs w:val="18"/>
              </w:rPr>
              <w:t xml:space="preserve">For WLR (Page No. 17, 20, 22) </w:t>
            </w:r>
          </w:p>
          <w:p w14:paraId="6934F4D4" w14:textId="77777777" w:rsidR="006A15A6" w:rsidRPr="004F69FA" w:rsidRDefault="006A15A6" w:rsidP="006A15A6">
            <w:pPr>
              <w:numPr>
                <w:ilvl w:val="0"/>
                <w:numId w:val="22"/>
              </w:numPr>
              <w:spacing w:after="60" w:line="240" w:lineRule="auto"/>
              <w:ind w:left="357" w:hanging="357"/>
              <w:rPr>
                <w:rFonts w:cs="Tahoma"/>
                <w:sz w:val="18"/>
                <w:szCs w:val="18"/>
              </w:rPr>
            </w:pPr>
            <w:r w:rsidRPr="004F69FA">
              <w:rPr>
                <w:rFonts w:cs="Tahoma"/>
                <w:sz w:val="18"/>
                <w:szCs w:val="18"/>
              </w:rPr>
              <w:t>ETHERNET (Page No. 29, 32, 34)</w:t>
            </w:r>
          </w:p>
          <w:p w14:paraId="2FA14D92" w14:textId="77777777" w:rsidR="006A15A6" w:rsidRPr="00484C58" w:rsidRDefault="006A15A6" w:rsidP="006A15A6">
            <w:pPr>
              <w:numPr>
                <w:ilvl w:val="0"/>
                <w:numId w:val="22"/>
              </w:numPr>
              <w:spacing w:after="60" w:line="240" w:lineRule="auto"/>
              <w:ind w:left="357" w:hanging="357"/>
              <w:rPr>
                <w:rFonts w:cs="Tahoma"/>
                <w:sz w:val="18"/>
                <w:szCs w:val="18"/>
                <w:lang w:val="pt-PT"/>
              </w:rPr>
            </w:pPr>
            <w:r w:rsidRPr="00484C58">
              <w:rPr>
                <w:rFonts w:cs="Tahoma"/>
                <w:sz w:val="18"/>
                <w:szCs w:val="18"/>
                <w:lang w:val="pt-PT"/>
              </w:rPr>
              <w:t>LLU (Page No. 44, 50, 54), SBS (Page No. 75, 78)</w:t>
            </w:r>
          </w:p>
          <w:p w14:paraId="5A29AABC" w14:textId="77777777" w:rsidR="006A15A6" w:rsidRPr="004F69FA" w:rsidRDefault="006A15A6" w:rsidP="006A15A6">
            <w:pPr>
              <w:numPr>
                <w:ilvl w:val="0"/>
                <w:numId w:val="22"/>
              </w:numPr>
              <w:spacing w:after="60" w:line="240" w:lineRule="auto"/>
              <w:ind w:left="357" w:hanging="357"/>
              <w:rPr>
                <w:rFonts w:cs="Tahoma"/>
                <w:sz w:val="18"/>
                <w:szCs w:val="18"/>
              </w:rPr>
            </w:pPr>
            <w:r w:rsidRPr="004F69FA">
              <w:rPr>
                <w:rFonts w:cs="Tahoma"/>
                <w:sz w:val="18"/>
                <w:szCs w:val="18"/>
              </w:rPr>
              <w:t>NGA (Page no. 61, 64, 66)</w:t>
            </w:r>
          </w:p>
          <w:p w14:paraId="0B87E031" w14:textId="77777777" w:rsidR="006A15A6" w:rsidRPr="004F69FA" w:rsidRDefault="006A15A6" w:rsidP="006A15A6">
            <w:pPr>
              <w:numPr>
                <w:ilvl w:val="0"/>
                <w:numId w:val="22"/>
              </w:numPr>
              <w:spacing w:after="60" w:line="240" w:lineRule="auto"/>
              <w:ind w:left="357" w:hanging="357"/>
              <w:rPr>
                <w:rFonts w:cs="Tahoma"/>
                <w:sz w:val="18"/>
                <w:szCs w:val="18"/>
              </w:rPr>
            </w:pPr>
            <w:r w:rsidRPr="004F69FA">
              <w:rPr>
                <w:rFonts w:cs="Tahoma"/>
                <w:sz w:val="18"/>
                <w:szCs w:val="18"/>
              </w:rPr>
              <w:t>PIA (Page No. 97, 101, 105)</w:t>
            </w:r>
          </w:p>
          <w:p w14:paraId="76B06EDF" w14:textId="77777777" w:rsidR="006A15A6" w:rsidRPr="004F69FA" w:rsidRDefault="006A15A6" w:rsidP="006A15A6">
            <w:pPr>
              <w:numPr>
                <w:ilvl w:val="0"/>
                <w:numId w:val="22"/>
              </w:numPr>
              <w:spacing w:after="60" w:line="240" w:lineRule="auto"/>
              <w:ind w:left="357" w:hanging="357"/>
              <w:rPr>
                <w:rFonts w:cs="Tahoma"/>
                <w:sz w:val="18"/>
                <w:szCs w:val="18"/>
              </w:rPr>
            </w:pPr>
            <w:r w:rsidRPr="004F69FA">
              <w:rPr>
                <w:rFonts w:cs="Tahoma"/>
                <w:sz w:val="18"/>
                <w:szCs w:val="18"/>
              </w:rPr>
              <w:t>SOGEA (Page no. 83, 85, 89).</w:t>
            </w:r>
          </w:p>
          <w:p w14:paraId="699A4E41" w14:textId="77777777" w:rsidR="006A15A6" w:rsidRPr="004F69FA" w:rsidRDefault="006A15A6" w:rsidP="006A15A6">
            <w:pPr>
              <w:spacing w:after="60"/>
              <w:rPr>
                <w:rFonts w:cs="Tahoma"/>
                <w:b/>
                <w:sz w:val="18"/>
                <w:szCs w:val="18"/>
              </w:rPr>
            </w:pPr>
            <w:r w:rsidRPr="004F69FA">
              <w:rPr>
                <w:rFonts w:cs="Tahoma"/>
                <w:b/>
                <w:sz w:val="18"/>
                <w:szCs w:val="18"/>
              </w:rPr>
              <w:t>New field “Product Set” is added in EVENT Section.  “Product Set” position is 47.</w:t>
            </w:r>
          </w:p>
          <w:p w14:paraId="5FB90D85" w14:textId="77777777" w:rsidR="006A15A6" w:rsidRPr="004F69FA" w:rsidRDefault="006A15A6" w:rsidP="006A15A6">
            <w:pPr>
              <w:numPr>
                <w:ilvl w:val="0"/>
                <w:numId w:val="22"/>
              </w:numPr>
              <w:spacing w:after="60" w:line="240" w:lineRule="auto"/>
              <w:ind w:left="357" w:hanging="357"/>
              <w:rPr>
                <w:rFonts w:cs="Tahoma"/>
                <w:sz w:val="18"/>
                <w:szCs w:val="18"/>
              </w:rPr>
            </w:pPr>
            <w:r w:rsidRPr="004F69FA">
              <w:rPr>
                <w:rFonts w:cs="Tahoma"/>
                <w:sz w:val="18"/>
                <w:szCs w:val="18"/>
              </w:rPr>
              <w:t xml:space="preserve">NGA Section 4.5 (Event Charge) Page no. 64. </w:t>
            </w:r>
          </w:p>
          <w:p w14:paraId="59489576" w14:textId="77777777" w:rsidR="006A15A6" w:rsidRPr="004F69FA" w:rsidRDefault="006A15A6" w:rsidP="006A15A6">
            <w:pPr>
              <w:numPr>
                <w:ilvl w:val="0"/>
                <w:numId w:val="22"/>
              </w:numPr>
              <w:spacing w:after="60" w:line="240" w:lineRule="auto"/>
              <w:ind w:left="357" w:hanging="357"/>
              <w:rPr>
                <w:rFonts w:cs="Tahoma"/>
                <w:sz w:val="18"/>
                <w:szCs w:val="18"/>
              </w:rPr>
            </w:pPr>
            <w:r w:rsidRPr="004F69FA">
              <w:rPr>
                <w:rFonts w:cs="Tahoma"/>
                <w:sz w:val="18"/>
                <w:szCs w:val="18"/>
              </w:rPr>
              <w:t xml:space="preserve">SOGEA Section 6.5 (Event Charge) Page No 86. </w:t>
            </w:r>
          </w:p>
          <w:p w14:paraId="509AAA28" w14:textId="77777777" w:rsidR="006A15A6" w:rsidRPr="004F69FA" w:rsidRDefault="006A15A6" w:rsidP="006A15A6">
            <w:pPr>
              <w:spacing w:after="60"/>
              <w:rPr>
                <w:rFonts w:cs="Tahoma"/>
                <w:b/>
                <w:sz w:val="18"/>
                <w:szCs w:val="18"/>
              </w:rPr>
            </w:pPr>
            <w:r w:rsidRPr="004F69FA">
              <w:rPr>
                <w:rFonts w:cs="Tahoma"/>
                <w:b/>
                <w:sz w:val="18"/>
                <w:szCs w:val="18"/>
              </w:rPr>
              <w:t>Two new entries added in Event Attributes table as below (Page no; 100, in Event Attributes table under Section 7.5)</w:t>
            </w:r>
          </w:p>
          <w:p w14:paraId="587E95A6" w14:textId="77777777" w:rsidR="006A15A6" w:rsidRPr="004F69FA" w:rsidRDefault="006A15A6" w:rsidP="006A15A6">
            <w:pPr>
              <w:numPr>
                <w:ilvl w:val="0"/>
                <w:numId w:val="23"/>
              </w:numPr>
              <w:spacing w:after="60" w:line="240" w:lineRule="auto"/>
              <w:ind w:left="714" w:hanging="357"/>
              <w:rPr>
                <w:rFonts w:cs="Tahoma"/>
                <w:sz w:val="18"/>
                <w:szCs w:val="18"/>
              </w:rPr>
            </w:pPr>
            <w:r w:rsidRPr="004F69FA">
              <w:rPr>
                <w:rFonts w:cs="Tahoma"/>
                <w:sz w:val="18"/>
                <w:szCs w:val="18"/>
              </w:rPr>
              <w:t>New Event Description - 'Clearing A Block In Duct' &amp; 'Renew Replace Frame Cover'</w:t>
            </w:r>
          </w:p>
          <w:p w14:paraId="0B3FE856" w14:textId="77777777" w:rsidR="006A15A6" w:rsidRPr="004F69FA" w:rsidRDefault="006A15A6" w:rsidP="006A15A6">
            <w:pPr>
              <w:numPr>
                <w:ilvl w:val="0"/>
                <w:numId w:val="23"/>
              </w:numPr>
              <w:spacing w:after="60" w:line="240" w:lineRule="auto"/>
              <w:ind w:left="714" w:hanging="357"/>
              <w:rPr>
                <w:rFonts w:cs="Tahoma"/>
                <w:sz w:val="18"/>
                <w:szCs w:val="18"/>
              </w:rPr>
            </w:pPr>
            <w:r w:rsidRPr="004F69FA">
              <w:rPr>
                <w:rFonts w:cs="Tahoma"/>
                <w:sz w:val="18"/>
                <w:szCs w:val="18"/>
              </w:rPr>
              <w:lastRenderedPageBreak/>
              <w:t>Added Attribute1_Name - 'Duct Blockage Type' &amp; 'FrameCover Type'</w:t>
            </w:r>
          </w:p>
          <w:p w14:paraId="2DC0D55A" w14:textId="77777777" w:rsidR="006A15A6" w:rsidRPr="004F69FA" w:rsidRDefault="006A15A6" w:rsidP="006A15A6">
            <w:pPr>
              <w:numPr>
                <w:ilvl w:val="0"/>
                <w:numId w:val="23"/>
              </w:numPr>
              <w:spacing w:after="60" w:line="240" w:lineRule="auto"/>
              <w:ind w:left="714" w:hanging="357"/>
              <w:rPr>
                <w:rFonts w:cs="Tahoma"/>
                <w:sz w:val="18"/>
                <w:szCs w:val="18"/>
              </w:rPr>
            </w:pPr>
            <w:r w:rsidRPr="004F69FA">
              <w:rPr>
                <w:rFonts w:cs="Tahoma"/>
                <w:sz w:val="18"/>
                <w:szCs w:val="18"/>
              </w:rPr>
              <w:t>Attribute1_Values - 'First', 'Subsequent' &amp; ‘Footway Carriageway'</w:t>
            </w:r>
          </w:p>
          <w:p w14:paraId="59C5BAAE" w14:textId="77777777" w:rsidR="006A15A6" w:rsidRPr="004F69FA" w:rsidRDefault="006A15A6" w:rsidP="006A15A6">
            <w:pPr>
              <w:numPr>
                <w:ilvl w:val="0"/>
                <w:numId w:val="23"/>
              </w:numPr>
              <w:spacing w:after="60" w:line="240" w:lineRule="auto"/>
              <w:ind w:left="714" w:hanging="357"/>
              <w:rPr>
                <w:rFonts w:cs="Tahoma"/>
                <w:sz w:val="18"/>
                <w:szCs w:val="18"/>
              </w:rPr>
            </w:pPr>
            <w:r w:rsidRPr="004F69FA">
              <w:rPr>
                <w:rFonts w:cs="Tahoma"/>
                <w:sz w:val="18"/>
                <w:szCs w:val="18"/>
              </w:rPr>
              <w:t>Attribute2_Name - 'Surface Type' and ‘N/A‘</w:t>
            </w:r>
          </w:p>
          <w:p w14:paraId="11978F03" w14:textId="77777777" w:rsidR="006A15A6" w:rsidRPr="004F69FA" w:rsidRDefault="006A15A6" w:rsidP="006A15A6">
            <w:pPr>
              <w:numPr>
                <w:ilvl w:val="0"/>
                <w:numId w:val="23"/>
              </w:numPr>
              <w:spacing w:after="60" w:line="240" w:lineRule="auto"/>
              <w:ind w:left="714" w:hanging="357"/>
              <w:rPr>
                <w:rFonts w:cs="Tahoma"/>
                <w:sz w:val="18"/>
                <w:szCs w:val="18"/>
              </w:rPr>
            </w:pPr>
            <w:r w:rsidRPr="004F69FA">
              <w:rPr>
                <w:rFonts w:cs="Tahoma"/>
                <w:sz w:val="18"/>
                <w:szCs w:val="18"/>
              </w:rPr>
              <w:t>Attribute2_Values - 'Soft/Footway,Carriageway' &amp; ‘N/A’</w:t>
            </w:r>
          </w:p>
          <w:p w14:paraId="7E562BD8" w14:textId="77777777" w:rsidR="006A15A6" w:rsidRPr="004F69FA" w:rsidRDefault="006A15A6" w:rsidP="006A15A6">
            <w:pPr>
              <w:spacing w:after="120"/>
              <w:rPr>
                <w:rFonts w:cs="Tahoma"/>
                <w:b/>
                <w:sz w:val="18"/>
                <w:szCs w:val="18"/>
                <w:u w:val="single"/>
              </w:rPr>
            </w:pPr>
            <w:r w:rsidRPr="004F69FA">
              <w:rPr>
                <w:rFonts w:cs="Tahoma"/>
                <w:b/>
                <w:sz w:val="18"/>
                <w:szCs w:val="18"/>
                <w:u w:val="single"/>
              </w:rPr>
              <w:t>References</w:t>
            </w:r>
          </w:p>
          <w:p w14:paraId="4ADD01CB" w14:textId="77777777" w:rsidR="006A15A6" w:rsidRPr="004F69FA" w:rsidRDefault="006A15A6" w:rsidP="006A15A6">
            <w:pPr>
              <w:spacing w:after="120"/>
              <w:rPr>
                <w:rFonts w:cs="Tahoma"/>
                <w:sz w:val="18"/>
                <w:szCs w:val="18"/>
              </w:rPr>
            </w:pPr>
            <w:r w:rsidRPr="004F69FA">
              <w:rPr>
                <w:rFonts w:cs="Tahoma"/>
                <w:sz w:val="18"/>
                <w:szCs w:val="18"/>
              </w:rPr>
              <w:t>As per the above changes for invoice id and product set the Reference Section is also updated.</w:t>
            </w:r>
          </w:p>
          <w:p w14:paraId="1B9A9A32" w14:textId="77777777" w:rsidR="006A15A6" w:rsidRPr="004F69FA" w:rsidRDefault="006A15A6" w:rsidP="006A15A6">
            <w:pPr>
              <w:spacing w:after="120"/>
              <w:rPr>
                <w:rFonts w:cs="Tahoma"/>
                <w:b/>
                <w:sz w:val="18"/>
                <w:szCs w:val="18"/>
                <w:u w:val="single"/>
              </w:rPr>
            </w:pPr>
            <w:r w:rsidRPr="004F69FA">
              <w:rPr>
                <w:rFonts w:cs="Tahoma"/>
                <w:b/>
                <w:sz w:val="18"/>
                <w:szCs w:val="18"/>
                <w:u w:val="single"/>
              </w:rPr>
              <w:t>NOTE:</w:t>
            </w:r>
          </w:p>
          <w:p w14:paraId="151A34A7" w14:textId="77777777" w:rsidR="006A15A6" w:rsidRPr="004F69FA" w:rsidRDefault="006A15A6" w:rsidP="006A15A6">
            <w:pPr>
              <w:spacing w:after="120"/>
              <w:rPr>
                <w:rFonts w:cs="Tahoma"/>
                <w:sz w:val="18"/>
                <w:szCs w:val="18"/>
              </w:rPr>
            </w:pPr>
            <w:r w:rsidRPr="004F69FA">
              <w:rPr>
                <w:sz w:val="18"/>
                <w:szCs w:val="18"/>
              </w:rPr>
              <w:t>Invoice Id is list of invoices against which charges can be used to reconcile</w:t>
            </w:r>
            <w:r w:rsidRPr="004F69FA">
              <w:rPr>
                <w:rFonts w:cs="Tahoma"/>
                <w:sz w:val="18"/>
                <w:szCs w:val="18"/>
              </w:rPr>
              <w:t>.</w:t>
            </w:r>
          </w:p>
          <w:p w14:paraId="29629EE5" w14:textId="77777777" w:rsidR="006A15A6" w:rsidRPr="004F69FA" w:rsidRDefault="006A15A6" w:rsidP="006A15A6">
            <w:pPr>
              <w:spacing w:after="120"/>
              <w:rPr>
                <w:rFonts w:cs="Tahoma"/>
                <w:sz w:val="18"/>
                <w:szCs w:val="18"/>
              </w:rPr>
            </w:pPr>
            <w:r w:rsidRPr="004F69FA">
              <w:rPr>
                <w:rFonts w:cs="Tahoma"/>
                <w:sz w:val="18"/>
                <w:szCs w:val="18"/>
              </w:rPr>
              <w:t>Product Set: This gives the information related to products in scope.</w:t>
            </w:r>
          </w:p>
          <w:p w14:paraId="477681D2" w14:textId="77777777" w:rsidR="006A15A6" w:rsidRPr="004F69FA" w:rsidRDefault="006A15A6" w:rsidP="006A15A6">
            <w:pPr>
              <w:autoSpaceDE w:val="0"/>
              <w:autoSpaceDN w:val="0"/>
              <w:rPr>
                <w:sz w:val="22"/>
                <w:szCs w:val="22"/>
              </w:rPr>
            </w:pPr>
            <w:r w:rsidRPr="004F69FA">
              <w:rPr>
                <w:rFonts w:cs="Tahoma"/>
                <w:sz w:val="18"/>
                <w:szCs w:val="18"/>
              </w:rPr>
              <w:t>The changes will be effective from 1</w:t>
            </w:r>
            <w:r w:rsidRPr="004F69FA">
              <w:rPr>
                <w:rFonts w:cs="Tahoma"/>
                <w:sz w:val="18"/>
                <w:szCs w:val="18"/>
                <w:vertAlign w:val="superscript"/>
              </w:rPr>
              <w:t>st</w:t>
            </w:r>
            <w:r w:rsidRPr="004F69FA">
              <w:rPr>
                <w:rFonts w:cs="Tahoma"/>
                <w:sz w:val="18"/>
                <w:szCs w:val="18"/>
              </w:rPr>
              <w:t xml:space="preserve"> October 2020 Bill where applicable</w:t>
            </w:r>
            <w:r w:rsidRPr="004F69FA">
              <w:rPr>
                <w:rFonts w:ascii="Segoe UI" w:hAnsi="Segoe UI" w:cs="Segoe UI"/>
                <w:color w:val="000000"/>
                <w:sz w:val="20"/>
                <w:szCs w:val="20"/>
              </w:rPr>
              <w:t xml:space="preserve">. </w:t>
            </w:r>
          </w:p>
        </w:tc>
      </w:tr>
      <w:tr w:rsidR="004F69FA" w:rsidRPr="00C564F6" w14:paraId="409856A7" w14:textId="77777777" w:rsidTr="00031E8B">
        <w:trPr>
          <w:trHeight w:val="402"/>
        </w:trPr>
        <w:tc>
          <w:tcPr>
            <w:tcW w:w="1336" w:type="dxa"/>
            <w:tcBorders>
              <w:top w:val="single" w:sz="4" w:space="0" w:color="auto"/>
              <w:left w:val="single" w:sz="4" w:space="0" w:color="auto"/>
              <w:bottom w:val="single" w:sz="4" w:space="0" w:color="auto"/>
              <w:right w:val="single" w:sz="4" w:space="0" w:color="auto"/>
            </w:tcBorders>
          </w:tcPr>
          <w:p w14:paraId="66215C59" w14:textId="77777777" w:rsidR="004F69FA" w:rsidRPr="00B84ADA" w:rsidRDefault="004F69FA" w:rsidP="006A15A6">
            <w:pPr>
              <w:spacing w:after="120"/>
              <w:rPr>
                <w:rFonts w:cs="Tahoma"/>
                <w:sz w:val="18"/>
                <w:szCs w:val="18"/>
              </w:rPr>
            </w:pPr>
            <w:r w:rsidRPr="00B84ADA">
              <w:rPr>
                <w:rFonts w:cs="Tahoma"/>
                <w:sz w:val="18"/>
                <w:szCs w:val="18"/>
              </w:rPr>
              <w:lastRenderedPageBreak/>
              <w:t>18</w:t>
            </w:r>
          </w:p>
        </w:tc>
        <w:tc>
          <w:tcPr>
            <w:tcW w:w="1710" w:type="dxa"/>
            <w:tcBorders>
              <w:top w:val="single" w:sz="4" w:space="0" w:color="auto"/>
              <w:left w:val="single" w:sz="4" w:space="0" w:color="auto"/>
              <w:bottom w:val="single" w:sz="4" w:space="0" w:color="auto"/>
              <w:right w:val="single" w:sz="4" w:space="0" w:color="auto"/>
            </w:tcBorders>
          </w:tcPr>
          <w:p w14:paraId="28E0B799" w14:textId="77777777" w:rsidR="004F69FA" w:rsidRPr="00B84ADA" w:rsidRDefault="00170EDD" w:rsidP="006A15A6">
            <w:pPr>
              <w:spacing w:after="120"/>
              <w:rPr>
                <w:rFonts w:cs="Tahoma"/>
                <w:sz w:val="18"/>
                <w:szCs w:val="18"/>
              </w:rPr>
            </w:pPr>
            <w:r w:rsidRPr="00B84ADA">
              <w:rPr>
                <w:rFonts w:cs="Tahoma"/>
                <w:sz w:val="18"/>
                <w:szCs w:val="18"/>
              </w:rPr>
              <w:t xml:space="preserve">November </w:t>
            </w:r>
            <w:r w:rsidR="004F69FA" w:rsidRPr="00B84ADA">
              <w:rPr>
                <w:rFonts w:cs="Tahoma"/>
                <w:sz w:val="18"/>
                <w:szCs w:val="18"/>
              </w:rPr>
              <w:t>2020</w:t>
            </w:r>
          </w:p>
        </w:tc>
        <w:tc>
          <w:tcPr>
            <w:tcW w:w="9711" w:type="dxa"/>
            <w:tcBorders>
              <w:top w:val="single" w:sz="4" w:space="0" w:color="auto"/>
              <w:left w:val="single" w:sz="4" w:space="0" w:color="auto"/>
              <w:bottom w:val="single" w:sz="4" w:space="0" w:color="auto"/>
              <w:right w:val="single" w:sz="4" w:space="0" w:color="auto"/>
            </w:tcBorders>
          </w:tcPr>
          <w:p w14:paraId="4FF02653" w14:textId="77777777" w:rsidR="004F69FA" w:rsidRPr="00B84ADA" w:rsidRDefault="004F69FA" w:rsidP="004F69FA">
            <w:pPr>
              <w:spacing w:after="60"/>
              <w:rPr>
                <w:rFonts w:cs="Tahoma"/>
                <w:b/>
                <w:sz w:val="18"/>
                <w:szCs w:val="18"/>
              </w:rPr>
            </w:pPr>
            <w:r w:rsidRPr="00B84ADA">
              <w:rPr>
                <w:rFonts w:cs="Tahoma"/>
                <w:b/>
                <w:sz w:val="18"/>
                <w:szCs w:val="18"/>
              </w:rPr>
              <w:t xml:space="preserve">Field position 60 is reserved for Unique Price Code Id in PRODUCTCHARGE </w:t>
            </w:r>
            <w:r w:rsidR="009F6C3A" w:rsidRPr="00B84ADA">
              <w:rPr>
                <w:rFonts w:cs="Tahoma"/>
                <w:b/>
                <w:sz w:val="18"/>
                <w:szCs w:val="18"/>
              </w:rPr>
              <w:t xml:space="preserve">and </w:t>
            </w:r>
            <w:r w:rsidRPr="00B84ADA">
              <w:rPr>
                <w:rFonts w:cs="Tahoma"/>
                <w:b/>
                <w:sz w:val="18"/>
                <w:szCs w:val="18"/>
              </w:rPr>
              <w:t>EVENT Section for future use as listed below:</w:t>
            </w:r>
          </w:p>
          <w:p w14:paraId="4AFB0B67" w14:textId="77777777" w:rsidR="004F69FA" w:rsidRPr="00B84ADA" w:rsidRDefault="004F69FA" w:rsidP="004F69FA">
            <w:pPr>
              <w:numPr>
                <w:ilvl w:val="0"/>
                <w:numId w:val="22"/>
              </w:numPr>
              <w:spacing w:after="60" w:line="240" w:lineRule="auto"/>
              <w:ind w:left="357" w:hanging="357"/>
              <w:rPr>
                <w:rFonts w:cs="Tahoma"/>
                <w:sz w:val="18"/>
                <w:szCs w:val="18"/>
              </w:rPr>
            </w:pPr>
            <w:r w:rsidRPr="00B84ADA">
              <w:rPr>
                <w:rFonts w:cs="Tahoma"/>
                <w:sz w:val="18"/>
                <w:szCs w:val="18"/>
              </w:rPr>
              <w:t>WLR (Page No.</w:t>
            </w:r>
            <w:r w:rsidR="003D1382" w:rsidRPr="00B84ADA">
              <w:rPr>
                <w:rFonts w:cs="Tahoma"/>
                <w:sz w:val="18"/>
                <w:szCs w:val="18"/>
              </w:rPr>
              <w:t>15</w:t>
            </w:r>
            <w:r w:rsidR="00736B96" w:rsidRPr="00B84ADA">
              <w:rPr>
                <w:rFonts w:cs="Tahoma"/>
                <w:sz w:val="18"/>
                <w:szCs w:val="18"/>
              </w:rPr>
              <w:t>,</w:t>
            </w:r>
            <w:r w:rsidR="009F6C3A" w:rsidRPr="00B84ADA">
              <w:rPr>
                <w:rFonts w:cs="Tahoma"/>
                <w:sz w:val="18"/>
                <w:szCs w:val="18"/>
              </w:rPr>
              <w:t xml:space="preserve"> </w:t>
            </w:r>
            <w:r w:rsidR="003D1382" w:rsidRPr="00B84ADA">
              <w:rPr>
                <w:rFonts w:cs="Tahoma"/>
                <w:sz w:val="18"/>
                <w:szCs w:val="18"/>
              </w:rPr>
              <w:t>19</w:t>
            </w:r>
            <w:r w:rsidRPr="00B84ADA">
              <w:rPr>
                <w:rFonts w:cs="Tahoma"/>
                <w:sz w:val="18"/>
                <w:szCs w:val="18"/>
              </w:rPr>
              <w:t xml:space="preserve">) </w:t>
            </w:r>
          </w:p>
          <w:p w14:paraId="1BF152AD" w14:textId="77777777" w:rsidR="00053BD5" w:rsidRPr="00B84ADA" w:rsidRDefault="00053BD5" w:rsidP="00053BD5">
            <w:pPr>
              <w:numPr>
                <w:ilvl w:val="0"/>
                <w:numId w:val="22"/>
              </w:numPr>
              <w:spacing w:after="60" w:line="240" w:lineRule="auto"/>
              <w:ind w:left="357" w:hanging="357"/>
              <w:rPr>
                <w:rFonts w:cs="Tahoma"/>
                <w:sz w:val="18"/>
                <w:szCs w:val="18"/>
              </w:rPr>
            </w:pPr>
            <w:r w:rsidRPr="00B84ADA">
              <w:rPr>
                <w:rFonts w:cs="Tahoma"/>
                <w:sz w:val="18"/>
                <w:szCs w:val="18"/>
              </w:rPr>
              <w:t>DFX (Page No.28, 3</w:t>
            </w:r>
            <w:r w:rsidR="008C343D" w:rsidRPr="00B84ADA">
              <w:rPr>
                <w:rFonts w:cs="Tahoma"/>
                <w:sz w:val="18"/>
                <w:szCs w:val="18"/>
              </w:rPr>
              <w:t>1</w:t>
            </w:r>
            <w:r w:rsidRPr="00B84ADA">
              <w:rPr>
                <w:rFonts w:cs="Tahoma"/>
                <w:sz w:val="18"/>
                <w:szCs w:val="18"/>
              </w:rPr>
              <w:t xml:space="preserve"> – Under the Ethernet Section)</w:t>
            </w:r>
          </w:p>
          <w:p w14:paraId="13FD6BAD" w14:textId="77777777" w:rsidR="005D5D66" w:rsidRPr="00B84ADA" w:rsidRDefault="004F69FA" w:rsidP="004F69FA">
            <w:pPr>
              <w:numPr>
                <w:ilvl w:val="0"/>
                <w:numId w:val="22"/>
              </w:numPr>
              <w:spacing w:after="60" w:line="240" w:lineRule="auto"/>
              <w:ind w:left="357" w:hanging="357"/>
              <w:rPr>
                <w:rFonts w:cs="Tahoma"/>
                <w:sz w:val="18"/>
                <w:szCs w:val="18"/>
              </w:rPr>
            </w:pPr>
            <w:r w:rsidRPr="00B84ADA">
              <w:rPr>
                <w:rFonts w:cs="Tahoma"/>
                <w:sz w:val="18"/>
                <w:szCs w:val="18"/>
              </w:rPr>
              <w:t>LLU (Page No.</w:t>
            </w:r>
            <w:r w:rsidR="006521B2" w:rsidRPr="00B84ADA">
              <w:rPr>
                <w:rFonts w:cs="Tahoma"/>
                <w:sz w:val="18"/>
                <w:szCs w:val="18"/>
              </w:rPr>
              <w:t>4</w:t>
            </w:r>
            <w:r w:rsidR="008C343D" w:rsidRPr="00B84ADA">
              <w:rPr>
                <w:rFonts w:cs="Tahoma"/>
                <w:sz w:val="18"/>
                <w:szCs w:val="18"/>
              </w:rPr>
              <w:t>3</w:t>
            </w:r>
            <w:r w:rsidR="00736B96" w:rsidRPr="00B84ADA">
              <w:rPr>
                <w:rFonts w:cs="Tahoma"/>
                <w:sz w:val="18"/>
                <w:szCs w:val="18"/>
              </w:rPr>
              <w:t>,</w:t>
            </w:r>
            <w:r w:rsidR="009F6C3A" w:rsidRPr="00B84ADA">
              <w:rPr>
                <w:rFonts w:cs="Tahoma"/>
                <w:sz w:val="18"/>
                <w:szCs w:val="18"/>
              </w:rPr>
              <w:t xml:space="preserve"> </w:t>
            </w:r>
            <w:r w:rsidR="008C343D" w:rsidRPr="00B84ADA">
              <w:rPr>
                <w:rFonts w:cs="Tahoma"/>
                <w:sz w:val="18"/>
                <w:szCs w:val="18"/>
              </w:rPr>
              <w:t>49</w:t>
            </w:r>
            <w:r w:rsidR="000069D4" w:rsidRPr="00B84ADA">
              <w:rPr>
                <w:rFonts w:cs="Tahoma"/>
                <w:sz w:val="18"/>
                <w:szCs w:val="18"/>
              </w:rPr>
              <w:t>)</w:t>
            </w:r>
          </w:p>
          <w:p w14:paraId="7C18817E" w14:textId="77777777" w:rsidR="004F69FA" w:rsidRPr="00B84ADA" w:rsidRDefault="004F69FA" w:rsidP="004F69FA">
            <w:pPr>
              <w:numPr>
                <w:ilvl w:val="0"/>
                <w:numId w:val="22"/>
              </w:numPr>
              <w:spacing w:after="60" w:line="240" w:lineRule="auto"/>
              <w:ind w:left="357" w:hanging="357"/>
              <w:rPr>
                <w:rFonts w:cs="Tahoma"/>
                <w:sz w:val="18"/>
                <w:szCs w:val="18"/>
              </w:rPr>
            </w:pPr>
            <w:r w:rsidRPr="00B84ADA">
              <w:rPr>
                <w:rFonts w:cs="Tahoma"/>
                <w:sz w:val="18"/>
                <w:szCs w:val="18"/>
              </w:rPr>
              <w:t>NGA (Page no.</w:t>
            </w:r>
            <w:r w:rsidR="003D1382" w:rsidRPr="00B84ADA">
              <w:rPr>
                <w:rFonts w:cs="Tahoma"/>
                <w:sz w:val="18"/>
                <w:szCs w:val="18"/>
              </w:rPr>
              <w:t>6</w:t>
            </w:r>
            <w:r w:rsidR="008C343D" w:rsidRPr="00B84ADA">
              <w:rPr>
                <w:rFonts w:cs="Tahoma"/>
                <w:sz w:val="18"/>
                <w:szCs w:val="18"/>
              </w:rPr>
              <w:t>2</w:t>
            </w:r>
            <w:r w:rsidR="00736B96" w:rsidRPr="00B84ADA">
              <w:rPr>
                <w:rFonts w:cs="Tahoma"/>
                <w:sz w:val="18"/>
                <w:szCs w:val="18"/>
              </w:rPr>
              <w:t>,</w:t>
            </w:r>
            <w:r w:rsidR="009F6C3A" w:rsidRPr="00B84ADA">
              <w:rPr>
                <w:rFonts w:cs="Tahoma"/>
                <w:sz w:val="18"/>
                <w:szCs w:val="18"/>
              </w:rPr>
              <w:t xml:space="preserve"> </w:t>
            </w:r>
            <w:r w:rsidR="003D1382" w:rsidRPr="00B84ADA">
              <w:rPr>
                <w:rFonts w:cs="Tahoma"/>
                <w:sz w:val="18"/>
                <w:szCs w:val="18"/>
              </w:rPr>
              <w:t>6</w:t>
            </w:r>
            <w:r w:rsidR="008C343D" w:rsidRPr="00B84ADA">
              <w:rPr>
                <w:rFonts w:cs="Tahoma"/>
                <w:sz w:val="18"/>
                <w:szCs w:val="18"/>
              </w:rPr>
              <w:t>5</w:t>
            </w:r>
            <w:r w:rsidRPr="00B84ADA">
              <w:rPr>
                <w:rFonts w:cs="Tahoma"/>
                <w:sz w:val="18"/>
                <w:szCs w:val="18"/>
              </w:rPr>
              <w:t>)</w:t>
            </w:r>
          </w:p>
          <w:p w14:paraId="532CC113" w14:textId="77777777" w:rsidR="00624AF6" w:rsidRPr="00B84ADA" w:rsidRDefault="00624AF6" w:rsidP="00624AF6">
            <w:pPr>
              <w:numPr>
                <w:ilvl w:val="0"/>
                <w:numId w:val="22"/>
              </w:numPr>
              <w:spacing w:after="60" w:line="240" w:lineRule="auto"/>
              <w:ind w:left="357" w:hanging="357"/>
              <w:rPr>
                <w:rFonts w:cs="Tahoma"/>
                <w:sz w:val="18"/>
                <w:szCs w:val="18"/>
              </w:rPr>
            </w:pPr>
            <w:r w:rsidRPr="00B84ADA">
              <w:rPr>
                <w:rFonts w:cs="Tahoma"/>
                <w:sz w:val="18"/>
                <w:szCs w:val="18"/>
              </w:rPr>
              <w:t>SBS (Page No.7</w:t>
            </w:r>
            <w:r w:rsidR="008C343D" w:rsidRPr="00B84ADA">
              <w:rPr>
                <w:rFonts w:cs="Tahoma"/>
                <w:sz w:val="18"/>
                <w:szCs w:val="18"/>
              </w:rPr>
              <w:t>4</w:t>
            </w:r>
            <w:r w:rsidRPr="00B84ADA">
              <w:rPr>
                <w:rFonts w:cs="Tahoma"/>
                <w:sz w:val="18"/>
                <w:szCs w:val="18"/>
              </w:rPr>
              <w:t>)</w:t>
            </w:r>
          </w:p>
          <w:p w14:paraId="76F7CAF1" w14:textId="77777777" w:rsidR="00624AF6" w:rsidRPr="00B84ADA" w:rsidRDefault="004F69FA" w:rsidP="00624AF6">
            <w:pPr>
              <w:numPr>
                <w:ilvl w:val="0"/>
                <w:numId w:val="22"/>
              </w:numPr>
              <w:spacing w:after="60" w:line="240" w:lineRule="auto"/>
              <w:ind w:left="357" w:hanging="357"/>
              <w:rPr>
                <w:rFonts w:cs="Tahoma"/>
                <w:sz w:val="18"/>
                <w:szCs w:val="18"/>
              </w:rPr>
            </w:pPr>
            <w:r w:rsidRPr="00B84ADA">
              <w:rPr>
                <w:rFonts w:cs="Tahoma"/>
                <w:sz w:val="18"/>
                <w:szCs w:val="18"/>
              </w:rPr>
              <w:t>SOGEA (Page no.</w:t>
            </w:r>
            <w:r w:rsidR="00736B96" w:rsidRPr="00B84ADA">
              <w:rPr>
                <w:rFonts w:cs="Tahoma"/>
                <w:sz w:val="18"/>
                <w:szCs w:val="18"/>
              </w:rPr>
              <w:t>8</w:t>
            </w:r>
            <w:r w:rsidR="008C343D" w:rsidRPr="00B84ADA">
              <w:rPr>
                <w:rFonts w:cs="Tahoma"/>
                <w:sz w:val="18"/>
                <w:szCs w:val="18"/>
              </w:rPr>
              <w:t>3</w:t>
            </w:r>
            <w:r w:rsidR="00736B96" w:rsidRPr="00B84ADA">
              <w:rPr>
                <w:rFonts w:cs="Tahoma"/>
                <w:sz w:val="18"/>
                <w:szCs w:val="18"/>
              </w:rPr>
              <w:t>,</w:t>
            </w:r>
            <w:r w:rsidR="009F6C3A" w:rsidRPr="00B84ADA">
              <w:rPr>
                <w:rFonts w:cs="Tahoma"/>
                <w:sz w:val="18"/>
                <w:szCs w:val="18"/>
              </w:rPr>
              <w:t xml:space="preserve"> </w:t>
            </w:r>
            <w:r w:rsidR="00736B96" w:rsidRPr="00B84ADA">
              <w:rPr>
                <w:rFonts w:cs="Tahoma"/>
                <w:sz w:val="18"/>
                <w:szCs w:val="18"/>
              </w:rPr>
              <w:t>8</w:t>
            </w:r>
            <w:r w:rsidR="008C343D" w:rsidRPr="00B84ADA">
              <w:rPr>
                <w:rFonts w:cs="Tahoma"/>
                <w:sz w:val="18"/>
                <w:szCs w:val="18"/>
              </w:rPr>
              <w:t>7</w:t>
            </w:r>
            <w:r w:rsidRPr="00B84ADA">
              <w:rPr>
                <w:rFonts w:cs="Tahoma"/>
                <w:sz w:val="18"/>
                <w:szCs w:val="18"/>
              </w:rPr>
              <w:t>)</w:t>
            </w:r>
          </w:p>
          <w:p w14:paraId="1B3185FA" w14:textId="77777777" w:rsidR="004F69FA" w:rsidRPr="00B84ADA" w:rsidRDefault="00624AF6" w:rsidP="00624AF6">
            <w:pPr>
              <w:numPr>
                <w:ilvl w:val="0"/>
                <w:numId w:val="22"/>
              </w:numPr>
              <w:spacing w:after="60" w:line="240" w:lineRule="auto"/>
              <w:ind w:left="357" w:hanging="357"/>
              <w:rPr>
                <w:rFonts w:cs="Tahoma"/>
                <w:sz w:val="18"/>
                <w:szCs w:val="18"/>
              </w:rPr>
            </w:pPr>
            <w:r w:rsidRPr="00B84ADA">
              <w:rPr>
                <w:rFonts w:cs="Tahoma"/>
                <w:sz w:val="18"/>
                <w:szCs w:val="18"/>
              </w:rPr>
              <w:t>PIA (Page No.9</w:t>
            </w:r>
            <w:r w:rsidR="008C343D" w:rsidRPr="00B84ADA">
              <w:rPr>
                <w:rFonts w:cs="Tahoma"/>
                <w:sz w:val="18"/>
                <w:szCs w:val="18"/>
              </w:rPr>
              <w:t>7</w:t>
            </w:r>
            <w:r w:rsidRPr="00B84ADA">
              <w:rPr>
                <w:rFonts w:cs="Tahoma"/>
                <w:sz w:val="18"/>
                <w:szCs w:val="18"/>
              </w:rPr>
              <w:t>, 10</w:t>
            </w:r>
            <w:r w:rsidR="008C343D" w:rsidRPr="00B84ADA">
              <w:rPr>
                <w:rFonts w:cs="Tahoma"/>
                <w:sz w:val="18"/>
                <w:szCs w:val="18"/>
              </w:rPr>
              <w:t>1</w:t>
            </w:r>
            <w:r w:rsidRPr="00B84ADA">
              <w:rPr>
                <w:rFonts w:cs="Tahoma"/>
                <w:sz w:val="18"/>
                <w:szCs w:val="18"/>
              </w:rPr>
              <w:t>)</w:t>
            </w:r>
            <w:r w:rsidR="004F69FA" w:rsidRPr="00B84ADA">
              <w:rPr>
                <w:rFonts w:cs="Tahoma"/>
                <w:sz w:val="18"/>
                <w:szCs w:val="18"/>
              </w:rPr>
              <w:t>.</w:t>
            </w:r>
          </w:p>
          <w:p w14:paraId="55ED7633" w14:textId="77777777" w:rsidR="000069D4" w:rsidRPr="00B84ADA" w:rsidRDefault="000069D4" w:rsidP="000069D4">
            <w:pPr>
              <w:spacing w:after="120"/>
              <w:rPr>
                <w:rFonts w:cs="Tahoma"/>
                <w:b/>
                <w:sz w:val="18"/>
                <w:szCs w:val="18"/>
                <w:u w:val="single"/>
              </w:rPr>
            </w:pPr>
            <w:r w:rsidRPr="00B84ADA">
              <w:rPr>
                <w:rFonts w:cs="Tahoma"/>
                <w:b/>
                <w:sz w:val="18"/>
                <w:szCs w:val="18"/>
                <w:u w:val="single"/>
              </w:rPr>
              <w:t>References</w:t>
            </w:r>
            <w:r w:rsidR="00AA6268" w:rsidRPr="00B84ADA">
              <w:rPr>
                <w:rFonts w:cs="Tahoma"/>
                <w:b/>
                <w:sz w:val="18"/>
                <w:szCs w:val="18"/>
                <w:u w:val="single"/>
              </w:rPr>
              <w:t xml:space="preserve">: </w:t>
            </w:r>
            <w:r w:rsidRPr="00B84ADA">
              <w:rPr>
                <w:rFonts w:cs="Tahoma"/>
                <w:sz w:val="18"/>
                <w:szCs w:val="18"/>
              </w:rPr>
              <w:t xml:space="preserve">As per the above changes for </w:t>
            </w:r>
            <w:r w:rsidR="00774590" w:rsidRPr="00B84ADA">
              <w:rPr>
                <w:rFonts w:cs="Tahoma"/>
                <w:sz w:val="18"/>
                <w:szCs w:val="18"/>
              </w:rPr>
              <w:t>Unique Price Code</w:t>
            </w:r>
            <w:r w:rsidRPr="00B84ADA">
              <w:rPr>
                <w:rFonts w:cs="Tahoma"/>
                <w:sz w:val="18"/>
                <w:szCs w:val="18"/>
              </w:rPr>
              <w:t xml:space="preserve"> the </w:t>
            </w:r>
            <w:r w:rsidR="00AA6268" w:rsidRPr="00B84ADA">
              <w:rPr>
                <w:rFonts w:cs="Tahoma"/>
                <w:sz w:val="18"/>
                <w:szCs w:val="18"/>
              </w:rPr>
              <w:t xml:space="preserve">“Section 8. </w:t>
            </w:r>
            <w:r w:rsidRPr="00B84ADA">
              <w:rPr>
                <w:rFonts w:cs="Tahoma"/>
                <w:sz w:val="18"/>
                <w:szCs w:val="18"/>
              </w:rPr>
              <w:t>Reference</w:t>
            </w:r>
            <w:r w:rsidR="00AA6268" w:rsidRPr="00B84ADA">
              <w:rPr>
                <w:rFonts w:cs="Tahoma"/>
                <w:sz w:val="18"/>
                <w:szCs w:val="18"/>
              </w:rPr>
              <w:t>”</w:t>
            </w:r>
            <w:r w:rsidRPr="00B84ADA">
              <w:rPr>
                <w:rFonts w:cs="Tahoma"/>
                <w:sz w:val="18"/>
                <w:szCs w:val="18"/>
              </w:rPr>
              <w:t xml:space="preserve"> </w:t>
            </w:r>
            <w:r w:rsidR="00AA6268" w:rsidRPr="00B84ADA">
              <w:rPr>
                <w:rFonts w:cs="Tahoma"/>
                <w:sz w:val="18"/>
                <w:szCs w:val="18"/>
              </w:rPr>
              <w:t>has been</w:t>
            </w:r>
            <w:r w:rsidRPr="00B84ADA">
              <w:rPr>
                <w:rFonts w:cs="Tahoma"/>
                <w:sz w:val="18"/>
                <w:szCs w:val="18"/>
              </w:rPr>
              <w:t xml:space="preserve"> also updated.</w:t>
            </w:r>
          </w:p>
          <w:p w14:paraId="11DC6D14" w14:textId="77777777" w:rsidR="00D55571" w:rsidRPr="00530A5C" w:rsidRDefault="001D3D56" w:rsidP="00D55571">
            <w:pPr>
              <w:autoSpaceDE w:val="0"/>
              <w:autoSpaceDN w:val="0"/>
              <w:spacing w:after="0" w:line="240" w:lineRule="auto"/>
              <w:rPr>
                <w:rFonts w:cs="Tahoma"/>
                <w:color w:val="000000"/>
                <w:sz w:val="18"/>
                <w:szCs w:val="18"/>
              </w:rPr>
            </w:pPr>
            <w:r w:rsidRPr="00B84ADA">
              <w:rPr>
                <w:rFonts w:cs="Tahoma"/>
                <w:b/>
                <w:sz w:val="18"/>
                <w:szCs w:val="18"/>
              </w:rPr>
              <w:t>Note</w:t>
            </w:r>
            <w:r w:rsidR="00E938BD" w:rsidRPr="00B84ADA">
              <w:rPr>
                <w:rFonts w:cs="Tahoma"/>
                <w:b/>
                <w:sz w:val="18"/>
                <w:szCs w:val="18"/>
              </w:rPr>
              <w:t>1</w:t>
            </w:r>
            <w:r w:rsidRPr="00B84ADA">
              <w:rPr>
                <w:rFonts w:cs="Tahoma"/>
                <w:b/>
                <w:sz w:val="18"/>
                <w:szCs w:val="18"/>
              </w:rPr>
              <w:t>:</w:t>
            </w:r>
            <w:r w:rsidR="00D55571" w:rsidRPr="00B84ADA">
              <w:rPr>
                <w:rFonts w:cs="Tahoma"/>
                <w:color w:val="000000"/>
                <w:sz w:val="20"/>
                <w:szCs w:val="20"/>
              </w:rPr>
              <w:t xml:space="preserve"> </w:t>
            </w:r>
            <w:r w:rsidR="00D55571" w:rsidRPr="00B84ADA">
              <w:rPr>
                <w:rFonts w:cs="Tahoma"/>
                <w:color w:val="000000"/>
                <w:sz w:val="18"/>
                <w:szCs w:val="18"/>
              </w:rPr>
              <w:t xml:space="preserve">Unique Price code </w:t>
            </w:r>
            <w:r w:rsidR="00AA6268" w:rsidRPr="00B84ADA">
              <w:rPr>
                <w:rFonts w:cs="Tahoma"/>
                <w:color w:val="000000"/>
                <w:sz w:val="18"/>
                <w:szCs w:val="18"/>
              </w:rPr>
              <w:t>is a</w:t>
            </w:r>
            <w:r w:rsidR="00D55571" w:rsidRPr="00B84ADA">
              <w:rPr>
                <w:rFonts w:cs="Tahoma"/>
                <w:color w:val="000000"/>
                <w:sz w:val="18"/>
                <w:szCs w:val="18"/>
              </w:rPr>
              <w:t xml:space="preserve"> unique price point</w:t>
            </w:r>
            <w:r w:rsidR="00AA6268" w:rsidRPr="00B84ADA">
              <w:rPr>
                <w:rFonts w:cs="Tahoma"/>
                <w:color w:val="000000"/>
                <w:sz w:val="18"/>
                <w:szCs w:val="18"/>
              </w:rPr>
              <w:t xml:space="preserve"> reference</w:t>
            </w:r>
            <w:r w:rsidR="00D55571" w:rsidRPr="00B84ADA">
              <w:rPr>
                <w:rFonts w:cs="Tahoma"/>
                <w:color w:val="000000"/>
                <w:sz w:val="18"/>
                <w:szCs w:val="18"/>
              </w:rPr>
              <w:t xml:space="preserve"> which will be supplied as part of "Digital Price Book".</w:t>
            </w:r>
          </w:p>
          <w:p w14:paraId="505156FB" w14:textId="77777777" w:rsidR="009F6C3A" w:rsidRPr="0046150B" w:rsidRDefault="009F6C3A" w:rsidP="00D55571">
            <w:pPr>
              <w:autoSpaceDE w:val="0"/>
              <w:autoSpaceDN w:val="0"/>
              <w:spacing w:after="0" w:line="240" w:lineRule="auto"/>
              <w:rPr>
                <w:rFonts w:cs="Tahoma"/>
                <w:sz w:val="18"/>
                <w:szCs w:val="18"/>
                <w:lang w:val="en-GB" w:eastAsia="en-GB"/>
              </w:rPr>
            </w:pPr>
          </w:p>
          <w:p w14:paraId="5B82B64C" w14:textId="77777777" w:rsidR="004F69FA" w:rsidRPr="0046150B" w:rsidRDefault="00E938BD" w:rsidP="009F6C3A">
            <w:pPr>
              <w:autoSpaceDE w:val="0"/>
              <w:autoSpaceDN w:val="0"/>
              <w:spacing w:after="0" w:line="240" w:lineRule="auto"/>
              <w:rPr>
                <w:rFonts w:cs="Tahoma"/>
                <w:b/>
                <w:sz w:val="18"/>
                <w:szCs w:val="18"/>
              </w:rPr>
            </w:pPr>
            <w:r w:rsidRPr="0046150B">
              <w:rPr>
                <w:rFonts w:cs="Tahoma"/>
                <w:b/>
                <w:sz w:val="18"/>
                <w:szCs w:val="18"/>
              </w:rPr>
              <w:t>Note2:</w:t>
            </w:r>
            <w:r w:rsidRPr="0046150B">
              <w:rPr>
                <w:rFonts w:cs="Tahoma"/>
                <w:color w:val="000000"/>
                <w:sz w:val="18"/>
                <w:szCs w:val="18"/>
              </w:rPr>
              <w:t xml:space="preserve"> SOGEA, PIA and DFX invoices will have "Unique </w:t>
            </w:r>
            <w:r w:rsidR="00AA6268" w:rsidRPr="0046150B">
              <w:rPr>
                <w:rFonts w:cs="Tahoma"/>
                <w:color w:val="000000"/>
                <w:sz w:val="18"/>
                <w:szCs w:val="18"/>
              </w:rPr>
              <w:t>Price Code" updated where</w:t>
            </w:r>
            <w:r w:rsidRPr="0046150B">
              <w:rPr>
                <w:rFonts w:cs="Tahoma"/>
                <w:color w:val="000000"/>
                <w:sz w:val="18"/>
                <w:szCs w:val="18"/>
              </w:rPr>
              <w:t xml:space="preserve"> applicable, e</w:t>
            </w:r>
            <w:r w:rsidR="00AA6268" w:rsidRPr="0046150B">
              <w:rPr>
                <w:rFonts w:cs="Tahoma"/>
                <w:color w:val="000000"/>
                <w:sz w:val="18"/>
                <w:szCs w:val="18"/>
              </w:rPr>
              <w:t>ffective from 1</w:t>
            </w:r>
            <w:r w:rsidR="00AA6268" w:rsidRPr="0046150B">
              <w:rPr>
                <w:rFonts w:cs="Tahoma"/>
                <w:color w:val="000000"/>
                <w:sz w:val="18"/>
                <w:szCs w:val="18"/>
                <w:vertAlign w:val="superscript"/>
              </w:rPr>
              <w:t>st</w:t>
            </w:r>
            <w:r w:rsidR="00AA6268" w:rsidRPr="0046150B">
              <w:rPr>
                <w:rFonts w:cs="Tahoma"/>
                <w:color w:val="000000"/>
                <w:sz w:val="18"/>
                <w:szCs w:val="18"/>
              </w:rPr>
              <w:t xml:space="preserve"> Feb</w:t>
            </w:r>
            <w:r w:rsidR="009F6C3A" w:rsidRPr="0046150B">
              <w:rPr>
                <w:rFonts w:cs="Tahoma"/>
                <w:color w:val="000000"/>
                <w:sz w:val="18"/>
                <w:szCs w:val="18"/>
              </w:rPr>
              <w:t xml:space="preserve">ruary </w:t>
            </w:r>
            <w:r w:rsidR="00AA6268" w:rsidRPr="0046150B">
              <w:rPr>
                <w:rFonts w:cs="Tahoma"/>
                <w:color w:val="000000"/>
                <w:sz w:val="18"/>
                <w:szCs w:val="18"/>
              </w:rPr>
              <w:t>2021 bills</w:t>
            </w:r>
            <w:r w:rsidRPr="0046150B">
              <w:rPr>
                <w:rFonts w:cs="Tahoma"/>
                <w:color w:val="000000"/>
                <w:sz w:val="18"/>
                <w:szCs w:val="18"/>
              </w:rPr>
              <w:t xml:space="preserve">. </w:t>
            </w:r>
            <w:r w:rsidR="00AA6268" w:rsidRPr="0046150B">
              <w:rPr>
                <w:rFonts w:cs="Tahoma"/>
                <w:color w:val="000000"/>
                <w:sz w:val="18"/>
                <w:szCs w:val="18"/>
              </w:rPr>
              <w:t>A</w:t>
            </w:r>
            <w:r w:rsidRPr="0046150B">
              <w:rPr>
                <w:rFonts w:cs="Tahoma"/>
                <w:color w:val="000000"/>
                <w:sz w:val="18"/>
                <w:szCs w:val="18"/>
              </w:rPr>
              <w:t xml:space="preserve">ll </w:t>
            </w:r>
            <w:r w:rsidR="00AA6268" w:rsidRPr="0046150B">
              <w:rPr>
                <w:rFonts w:cs="Tahoma"/>
                <w:color w:val="000000"/>
                <w:sz w:val="18"/>
                <w:szCs w:val="18"/>
              </w:rPr>
              <w:t xml:space="preserve">other </w:t>
            </w:r>
            <w:r w:rsidRPr="0046150B">
              <w:rPr>
                <w:rFonts w:cs="Tahoma"/>
                <w:color w:val="000000"/>
                <w:sz w:val="18"/>
                <w:szCs w:val="18"/>
              </w:rPr>
              <w:t xml:space="preserve">product will be rolled out in </w:t>
            </w:r>
            <w:r w:rsidR="009F6C3A" w:rsidRPr="0046150B">
              <w:rPr>
                <w:rFonts w:cs="Tahoma"/>
                <w:color w:val="000000"/>
                <w:sz w:val="18"/>
                <w:szCs w:val="18"/>
              </w:rPr>
              <w:t xml:space="preserve">a </w:t>
            </w:r>
            <w:r w:rsidRPr="0046150B">
              <w:rPr>
                <w:rFonts w:cs="Tahoma"/>
                <w:color w:val="000000"/>
                <w:sz w:val="18"/>
                <w:szCs w:val="18"/>
              </w:rPr>
              <w:t>phase</w:t>
            </w:r>
            <w:r w:rsidR="00AA6268" w:rsidRPr="0046150B">
              <w:rPr>
                <w:rFonts w:cs="Tahoma"/>
                <w:color w:val="000000"/>
                <w:sz w:val="18"/>
                <w:szCs w:val="18"/>
              </w:rPr>
              <w:t>d</w:t>
            </w:r>
            <w:r w:rsidRPr="0046150B">
              <w:rPr>
                <w:rFonts w:cs="Tahoma"/>
                <w:color w:val="000000"/>
                <w:sz w:val="18"/>
                <w:szCs w:val="18"/>
              </w:rPr>
              <w:t xml:space="preserve"> </w:t>
            </w:r>
            <w:r w:rsidR="00AA6268" w:rsidRPr="0046150B">
              <w:rPr>
                <w:rFonts w:cs="Tahoma"/>
                <w:color w:val="000000"/>
                <w:sz w:val="18"/>
                <w:szCs w:val="18"/>
              </w:rPr>
              <w:t>manner</w:t>
            </w:r>
            <w:r w:rsidR="009F6C3A" w:rsidRPr="0046150B">
              <w:rPr>
                <w:rFonts w:cs="Tahoma"/>
                <w:color w:val="000000"/>
                <w:sz w:val="18"/>
                <w:szCs w:val="18"/>
              </w:rPr>
              <w:t xml:space="preserve">; the </w:t>
            </w:r>
            <w:r w:rsidR="00AA6268" w:rsidRPr="0046150B">
              <w:rPr>
                <w:rFonts w:cs="Tahoma"/>
                <w:color w:val="000000"/>
                <w:sz w:val="18"/>
                <w:szCs w:val="18"/>
              </w:rPr>
              <w:t>roll</w:t>
            </w:r>
            <w:r w:rsidR="0027693D">
              <w:rPr>
                <w:rFonts w:cs="Tahoma"/>
                <w:color w:val="000000"/>
                <w:sz w:val="18"/>
                <w:szCs w:val="18"/>
              </w:rPr>
              <w:t xml:space="preserve"> </w:t>
            </w:r>
            <w:r w:rsidR="00AA6268" w:rsidRPr="0046150B">
              <w:rPr>
                <w:rFonts w:cs="Tahoma"/>
                <w:color w:val="000000"/>
                <w:sz w:val="18"/>
                <w:szCs w:val="18"/>
              </w:rPr>
              <w:t>-</w:t>
            </w:r>
            <w:r w:rsidR="0027693D">
              <w:rPr>
                <w:rFonts w:cs="Tahoma"/>
                <w:color w:val="000000"/>
                <w:sz w:val="18"/>
                <w:szCs w:val="18"/>
              </w:rPr>
              <w:t xml:space="preserve"> </w:t>
            </w:r>
            <w:r w:rsidR="00AA6268" w:rsidRPr="0046150B">
              <w:rPr>
                <w:rFonts w:cs="Tahoma"/>
                <w:color w:val="000000"/>
                <w:sz w:val="18"/>
                <w:szCs w:val="18"/>
              </w:rPr>
              <w:t xml:space="preserve">out plan </w:t>
            </w:r>
            <w:r w:rsidR="009F6C3A" w:rsidRPr="0046150B">
              <w:rPr>
                <w:rFonts w:cs="Tahoma"/>
                <w:color w:val="000000"/>
                <w:sz w:val="18"/>
                <w:szCs w:val="18"/>
              </w:rPr>
              <w:t xml:space="preserve">will be communicated to CPs once </w:t>
            </w:r>
            <w:r w:rsidR="00BD0760" w:rsidRPr="0046150B">
              <w:rPr>
                <w:rFonts w:cs="Tahoma"/>
                <w:color w:val="000000"/>
                <w:sz w:val="18"/>
                <w:szCs w:val="18"/>
              </w:rPr>
              <w:t>finalized</w:t>
            </w:r>
            <w:r w:rsidR="009F6C3A" w:rsidRPr="0046150B">
              <w:rPr>
                <w:rFonts w:cs="Tahoma"/>
                <w:color w:val="000000"/>
                <w:sz w:val="18"/>
                <w:szCs w:val="18"/>
              </w:rPr>
              <w:t>.</w:t>
            </w:r>
          </w:p>
        </w:tc>
      </w:tr>
      <w:tr w:rsidR="003B6EC1" w:rsidRPr="00C564F6" w14:paraId="6F8040DB" w14:textId="77777777" w:rsidTr="00031E8B">
        <w:trPr>
          <w:trHeight w:val="402"/>
        </w:trPr>
        <w:tc>
          <w:tcPr>
            <w:tcW w:w="1336" w:type="dxa"/>
            <w:tcBorders>
              <w:top w:val="single" w:sz="4" w:space="0" w:color="auto"/>
              <w:left w:val="single" w:sz="4" w:space="0" w:color="auto"/>
              <w:bottom w:val="single" w:sz="4" w:space="0" w:color="auto"/>
              <w:right w:val="single" w:sz="4" w:space="0" w:color="auto"/>
            </w:tcBorders>
          </w:tcPr>
          <w:p w14:paraId="2F4124BA" w14:textId="77777777" w:rsidR="003B6EC1" w:rsidRPr="00CA5D1F" w:rsidRDefault="003B6EC1" w:rsidP="006A15A6">
            <w:pPr>
              <w:spacing w:after="120"/>
              <w:rPr>
                <w:rFonts w:cs="Tahoma"/>
                <w:sz w:val="18"/>
                <w:szCs w:val="18"/>
              </w:rPr>
            </w:pPr>
            <w:r w:rsidRPr="00CA5D1F">
              <w:rPr>
                <w:rFonts w:cs="Tahoma"/>
                <w:sz w:val="18"/>
                <w:szCs w:val="18"/>
              </w:rPr>
              <w:t>19</w:t>
            </w:r>
          </w:p>
        </w:tc>
        <w:tc>
          <w:tcPr>
            <w:tcW w:w="1710" w:type="dxa"/>
            <w:tcBorders>
              <w:top w:val="single" w:sz="4" w:space="0" w:color="auto"/>
              <w:left w:val="single" w:sz="4" w:space="0" w:color="auto"/>
              <w:bottom w:val="single" w:sz="4" w:space="0" w:color="auto"/>
              <w:right w:val="single" w:sz="4" w:space="0" w:color="auto"/>
            </w:tcBorders>
          </w:tcPr>
          <w:p w14:paraId="712AC829" w14:textId="77777777" w:rsidR="003B6EC1" w:rsidRPr="00CA5D1F" w:rsidRDefault="00E70677" w:rsidP="006A15A6">
            <w:pPr>
              <w:spacing w:after="120"/>
              <w:rPr>
                <w:rFonts w:cs="Tahoma"/>
                <w:sz w:val="18"/>
                <w:szCs w:val="18"/>
              </w:rPr>
            </w:pPr>
            <w:r w:rsidRPr="00CA5D1F">
              <w:rPr>
                <w:rFonts w:cs="Tahoma"/>
                <w:sz w:val="18"/>
                <w:szCs w:val="18"/>
              </w:rPr>
              <w:t>May</w:t>
            </w:r>
            <w:r w:rsidR="003B6EC1" w:rsidRPr="00CA5D1F">
              <w:rPr>
                <w:rFonts w:cs="Tahoma"/>
                <w:sz w:val="18"/>
                <w:szCs w:val="18"/>
              </w:rPr>
              <w:t xml:space="preserve"> 2021</w:t>
            </w:r>
          </w:p>
        </w:tc>
        <w:tc>
          <w:tcPr>
            <w:tcW w:w="9711" w:type="dxa"/>
            <w:tcBorders>
              <w:top w:val="single" w:sz="4" w:space="0" w:color="auto"/>
              <w:left w:val="single" w:sz="4" w:space="0" w:color="auto"/>
              <w:bottom w:val="single" w:sz="4" w:space="0" w:color="auto"/>
              <w:right w:val="single" w:sz="4" w:space="0" w:color="auto"/>
            </w:tcBorders>
          </w:tcPr>
          <w:p w14:paraId="114DCFDF" w14:textId="77777777" w:rsidR="005F70D7" w:rsidRPr="00CA5D1F" w:rsidRDefault="005F70D7" w:rsidP="005F70D7">
            <w:pPr>
              <w:spacing w:after="60"/>
              <w:rPr>
                <w:rFonts w:cs="Tahoma"/>
                <w:b/>
                <w:sz w:val="18"/>
                <w:szCs w:val="18"/>
              </w:rPr>
            </w:pPr>
            <w:r w:rsidRPr="00CA5D1F">
              <w:rPr>
                <w:rFonts w:cs="Tahoma"/>
                <w:b/>
                <w:sz w:val="18"/>
                <w:szCs w:val="18"/>
              </w:rPr>
              <w:t>F</w:t>
            </w:r>
            <w:r w:rsidR="004E7CA1" w:rsidRPr="00CA5D1F">
              <w:rPr>
                <w:rFonts w:cs="Tahoma"/>
                <w:b/>
                <w:sz w:val="18"/>
                <w:szCs w:val="18"/>
              </w:rPr>
              <w:t>ield position 7 which is Event D</w:t>
            </w:r>
            <w:r w:rsidRPr="00CA5D1F">
              <w:rPr>
                <w:rFonts w:cs="Tahoma"/>
                <w:b/>
                <w:sz w:val="18"/>
                <w:szCs w:val="18"/>
              </w:rPr>
              <w:t>ate in Event section for all product lines has a change in date format for TRC specific charges as listed below:</w:t>
            </w:r>
          </w:p>
          <w:p w14:paraId="712C64F7" w14:textId="77777777" w:rsidR="005F70D7" w:rsidRPr="00CA5D1F" w:rsidRDefault="005F70D7" w:rsidP="005F70D7">
            <w:pPr>
              <w:numPr>
                <w:ilvl w:val="0"/>
                <w:numId w:val="22"/>
              </w:numPr>
              <w:spacing w:after="60" w:line="240" w:lineRule="auto"/>
              <w:ind w:left="357" w:hanging="357"/>
              <w:rPr>
                <w:rFonts w:cs="Tahoma"/>
                <w:sz w:val="18"/>
                <w:szCs w:val="18"/>
              </w:rPr>
            </w:pPr>
            <w:r w:rsidRPr="00CA5D1F">
              <w:rPr>
                <w:rFonts w:cs="Tahoma"/>
                <w:sz w:val="18"/>
                <w:szCs w:val="18"/>
              </w:rPr>
              <w:t>WLR (Page No.1</w:t>
            </w:r>
            <w:r w:rsidR="00896264" w:rsidRPr="00CA5D1F">
              <w:rPr>
                <w:rFonts w:cs="Tahoma"/>
                <w:sz w:val="18"/>
                <w:szCs w:val="18"/>
              </w:rPr>
              <w:t>7</w:t>
            </w:r>
            <w:r w:rsidRPr="00CA5D1F">
              <w:rPr>
                <w:rFonts w:cs="Tahoma"/>
                <w:sz w:val="18"/>
                <w:szCs w:val="18"/>
              </w:rPr>
              <w:t xml:space="preserve">) </w:t>
            </w:r>
          </w:p>
          <w:p w14:paraId="4F2A5875" w14:textId="77777777" w:rsidR="005F70D7" w:rsidRPr="00CA5D1F" w:rsidRDefault="00896264" w:rsidP="005F70D7">
            <w:pPr>
              <w:numPr>
                <w:ilvl w:val="0"/>
                <w:numId w:val="22"/>
              </w:numPr>
              <w:spacing w:after="60" w:line="240" w:lineRule="auto"/>
              <w:ind w:left="357" w:hanging="357"/>
              <w:rPr>
                <w:rFonts w:cs="Tahoma"/>
                <w:sz w:val="18"/>
                <w:szCs w:val="18"/>
              </w:rPr>
            </w:pPr>
            <w:r w:rsidRPr="00CA5D1F">
              <w:rPr>
                <w:rFonts w:cs="Tahoma"/>
                <w:sz w:val="18"/>
                <w:szCs w:val="18"/>
              </w:rPr>
              <w:t>ETHERNET</w:t>
            </w:r>
            <w:r w:rsidR="005F70D7" w:rsidRPr="00CA5D1F">
              <w:rPr>
                <w:rFonts w:cs="Tahoma"/>
                <w:sz w:val="18"/>
                <w:szCs w:val="18"/>
              </w:rPr>
              <w:t xml:space="preserve"> (</w:t>
            </w:r>
            <w:r w:rsidRPr="00CA5D1F">
              <w:rPr>
                <w:rFonts w:cs="Tahoma"/>
                <w:sz w:val="18"/>
                <w:szCs w:val="18"/>
              </w:rPr>
              <w:t>Page No.30</w:t>
            </w:r>
            <w:r w:rsidR="005F70D7" w:rsidRPr="00CA5D1F">
              <w:rPr>
                <w:rFonts w:cs="Tahoma"/>
                <w:sz w:val="18"/>
                <w:szCs w:val="18"/>
              </w:rPr>
              <w:t>)</w:t>
            </w:r>
          </w:p>
          <w:p w14:paraId="26905CBE" w14:textId="77777777" w:rsidR="005F70D7" w:rsidRPr="00CA5D1F" w:rsidRDefault="005F70D7" w:rsidP="005F70D7">
            <w:pPr>
              <w:numPr>
                <w:ilvl w:val="0"/>
                <w:numId w:val="22"/>
              </w:numPr>
              <w:spacing w:after="60" w:line="240" w:lineRule="auto"/>
              <w:ind w:left="357" w:hanging="357"/>
              <w:rPr>
                <w:rFonts w:cs="Tahoma"/>
                <w:sz w:val="18"/>
                <w:szCs w:val="18"/>
              </w:rPr>
            </w:pPr>
            <w:r w:rsidRPr="00CA5D1F">
              <w:rPr>
                <w:rFonts w:cs="Tahoma"/>
                <w:sz w:val="18"/>
                <w:szCs w:val="18"/>
              </w:rPr>
              <w:t>LLU (Page No.</w:t>
            </w:r>
            <w:r w:rsidR="00896264" w:rsidRPr="00CA5D1F">
              <w:rPr>
                <w:rFonts w:cs="Tahoma"/>
                <w:sz w:val="18"/>
                <w:szCs w:val="18"/>
              </w:rPr>
              <w:t>46,47</w:t>
            </w:r>
            <w:r w:rsidRPr="00CA5D1F">
              <w:rPr>
                <w:rFonts w:cs="Tahoma"/>
                <w:sz w:val="18"/>
                <w:szCs w:val="18"/>
              </w:rPr>
              <w:t>)</w:t>
            </w:r>
          </w:p>
          <w:p w14:paraId="0B42AF81" w14:textId="77777777" w:rsidR="005F70D7" w:rsidRPr="00CA5D1F" w:rsidRDefault="005F70D7" w:rsidP="005F70D7">
            <w:pPr>
              <w:numPr>
                <w:ilvl w:val="0"/>
                <w:numId w:val="22"/>
              </w:numPr>
              <w:spacing w:after="60" w:line="240" w:lineRule="auto"/>
              <w:ind w:left="357" w:hanging="357"/>
              <w:rPr>
                <w:rFonts w:cs="Tahoma"/>
                <w:sz w:val="18"/>
                <w:szCs w:val="18"/>
              </w:rPr>
            </w:pPr>
            <w:r w:rsidRPr="00CA5D1F">
              <w:rPr>
                <w:rFonts w:cs="Tahoma"/>
                <w:sz w:val="18"/>
                <w:szCs w:val="18"/>
              </w:rPr>
              <w:t>NGA (Page no.</w:t>
            </w:r>
            <w:r w:rsidR="00896264" w:rsidRPr="00CA5D1F">
              <w:rPr>
                <w:rFonts w:cs="Tahoma"/>
                <w:sz w:val="18"/>
                <w:szCs w:val="18"/>
              </w:rPr>
              <w:t>64</w:t>
            </w:r>
            <w:r w:rsidRPr="00CA5D1F">
              <w:rPr>
                <w:rFonts w:cs="Tahoma"/>
                <w:sz w:val="18"/>
                <w:szCs w:val="18"/>
              </w:rPr>
              <w:t>)</w:t>
            </w:r>
          </w:p>
          <w:p w14:paraId="1853B079" w14:textId="77777777" w:rsidR="005F70D7" w:rsidRPr="00CA5D1F" w:rsidRDefault="00896264" w:rsidP="005F70D7">
            <w:pPr>
              <w:numPr>
                <w:ilvl w:val="0"/>
                <w:numId w:val="22"/>
              </w:numPr>
              <w:spacing w:after="60" w:line="240" w:lineRule="auto"/>
              <w:ind w:left="357" w:hanging="357"/>
              <w:rPr>
                <w:rFonts w:cs="Tahoma"/>
                <w:sz w:val="18"/>
                <w:szCs w:val="18"/>
              </w:rPr>
            </w:pPr>
            <w:r w:rsidRPr="00CA5D1F">
              <w:rPr>
                <w:rFonts w:cs="Tahoma"/>
                <w:sz w:val="18"/>
                <w:szCs w:val="18"/>
              </w:rPr>
              <w:t>SBS (Page No.73</w:t>
            </w:r>
            <w:r w:rsidR="005F70D7" w:rsidRPr="00CA5D1F">
              <w:rPr>
                <w:rFonts w:cs="Tahoma"/>
                <w:sz w:val="18"/>
                <w:szCs w:val="18"/>
              </w:rPr>
              <w:t>)</w:t>
            </w:r>
          </w:p>
          <w:p w14:paraId="5DA5C5CE" w14:textId="77777777" w:rsidR="005F70D7" w:rsidRPr="00CA5D1F" w:rsidRDefault="005F70D7" w:rsidP="005F70D7">
            <w:pPr>
              <w:numPr>
                <w:ilvl w:val="0"/>
                <w:numId w:val="22"/>
              </w:numPr>
              <w:spacing w:after="60" w:line="240" w:lineRule="auto"/>
              <w:ind w:left="357" w:hanging="357"/>
              <w:rPr>
                <w:rFonts w:cs="Tahoma"/>
                <w:sz w:val="18"/>
                <w:szCs w:val="18"/>
              </w:rPr>
            </w:pPr>
            <w:r w:rsidRPr="00CA5D1F">
              <w:rPr>
                <w:rFonts w:cs="Tahoma"/>
                <w:sz w:val="18"/>
                <w:szCs w:val="18"/>
              </w:rPr>
              <w:t>SOGEA (Page no.</w:t>
            </w:r>
            <w:r w:rsidR="00896264" w:rsidRPr="00CA5D1F">
              <w:rPr>
                <w:rFonts w:cs="Tahoma"/>
                <w:sz w:val="18"/>
                <w:szCs w:val="18"/>
              </w:rPr>
              <w:t>8</w:t>
            </w:r>
            <w:r w:rsidR="00802507" w:rsidRPr="00CA5D1F">
              <w:rPr>
                <w:rFonts w:cs="Tahoma"/>
                <w:sz w:val="18"/>
                <w:szCs w:val="18"/>
              </w:rPr>
              <w:t>6</w:t>
            </w:r>
            <w:r w:rsidRPr="00CA5D1F">
              <w:rPr>
                <w:rFonts w:cs="Tahoma"/>
                <w:sz w:val="18"/>
                <w:szCs w:val="18"/>
              </w:rPr>
              <w:t>)</w:t>
            </w:r>
          </w:p>
          <w:p w14:paraId="3BA2645A" w14:textId="77777777" w:rsidR="005F70D7" w:rsidRPr="00CA5D1F" w:rsidRDefault="00896264" w:rsidP="005F70D7">
            <w:pPr>
              <w:numPr>
                <w:ilvl w:val="0"/>
                <w:numId w:val="22"/>
              </w:numPr>
              <w:spacing w:after="60" w:line="240" w:lineRule="auto"/>
              <w:ind w:left="357" w:hanging="357"/>
              <w:rPr>
                <w:rFonts w:cs="Tahoma"/>
                <w:sz w:val="18"/>
                <w:szCs w:val="18"/>
              </w:rPr>
            </w:pPr>
            <w:r w:rsidRPr="00CA5D1F">
              <w:rPr>
                <w:rFonts w:cs="Tahoma"/>
                <w:sz w:val="18"/>
                <w:szCs w:val="18"/>
              </w:rPr>
              <w:t>PIA (Page No.10</w:t>
            </w:r>
            <w:r w:rsidR="00802507" w:rsidRPr="00CA5D1F">
              <w:rPr>
                <w:rFonts w:cs="Tahoma"/>
                <w:sz w:val="18"/>
                <w:szCs w:val="18"/>
              </w:rPr>
              <w:t>1</w:t>
            </w:r>
            <w:r w:rsidR="005F70D7" w:rsidRPr="00CA5D1F">
              <w:rPr>
                <w:rFonts w:cs="Tahoma"/>
                <w:sz w:val="18"/>
                <w:szCs w:val="18"/>
              </w:rPr>
              <w:t>).</w:t>
            </w:r>
          </w:p>
          <w:p w14:paraId="5FF0957A" w14:textId="77777777" w:rsidR="005F70D7" w:rsidRPr="00CA5D1F" w:rsidRDefault="005F70D7" w:rsidP="005F70D7">
            <w:pPr>
              <w:spacing w:after="120"/>
              <w:rPr>
                <w:rFonts w:cs="Tahoma"/>
                <w:b/>
                <w:sz w:val="18"/>
                <w:szCs w:val="18"/>
                <w:u w:val="single"/>
              </w:rPr>
            </w:pPr>
            <w:r w:rsidRPr="00CA5D1F">
              <w:rPr>
                <w:rFonts w:cs="Tahoma"/>
                <w:b/>
                <w:sz w:val="18"/>
                <w:szCs w:val="18"/>
                <w:u w:val="single"/>
              </w:rPr>
              <w:t xml:space="preserve">References: </w:t>
            </w:r>
            <w:r w:rsidRPr="00CA5D1F">
              <w:rPr>
                <w:rFonts w:cs="Tahoma"/>
                <w:sz w:val="18"/>
                <w:szCs w:val="18"/>
              </w:rPr>
              <w:t xml:space="preserve">As per the above changes for </w:t>
            </w:r>
            <w:r w:rsidR="00D65332" w:rsidRPr="00CA5D1F">
              <w:rPr>
                <w:rFonts w:cs="Tahoma"/>
                <w:sz w:val="18"/>
                <w:szCs w:val="18"/>
              </w:rPr>
              <w:t xml:space="preserve">Event Date the “Section 8. Reference” </w:t>
            </w:r>
            <w:r w:rsidRPr="00CA5D1F">
              <w:rPr>
                <w:rFonts w:cs="Tahoma"/>
                <w:sz w:val="18"/>
                <w:szCs w:val="18"/>
              </w:rPr>
              <w:t>has</w:t>
            </w:r>
            <w:r w:rsidR="00D65332" w:rsidRPr="00CA5D1F">
              <w:rPr>
                <w:rFonts w:cs="Tahoma"/>
                <w:sz w:val="18"/>
                <w:szCs w:val="18"/>
              </w:rPr>
              <w:t xml:space="preserve"> been</w:t>
            </w:r>
            <w:r w:rsidRPr="00CA5D1F">
              <w:rPr>
                <w:rFonts w:cs="Tahoma"/>
                <w:sz w:val="18"/>
                <w:szCs w:val="18"/>
              </w:rPr>
              <w:t xml:space="preserve"> also</w:t>
            </w:r>
            <w:r w:rsidR="00D65332" w:rsidRPr="00CA5D1F">
              <w:rPr>
                <w:rFonts w:cs="Tahoma"/>
                <w:sz w:val="18"/>
                <w:szCs w:val="18"/>
              </w:rPr>
              <w:t xml:space="preserve"> </w:t>
            </w:r>
            <w:r w:rsidRPr="00CA5D1F">
              <w:rPr>
                <w:rFonts w:cs="Tahoma"/>
                <w:sz w:val="18"/>
                <w:szCs w:val="18"/>
              </w:rPr>
              <w:t>updated</w:t>
            </w:r>
            <w:r w:rsidR="00D65332" w:rsidRPr="00CA5D1F">
              <w:rPr>
                <w:rFonts w:cs="Tahoma"/>
                <w:sz w:val="18"/>
                <w:szCs w:val="18"/>
              </w:rPr>
              <w:t>.</w:t>
            </w:r>
          </w:p>
          <w:p w14:paraId="2BA35FC9" w14:textId="77777777" w:rsidR="003D7BAA" w:rsidRPr="00CA5D1F" w:rsidRDefault="0057106D" w:rsidP="005F70D7">
            <w:pPr>
              <w:autoSpaceDE w:val="0"/>
              <w:autoSpaceDN w:val="0"/>
              <w:spacing w:after="0" w:line="240" w:lineRule="auto"/>
              <w:rPr>
                <w:rFonts w:cs="Tahoma"/>
                <w:sz w:val="18"/>
                <w:szCs w:val="18"/>
              </w:rPr>
            </w:pPr>
            <w:r w:rsidRPr="00CA5D1F">
              <w:rPr>
                <w:rFonts w:cs="Tahoma"/>
                <w:b/>
                <w:sz w:val="18"/>
                <w:szCs w:val="18"/>
              </w:rPr>
              <w:t>Note</w:t>
            </w:r>
            <w:r w:rsidR="005F70D7" w:rsidRPr="00CA5D1F">
              <w:rPr>
                <w:rFonts w:cs="Tahoma"/>
                <w:b/>
                <w:sz w:val="18"/>
                <w:szCs w:val="18"/>
              </w:rPr>
              <w:t>:</w:t>
            </w:r>
            <w:r w:rsidR="00D65332" w:rsidRPr="00CA5D1F">
              <w:t xml:space="preserve"> </w:t>
            </w:r>
            <w:r w:rsidR="00D65332" w:rsidRPr="00CA5D1F">
              <w:rPr>
                <w:sz w:val="18"/>
                <w:szCs w:val="18"/>
              </w:rPr>
              <w:t xml:space="preserve">Event date which is field position 7 in Event section will </w:t>
            </w:r>
            <w:r w:rsidR="006023AC" w:rsidRPr="00CA5D1F">
              <w:rPr>
                <w:sz w:val="18"/>
                <w:szCs w:val="18"/>
              </w:rPr>
              <w:t xml:space="preserve">be populating </w:t>
            </w:r>
            <w:r w:rsidR="00D65332" w:rsidRPr="00CA5D1F">
              <w:rPr>
                <w:rFonts w:cs="Tahoma"/>
                <w:sz w:val="18"/>
                <w:szCs w:val="18"/>
              </w:rPr>
              <w:t>Date with Time format only for TRC charges</w:t>
            </w:r>
            <w:r w:rsidR="00A83EFB" w:rsidRPr="00CA5D1F">
              <w:rPr>
                <w:rFonts w:cs="Tahoma"/>
                <w:sz w:val="18"/>
                <w:szCs w:val="18"/>
              </w:rPr>
              <w:t xml:space="preserve">, effective from </w:t>
            </w:r>
            <w:r w:rsidR="00FC2F82" w:rsidRPr="00CA5D1F">
              <w:rPr>
                <w:rFonts w:cs="Tahoma"/>
                <w:sz w:val="18"/>
                <w:szCs w:val="18"/>
              </w:rPr>
              <w:t>1</w:t>
            </w:r>
            <w:r w:rsidR="00FC2F82" w:rsidRPr="00CA5D1F">
              <w:rPr>
                <w:rFonts w:cs="Tahoma"/>
                <w:sz w:val="18"/>
                <w:szCs w:val="18"/>
                <w:vertAlign w:val="superscript"/>
              </w:rPr>
              <w:t>st</w:t>
            </w:r>
            <w:r w:rsidR="00FC2F82" w:rsidRPr="00CA5D1F">
              <w:rPr>
                <w:rFonts w:cs="Tahoma"/>
                <w:sz w:val="18"/>
                <w:szCs w:val="18"/>
              </w:rPr>
              <w:t xml:space="preserve"> August </w:t>
            </w:r>
            <w:r w:rsidR="00A83EFB" w:rsidRPr="00CA5D1F">
              <w:rPr>
                <w:rFonts w:cs="Tahoma"/>
                <w:sz w:val="18"/>
                <w:szCs w:val="18"/>
              </w:rPr>
              <w:t>2021</w:t>
            </w:r>
            <w:r w:rsidR="00953F85" w:rsidRPr="00CA5D1F">
              <w:rPr>
                <w:rFonts w:cs="Tahoma"/>
                <w:sz w:val="18"/>
                <w:szCs w:val="18"/>
              </w:rPr>
              <w:t xml:space="preserve"> bills</w:t>
            </w:r>
            <w:r w:rsidR="00A01E05" w:rsidRPr="00CA5D1F">
              <w:rPr>
                <w:rFonts w:cs="Tahoma"/>
                <w:sz w:val="18"/>
                <w:szCs w:val="18"/>
              </w:rPr>
              <w:t>.</w:t>
            </w:r>
          </w:p>
          <w:p w14:paraId="359E5C2A" w14:textId="77777777" w:rsidR="003D7BAA" w:rsidRPr="00CA5D1F" w:rsidRDefault="003D7BAA" w:rsidP="005F70D7">
            <w:pPr>
              <w:autoSpaceDE w:val="0"/>
              <w:autoSpaceDN w:val="0"/>
              <w:spacing w:after="0" w:line="240" w:lineRule="auto"/>
              <w:rPr>
                <w:rFonts w:cs="Tahoma"/>
                <w:sz w:val="18"/>
                <w:szCs w:val="18"/>
              </w:rPr>
            </w:pPr>
          </w:p>
          <w:p w14:paraId="17428F4D" w14:textId="77777777" w:rsidR="003B6EC1" w:rsidRPr="00A051F5" w:rsidRDefault="0057106D" w:rsidP="00B84ADA">
            <w:pPr>
              <w:rPr>
                <w:rFonts w:cs="Tahoma"/>
                <w:b/>
                <w:sz w:val="18"/>
                <w:szCs w:val="18"/>
                <w:lang w:val="en-GB" w:eastAsia="en-GB"/>
              </w:rPr>
            </w:pPr>
            <w:r w:rsidRPr="00CA5D1F">
              <w:rPr>
                <w:rFonts w:cs="Tahoma"/>
                <w:b/>
                <w:sz w:val="18"/>
                <w:szCs w:val="18"/>
                <w:lang w:val="en-GB" w:eastAsia="en-GB"/>
              </w:rPr>
              <w:t>Example for f</w:t>
            </w:r>
            <w:r w:rsidR="003D7BAA" w:rsidRPr="00CA5D1F">
              <w:rPr>
                <w:rFonts w:cs="Tahoma"/>
                <w:b/>
                <w:sz w:val="18"/>
                <w:szCs w:val="18"/>
                <w:lang w:val="en-GB" w:eastAsia="en-GB"/>
              </w:rPr>
              <w:t xml:space="preserve">ield position 60 which </w:t>
            </w:r>
            <w:r w:rsidR="00B9768B" w:rsidRPr="00CA5D1F">
              <w:rPr>
                <w:rFonts w:cs="Tahoma"/>
                <w:b/>
                <w:sz w:val="18"/>
                <w:szCs w:val="18"/>
                <w:lang w:val="en-GB" w:eastAsia="en-GB"/>
              </w:rPr>
              <w:t xml:space="preserve">is </w:t>
            </w:r>
            <w:r w:rsidR="003D7BAA" w:rsidRPr="00CA5D1F">
              <w:rPr>
                <w:rFonts w:cs="Tahoma"/>
                <w:b/>
                <w:sz w:val="18"/>
                <w:szCs w:val="18"/>
                <w:lang w:val="en-GB" w:eastAsia="en-GB"/>
              </w:rPr>
              <w:t xml:space="preserve">unique price code is also updated for </w:t>
            </w:r>
            <w:r w:rsidRPr="00CA5D1F">
              <w:rPr>
                <w:rFonts w:cs="Tahoma"/>
                <w:b/>
                <w:sz w:val="18"/>
                <w:szCs w:val="18"/>
                <w:lang w:val="en-GB" w:eastAsia="en-GB"/>
              </w:rPr>
              <w:t>PRODUCTCHARGE and EVENT s</w:t>
            </w:r>
            <w:r w:rsidR="00B9768B" w:rsidRPr="00CA5D1F">
              <w:rPr>
                <w:rFonts w:cs="Tahoma"/>
                <w:b/>
                <w:sz w:val="18"/>
                <w:szCs w:val="18"/>
                <w:lang w:val="en-GB" w:eastAsia="en-GB"/>
              </w:rPr>
              <w:t xml:space="preserve">ection for </w:t>
            </w:r>
            <w:r w:rsidR="003D7BAA" w:rsidRPr="00CA5D1F">
              <w:rPr>
                <w:rFonts w:cs="Tahoma"/>
                <w:b/>
                <w:sz w:val="18"/>
                <w:szCs w:val="18"/>
                <w:lang w:val="en-GB" w:eastAsia="en-GB"/>
              </w:rPr>
              <w:t>all product lines</w:t>
            </w:r>
            <w:r w:rsidR="003F40B9" w:rsidRPr="00CA5D1F">
              <w:rPr>
                <w:rFonts w:cs="Tahoma"/>
                <w:b/>
                <w:sz w:val="18"/>
                <w:szCs w:val="18"/>
                <w:lang w:val="en-GB" w:eastAsia="en-GB"/>
              </w:rPr>
              <w:t xml:space="preserve"> to </w:t>
            </w:r>
            <w:r w:rsidR="00D265E1" w:rsidRPr="00CA5D1F">
              <w:rPr>
                <w:rFonts w:cs="Tahoma"/>
                <w:b/>
                <w:sz w:val="18"/>
                <w:szCs w:val="18"/>
                <w:lang w:val="en-GB" w:eastAsia="en-GB"/>
              </w:rPr>
              <w:t>display</w:t>
            </w:r>
            <w:r w:rsidR="003F40B9" w:rsidRPr="00CA5D1F">
              <w:rPr>
                <w:rFonts w:cs="Tahoma"/>
                <w:b/>
                <w:sz w:val="18"/>
                <w:szCs w:val="18"/>
                <w:lang w:val="en-GB" w:eastAsia="en-GB"/>
              </w:rPr>
              <w:t xml:space="preserve"> more than </w:t>
            </w:r>
            <w:r w:rsidR="00A01E05" w:rsidRPr="00CA5D1F">
              <w:rPr>
                <w:rFonts w:cs="Tahoma"/>
                <w:b/>
                <w:sz w:val="18"/>
                <w:szCs w:val="18"/>
                <w:lang w:val="en-GB" w:eastAsia="en-GB"/>
              </w:rPr>
              <w:t>one</w:t>
            </w:r>
            <w:r w:rsidR="003F40B9" w:rsidRPr="00CA5D1F">
              <w:rPr>
                <w:rFonts w:cs="Tahoma"/>
                <w:b/>
                <w:sz w:val="18"/>
                <w:szCs w:val="18"/>
                <w:lang w:val="en-GB" w:eastAsia="en-GB"/>
              </w:rPr>
              <w:t xml:space="preserve"> unique price code</w:t>
            </w:r>
            <w:r w:rsidR="00D265E1" w:rsidRPr="00CA5D1F">
              <w:rPr>
                <w:rFonts w:cs="Tahoma"/>
                <w:b/>
                <w:sz w:val="18"/>
                <w:szCs w:val="18"/>
                <w:lang w:val="en-GB" w:eastAsia="en-GB"/>
              </w:rPr>
              <w:t>s</w:t>
            </w:r>
            <w:r w:rsidR="003F40B9" w:rsidRPr="00CA5D1F">
              <w:rPr>
                <w:rFonts w:cs="Tahoma"/>
                <w:b/>
                <w:sz w:val="18"/>
                <w:szCs w:val="18"/>
                <w:lang w:val="en-GB" w:eastAsia="en-GB"/>
              </w:rPr>
              <w:t>.</w:t>
            </w:r>
            <w:r w:rsidR="003D7BAA" w:rsidRPr="000B3017">
              <w:rPr>
                <w:rFonts w:cs="Tahoma"/>
                <w:b/>
                <w:sz w:val="18"/>
                <w:szCs w:val="18"/>
                <w:lang w:val="en-GB" w:eastAsia="en-GB"/>
              </w:rPr>
              <w:t xml:space="preserve"> </w:t>
            </w:r>
          </w:p>
        </w:tc>
      </w:tr>
      <w:tr w:rsidR="00E83FC8" w:rsidRPr="00CA5D1F" w14:paraId="31B6D4E8" w14:textId="77777777" w:rsidTr="00031E8B">
        <w:trPr>
          <w:trHeight w:val="402"/>
        </w:trPr>
        <w:tc>
          <w:tcPr>
            <w:tcW w:w="1336" w:type="dxa"/>
            <w:tcBorders>
              <w:top w:val="single" w:sz="4" w:space="0" w:color="auto"/>
              <w:left w:val="single" w:sz="4" w:space="0" w:color="auto"/>
              <w:bottom w:val="single" w:sz="4" w:space="0" w:color="auto"/>
              <w:right w:val="single" w:sz="4" w:space="0" w:color="auto"/>
            </w:tcBorders>
          </w:tcPr>
          <w:p w14:paraId="26450121" w14:textId="77777777" w:rsidR="00E83FC8" w:rsidRPr="002E21BC" w:rsidRDefault="00E83FC8" w:rsidP="002E21BC">
            <w:pPr>
              <w:numPr>
                <w:ilvl w:val="0"/>
                <w:numId w:val="22"/>
              </w:numPr>
              <w:spacing w:after="60" w:line="240" w:lineRule="auto"/>
              <w:ind w:left="357" w:hanging="357"/>
              <w:rPr>
                <w:rFonts w:cs="Tahoma"/>
                <w:sz w:val="18"/>
                <w:szCs w:val="18"/>
              </w:rPr>
            </w:pPr>
            <w:r w:rsidRPr="002E21BC">
              <w:rPr>
                <w:rFonts w:cs="Tahoma"/>
                <w:sz w:val="18"/>
                <w:szCs w:val="18"/>
              </w:rPr>
              <w:t>20</w:t>
            </w:r>
          </w:p>
        </w:tc>
        <w:tc>
          <w:tcPr>
            <w:tcW w:w="1710" w:type="dxa"/>
            <w:tcBorders>
              <w:top w:val="single" w:sz="4" w:space="0" w:color="auto"/>
              <w:left w:val="single" w:sz="4" w:space="0" w:color="auto"/>
              <w:bottom w:val="single" w:sz="4" w:space="0" w:color="auto"/>
              <w:right w:val="single" w:sz="4" w:space="0" w:color="auto"/>
            </w:tcBorders>
          </w:tcPr>
          <w:p w14:paraId="4049144C" w14:textId="77777777" w:rsidR="00E83FC8" w:rsidRPr="002E21BC" w:rsidRDefault="00154EA4" w:rsidP="002E21BC">
            <w:pPr>
              <w:numPr>
                <w:ilvl w:val="0"/>
                <w:numId w:val="22"/>
              </w:numPr>
              <w:spacing w:after="60" w:line="240" w:lineRule="auto"/>
              <w:ind w:left="357" w:hanging="357"/>
              <w:rPr>
                <w:rFonts w:cs="Tahoma"/>
                <w:sz w:val="18"/>
                <w:szCs w:val="18"/>
              </w:rPr>
            </w:pPr>
            <w:r w:rsidRPr="002E21BC">
              <w:rPr>
                <w:rFonts w:cs="Tahoma"/>
                <w:sz w:val="18"/>
                <w:szCs w:val="18"/>
              </w:rPr>
              <w:t>M</w:t>
            </w:r>
            <w:r w:rsidR="00906832" w:rsidRPr="002E21BC">
              <w:rPr>
                <w:rFonts w:cs="Tahoma"/>
                <w:sz w:val="18"/>
                <w:szCs w:val="18"/>
              </w:rPr>
              <w:t>ay</w:t>
            </w:r>
            <w:r w:rsidR="00E83FC8" w:rsidRPr="002E21BC">
              <w:rPr>
                <w:rFonts w:cs="Tahoma"/>
                <w:sz w:val="18"/>
                <w:szCs w:val="18"/>
              </w:rPr>
              <w:t xml:space="preserve"> 202</w:t>
            </w:r>
            <w:r w:rsidR="008431FC" w:rsidRPr="002E21BC">
              <w:rPr>
                <w:rFonts w:cs="Tahoma"/>
                <w:sz w:val="18"/>
                <w:szCs w:val="18"/>
              </w:rPr>
              <w:t>2</w:t>
            </w:r>
          </w:p>
        </w:tc>
        <w:tc>
          <w:tcPr>
            <w:tcW w:w="9711" w:type="dxa"/>
            <w:tcBorders>
              <w:top w:val="single" w:sz="4" w:space="0" w:color="auto"/>
              <w:left w:val="single" w:sz="4" w:space="0" w:color="auto"/>
              <w:bottom w:val="single" w:sz="4" w:space="0" w:color="auto"/>
              <w:right w:val="single" w:sz="4" w:space="0" w:color="auto"/>
            </w:tcBorders>
          </w:tcPr>
          <w:p w14:paraId="4E9C821F" w14:textId="77777777" w:rsidR="006C163B" w:rsidRPr="00B712B8" w:rsidRDefault="006C163B" w:rsidP="006C163B">
            <w:pPr>
              <w:pStyle w:val="NormalWeb"/>
              <w:numPr>
                <w:ilvl w:val="0"/>
                <w:numId w:val="22"/>
              </w:numPr>
              <w:spacing w:line="240" w:lineRule="auto"/>
              <w:rPr>
                <w:rStyle w:val="Strong"/>
                <w:rFonts w:ascii="Arial" w:eastAsia="Calibri" w:hAnsi="Arial" w:cs="Arial"/>
                <w:b w:val="0"/>
                <w:iCs/>
              </w:rPr>
            </w:pPr>
            <w:r w:rsidRPr="00B712B8">
              <w:rPr>
                <w:rStyle w:val="Strong"/>
                <w:rFonts w:ascii="Arial" w:eastAsia="Calibri" w:hAnsi="Arial" w:cs="Arial"/>
                <w:b w:val="0"/>
                <w:iCs/>
              </w:rPr>
              <w:t>Added E15</w:t>
            </w:r>
            <w:r>
              <w:rPr>
                <w:rStyle w:val="Strong"/>
                <w:rFonts w:ascii="Arial" w:eastAsia="Calibri" w:hAnsi="Arial" w:cs="Arial"/>
                <w:b w:val="0"/>
                <w:iCs/>
              </w:rPr>
              <w:t xml:space="preserve"> </w:t>
            </w:r>
            <w:r w:rsidRPr="00B712B8">
              <w:rPr>
                <w:rStyle w:val="Strong"/>
                <w:rFonts w:ascii="Arial" w:eastAsia="Calibri" w:hAnsi="Arial" w:cs="Arial"/>
                <w:b w:val="0"/>
                <w:iCs/>
              </w:rPr>
              <w:t>- Room Comingling_Qty in Section 3.5</w:t>
            </w:r>
            <w:r>
              <w:rPr>
                <w:rStyle w:val="Strong"/>
                <w:rFonts w:ascii="Arial" w:eastAsia="Calibri" w:hAnsi="Arial" w:cs="Arial"/>
                <w:b w:val="0"/>
                <w:iCs/>
              </w:rPr>
              <w:t xml:space="preserve"> </w:t>
            </w:r>
            <w:r w:rsidRPr="00B712B8">
              <w:rPr>
                <w:rStyle w:val="Strong"/>
                <w:rFonts w:ascii="Arial" w:eastAsia="Calibri" w:hAnsi="Arial" w:cs="Arial"/>
                <w:b w:val="0"/>
                <w:iCs/>
              </w:rPr>
              <w:t>- EVENT CHARGES RECORD of LLU</w:t>
            </w:r>
            <w:r>
              <w:rPr>
                <w:rStyle w:val="Strong"/>
                <w:rFonts w:ascii="Arial" w:eastAsia="Calibri" w:hAnsi="Arial" w:cs="Arial"/>
                <w:b w:val="0"/>
                <w:iCs/>
              </w:rPr>
              <w:t xml:space="preserve"> </w:t>
            </w:r>
            <w:r w:rsidRPr="00B712B8">
              <w:rPr>
                <w:rStyle w:val="Strong"/>
                <w:rFonts w:ascii="Arial" w:eastAsia="Calibri" w:hAnsi="Arial" w:cs="Arial"/>
                <w:b w:val="0"/>
                <w:iCs/>
              </w:rPr>
              <w:t>(</w:t>
            </w:r>
            <w:r>
              <w:rPr>
                <w:rStyle w:val="Strong"/>
                <w:rFonts w:ascii="Arial" w:eastAsia="Calibri" w:hAnsi="Arial" w:cs="Arial"/>
                <w:b w:val="0"/>
                <w:iCs/>
              </w:rPr>
              <w:t>p</w:t>
            </w:r>
            <w:r w:rsidRPr="00B712B8">
              <w:rPr>
                <w:rStyle w:val="Strong"/>
                <w:rFonts w:ascii="Arial" w:eastAsia="Calibri" w:hAnsi="Arial" w:cs="Arial"/>
                <w:b w:val="0"/>
                <w:iCs/>
              </w:rPr>
              <w:t>age</w:t>
            </w:r>
            <w:r w:rsidR="00C50F8C">
              <w:rPr>
                <w:rStyle w:val="Strong"/>
                <w:rFonts w:ascii="Arial" w:eastAsia="Calibri" w:hAnsi="Arial" w:cs="Arial"/>
                <w:b w:val="0"/>
                <w:iCs/>
              </w:rPr>
              <w:t>s</w:t>
            </w:r>
            <w:r w:rsidRPr="00B712B8">
              <w:rPr>
                <w:rStyle w:val="Strong"/>
                <w:rFonts w:ascii="Arial" w:eastAsia="Calibri" w:hAnsi="Arial" w:cs="Arial"/>
                <w:b w:val="0"/>
                <w:iCs/>
              </w:rPr>
              <w:t xml:space="preserve"> No.46</w:t>
            </w:r>
            <w:r w:rsidR="00C50F8C">
              <w:rPr>
                <w:rStyle w:val="Strong"/>
                <w:rFonts w:ascii="Arial" w:eastAsia="Calibri" w:hAnsi="Arial" w:cs="Arial"/>
                <w:b w:val="0"/>
                <w:iCs/>
              </w:rPr>
              <w:t xml:space="preserve"> and 47 to 51</w:t>
            </w:r>
            <w:r w:rsidRPr="00B712B8">
              <w:rPr>
                <w:rStyle w:val="Strong"/>
                <w:rFonts w:ascii="Arial" w:eastAsia="Calibri" w:hAnsi="Arial" w:cs="Arial"/>
                <w:b w:val="0"/>
                <w:iCs/>
              </w:rPr>
              <w:t>)</w:t>
            </w:r>
            <w:r>
              <w:rPr>
                <w:rStyle w:val="Strong"/>
                <w:rFonts w:ascii="Arial" w:eastAsia="Calibri" w:hAnsi="Arial" w:cs="Arial"/>
                <w:b w:val="0"/>
                <w:iCs/>
              </w:rPr>
              <w:t>.</w:t>
            </w:r>
          </w:p>
          <w:p w14:paraId="6538C949" w14:textId="77777777" w:rsidR="006C163B" w:rsidRPr="00B712B8" w:rsidRDefault="006C163B" w:rsidP="006C163B">
            <w:pPr>
              <w:pStyle w:val="NormalWeb"/>
              <w:numPr>
                <w:ilvl w:val="0"/>
                <w:numId w:val="22"/>
              </w:numPr>
              <w:spacing w:line="240" w:lineRule="auto"/>
              <w:rPr>
                <w:rStyle w:val="Strong"/>
                <w:rFonts w:ascii="Arial" w:eastAsia="Calibri" w:hAnsi="Arial" w:cs="Arial"/>
                <w:b w:val="0"/>
                <w:iCs/>
              </w:rPr>
            </w:pPr>
            <w:r w:rsidRPr="00B712B8">
              <w:rPr>
                <w:rStyle w:val="Strong"/>
                <w:rFonts w:ascii="Arial" w:eastAsia="Calibri" w:hAnsi="Arial" w:cs="Arial"/>
                <w:b w:val="0"/>
                <w:iCs/>
              </w:rPr>
              <w:t xml:space="preserve">Added Value </w:t>
            </w:r>
            <w:r w:rsidR="00C05CEB">
              <w:rPr>
                <w:rStyle w:val="Strong"/>
                <w:rFonts w:ascii="Arial" w:eastAsia="Calibri" w:hAnsi="Arial" w:cs="Arial"/>
                <w:b w:val="0"/>
                <w:iCs/>
              </w:rPr>
              <w:t>i</w:t>
            </w:r>
            <w:r w:rsidR="00C05CEB" w:rsidRPr="00484C58">
              <w:rPr>
                <w:rStyle w:val="Strong"/>
                <w:rFonts w:ascii="Arial" w:eastAsia="Calibri" w:hAnsi="Arial" w:cs="Arial"/>
                <w:b w:val="0"/>
                <w:iCs/>
              </w:rPr>
              <w:t>nformation</w:t>
            </w:r>
            <w:r w:rsidR="00C05CEB">
              <w:rPr>
                <w:rStyle w:val="Strong"/>
                <w:rFonts w:ascii="Arial" w:eastAsia="Calibri" w:hAnsi="Arial" w:cs="Arial"/>
                <w:b w:val="0"/>
                <w:iCs/>
              </w:rPr>
              <w:t xml:space="preserve"> </w:t>
            </w:r>
            <w:r w:rsidRPr="00B712B8">
              <w:rPr>
                <w:rStyle w:val="Strong"/>
                <w:rFonts w:ascii="Arial" w:eastAsia="Calibri" w:hAnsi="Arial" w:cs="Arial"/>
                <w:b w:val="0"/>
                <w:iCs/>
              </w:rPr>
              <w:t>for Field Name: Charge Reason in Section 2.5</w:t>
            </w:r>
            <w:r>
              <w:rPr>
                <w:rStyle w:val="Strong"/>
                <w:rFonts w:ascii="Arial" w:eastAsia="Calibri" w:hAnsi="Arial" w:cs="Arial"/>
                <w:b w:val="0"/>
                <w:iCs/>
              </w:rPr>
              <w:t xml:space="preserve"> </w:t>
            </w:r>
            <w:r w:rsidRPr="00B712B8">
              <w:rPr>
                <w:rStyle w:val="Strong"/>
                <w:rFonts w:ascii="Arial" w:eastAsia="Calibri" w:hAnsi="Arial" w:cs="Arial"/>
                <w:b w:val="0"/>
                <w:iCs/>
              </w:rPr>
              <w:t>-</w:t>
            </w:r>
            <w:r>
              <w:rPr>
                <w:rStyle w:val="Strong"/>
                <w:rFonts w:ascii="Arial" w:eastAsia="Calibri" w:hAnsi="Arial" w:cs="Arial"/>
                <w:b w:val="0"/>
                <w:iCs/>
              </w:rPr>
              <w:t xml:space="preserve"> </w:t>
            </w:r>
            <w:r w:rsidRPr="00B712B8">
              <w:rPr>
                <w:rStyle w:val="Strong"/>
                <w:rFonts w:ascii="Arial" w:eastAsia="Calibri" w:hAnsi="Arial" w:cs="Arial"/>
                <w:b w:val="0"/>
                <w:iCs/>
              </w:rPr>
              <w:t xml:space="preserve">EVENT CHARGES RECORD </w:t>
            </w:r>
            <w:r w:rsidR="00C50F8C">
              <w:rPr>
                <w:rStyle w:val="Strong"/>
                <w:rFonts w:ascii="Arial" w:eastAsia="Calibri" w:hAnsi="Arial" w:cs="Arial"/>
                <w:b w:val="0"/>
                <w:iCs/>
              </w:rPr>
              <w:t>under the</w:t>
            </w:r>
            <w:r w:rsidR="00C50F8C" w:rsidRPr="00B712B8">
              <w:rPr>
                <w:rStyle w:val="Strong"/>
                <w:rFonts w:ascii="Arial" w:eastAsia="Calibri" w:hAnsi="Arial" w:cs="Arial"/>
                <w:b w:val="0"/>
                <w:iCs/>
              </w:rPr>
              <w:t xml:space="preserve"> </w:t>
            </w:r>
            <w:r w:rsidRPr="00B712B8">
              <w:rPr>
                <w:rStyle w:val="Strong"/>
                <w:rFonts w:ascii="Arial" w:eastAsia="Calibri" w:hAnsi="Arial" w:cs="Arial"/>
                <w:b w:val="0"/>
                <w:iCs/>
              </w:rPr>
              <w:t>Ethernet</w:t>
            </w:r>
            <w:r w:rsidR="00C50F8C">
              <w:rPr>
                <w:rStyle w:val="Strong"/>
                <w:rFonts w:ascii="Arial" w:eastAsia="Calibri" w:hAnsi="Arial" w:cs="Arial"/>
                <w:b w:val="0"/>
                <w:iCs/>
              </w:rPr>
              <w:t xml:space="preserve"> Products and Connectivity Services s</w:t>
            </w:r>
            <w:r w:rsidR="00C50F8C" w:rsidRPr="00B712B8">
              <w:rPr>
                <w:rStyle w:val="Strong"/>
                <w:rFonts w:ascii="Arial" w:eastAsia="Calibri" w:hAnsi="Arial" w:cs="Arial"/>
                <w:b w:val="0"/>
                <w:iCs/>
              </w:rPr>
              <w:t>ection</w:t>
            </w:r>
            <w:r w:rsidRPr="00B712B8">
              <w:rPr>
                <w:rStyle w:val="Strong"/>
                <w:rFonts w:ascii="Arial" w:eastAsia="Calibri" w:hAnsi="Arial" w:cs="Arial"/>
                <w:b w:val="0"/>
                <w:iCs/>
              </w:rPr>
              <w:t xml:space="preserve"> (</w:t>
            </w:r>
            <w:r>
              <w:rPr>
                <w:rStyle w:val="Strong"/>
                <w:rFonts w:ascii="Arial" w:eastAsia="Calibri" w:hAnsi="Arial" w:cs="Arial"/>
                <w:b w:val="0"/>
                <w:iCs/>
              </w:rPr>
              <w:t>p</w:t>
            </w:r>
            <w:r w:rsidRPr="00B712B8">
              <w:rPr>
                <w:rStyle w:val="Strong"/>
                <w:rFonts w:ascii="Arial" w:eastAsia="Calibri" w:hAnsi="Arial" w:cs="Arial"/>
                <w:b w:val="0"/>
                <w:iCs/>
              </w:rPr>
              <w:t>age No.30)</w:t>
            </w:r>
            <w:r>
              <w:rPr>
                <w:rStyle w:val="Strong"/>
                <w:rFonts w:ascii="Arial" w:eastAsia="Calibri" w:hAnsi="Arial" w:cs="Arial"/>
                <w:b w:val="0"/>
                <w:iCs/>
              </w:rPr>
              <w:t>.</w:t>
            </w:r>
          </w:p>
          <w:p w14:paraId="4E8ED02F" w14:textId="77777777" w:rsidR="006C163B" w:rsidRPr="00B712B8" w:rsidRDefault="006C163B" w:rsidP="006C163B">
            <w:pPr>
              <w:pStyle w:val="NormalWeb"/>
              <w:numPr>
                <w:ilvl w:val="0"/>
                <w:numId w:val="22"/>
              </w:numPr>
              <w:spacing w:line="240" w:lineRule="auto"/>
              <w:rPr>
                <w:rStyle w:val="Strong"/>
                <w:rFonts w:ascii="Arial" w:eastAsia="Calibri" w:hAnsi="Arial" w:cs="Arial"/>
                <w:b w:val="0"/>
                <w:iCs/>
              </w:rPr>
            </w:pPr>
            <w:r w:rsidRPr="00B712B8">
              <w:rPr>
                <w:rStyle w:val="Strong"/>
                <w:rFonts w:ascii="Arial" w:eastAsia="Calibri" w:hAnsi="Arial" w:cs="Arial"/>
                <w:b w:val="0"/>
                <w:iCs/>
              </w:rPr>
              <w:t xml:space="preserve">Added Dark Fibre (DF) in </w:t>
            </w:r>
            <w:r w:rsidR="00C50F8C">
              <w:rPr>
                <w:rStyle w:val="Strong"/>
                <w:rFonts w:ascii="Arial" w:eastAsia="Calibri" w:hAnsi="Arial" w:cs="Arial"/>
                <w:b w:val="0"/>
                <w:iCs/>
              </w:rPr>
              <w:t>S</w:t>
            </w:r>
            <w:r w:rsidR="00C50F8C" w:rsidRPr="00B712B8">
              <w:rPr>
                <w:rStyle w:val="Strong"/>
                <w:rFonts w:ascii="Arial" w:eastAsia="Calibri" w:hAnsi="Arial" w:cs="Arial"/>
                <w:b w:val="0"/>
                <w:iCs/>
              </w:rPr>
              <w:t xml:space="preserve">ection </w:t>
            </w:r>
            <w:r w:rsidR="00C50F8C">
              <w:rPr>
                <w:rStyle w:val="Strong"/>
                <w:rFonts w:ascii="Arial" w:eastAsia="Calibri" w:hAnsi="Arial" w:cs="Arial"/>
                <w:b w:val="0"/>
                <w:iCs/>
              </w:rPr>
              <w:t xml:space="preserve">2.1 </w:t>
            </w:r>
            <w:r w:rsidRPr="00B712B8">
              <w:rPr>
                <w:rStyle w:val="Strong"/>
                <w:rFonts w:ascii="Arial" w:eastAsia="Calibri" w:hAnsi="Arial" w:cs="Arial"/>
                <w:b w:val="0"/>
                <w:iCs/>
              </w:rPr>
              <w:t xml:space="preserve">Bill Backup </w:t>
            </w:r>
            <w:r w:rsidR="00C50F8C">
              <w:rPr>
                <w:rStyle w:val="Strong"/>
                <w:rFonts w:ascii="Arial" w:eastAsia="Calibri" w:hAnsi="Arial" w:cs="Arial"/>
                <w:b w:val="0"/>
                <w:iCs/>
              </w:rPr>
              <w:t xml:space="preserve">Data </w:t>
            </w:r>
            <w:r w:rsidRPr="00B712B8">
              <w:rPr>
                <w:rStyle w:val="Strong"/>
                <w:rFonts w:ascii="Arial" w:eastAsia="Calibri" w:hAnsi="Arial" w:cs="Arial"/>
                <w:b w:val="0"/>
                <w:iCs/>
              </w:rPr>
              <w:t xml:space="preserve">File and </w:t>
            </w:r>
            <w:r w:rsidR="00ED3BA4">
              <w:rPr>
                <w:rStyle w:val="Strong"/>
                <w:rFonts w:ascii="Arial" w:eastAsia="Calibri" w:hAnsi="Arial" w:cs="Arial"/>
                <w:b w:val="0"/>
                <w:iCs/>
              </w:rPr>
              <w:t>i</w:t>
            </w:r>
            <w:r w:rsidR="00ED3BA4" w:rsidRPr="00484C58">
              <w:rPr>
                <w:rStyle w:val="Strong"/>
                <w:rFonts w:ascii="Arial" w:eastAsia="Calibri" w:hAnsi="Arial" w:cs="Arial"/>
                <w:b w:val="0"/>
                <w:iCs/>
              </w:rPr>
              <w:t xml:space="preserve">n the </w:t>
            </w:r>
            <w:r w:rsidRPr="00B712B8">
              <w:rPr>
                <w:rStyle w:val="Strong"/>
                <w:rFonts w:ascii="Arial" w:eastAsia="Calibri" w:hAnsi="Arial" w:cs="Arial"/>
                <w:b w:val="0"/>
                <w:iCs/>
              </w:rPr>
              <w:t xml:space="preserve">Note column of Ethernet </w:t>
            </w:r>
            <w:r>
              <w:rPr>
                <w:rStyle w:val="Strong"/>
                <w:rFonts w:ascii="Arial" w:eastAsia="Calibri" w:hAnsi="Arial" w:cs="Arial"/>
                <w:b w:val="0"/>
                <w:iCs/>
              </w:rPr>
              <w:t>f</w:t>
            </w:r>
            <w:r w:rsidRPr="00B712B8">
              <w:rPr>
                <w:rStyle w:val="Strong"/>
                <w:rFonts w:ascii="Arial" w:eastAsia="Calibri" w:hAnsi="Arial" w:cs="Arial"/>
                <w:b w:val="0"/>
                <w:iCs/>
              </w:rPr>
              <w:t xml:space="preserve">ield </w:t>
            </w:r>
            <w:r>
              <w:rPr>
                <w:rStyle w:val="Strong"/>
                <w:rFonts w:ascii="Arial" w:eastAsia="Calibri" w:hAnsi="Arial" w:cs="Arial"/>
                <w:b w:val="0"/>
                <w:iCs/>
              </w:rPr>
              <w:t>number</w:t>
            </w:r>
            <w:r w:rsidRPr="00B712B8">
              <w:rPr>
                <w:rStyle w:val="Strong"/>
                <w:rFonts w:ascii="Arial" w:eastAsia="Calibri" w:hAnsi="Arial" w:cs="Arial"/>
                <w:b w:val="0"/>
                <w:iCs/>
              </w:rPr>
              <w:t xml:space="preserve"> 60 in </w:t>
            </w:r>
            <w:r w:rsidR="00ED3BA4">
              <w:rPr>
                <w:rStyle w:val="Strong"/>
                <w:rFonts w:ascii="Arial" w:eastAsia="Calibri" w:hAnsi="Arial" w:cs="Arial"/>
                <w:b w:val="0"/>
                <w:iCs/>
              </w:rPr>
              <w:t>S</w:t>
            </w:r>
            <w:r w:rsidR="00ED3BA4" w:rsidRPr="00484C58">
              <w:rPr>
                <w:rStyle w:val="Strong"/>
                <w:rFonts w:ascii="Arial" w:eastAsia="Calibri" w:hAnsi="Arial" w:cs="Arial"/>
                <w:b w:val="0"/>
                <w:iCs/>
              </w:rPr>
              <w:t xml:space="preserve">ection 2.4 </w:t>
            </w:r>
            <w:r w:rsidRPr="00B712B8">
              <w:rPr>
                <w:rStyle w:val="Strong"/>
                <w:rFonts w:ascii="Arial" w:eastAsia="Calibri" w:hAnsi="Arial" w:cs="Arial"/>
                <w:b w:val="0"/>
                <w:iCs/>
              </w:rPr>
              <w:t>PRODUCTCHARGE</w:t>
            </w:r>
            <w:r w:rsidR="00ED3BA4">
              <w:rPr>
                <w:rStyle w:val="Strong"/>
                <w:rFonts w:ascii="Arial" w:eastAsia="Calibri" w:hAnsi="Arial" w:cs="Arial"/>
                <w:b w:val="0"/>
                <w:iCs/>
              </w:rPr>
              <w:t>S RECORD</w:t>
            </w:r>
            <w:r w:rsidRPr="00B712B8">
              <w:rPr>
                <w:rStyle w:val="Strong"/>
                <w:rFonts w:ascii="Arial" w:eastAsia="Calibri" w:hAnsi="Arial" w:cs="Arial"/>
                <w:b w:val="0"/>
                <w:iCs/>
              </w:rPr>
              <w:t xml:space="preserve"> and </w:t>
            </w:r>
            <w:r w:rsidR="00ED3BA4">
              <w:rPr>
                <w:rStyle w:val="Strong"/>
                <w:rFonts w:ascii="Arial" w:eastAsia="Calibri" w:hAnsi="Arial" w:cs="Arial"/>
                <w:b w:val="0"/>
                <w:iCs/>
              </w:rPr>
              <w:t xml:space="preserve">in Section 2.5 </w:t>
            </w:r>
            <w:r w:rsidRPr="00B712B8">
              <w:rPr>
                <w:rStyle w:val="Strong"/>
                <w:rFonts w:ascii="Arial" w:eastAsia="Calibri" w:hAnsi="Arial" w:cs="Arial"/>
                <w:b w:val="0"/>
                <w:iCs/>
              </w:rPr>
              <w:t xml:space="preserve">EVENT </w:t>
            </w:r>
            <w:r w:rsidR="00ED3BA4">
              <w:rPr>
                <w:rStyle w:val="Strong"/>
                <w:rFonts w:ascii="Arial" w:eastAsia="Calibri" w:hAnsi="Arial" w:cs="Arial"/>
                <w:b w:val="0"/>
                <w:iCs/>
              </w:rPr>
              <w:t>CHARGES RECOR</w:t>
            </w:r>
            <w:r w:rsidR="00C50F8C">
              <w:rPr>
                <w:rStyle w:val="Strong"/>
                <w:rFonts w:ascii="Arial" w:eastAsia="Calibri" w:hAnsi="Arial" w:cs="Arial"/>
                <w:b w:val="0"/>
                <w:iCs/>
              </w:rPr>
              <w:t>D</w:t>
            </w:r>
            <w:r w:rsidR="00ED3BA4">
              <w:rPr>
                <w:rStyle w:val="Strong"/>
                <w:rFonts w:ascii="Arial" w:eastAsia="Calibri" w:hAnsi="Arial" w:cs="Arial"/>
                <w:b w:val="0"/>
                <w:iCs/>
              </w:rPr>
              <w:t xml:space="preserve"> </w:t>
            </w:r>
            <w:r w:rsidRPr="00B712B8">
              <w:rPr>
                <w:rStyle w:val="Strong"/>
                <w:rFonts w:ascii="Arial" w:eastAsia="Calibri" w:hAnsi="Arial" w:cs="Arial"/>
                <w:b w:val="0"/>
                <w:iCs/>
              </w:rPr>
              <w:t>(</w:t>
            </w:r>
            <w:r>
              <w:rPr>
                <w:rStyle w:val="Strong"/>
                <w:rFonts w:ascii="Arial" w:eastAsia="Calibri" w:hAnsi="Arial" w:cs="Arial"/>
                <w:b w:val="0"/>
                <w:iCs/>
              </w:rPr>
              <w:t>p</w:t>
            </w:r>
            <w:r w:rsidRPr="00B712B8">
              <w:rPr>
                <w:rStyle w:val="Strong"/>
                <w:rFonts w:ascii="Arial" w:eastAsia="Calibri" w:hAnsi="Arial" w:cs="Arial"/>
                <w:b w:val="0"/>
                <w:iCs/>
              </w:rPr>
              <w:t>age</w:t>
            </w:r>
            <w:r w:rsidR="00ED3BA4">
              <w:rPr>
                <w:rStyle w:val="Strong"/>
                <w:rFonts w:ascii="Arial" w:eastAsia="Calibri" w:hAnsi="Arial" w:cs="Arial"/>
                <w:b w:val="0"/>
                <w:iCs/>
              </w:rPr>
              <w:t>s</w:t>
            </w:r>
            <w:r w:rsidRPr="00B712B8">
              <w:rPr>
                <w:rStyle w:val="Strong"/>
                <w:rFonts w:ascii="Arial" w:eastAsia="Calibri" w:hAnsi="Arial" w:cs="Arial"/>
                <w:b w:val="0"/>
                <w:iCs/>
              </w:rPr>
              <w:t xml:space="preserve"> No.</w:t>
            </w:r>
            <w:r w:rsidR="00C50F8C">
              <w:rPr>
                <w:rStyle w:val="Strong"/>
                <w:rFonts w:ascii="Arial" w:eastAsia="Calibri" w:hAnsi="Arial" w:cs="Arial"/>
                <w:b w:val="0"/>
                <w:iCs/>
              </w:rPr>
              <w:t xml:space="preserve">24, </w:t>
            </w:r>
            <w:r w:rsidRPr="00B712B8">
              <w:rPr>
                <w:rStyle w:val="Strong"/>
                <w:rFonts w:ascii="Arial" w:eastAsia="Calibri" w:hAnsi="Arial" w:cs="Arial"/>
                <w:b w:val="0"/>
                <w:iCs/>
              </w:rPr>
              <w:t>29</w:t>
            </w:r>
            <w:r w:rsidR="00ED3BA4">
              <w:rPr>
                <w:rStyle w:val="Strong"/>
                <w:rFonts w:ascii="Arial" w:eastAsia="Calibri" w:hAnsi="Arial" w:cs="Arial"/>
                <w:b w:val="0"/>
                <w:iCs/>
              </w:rPr>
              <w:t xml:space="preserve"> </w:t>
            </w:r>
            <w:r w:rsidR="00ED3BA4" w:rsidRPr="00484C58">
              <w:rPr>
                <w:rStyle w:val="Strong"/>
                <w:rFonts w:ascii="Arial" w:eastAsia="Calibri" w:hAnsi="Arial" w:cs="Arial"/>
                <w:b w:val="0"/>
                <w:bCs w:val="0"/>
                <w:iCs/>
              </w:rPr>
              <w:t>and</w:t>
            </w:r>
            <w:r w:rsidR="00ED3BA4" w:rsidRPr="00B712B8">
              <w:rPr>
                <w:rStyle w:val="Strong"/>
                <w:rFonts w:ascii="Arial" w:eastAsia="Calibri" w:hAnsi="Arial" w:cs="Arial"/>
                <w:b w:val="0"/>
                <w:iCs/>
              </w:rPr>
              <w:t xml:space="preserve"> </w:t>
            </w:r>
            <w:r w:rsidRPr="00B712B8">
              <w:rPr>
                <w:rStyle w:val="Strong"/>
                <w:rFonts w:ascii="Arial" w:eastAsia="Calibri" w:hAnsi="Arial" w:cs="Arial"/>
                <w:b w:val="0"/>
                <w:iCs/>
              </w:rPr>
              <w:t xml:space="preserve">32 – </w:t>
            </w:r>
            <w:r>
              <w:rPr>
                <w:rStyle w:val="Strong"/>
                <w:rFonts w:ascii="Arial" w:eastAsia="Calibri" w:hAnsi="Arial" w:cs="Arial"/>
                <w:b w:val="0"/>
                <w:iCs/>
              </w:rPr>
              <w:t>u</w:t>
            </w:r>
            <w:r w:rsidRPr="00B712B8">
              <w:rPr>
                <w:rStyle w:val="Strong"/>
                <w:rFonts w:ascii="Arial" w:eastAsia="Calibri" w:hAnsi="Arial" w:cs="Arial"/>
                <w:b w:val="0"/>
                <w:iCs/>
              </w:rPr>
              <w:t xml:space="preserve">nder the Ethernet </w:t>
            </w:r>
            <w:r w:rsidR="00C50F8C">
              <w:rPr>
                <w:rStyle w:val="Strong"/>
                <w:rFonts w:ascii="Arial" w:eastAsia="Calibri" w:hAnsi="Arial" w:cs="Arial"/>
                <w:b w:val="0"/>
                <w:iCs/>
              </w:rPr>
              <w:t xml:space="preserve">Products and Connectivity Services </w:t>
            </w:r>
            <w:r>
              <w:rPr>
                <w:rStyle w:val="Strong"/>
                <w:rFonts w:ascii="Arial" w:eastAsia="Calibri" w:hAnsi="Arial" w:cs="Arial"/>
                <w:b w:val="0"/>
                <w:iCs/>
              </w:rPr>
              <w:t>s</w:t>
            </w:r>
            <w:r w:rsidRPr="00B712B8">
              <w:rPr>
                <w:rStyle w:val="Strong"/>
                <w:rFonts w:ascii="Arial" w:eastAsia="Calibri" w:hAnsi="Arial" w:cs="Arial"/>
                <w:b w:val="0"/>
                <w:iCs/>
              </w:rPr>
              <w:t>ection)</w:t>
            </w:r>
            <w:r>
              <w:rPr>
                <w:rStyle w:val="Strong"/>
                <w:rFonts w:ascii="Arial" w:eastAsia="Calibri" w:hAnsi="Arial" w:cs="Arial"/>
                <w:b w:val="0"/>
                <w:iCs/>
              </w:rPr>
              <w:t>.</w:t>
            </w:r>
          </w:p>
          <w:p w14:paraId="57D56CAC" w14:textId="77777777" w:rsidR="00374569" w:rsidRPr="006C163B" w:rsidRDefault="006C163B" w:rsidP="006C163B">
            <w:pPr>
              <w:pStyle w:val="NormalWeb"/>
              <w:numPr>
                <w:ilvl w:val="0"/>
                <w:numId w:val="22"/>
              </w:numPr>
              <w:spacing w:line="240" w:lineRule="auto"/>
              <w:rPr>
                <w:rFonts w:ascii="Arial" w:eastAsia="Calibri" w:hAnsi="Arial" w:cs="Arial"/>
                <w:bCs/>
                <w:iCs/>
              </w:rPr>
            </w:pPr>
            <w:r w:rsidRPr="00B712B8">
              <w:rPr>
                <w:rStyle w:val="Strong"/>
                <w:rFonts w:ascii="Arial" w:eastAsia="Calibri" w:hAnsi="Arial" w:cs="Arial"/>
                <w:b w:val="0"/>
                <w:iCs/>
              </w:rPr>
              <w:t>Removed field 37 ‘Spare’ from Section 6.5</w:t>
            </w:r>
            <w:r>
              <w:rPr>
                <w:rStyle w:val="Strong"/>
                <w:rFonts w:ascii="Arial" w:eastAsia="Calibri" w:hAnsi="Arial" w:cs="Arial"/>
                <w:b w:val="0"/>
                <w:iCs/>
              </w:rPr>
              <w:t xml:space="preserve"> </w:t>
            </w:r>
            <w:r w:rsidRPr="00B712B8">
              <w:rPr>
                <w:rStyle w:val="Strong"/>
                <w:rFonts w:ascii="Arial" w:eastAsia="Calibri" w:hAnsi="Arial" w:cs="Arial"/>
                <w:b w:val="0"/>
                <w:iCs/>
              </w:rPr>
              <w:t>- EVENT CHARGES RECORD of SOGEA (</w:t>
            </w:r>
            <w:r>
              <w:rPr>
                <w:rStyle w:val="Strong"/>
                <w:rFonts w:ascii="Arial" w:eastAsia="Calibri" w:hAnsi="Arial" w:cs="Arial"/>
                <w:b w:val="0"/>
                <w:iCs/>
              </w:rPr>
              <w:t>p</w:t>
            </w:r>
            <w:r w:rsidRPr="00B712B8">
              <w:rPr>
                <w:rStyle w:val="Strong"/>
                <w:rFonts w:ascii="Arial" w:eastAsia="Calibri" w:hAnsi="Arial" w:cs="Arial"/>
                <w:b w:val="0"/>
                <w:iCs/>
              </w:rPr>
              <w:t>age No.89)</w:t>
            </w:r>
            <w:r>
              <w:rPr>
                <w:rStyle w:val="Strong"/>
                <w:rFonts w:ascii="Arial" w:eastAsia="Calibri" w:hAnsi="Arial" w:cs="Arial"/>
                <w:b w:val="0"/>
                <w:iCs/>
              </w:rPr>
              <w:t>.</w:t>
            </w:r>
          </w:p>
        </w:tc>
      </w:tr>
      <w:tr w:rsidR="001F4422" w:rsidRPr="00CA5D1F" w14:paraId="34F049EE" w14:textId="77777777" w:rsidTr="00031E8B">
        <w:trPr>
          <w:trHeight w:val="402"/>
        </w:trPr>
        <w:tc>
          <w:tcPr>
            <w:tcW w:w="1336" w:type="dxa"/>
            <w:tcBorders>
              <w:top w:val="single" w:sz="4" w:space="0" w:color="auto"/>
              <w:left w:val="single" w:sz="4" w:space="0" w:color="auto"/>
              <w:bottom w:val="single" w:sz="4" w:space="0" w:color="auto"/>
              <w:right w:val="single" w:sz="4" w:space="0" w:color="auto"/>
            </w:tcBorders>
          </w:tcPr>
          <w:p w14:paraId="4E129AA0" w14:textId="77777777" w:rsidR="001F4422" w:rsidRPr="00031E8B" w:rsidRDefault="001F4422" w:rsidP="002E21BC">
            <w:pPr>
              <w:numPr>
                <w:ilvl w:val="0"/>
                <w:numId w:val="22"/>
              </w:numPr>
              <w:spacing w:after="60" w:line="240" w:lineRule="auto"/>
              <w:ind w:left="357" w:hanging="357"/>
              <w:rPr>
                <w:rFonts w:cs="Tahoma"/>
                <w:sz w:val="18"/>
                <w:szCs w:val="18"/>
              </w:rPr>
            </w:pPr>
            <w:r w:rsidRPr="00031E8B">
              <w:rPr>
                <w:rFonts w:cs="Tahoma"/>
                <w:sz w:val="18"/>
                <w:szCs w:val="18"/>
              </w:rPr>
              <w:t>21</w:t>
            </w:r>
          </w:p>
        </w:tc>
        <w:tc>
          <w:tcPr>
            <w:tcW w:w="1710" w:type="dxa"/>
            <w:tcBorders>
              <w:top w:val="single" w:sz="4" w:space="0" w:color="auto"/>
              <w:left w:val="single" w:sz="4" w:space="0" w:color="auto"/>
              <w:bottom w:val="single" w:sz="4" w:space="0" w:color="auto"/>
              <w:right w:val="single" w:sz="4" w:space="0" w:color="auto"/>
            </w:tcBorders>
          </w:tcPr>
          <w:p w14:paraId="3AC2DDDE" w14:textId="77777777" w:rsidR="001F4422" w:rsidRPr="00031E8B" w:rsidRDefault="001F4422" w:rsidP="002E21BC">
            <w:pPr>
              <w:numPr>
                <w:ilvl w:val="0"/>
                <w:numId w:val="22"/>
              </w:numPr>
              <w:spacing w:after="60" w:line="240" w:lineRule="auto"/>
              <w:ind w:left="357" w:hanging="357"/>
              <w:rPr>
                <w:rFonts w:cs="Tahoma"/>
                <w:sz w:val="18"/>
                <w:szCs w:val="18"/>
              </w:rPr>
            </w:pPr>
            <w:r w:rsidRPr="00031E8B">
              <w:rPr>
                <w:rFonts w:cs="Tahoma"/>
                <w:sz w:val="18"/>
                <w:szCs w:val="18"/>
              </w:rPr>
              <w:t>August 202</w:t>
            </w:r>
            <w:r w:rsidR="00E46120" w:rsidRPr="00031E8B">
              <w:rPr>
                <w:rFonts w:cs="Tahoma"/>
                <w:sz w:val="18"/>
                <w:szCs w:val="18"/>
              </w:rPr>
              <w:t>2</w:t>
            </w:r>
          </w:p>
        </w:tc>
        <w:tc>
          <w:tcPr>
            <w:tcW w:w="9711" w:type="dxa"/>
            <w:tcBorders>
              <w:top w:val="single" w:sz="4" w:space="0" w:color="auto"/>
              <w:left w:val="single" w:sz="4" w:space="0" w:color="auto"/>
              <w:bottom w:val="single" w:sz="4" w:space="0" w:color="auto"/>
              <w:right w:val="single" w:sz="4" w:space="0" w:color="auto"/>
            </w:tcBorders>
          </w:tcPr>
          <w:p w14:paraId="60C65D25" w14:textId="77777777" w:rsidR="001F4422" w:rsidRPr="00031E8B" w:rsidRDefault="001F4422" w:rsidP="006C163B">
            <w:pPr>
              <w:pStyle w:val="NormalWeb"/>
              <w:numPr>
                <w:ilvl w:val="0"/>
                <w:numId w:val="22"/>
              </w:numPr>
              <w:spacing w:line="240" w:lineRule="auto"/>
              <w:rPr>
                <w:rStyle w:val="Strong"/>
                <w:rFonts w:ascii="Arial" w:eastAsia="Calibri" w:hAnsi="Arial" w:cs="Arial"/>
                <w:bCs w:val="0"/>
                <w:iCs/>
              </w:rPr>
            </w:pPr>
            <w:r w:rsidRPr="00031E8B">
              <w:rPr>
                <w:rStyle w:val="Strong"/>
                <w:rFonts w:ascii="Arial" w:eastAsia="Calibri" w:hAnsi="Arial" w:cs="Arial"/>
                <w:b w:val="0"/>
                <w:iCs/>
              </w:rPr>
              <w:t xml:space="preserve">Added Note </w:t>
            </w:r>
            <w:r w:rsidR="00AF3869" w:rsidRPr="00031E8B">
              <w:rPr>
                <w:rStyle w:val="Strong"/>
                <w:rFonts w:ascii="Arial" w:eastAsia="Calibri" w:hAnsi="Arial" w:cs="Arial"/>
                <w:b w:val="0"/>
                <w:iCs/>
              </w:rPr>
              <w:t xml:space="preserve">and value </w:t>
            </w:r>
            <w:r w:rsidR="006A2E85" w:rsidRPr="00031E8B">
              <w:rPr>
                <w:rStyle w:val="Strong"/>
                <w:rFonts w:ascii="Arial" w:eastAsia="Calibri" w:hAnsi="Arial" w:cs="Arial"/>
                <w:b w:val="0"/>
                <w:iCs/>
              </w:rPr>
              <w:t xml:space="preserve">in </w:t>
            </w:r>
            <w:r w:rsidR="002765F4" w:rsidRPr="00031E8B">
              <w:rPr>
                <w:rStyle w:val="Strong"/>
                <w:rFonts w:ascii="Arial" w:eastAsia="Calibri" w:hAnsi="Arial" w:cs="Arial"/>
                <w:b w:val="0"/>
                <w:iCs/>
              </w:rPr>
              <w:t xml:space="preserve">Section 7.5 </w:t>
            </w:r>
            <w:r w:rsidR="006A2E85" w:rsidRPr="00031E8B">
              <w:rPr>
                <w:rStyle w:val="Strong"/>
                <w:rFonts w:ascii="Arial" w:eastAsia="Calibri" w:hAnsi="Arial" w:cs="Arial"/>
                <w:b w:val="0"/>
                <w:iCs/>
              </w:rPr>
              <w:t xml:space="preserve">EVENT CHARGES RECORD of PIA for field </w:t>
            </w:r>
            <w:r w:rsidR="00D36187" w:rsidRPr="00031E8B">
              <w:rPr>
                <w:rStyle w:val="Strong"/>
                <w:rFonts w:ascii="Arial" w:eastAsia="Calibri" w:hAnsi="Arial" w:cs="Arial"/>
                <w:b w:val="0"/>
                <w:iCs/>
              </w:rPr>
              <w:t xml:space="preserve">11 </w:t>
            </w:r>
            <w:r w:rsidR="006A2E85" w:rsidRPr="00031E8B">
              <w:rPr>
                <w:rStyle w:val="Strong"/>
                <w:rFonts w:ascii="Arial" w:eastAsia="Calibri" w:hAnsi="Arial" w:cs="Arial"/>
                <w:b w:val="0"/>
                <w:iCs/>
              </w:rPr>
              <w:t>“CSS/Si</w:t>
            </w:r>
            <w:r w:rsidR="00AC6BF9">
              <w:rPr>
                <w:rStyle w:val="Strong"/>
                <w:rFonts w:ascii="Arial" w:eastAsia="Calibri" w:hAnsi="Arial" w:cs="Arial"/>
                <w:b w:val="0"/>
                <w:iCs/>
              </w:rPr>
              <w:t>e</w:t>
            </w:r>
            <w:r w:rsidR="006A2E85" w:rsidRPr="00031E8B">
              <w:rPr>
                <w:rStyle w:val="Strong"/>
                <w:rFonts w:ascii="Arial" w:eastAsia="Calibri" w:hAnsi="Arial" w:cs="Arial"/>
                <w:b w:val="0"/>
                <w:iCs/>
              </w:rPr>
              <w:t xml:space="preserve">bel Job No” </w:t>
            </w:r>
            <w:r w:rsidR="00EA3CC0" w:rsidRPr="00031E8B">
              <w:rPr>
                <w:rStyle w:val="Strong"/>
                <w:rFonts w:ascii="Arial" w:eastAsia="Calibri" w:hAnsi="Arial" w:cs="Arial"/>
                <w:b w:val="0"/>
                <w:iCs/>
              </w:rPr>
              <w:t>T</w:t>
            </w:r>
            <w:r w:rsidR="00EA3CC0" w:rsidRPr="00031E8B">
              <w:rPr>
                <w:rStyle w:val="Strong"/>
                <w:rFonts w:ascii="Arial" w:eastAsia="Calibri" w:hAnsi="Arial" w:cs="Arial"/>
                <w:iCs/>
              </w:rPr>
              <w:t xml:space="preserve">his field will also be used to populate order references </w:t>
            </w:r>
            <w:r w:rsidR="00467747" w:rsidRPr="00031E8B">
              <w:rPr>
                <w:rStyle w:val="Strong"/>
                <w:rFonts w:ascii="Arial" w:eastAsia="Calibri" w:hAnsi="Arial" w:cs="Arial"/>
                <w:iCs/>
              </w:rPr>
              <w:t>for Joint</w:t>
            </w:r>
            <w:r w:rsidR="00EA3CC0" w:rsidRPr="00031E8B">
              <w:rPr>
                <w:rStyle w:val="Strong"/>
                <w:rFonts w:ascii="Arial" w:eastAsia="Calibri" w:hAnsi="Arial" w:cs="Arial"/>
                <w:iCs/>
              </w:rPr>
              <w:t xml:space="preserve"> Site Visits and one off charges </w:t>
            </w:r>
            <w:r w:rsidR="006A2E85" w:rsidRPr="00031E8B">
              <w:rPr>
                <w:rStyle w:val="Strong"/>
                <w:rFonts w:ascii="Arial" w:eastAsia="Calibri" w:hAnsi="Arial" w:cs="Arial"/>
                <w:b w:val="0"/>
                <w:iCs/>
              </w:rPr>
              <w:t>(Page No, 102)</w:t>
            </w:r>
            <w:r w:rsidR="00383B62" w:rsidRPr="00031E8B">
              <w:rPr>
                <w:rStyle w:val="Strong"/>
                <w:rFonts w:ascii="Arial" w:eastAsia="Calibri" w:hAnsi="Arial" w:cs="Arial"/>
                <w:b w:val="0"/>
                <w:iCs/>
              </w:rPr>
              <w:t>.</w:t>
            </w:r>
          </w:p>
        </w:tc>
      </w:tr>
      <w:tr w:rsidR="007C2AF7" w:rsidRPr="00CA5D1F" w14:paraId="35DF8A24" w14:textId="77777777" w:rsidTr="00031E8B">
        <w:trPr>
          <w:trHeight w:val="402"/>
        </w:trPr>
        <w:tc>
          <w:tcPr>
            <w:tcW w:w="1336" w:type="dxa"/>
            <w:tcBorders>
              <w:top w:val="single" w:sz="4" w:space="0" w:color="auto"/>
              <w:left w:val="single" w:sz="4" w:space="0" w:color="auto"/>
              <w:bottom w:val="single" w:sz="4" w:space="0" w:color="auto"/>
              <w:right w:val="single" w:sz="4" w:space="0" w:color="auto"/>
            </w:tcBorders>
          </w:tcPr>
          <w:p w14:paraId="0151021C" w14:textId="77777777" w:rsidR="007C2AF7" w:rsidRPr="00101D33" w:rsidRDefault="007C2AF7" w:rsidP="002E21BC">
            <w:pPr>
              <w:numPr>
                <w:ilvl w:val="0"/>
                <w:numId w:val="22"/>
              </w:numPr>
              <w:spacing w:after="60" w:line="240" w:lineRule="auto"/>
              <w:ind w:left="357" w:hanging="357"/>
              <w:rPr>
                <w:rFonts w:cs="Tahoma"/>
                <w:sz w:val="18"/>
                <w:szCs w:val="18"/>
              </w:rPr>
            </w:pPr>
            <w:r w:rsidRPr="00101D33">
              <w:rPr>
                <w:rFonts w:cs="Tahoma"/>
                <w:sz w:val="18"/>
                <w:szCs w:val="18"/>
              </w:rPr>
              <w:t>22</w:t>
            </w:r>
          </w:p>
        </w:tc>
        <w:tc>
          <w:tcPr>
            <w:tcW w:w="1710" w:type="dxa"/>
            <w:tcBorders>
              <w:top w:val="single" w:sz="4" w:space="0" w:color="auto"/>
              <w:left w:val="single" w:sz="4" w:space="0" w:color="auto"/>
              <w:bottom w:val="single" w:sz="4" w:space="0" w:color="auto"/>
              <w:right w:val="single" w:sz="4" w:space="0" w:color="auto"/>
            </w:tcBorders>
          </w:tcPr>
          <w:p w14:paraId="1BCAAD10" w14:textId="77777777" w:rsidR="007C2AF7" w:rsidRPr="00101D33" w:rsidRDefault="009332B6" w:rsidP="002E21BC">
            <w:pPr>
              <w:numPr>
                <w:ilvl w:val="0"/>
                <w:numId w:val="22"/>
              </w:numPr>
              <w:spacing w:after="60" w:line="240" w:lineRule="auto"/>
              <w:ind w:left="357" w:hanging="357"/>
              <w:rPr>
                <w:rFonts w:cs="Tahoma"/>
                <w:sz w:val="18"/>
                <w:szCs w:val="18"/>
              </w:rPr>
            </w:pPr>
            <w:r w:rsidRPr="00101D33">
              <w:rPr>
                <w:rFonts w:cs="Tahoma"/>
                <w:sz w:val="18"/>
                <w:szCs w:val="18"/>
              </w:rPr>
              <w:t>September</w:t>
            </w:r>
            <w:r w:rsidR="007C2AF7" w:rsidRPr="00101D33">
              <w:rPr>
                <w:rFonts w:cs="Tahoma"/>
                <w:sz w:val="18"/>
                <w:szCs w:val="18"/>
              </w:rPr>
              <w:t xml:space="preserve"> 2025</w:t>
            </w:r>
          </w:p>
        </w:tc>
        <w:tc>
          <w:tcPr>
            <w:tcW w:w="9711" w:type="dxa"/>
            <w:tcBorders>
              <w:top w:val="single" w:sz="4" w:space="0" w:color="auto"/>
              <w:left w:val="single" w:sz="4" w:space="0" w:color="auto"/>
              <w:bottom w:val="single" w:sz="4" w:space="0" w:color="auto"/>
              <w:right w:val="single" w:sz="4" w:space="0" w:color="auto"/>
            </w:tcBorders>
          </w:tcPr>
          <w:p w14:paraId="495DFDD4" w14:textId="77777777" w:rsidR="007C2AF7" w:rsidRPr="00101D33" w:rsidRDefault="007C2AF7" w:rsidP="007261E4">
            <w:pPr>
              <w:pStyle w:val="NormalWeb"/>
              <w:numPr>
                <w:ilvl w:val="0"/>
                <w:numId w:val="22"/>
              </w:numPr>
              <w:spacing w:line="240" w:lineRule="auto"/>
              <w:jc w:val="both"/>
              <w:rPr>
                <w:rStyle w:val="Strong"/>
                <w:rFonts w:ascii="Arial" w:eastAsia="Calibri" w:hAnsi="Arial" w:cs="Arial"/>
                <w:b w:val="0"/>
                <w:iCs/>
              </w:rPr>
            </w:pPr>
            <w:r w:rsidRPr="00101D33">
              <w:rPr>
                <w:rFonts w:ascii="Arial" w:eastAsia="Calibri" w:hAnsi="Arial" w:cs="Arial"/>
                <w:bCs/>
                <w:iCs/>
                <w:lang w:val="en-US"/>
              </w:rPr>
              <w:t xml:space="preserve">Added </w:t>
            </w:r>
            <w:r w:rsidR="008078FB" w:rsidRPr="00101D33">
              <w:rPr>
                <w:rFonts w:ascii="Arial" w:eastAsia="Calibri" w:hAnsi="Arial" w:cs="Arial"/>
                <w:bCs/>
                <w:iCs/>
                <w:lang w:val="en-US"/>
              </w:rPr>
              <w:t>the new</w:t>
            </w:r>
            <w:r w:rsidRPr="00101D33">
              <w:rPr>
                <w:rFonts w:ascii="Arial" w:eastAsia="Calibri" w:hAnsi="Arial" w:cs="Arial"/>
                <w:bCs/>
                <w:iCs/>
                <w:lang w:val="en-US"/>
              </w:rPr>
              <w:t xml:space="preserve"> product SOTAP</w:t>
            </w:r>
            <w:r w:rsidR="00915F6B" w:rsidRPr="00101D33">
              <w:rPr>
                <w:rFonts w:ascii="Tahoma" w:hAnsi="Tahoma"/>
                <w:sz w:val="21"/>
                <w:szCs w:val="24"/>
                <w:lang w:val="en-US"/>
              </w:rPr>
              <w:t xml:space="preserve"> (</w:t>
            </w:r>
            <w:r w:rsidR="00915F6B" w:rsidRPr="00101D33">
              <w:rPr>
                <w:rFonts w:ascii="Arial" w:eastAsia="Calibri" w:hAnsi="Arial" w:cs="Arial"/>
                <w:bCs/>
                <w:iCs/>
                <w:lang w:val="en-US"/>
              </w:rPr>
              <w:t>Single Order Transitional Access Product)</w:t>
            </w:r>
            <w:r w:rsidRPr="00101D33">
              <w:rPr>
                <w:rFonts w:ascii="Arial" w:eastAsia="Calibri" w:hAnsi="Arial" w:cs="Arial"/>
                <w:bCs/>
                <w:iCs/>
                <w:lang w:val="en-US"/>
              </w:rPr>
              <w:t xml:space="preserve"> to the Generic Bill Back Up format in </w:t>
            </w:r>
            <w:r w:rsidR="00915F6B" w:rsidRPr="00101D33">
              <w:rPr>
                <w:rFonts w:ascii="Arial" w:eastAsia="Calibri" w:hAnsi="Arial" w:cs="Arial"/>
                <w:bCs/>
                <w:iCs/>
                <w:lang w:val="en-US"/>
              </w:rPr>
              <w:t xml:space="preserve">new </w:t>
            </w:r>
            <w:r w:rsidRPr="00101D33">
              <w:rPr>
                <w:rFonts w:ascii="Arial" w:eastAsia="Calibri" w:hAnsi="Arial" w:cs="Arial"/>
                <w:bCs/>
                <w:iCs/>
                <w:lang w:val="en-US"/>
              </w:rPr>
              <w:t>section 8 Page No.110</w:t>
            </w:r>
            <w:r w:rsidR="007261E4" w:rsidRPr="00101D33">
              <w:rPr>
                <w:rFonts w:ascii="Arial" w:eastAsia="Calibri" w:hAnsi="Arial" w:cs="Arial"/>
                <w:bCs/>
                <w:iCs/>
                <w:lang w:val="en-US"/>
              </w:rPr>
              <w:t xml:space="preserve"> </w:t>
            </w:r>
            <w:r w:rsidR="009A4215" w:rsidRPr="00101D33">
              <w:rPr>
                <w:rFonts w:ascii="Arial" w:eastAsia="Calibri" w:hAnsi="Arial" w:cs="Arial"/>
                <w:bCs/>
                <w:iCs/>
                <w:lang w:val="en-US"/>
              </w:rPr>
              <w:t>and</w:t>
            </w:r>
            <w:r w:rsidR="007261E4" w:rsidRPr="00101D33">
              <w:rPr>
                <w:rFonts w:ascii="Arial" w:eastAsia="Calibri" w:hAnsi="Arial" w:cs="Arial"/>
                <w:bCs/>
                <w:iCs/>
                <w:lang w:val="en-US"/>
              </w:rPr>
              <w:t xml:space="preserve"> added SOTAP Reference in section 9.6 Page No.122</w:t>
            </w:r>
          </w:p>
        </w:tc>
      </w:tr>
      <w:tr w:rsidR="00101D33" w:rsidRPr="00CA5D1F" w14:paraId="04DED626" w14:textId="77777777" w:rsidTr="00031E8B">
        <w:trPr>
          <w:trHeight w:val="402"/>
        </w:trPr>
        <w:tc>
          <w:tcPr>
            <w:tcW w:w="1336" w:type="dxa"/>
            <w:tcBorders>
              <w:top w:val="single" w:sz="4" w:space="0" w:color="auto"/>
              <w:left w:val="single" w:sz="4" w:space="0" w:color="auto"/>
              <w:bottom w:val="single" w:sz="4" w:space="0" w:color="auto"/>
              <w:right w:val="single" w:sz="4" w:space="0" w:color="auto"/>
            </w:tcBorders>
          </w:tcPr>
          <w:p w14:paraId="5BC35A3F" w14:textId="77777777" w:rsidR="00101D33" w:rsidRDefault="00101D33" w:rsidP="00101D33">
            <w:pPr>
              <w:numPr>
                <w:ilvl w:val="0"/>
                <w:numId w:val="22"/>
              </w:numPr>
              <w:spacing w:after="60" w:line="240" w:lineRule="auto"/>
              <w:ind w:left="357" w:hanging="357"/>
              <w:rPr>
                <w:rFonts w:cs="Tahoma"/>
                <w:sz w:val="18"/>
                <w:szCs w:val="18"/>
                <w:highlight w:val="yellow"/>
              </w:rPr>
            </w:pPr>
            <w:r>
              <w:rPr>
                <w:rFonts w:cs="Tahoma"/>
                <w:sz w:val="18"/>
                <w:szCs w:val="18"/>
                <w:highlight w:val="yellow"/>
              </w:rPr>
              <w:t>23</w:t>
            </w:r>
          </w:p>
        </w:tc>
        <w:tc>
          <w:tcPr>
            <w:tcW w:w="1710" w:type="dxa"/>
            <w:tcBorders>
              <w:top w:val="single" w:sz="4" w:space="0" w:color="auto"/>
              <w:left w:val="single" w:sz="4" w:space="0" w:color="auto"/>
              <w:bottom w:val="single" w:sz="4" w:space="0" w:color="auto"/>
              <w:right w:val="single" w:sz="4" w:space="0" w:color="auto"/>
            </w:tcBorders>
          </w:tcPr>
          <w:p w14:paraId="706A148D" w14:textId="77777777" w:rsidR="00101D33" w:rsidRDefault="00E21037" w:rsidP="00101D33">
            <w:pPr>
              <w:numPr>
                <w:ilvl w:val="0"/>
                <w:numId w:val="22"/>
              </w:numPr>
              <w:spacing w:after="60" w:line="240" w:lineRule="auto"/>
              <w:ind w:left="357" w:hanging="357"/>
              <w:rPr>
                <w:rFonts w:cs="Tahoma"/>
                <w:sz w:val="18"/>
                <w:szCs w:val="18"/>
                <w:highlight w:val="yellow"/>
              </w:rPr>
            </w:pPr>
            <w:r>
              <w:rPr>
                <w:rFonts w:cs="Tahoma"/>
                <w:sz w:val="18"/>
                <w:szCs w:val="18"/>
                <w:highlight w:val="yellow"/>
              </w:rPr>
              <w:t>November</w:t>
            </w:r>
            <w:r w:rsidR="00101D33" w:rsidRPr="00101D33">
              <w:rPr>
                <w:rFonts w:cs="Tahoma"/>
                <w:sz w:val="18"/>
                <w:szCs w:val="18"/>
                <w:highlight w:val="yellow"/>
              </w:rPr>
              <w:t xml:space="preserve"> 2025</w:t>
            </w:r>
          </w:p>
        </w:tc>
        <w:tc>
          <w:tcPr>
            <w:tcW w:w="9711" w:type="dxa"/>
            <w:tcBorders>
              <w:top w:val="single" w:sz="4" w:space="0" w:color="auto"/>
              <w:left w:val="single" w:sz="4" w:space="0" w:color="auto"/>
              <w:bottom w:val="single" w:sz="4" w:space="0" w:color="auto"/>
              <w:right w:val="single" w:sz="4" w:space="0" w:color="auto"/>
            </w:tcBorders>
          </w:tcPr>
          <w:p w14:paraId="30A3541E" w14:textId="77777777" w:rsidR="00101D33" w:rsidRPr="007C2AF7" w:rsidRDefault="00101D33" w:rsidP="00101D33">
            <w:pPr>
              <w:pStyle w:val="NormalWeb"/>
              <w:numPr>
                <w:ilvl w:val="0"/>
                <w:numId w:val="22"/>
              </w:numPr>
              <w:spacing w:line="240" w:lineRule="auto"/>
              <w:jc w:val="both"/>
              <w:rPr>
                <w:rFonts w:ascii="Arial" w:eastAsia="Calibri" w:hAnsi="Arial" w:cs="Arial"/>
                <w:bCs/>
                <w:iCs/>
                <w:highlight w:val="yellow"/>
                <w:lang w:val="en-US"/>
              </w:rPr>
            </w:pPr>
            <w:r w:rsidRPr="008013D0">
              <w:rPr>
                <w:rFonts w:ascii="Arial" w:eastAsia="Calibri" w:hAnsi="Arial" w:cs="Arial"/>
                <w:bCs/>
                <w:iCs/>
                <w:highlight w:val="yellow"/>
                <w:lang w:val="en-US"/>
              </w:rPr>
              <w:t>Add</w:t>
            </w:r>
            <w:r>
              <w:rPr>
                <w:rFonts w:ascii="Arial" w:eastAsia="Calibri" w:hAnsi="Arial" w:cs="Arial"/>
                <w:bCs/>
                <w:iCs/>
                <w:highlight w:val="yellow"/>
                <w:lang w:val="en-US"/>
              </w:rPr>
              <w:t>ed</w:t>
            </w:r>
            <w:r w:rsidRPr="008013D0">
              <w:rPr>
                <w:rFonts w:ascii="Arial" w:eastAsia="Calibri" w:hAnsi="Arial" w:cs="Arial"/>
                <w:bCs/>
                <w:iCs/>
                <w:highlight w:val="yellow"/>
                <w:lang w:val="en-US"/>
              </w:rPr>
              <w:t xml:space="preserve"> new Event Record type </w:t>
            </w:r>
            <w:r w:rsidRPr="008013D0">
              <w:rPr>
                <w:rFonts w:ascii="Arial" w:eastAsia="Calibri" w:hAnsi="Arial" w:cs="Arial"/>
                <w:b/>
                <w:iCs/>
                <w:highlight w:val="yellow"/>
                <w:lang w:val="en-US"/>
              </w:rPr>
              <w:t>Discount Reason</w:t>
            </w:r>
            <w:r w:rsidRPr="008013D0">
              <w:rPr>
                <w:rFonts w:ascii="Arial" w:eastAsia="Calibri" w:hAnsi="Arial" w:cs="Arial"/>
                <w:bCs/>
                <w:iCs/>
                <w:highlight w:val="yellow"/>
                <w:lang w:val="en-US"/>
              </w:rPr>
              <w:t xml:space="preserve"> </w:t>
            </w:r>
            <w:r>
              <w:rPr>
                <w:rFonts w:ascii="Arial" w:eastAsia="Calibri" w:hAnsi="Arial" w:cs="Arial"/>
                <w:bCs/>
                <w:iCs/>
                <w:highlight w:val="yellow"/>
                <w:lang w:val="en-US"/>
              </w:rPr>
              <w:t xml:space="preserve">in LLU </w:t>
            </w:r>
            <w:r w:rsidR="000828A2">
              <w:rPr>
                <w:rFonts w:ascii="Arial" w:eastAsia="Calibri" w:hAnsi="Arial" w:cs="Arial"/>
                <w:bCs/>
                <w:iCs/>
                <w:highlight w:val="yellow"/>
                <w:lang w:val="en-US"/>
              </w:rPr>
              <w:t xml:space="preserve">under section 3.5 Event Charges Record </w:t>
            </w:r>
            <w:r>
              <w:rPr>
                <w:rFonts w:ascii="Arial" w:eastAsia="Calibri" w:hAnsi="Arial" w:cs="Arial"/>
                <w:bCs/>
                <w:iCs/>
                <w:highlight w:val="yellow"/>
                <w:lang w:val="en-US"/>
              </w:rPr>
              <w:t>(Page No. 5</w:t>
            </w:r>
            <w:r w:rsidR="009B54E6">
              <w:rPr>
                <w:rFonts w:ascii="Arial" w:eastAsia="Calibri" w:hAnsi="Arial" w:cs="Arial"/>
                <w:bCs/>
                <w:iCs/>
                <w:highlight w:val="yellow"/>
                <w:lang w:val="en-US"/>
              </w:rPr>
              <w:t>1</w:t>
            </w:r>
            <w:r>
              <w:rPr>
                <w:rFonts w:ascii="Arial" w:eastAsia="Calibri" w:hAnsi="Arial" w:cs="Arial"/>
                <w:bCs/>
                <w:iCs/>
                <w:highlight w:val="yellow"/>
                <w:lang w:val="en-US"/>
              </w:rPr>
              <w:t>).</w:t>
            </w:r>
          </w:p>
        </w:tc>
      </w:tr>
    </w:tbl>
    <w:p w14:paraId="73CA1BB6" w14:textId="77777777" w:rsidR="002021F1" w:rsidRPr="00B14729" w:rsidRDefault="002021F1" w:rsidP="00AA6268">
      <w:pPr>
        <w:tabs>
          <w:tab w:val="left" w:pos="720"/>
        </w:tabs>
        <w:rPr>
          <w:rFonts w:ascii="Calibri" w:hAnsi="Calibri"/>
        </w:rPr>
        <w:sectPr w:rsidR="002021F1" w:rsidRPr="00B14729" w:rsidSect="002021F1">
          <w:headerReference w:type="default" r:id="rId14"/>
          <w:pgSz w:w="15840" w:h="12240" w:orient="landscape" w:code="1"/>
          <w:pgMar w:top="1440" w:right="1440" w:bottom="1440" w:left="1440" w:header="567" w:footer="567" w:gutter="0"/>
          <w:cols w:space="708"/>
          <w:docGrid w:linePitch="360"/>
        </w:sectPr>
      </w:pPr>
    </w:p>
    <w:p w14:paraId="2B95FFE4" w14:textId="77777777" w:rsidR="00666AAB" w:rsidRDefault="00666AAB" w:rsidP="00870DEA">
      <w:pPr>
        <w:pStyle w:val="Subtitle"/>
      </w:pPr>
      <w:r>
        <w:t>Contents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6570"/>
        <w:gridCol w:w="1388"/>
        <w:tblGridChange w:id="5">
          <w:tblGrid>
            <w:gridCol w:w="1278"/>
            <w:gridCol w:w="6570"/>
            <w:gridCol w:w="1388"/>
          </w:tblGrid>
        </w:tblGridChange>
      </w:tblGrid>
      <w:tr w:rsidR="006521B2" w14:paraId="374B6950" w14:textId="77777777" w:rsidTr="00F648C4">
        <w:tc>
          <w:tcPr>
            <w:tcW w:w="1278" w:type="dxa"/>
          </w:tcPr>
          <w:p w14:paraId="3486A186" w14:textId="77777777" w:rsidR="006521B2" w:rsidRDefault="006521B2" w:rsidP="006521B2">
            <w:r>
              <w:t>Index No</w:t>
            </w:r>
          </w:p>
        </w:tc>
        <w:tc>
          <w:tcPr>
            <w:tcW w:w="6570" w:type="dxa"/>
          </w:tcPr>
          <w:p w14:paraId="2BEF6766" w14:textId="77777777" w:rsidR="006521B2" w:rsidRDefault="006521B2" w:rsidP="00F648C4">
            <w:pPr>
              <w:jc w:val="center"/>
            </w:pPr>
            <w:r>
              <w:t>Section</w:t>
            </w:r>
          </w:p>
        </w:tc>
        <w:tc>
          <w:tcPr>
            <w:tcW w:w="1388" w:type="dxa"/>
          </w:tcPr>
          <w:p w14:paraId="1A5E861B" w14:textId="77777777" w:rsidR="006521B2" w:rsidRDefault="006521B2" w:rsidP="00F648C4">
            <w:pPr>
              <w:jc w:val="right"/>
            </w:pPr>
            <w:r>
              <w:t>Page No.</w:t>
            </w:r>
          </w:p>
        </w:tc>
      </w:tr>
    </w:tbl>
    <w:p w14:paraId="6314020B" w14:textId="77777777" w:rsidR="006521B2" w:rsidRPr="00A31BF9" w:rsidRDefault="006521B2" w:rsidP="00A31BF9"/>
    <w:p w14:paraId="119F53FD" w14:textId="77777777" w:rsidR="00A42E05" w:rsidRPr="00D44BE9" w:rsidRDefault="00666AAB">
      <w:pPr>
        <w:pStyle w:val="TOC1"/>
        <w:rPr>
          <w:rFonts w:ascii="Aptos" w:hAnsi="Aptos" w:cs="Times New Roman"/>
          <w:b w:val="0"/>
          <w:kern w:val="2"/>
          <w:sz w:val="24"/>
          <w:szCs w:val="24"/>
          <w:lang w:val="en-US"/>
        </w:rPr>
      </w:pPr>
      <w:r w:rsidRPr="00870DEA">
        <w:fldChar w:fldCharType="begin"/>
      </w:r>
      <w:r w:rsidRPr="00870DEA">
        <w:instrText xml:space="preserve"> TOC \o "1-3" \h \z \u </w:instrText>
      </w:r>
      <w:r w:rsidRPr="00870DEA">
        <w:fldChar w:fldCharType="separate"/>
      </w:r>
      <w:hyperlink w:anchor="_Toc205994532" w:history="1">
        <w:r w:rsidR="00A42E05" w:rsidRPr="00035C8B">
          <w:rPr>
            <w:rStyle w:val="Hyperlink"/>
          </w:rPr>
          <w:t>Executive summary</w:t>
        </w:r>
        <w:r w:rsidR="00A42E05">
          <w:rPr>
            <w:webHidden/>
          </w:rPr>
          <w:tab/>
        </w:r>
        <w:r w:rsidR="00A42E05">
          <w:rPr>
            <w:webHidden/>
          </w:rPr>
          <w:fldChar w:fldCharType="begin"/>
        </w:r>
        <w:r w:rsidR="00A42E05">
          <w:rPr>
            <w:webHidden/>
          </w:rPr>
          <w:instrText xml:space="preserve"> PAGEREF _Toc205994532 \h </w:instrText>
        </w:r>
        <w:r w:rsidR="00A42E05">
          <w:rPr>
            <w:webHidden/>
          </w:rPr>
        </w:r>
        <w:r w:rsidR="00A42E05">
          <w:rPr>
            <w:webHidden/>
          </w:rPr>
          <w:fldChar w:fldCharType="separate"/>
        </w:r>
        <w:r w:rsidR="00A42E05">
          <w:rPr>
            <w:webHidden/>
          </w:rPr>
          <w:t>8</w:t>
        </w:r>
        <w:r w:rsidR="00A42E05">
          <w:rPr>
            <w:webHidden/>
          </w:rPr>
          <w:fldChar w:fldCharType="end"/>
        </w:r>
      </w:hyperlink>
    </w:p>
    <w:p w14:paraId="2865CB48" w14:textId="77777777" w:rsidR="00A42E05" w:rsidRPr="00D44BE9" w:rsidRDefault="00A42E05">
      <w:pPr>
        <w:pStyle w:val="TOC1"/>
        <w:rPr>
          <w:rFonts w:ascii="Aptos" w:hAnsi="Aptos" w:cs="Times New Roman"/>
          <w:b w:val="0"/>
          <w:kern w:val="2"/>
          <w:sz w:val="24"/>
          <w:szCs w:val="24"/>
          <w:lang w:val="en-US"/>
        </w:rPr>
      </w:pPr>
      <w:hyperlink w:anchor="_Toc205994533" w:history="1">
        <w:r w:rsidRPr="00035C8B">
          <w:rPr>
            <w:rStyle w:val="Hyperlink"/>
          </w:rPr>
          <w:t>1.</w:t>
        </w:r>
        <w:r w:rsidRPr="00D44BE9">
          <w:rPr>
            <w:rFonts w:ascii="Aptos" w:hAnsi="Aptos" w:cs="Times New Roman"/>
            <w:b w:val="0"/>
            <w:kern w:val="2"/>
            <w:sz w:val="24"/>
            <w:szCs w:val="24"/>
            <w:lang w:val="en-US"/>
          </w:rPr>
          <w:tab/>
        </w:r>
        <w:r w:rsidRPr="00035C8B">
          <w:rPr>
            <w:rStyle w:val="Hyperlink"/>
          </w:rPr>
          <w:t>WLR3 Bill Backup</w:t>
        </w:r>
        <w:r>
          <w:rPr>
            <w:webHidden/>
          </w:rPr>
          <w:tab/>
        </w:r>
        <w:r>
          <w:rPr>
            <w:webHidden/>
          </w:rPr>
          <w:fldChar w:fldCharType="begin"/>
        </w:r>
        <w:r>
          <w:rPr>
            <w:webHidden/>
          </w:rPr>
          <w:instrText xml:space="preserve"> PAGEREF _Toc205994533 \h </w:instrText>
        </w:r>
        <w:r>
          <w:rPr>
            <w:webHidden/>
          </w:rPr>
        </w:r>
        <w:r>
          <w:rPr>
            <w:webHidden/>
          </w:rPr>
          <w:fldChar w:fldCharType="separate"/>
        </w:r>
        <w:r>
          <w:rPr>
            <w:webHidden/>
          </w:rPr>
          <w:t>10</w:t>
        </w:r>
        <w:r>
          <w:rPr>
            <w:webHidden/>
          </w:rPr>
          <w:fldChar w:fldCharType="end"/>
        </w:r>
      </w:hyperlink>
    </w:p>
    <w:p w14:paraId="64344FBD" w14:textId="77777777" w:rsidR="00A42E05" w:rsidRPr="00D44BE9" w:rsidRDefault="00A42E05">
      <w:pPr>
        <w:pStyle w:val="TOC2"/>
        <w:rPr>
          <w:rFonts w:ascii="Aptos" w:hAnsi="Aptos" w:cs="Times New Roman"/>
          <w:kern w:val="2"/>
          <w:sz w:val="24"/>
          <w:lang w:val="en-US"/>
        </w:rPr>
      </w:pPr>
      <w:hyperlink w:anchor="_Toc205994534" w:history="1">
        <w:r w:rsidRPr="00035C8B">
          <w:rPr>
            <w:rStyle w:val="Hyperlink"/>
          </w:rPr>
          <w:t>1.1</w:t>
        </w:r>
        <w:r w:rsidRPr="00D44BE9">
          <w:rPr>
            <w:rFonts w:ascii="Aptos" w:hAnsi="Aptos" w:cs="Times New Roman"/>
            <w:kern w:val="2"/>
            <w:sz w:val="24"/>
            <w:lang w:val="en-US"/>
          </w:rPr>
          <w:tab/>
        </w:r>
        <w:r w:rsidRPr="00035C8B">
          <w:rPr>
            <w:rStyle w:val="Hyperlink"/>
          </w:rPr>
          <w:t>Bill Backup Data File</w:t>
        </w:r>
        <w:r>
          <w:rPr>
            <w:webHidden/>
          </w:rPr>
          <w:tab/>
        </w:r>
        <w:r>
          <w:rPr>
            <w:webHidden/>
          </w:rPr>
          <w:fldChar w:fldCharType="begin"/>
        </w:r>
        <w:r>
          <w:rPr>
            <w:webHidden/>
          </w:rPr>
          <w:instrText xml:space="preserve"> PAGEREF _Toc205994534 \h </w:instrText>
        </w:r>
        <w:r>
          <w:rPr>
            <w:webHidden/>
          </w:rPr>
        </w:r>
        <w:r>
          <w:rPr>
            <w:webHidden/>
          </w:rPr>
          <w:fldChar w:fldCharType="separate"/>
        </w:r>
        <w:r>
          <w:rPr>
            <w:webHidden/>
          </w:rPr>
          <w:t>10</w:t>
        </w:r>
        <w:r>
          <w:rPr>
            <w:webHidden/>
          </w:rPr>
          <w:fldChar w:fldCharType="end"/>
        </w:r>
      </w:hyperlink>
    </w:p>
    <w:p w14:paraId="45E3E38C" w14:textId="77777777" w:rsidR="00A42E05" w:rsidRPr="00D44BE9" w:rsidRDefault="00A42E05">
      <w:pPr>
        <w:pStyle w:val="TOC2"/>
        <w:rPr>
          <w:rFonts w:ascii="Aptos" w:hAnsi="Aptos" w:cs="Times New Roman"/>
          <w:kern w:val="2"/>
          <w:sz w:val="24"/>
          <w:lang w:val="en-US"/>
        </w:rPr>
      </w:pPr>
      <w:hyperlink w:anchor="_Toc205994535" w:history="1">
        <w:r w:rsidRPr="00035C8B">
          <w:rPr>
            <w:rStyle w:val="Hyperlink"/>
          </w:rPr>
          <w:t>1.2</w:t>
        </w:r>
        <w:r w:rsidRPr="00D44BE9">
          <w:rPr>
            <w:rFonts w:ascii="Aptos" w:hAnsi="Aptos" w:cs="Times New Roman"/>
            <w:kern w:val="2"/>
            <w:sz w:val="24"/>
            <w:lang w:val="en-US"/>
          </w:rPr>
          <w:tab/>
        </w:r>
        <w:r w:rsidRPr="00035C8B">
          <w:rPr>
            <w:rStyle w:val="Hyperlink"/>
          </w:rPr>
          <w:t>DESCRIPTION</w:t>
        </w:r>
        <w:r>
          <w:rPr>
            <w:webHidden/>
          </w:rPr>
          <w:tab/>
        </w:r>
        <w:r>
          <w:rPr>
            <w:webHidden/>
          </w:rPr>
          <w:fldChar w:fldCharType="begin"/>
        </w:r>
        <w:r>
          <w:rPr>
            <w:webHidden/>
          </w:rPr>
          <w:instrText xml:space="preserve"> PAGEREF _Toc205994535 \h </w:instrText>
        </w:r>
        <w:r>
          <w:rPr>
            <w:webHidden/>
          </w:rPr>
        </w:r>
        <w:r>
          <w:rPr>
            <w:webHidden/>
          </w:rPr>
          <w:fldChar w:fldCharType="separate"/>
        </w:r>
        <w:r>
          <w:rPr>
            <w:webHidden/>
          </w:rPr>
          <w:t>11</w:t>
        </w:r>
        <w:r>
          <w:rPr>
            <w:webHidden/>
          </w:rPr>
          <w:fldChar w:fldCharType="end"/>
        </w:r>
      </w:hyperlink>
    </w:p>
    <w:p w14:paraId="529D3C30" w14:textId="77777777" w:rsidR="00A42E05" w:rsidRPr="00D44BE9" w:rsidRDefault="00A42E05">
      <w:pPr>
        <w:pStyle w:val="TOC2"/>
        <w:rPr>
          <w:rFonts w:ascii="Aptos" w:hAnsi="Aptos" w:cs="Times New Roman"/>
          <w:kern w:val="2"/>
          <w:sz w:val="24"/>
          <w:lang w:val="en-US"/>
        </w:rPr>
      </w:pPr>
      <w:hyperlink w:anchor="_Toc205994536" w:history="1">
        <w:r w:rsidRPr="00035C8B">
          <w:rPr>
            <w:rStyle w:val="Hyperlink"/>
          </w:rPr>
          <w:t>1.3</w:t>
        </w:r>
        <w:r w:rsidRPr="00D44BE9">
          <w:rPr>
            <w:rFonts w:ascii="Aptos" w:hAnsi="Aptos" w:cs="Times New Roman"/>
            <w:kern w:val="2"/>
            <w:sz w:val="24"/>
            <w:lang w:val="en-US"/>
          </w:rPr>
          <w:tab/>
        </w:r>
        <w:r w:rsidRPr="00035C8B">
          <w:rPr>
            <w:rStyle w:val="Hyperlink"/>
          </w:rPr>
          <w:t>HEADER RECORD</w:t>
        </w:r>
        <w:r>
          <w:rPr>
            <w:webHidden/>
          </w:rPr>
          <w:tab/>
        </w:r>
        <w:r>
          <w:rPr>
            <w:webHidden/>
          </w:rPr>
          <w:fldChar w:fldCharType="begin"/>
        </w:r>
        <w:r>
          <w:rPr>
            <w:webHidden/>
          </w:rPr>
          <w:instrText xml:space="preserve"> PAGEREF _Toc205994536 \h </w:instrText>
        </w:r>
        <w:r>
          <w:rPr>
            <w:webHidden/>
          </w:rPr>
        </w:r>
        <w:r>
          <w:rPr>
            <w:webHidden/>
          </w:rPr>
          <w:fldChar w:fldCharType="separate"/>
        </w:r>
        <w:r>
          <w:rPr>
            <w:webHidden/>
          </w:rPr>
          <w:t>11</w:t>
        </w:r>
        <w:r>
          <w:rPr>
            <w:webHidden/>
          </w:rPr>
          <w:fldChar w:fldCharType="end"/>
        </w:r>
      </w:hyperlink>
    </w:p>
    <w:p w14:paraId="751ADE77" w14:textId="77777777" w:rsidR="00A42E05" w:rsidRPr="00D44BE9" w:rsidRDefault="00A42E05">
      <w:pPr>
        <w:pStyle w:val="TOC2"/>
        <w:rPr>
          <w:rFonts w:ascii="Aptos" w:hAnsi="Aptos" w:cs="Times New Roman"/>
          <w:kern w:val="2"/>
          <w:sz w:val="24"/>
          <w:lang w:val="en-US"/>
        </w:rPr>
      </w:pPr>
      <w:hyperlink w:anchor="_Toc205994537" w:history="1">
        <w:r w:rsidRPr="00035C8B">
          <w:rPr>
            <w:rStyle w:val="Hyperlink"/>
          </w:rPr>
          <w:t>1.4</w:t>
        </w:r>
        <w:r w:rsidRPr="00D44BE9">
          <w:rPr>
            <w:rFonts w:ascii="Aptos" w:hAnsi="Aptos" w:cs="Times New Roman"/>
            <w:kern w:val="2"/>
            <w:sz w:val="24"/>
            <w:lang w:val="en-US"/>
          </w:rPr>
          <w:tab/>
        </w:r>
        <w:r w:rsidRPr="00035C8B">
          <w:rPr>
            <w:rStyle w:val="Hyperlink"/>
          </w:rPr>
          <w:t>PRODUCT CHARGES RECORD</w:t>
        </w:r>
        <w:r>
          <w:rPr>
            <w:webHidden/>
          </w:rPr>
          <w:tab/>
        </w:r>
        <w:r>
          <w:rPr>
            <w:webHidden/>
          </w:rPr>
          <w:fldChar w:fldCharType="begin"/>
        </w:r>
        <w:r>
          <w:rPr>
            <w:webHidden/>
          </w:rPr>
          <w:instrText xml:space="preserve"> PAGEREF _Toc205994537 \h </w:instrText>
        </w:r>
        <w:r>
          <w:rPr>
            <w:webHidden/>
          </w:rPr>
        </w:r>
        <w:r>
          <w:rPr>
            <w:webHidden/>
          </w:rPr>
          <w:fldChar w:fldCharType="separate"/>
        </w:r>
        <w:r>
          <w:rPr>
            <w:webHidden/>
          </w:rPr>
          <w:t>12</w:t>
        </w:r>
        <w:r>
          <w:rPr>
            <w:webHidden/>
          </w:rPr>
          <w:fldChar w:fldCharType="end"/>
        </w:r>
      </w:hyperlink>
    </w:p>
    <w:p w14:paraId="22D5840D" w14:textId="77777777" w:rsidR="00A42E05" w:rsidRPr="00D44BE9" w:rsidRDefault="00A42E05">
      <w:pPr>
        <w:pStyle w:val="TOC2"/>
        <w:rPr>
          <w:rFonts w:ascii="Aptos" w:hAnsi="Aptos" w:cs="Times New Roman"/>
          <w:kern w:val="2"/>
          <w:sz w:val="24"/>
          <w:lang w:val="en-US"/>
        </w:rPr>
      </w:pPr>
      <w:hyperlink w:anchor="_Toc205994538" w:history="1">
        <w:r w:rsidRPr="00035C8B">
          <w:rPr>
            <w:rStyle w:val="Hyperlink"/>
          </w:rPr>
          <w:t>1.5</w:t>
        </w:r>
        <w:r w:rsidRPr="00D44BE9">
          <w:rPr>
            <w:rFonts w:ascii="Aptos" w:hAnsi="Aptos" w:cs="Times New Roman"/>
            <w:kern w:val="2"/>
            <w:sz w:val="24"/>
            <w:lang w:val="en-US"/>
          </w:rPr>
          <w:tab/>
        </w:r>
        <w:r w:rsidRPr="00035C8B">
          <w:rPr>
            <w:rStyle w:val="Hyperlink"/>
          </w:rPr>
          <w:t>EVENT CHARGES RECORD</w:t>
        </w:r>
        <w:r>
          <w:rPr>
            <w:webHidden/>
          </w:rPr>
          <w:tab/>
        </w:r>
        <w:r>
          <w:rPr>
            <w:webHidden/>
          </w:rPr>
          <w:fldChar w:fldCharType="begin"/>
        </w:r>
        <w:r>
          <w:rPr>
            <w:webHidden/>
          </w:rPr>
          <w:instrText xml:space="preserve"> PAGEREF _Toc205994538 \h </w:instrText>
        </w:r>
        <w:r>
          <w:rPr>
            <w:webHidden/>
          </w:rPr>
        </w:r>
        <w:r>
          <w:rPr>
            <w:webHidden/>
          </w:rPr>
          <w:fldChar w:fldCharType="separate"/>
        </w:r>
        <w:r>
          <w:rPr>
            <w:webHidden/>
          </w:rPr>
          <w:t>16</w:t>
        </w:r>
        <w:r>
          <w:rPr>
            <w:webHidden/>
          </w:rPr>
          <w:fldChar w:fldCharType="end"/>
        </w:r>
      </w:hyperlink>
    </w:p>
    <w:p w14:paraId="7437B445" w14:textId="77777777" w:rsidR="00A42E05" w:rsidRPr="00D44BE9" w:rsidRDefault="00A42E05">
      <w:pPr>
        <w:pStyle w:val="TOC2"/>
        <w:rPr>
          <w:rFonts w:ascii="Aptos" w:hAnsi="Aptos" w:cs="Times New Roman"/>
          <w:kern w:val="2"/>
          <w:sz w:val="24"/>
          <w:lang w:val="en-US"/>
        </w:rPr>
      </w:pPr>
      <w:hyperlink w:anchor="_Toc205994539" w:history="1">
        <w:r w:rsidRPr="00035C8B">
          <w:rPr>
            <w:rStyle w:val="Hyperlink"/>
          </w:rPr>
          <w:t>1.6</w:t>
        </w:r>
        <w:r w:rsidRPr="00D44BE9">
          <w:rPr>
            <w:rFonts w:ascii="Aptos" w:hAnsi="Aptos" w:cs="Times New Roman"/>
            <w:kern w:val="2"/>
            <w:sz w:val="24"/>
            <w:lang w:val="en-US"/>
          </w:rPr>
          <w:tab/>
        </w:r>
        <w:r w:rsidRPr="00035C8B">
          <w:rPr>
            <w:rStyle w:val="Hyperlink"/>
          </w:rPr>
          <w:t>ADJUSTMENT RECORD</w:t>
        </w:r>
        <w:r>
          <w:rPr>
            <w:webHidden/>
          </w:rPr>
          <w:tab/>
        </w:r>
        <w:r>
          <w:rPr>
            <w:webHidden/>
          </w:rPr>
          <w:fldChar w:fldCharType="begin"/>
        </w:r>
        <w:r>
          <w:rPr>
            <w:webHidden/>
          </w:rPr>
          <w:instrText xml:space="preserve"> PAGEREF _Toc205994539 \h </w:instrText>
        </w:r>
        <w:r>
          <w:rPr>
            <w:webHidden/>
          </w:rPr>
        </w:r>
        <w:r>
          <w:rPr>
            <w:webHidden/>
          </w:rPr>
          <w:fldChar w:fldCharType="separate"/>
        </w:r>
        <w:r>
          <w:rPr>
            <w:webHidden/>
          </w:rPr>
          <w:t>20</w:t>
        </w:r>
        <w:r>
          <w:rPr>
            <w:webHidden/>
          </w:rPr>
          <w:fldChar w:fldCharType="end"/>
        </w:r>
      </w:hyperlink>
    </w:p>
    <w:p w14:paraId="180BBB32" w14:textId="77777777" w:rsidR="00A42E05" w:rsidRPr="00D44BE9" w:rsidRDefault="00A42E05">
      <w:pPr>
        <w:pStyle w:val="TOC2"/>
        <w:rPr>
          <w:rFonts w:ascii="Aptos" w:hAnsi="Aptos" w:cs="Times New Roman"/>
          <w:kern w:val="2"/>
          <w:sz w:val="24"/>
          <w:lang w:val="en-US"/>
        </w:rPr>
      </w:pPr>
      <w:hyperlink w:anchor="_Toc205994540" w:history="1">
        <w:r w:rsidRPr="00035C8B">
          <w:rPr>
            <w:rStyle w:val="Hyperlink"/>
          </w:rPr>
          <w:t>1.7</w:t>
        </w:r>
        <w:r w:rsidRPr="00D44BE9">
          <w:rPr>
            <w:rFonts w:ascii="Aptos" w:hAnsi="Aptos" w:cs="Times New Roman"/>
            <w:kern w:val="2"/>
            <w:sz w:val="24"/>
            <w:lang w:val="en-US"/>
          </w:rPr>
          <w:tab/>
        </w:r>
        <w:r w:rsidRPr="00035C8B">
          <w:rPr>
            <w:rStyle w:val="Hyperlink"/>
          </w:rPr>
          <w:t>BILLSUMMARYRECORD</w:t>
        </w:r>
        <w:r>
          <w:rPr>
            <w:webHidden/>
          </w:rPr>
          <w:tab/>
        </w:r>
        <w:r>
          <w:rPr>
            <w:webHidden/>
          </w:rPr>
          <w:fldChar w:fldCharType="begin"/>
        </w:r>
        <w:r>
          <w:rPr>
            <w:webHidden/>
          </w:rPr>
          <w:instrText xml:space="preserve"> PAGEREF _Toc205994540 \h </w:instrText>
        </w:r>
        <w:r>
          <w:rPr>
            <w:webHidden/>
          </w:rPr>
        </w:r>
        <w:r>
          <w:rPr>
            <w:webHidden/>
          </w:rPr>
          <w:fldChar w:fldCharType="separate"/>
        </w:r>
        <w:r>
          <w:rPr>
            <w:webHidden/>
          </w:rPr>
          <w:t>22</w:t>
        </w:r>
        <w:r>
          <w:rPr>
            <w:webHidden/>
          </w:rPr>
          <w:fldChar w:fldCharType="end"/>
        </w:r>
      </w:hyperlink>
    </w:p>
    <w:p w14:paraId="15193805" w14:textId="77777777" w:rsidR="00A42E05" w:rsidRPr="00D44BE9" w:rsidRDefault="00A42E05">
      <w:pPr>
        <w:pStyle w:val="TOC1"/>
        <w:rPr>
          <w:rFonts w:ascii="Aptos" w:hAnsi="Aptos" w:cs="Times New Roman"/>
          <w:b w:val="0"/>
          <w:kern w:val="2"/>
          <w:sz w:val="24"/>
          <w:szCs w:val="24"/>
          <w:lang w:val="en-US"/>
        </w:rPr>
      </w:pPr>
      <w:hyperlink w:anchor="_Toc205994541" w:history="1">
        <w:r w:rsidRPr="00035C8B">
          <w:rPr>
            <w:rStyle w:val="Hyperlink"/>
          </w:rPr>
          <w:t>2</w:t>
        </w:r>
        <w:r w:rsidRPr="00D44BE9">
          <w:rPr>
            <w:rFonts w:ascii="Aptos" w:hAnsi="Aptos" w:cs="Times New Roman"/>
            <w:b w:val="0"/>
            <w:kern w:val="2"/>
            <w:sz w:val="24"/>
            <w:szCs w:val="24"/>
            <w:lang w:val="en-US"/>
          </w:rPr>
          <w:tab/>
        </w:r>
        <w:r w:rsidRPr="00035C8B">
          <w:rPr>
            <w:rStyle w:val="Hyperlink"/>
          </w:rPr>
          <w:t>Openreach Ethernet Products and Connectivity Services Bill Backup</w:t>
        </w:r>
        <w:r>
          <w:rPr>
            <w:webHidden/>
          </w:rPr>
          <w:tab/>
        </w:r>
        <w:r>
          <w:rPr>
            <w:webHidden/>
          </w:rPr>
          <w:fldChar w:fldCharType="begin"/>
        </w:r>
        <w:r>
          <w:rPr>
            <w:webHidden/>
          </w:rPr>
          <w:instrText xml:space="preserve"> PAGEREF _Toc205994541 \h </w:instrText>
        </w:r>
        <w:r>
          <w:rPr>
            <w:webHidden/>
          </w:rPr>
        </w:r>
        <w:r>
          <w:rPr>
            <w:webHidden/>
          </w:rPr>
          <w:fldChar w:fldCharType="separate"/>
        </w:r>
        <w:r>
          <w:rPr>
            <w:webHidden/>
          </w:rPr>
          <w:t>24</w:t>
        </w:r>
        <w:r>
          <w:rPr>
            <w:webHidden/>
          </w:rPr>
          <w:fldChar w:fldCharType="end"/>
        </w:r>
      </w:hyperlink>
    </w:p>
    <w:p w14:paraId="0386DCE8" w14:textId="77777777" w:rsidR="00A42E05" w:rsidRPr="00D44BE9" w:rsidRDefault="00A42E05">
      <w:pPr>
        <w:pStyle w:val="TOC2"/>
        <w:rPr>
          <w:rFonts w:ascii="Aptos" w:hAnsi="Aptos" w:cs="Times New Roman"/>
          <w:kern w:val="2"/>
          <w:sz w:val="24"/>
          <w:lang w:val="en-US"/>
        </w:rPr>
      </w:pPr>
      <w:hyperlink w:anchor="_Toc205994542" w:history="1">
        <w:r w:rsidRPr="00035C8B">
          <w:rPr>
            <w:rStyle w:val="Hyperlink"/>
          </w:rPr>
          <w:t>2.1</w:t>
        </w:r>
        <w:r w:rsidRPr="00D44BE9">
          <w:rPr>
            <w:rFonts w:ascii="Aptos" w:hAnsi="Aptos" w:cs="Times New Roman"/>
            <w:kern w:val="2"/>
            <w:sz w:val="24"/>
            <w:lang w:val="en-US"/>
          </w:rPr>
          <w:tab/>
        </w:r>
        <w:r w:rsidRPr="00035C8B">
          <w:rPr>
            <w:rStyle w:val="Hyperlink"/>
          </w:rPr>
          <w:t>Bill Backup Data File</w:t>
        </w:r>
        <w:r>
          <w:rPr>
            <w:webHidden/>
          </w:rPr>
          <w:tab/>
        </w:r>
        <w:r>
          <w:rPr>
            <w:webHidden/>
          </w:rPr>
          <w:fldChar w:fldCharType="begin"/>
        </w:r>
        <w:r>
          <w:rPr>
            <w:webHidden/>
          </w:rPr>
          <w:instrText xml:space="preserve"> PAGEREF _Toc205994542 \h </w:instrText>
        </w:r>
        <w:r>
          <w:rPr>
            <w:webHidden/>
          </w:rPr>
        </w:r>
        <w:r>
          <w:rPr>
            <w:webHidden/>
          </w:rPr>
          <w:fldChar w:fldCharType="separate"/>
        </w:r>
        <w:r>
          <w:rPr>
            <w:webHidden/>
          </w:rPr>
          <w:t>24</w:t>
        </w:r>
        <w:r>
          <w:rPr>
            <w:webHidden/>
          </w:rPr>
          <w:fldChar w:fldCharType="end"/>
        </w:r>
      </w:hyperlink>
    </w:p>
    <w:p w14:paraId="67D54F86" w14:textId="77777777" w:rsidR="00A42E05" w:rsidRPr="00D44BE9" w:rsidRDefault="00A42E05">
      <w:pPr>
        <w:pStyle w:val="TOC2"/>
        <w:rPr>
          <w:rFonts w:ascii="Aptos" w:hAnsi="Aptos" w:cs="Times New Roman"/>
          <w:kern w:val="2"/>
          <w:sz w:val="24"/>
          <w:lang w:val="en-US"/>
        </w:rPr>
      </w:pPr>
      <w:hyperlink w:anchor="_Toc205994543" w:history="1">
        <w:r w:rsidRPr="00035C8B">
          <w:rPr>
            <w:rStyle w:val="Hyperlink"/>
          </w:rPr>
          <w:t>2.2</w:t>
        </w:r>
        <w:r w:rsidRPr="00D44BE9">
          <w:rPr>
            <w:rFonts w:ascii="Aptos" w:hAnsi="Aptos" w:cs="Times New Roman"/>
            <w:kern w:val="2"/>
            <w:sz w:val="24"/>
            <w:lang w:val="en-US"/>
          </w:rPr>
          <w:tab/>
        </w:r>
        <w:r w:rsidRPr="00035C8B">
          <w:rPr>
            <w:rStyle w:val="Hyperlink"/>
          </w:rPr>
          <w:t>DESCRIPTION</w:t>
        </w:r>
        <w:r>
          <w:rPr>
            <w:webHidden/>
          </w:rPr>
          <w:tab/>
        </w:r>
        <w:r>
          <w:rPr>
            <w:webHidden/>
          </w:rPr>
          <w:fldChar w:fldCharType="begin"/>
        </w:r>
        <w:r>
          <w:rPr>
            <w:webHidden/>
          </w:rPr>
          <w:instrText xml:space="preserve"> PAGEREF _Toc205994543 \h </w:instrText>
        </w:r>
        <w:r>
          <w:rPr>
            <w:webHidden/>
          </w:rPr>
        </w:r>
        <w:r>
          <w:rPr>
            <w:webHidden/>
          </w:rPr>
          <w:fldChar w:fldCharType="separate"/>
        </w:r>
        <w:r>
          <w:rPr>
            <w:webHidden/>
          </w:rPr>
          <w:t>25</w:t>
        </w:r>
        <w:r>
          <w:rPr>
            <w:webHidden/>
          </w:rPr>
          <w:fldChar w:fldCharType="end"/>
        </w:r>
      </w:hyperlink>
    </w:p>
    <w:p w14:paraId="7D58BE10" w14:textId="77777777" w:rsidR="00A42E05" w:rsidRPr="00D44BE9" w:rsidRDefault="00A42E05">
      <w:pPr>
        <w:pStyle w:val="TOC2"/>
        <w:rPr>
          <w:rFonts w:ascii="Aptos" w:hAnsi="Aptos" w:cs="Times New Roman"/>
          <w:kern w:val="2"/>
          <w:sz w:val="24"/>
          <w:lang w:val="en-US"/>
        </w:rPr>
      </w:pPr>
      <w:hyperlink w:anchor="_Toc205994544" w:history="1">
        <w:r w:rsidRPr="00035C8B">
          <w:rPr>
            <w:rStyle w:val="Hyperlink"/>
          </w:rPr>
          <w:t>2.3</w:t>
        </w:r>
        <w:r w:rsidRPr="00D44BE9">
          <w:rPr>
            <w:rFonts w:ascii="Aptos" w:hAnsi="Aptos" w:cs="Times New Roman"/>
            <w:kern w:val="2"/>
            <w:sz w:val="24"/>
            <w:lang w:val="en-US"/>
          </w:rPr>
          <w:tab/>
        </w:r>
        <w:r w:rsidRPr="00035C8B">
          <w:rPr>
            <w:rStyle w:val="Hyperlink"/>
          </w:rPr>
          <w:t>HEADER RECORD</w:t>
        </w:r>
        <w:r>
          <w:rPr>
            <w:webHidden/>
          </w:rPr>
          <w:tab/>
        </w:r>
        <w:r>
          <w:rPr>
            <w:webHidden/>
          </w:rPr>
          <w:fldChar w:fldCharType="begin"/>
        </w:r>
        <w:r>
          <w:rPr>
            <w:webHidden/>
          </w:rPr>
          <w:instrText xml:space="preserve"> PAGEREF _Toc205994544 \h </w:instrText>
        </w:r>
        <w:r>
          <w:rPr>
            <w:webHidden/>
          </w:rPr>
        </w:r>
        <w:r>
          <w:rPr>
            <w:webHidden/>
          </w:rPr>
          <w:fldChar w:fldCharType="separate"/>
        </w:r>
        <w:r>
          <w:rPr>
            <w:webHidden/>
          </w:rPr>
          <w:t>25</w:t>
        </w:r>
        <w:r>
          <w:rPr>
            <w:webHidden/>
          </w:rPr>
          <w:fldChar w:fldCharType="end"/>
        </w:r>
      </w:hyperlink>
    </w:p>
    <w:p w14:paraId="50806BB7" w14:textId="77777777" w:rsidR="00A42E05" w:rsidRPr="00D44BE9" w:rsidRDefault="00A42E05">
      <w:pPr>
        <w:pStyle w:val="TOC2"/>
        <w:rPr>
          <w:rFonts w:ascii="Aptos" w:hAnsi="Aptos" w:cs="Times New Roman"/>
          <w:kern w:val="2"/>
          <w:sz w:val="24"/>
          <w:lang w:val="en-US"/>
        </w:rPr>
      </w:pPr>
      <w:hyperlink w:anchor="_Toc205994545" w:history="1">
        <w:r w:rsidRPr="00035C8B">
          <w:rPr>
            <w:rStyle w:val="Hyperlink"/>
          </w:rPr>
          <w:t>2.4</w:t>
        </w:r>
        <w:r w:rsidRPr="00D44BE9">
          <w:rPr>
            <w:rFonts w:ascii="Aptos" w:hAnsi="Aptos" w:cs="Times New Roman"/>
            <w:kern w:val="2"/>
            <w:sz w:val="24"/>
            <w:lang w:val="en-US"/>
          </w:rPr>
          <w:tab/>
        </w:r>
        <w:r w:rsidRPr="00035C8B">
          <w:rPr>
            <w:rStyle w:val="Hyperlink"/>
          </w:rPr>
          <w:t>PRODUCT CHARGES RECORD</w:t>
        </w:r>
        <w:r>
          <w:rPr>
            <w:webHidden/>
          </w:rPr>
          <w:tab/>
        </w:r>
        <w:r>
          <w:rPr>
            <w:webHidden/>
          </w:rPr>
          <w:fldChar w:fldCharType="begin"/>
        </w:r>
        <w:r>
          <w:rPr>
            <w:webHidden/>
          </w:rPr>
          <w:instrText xml:space="preserve"> PAGEREF _Toc205994545 \h </w:instrText>
        </w:r>
        <w:r>
          <w:rPr>
            <w:webHidden/>
          </w:rPr>
        </w:r>
        <w:r>
          <w:rPr>
            <w:webHidden/>
          </w:rPr>
          <w:fldChar w:fldCharType="separate"/>
        </w:r>
        <w:r>
          <w:rPr>
            <w:webHidden/>
          </w:rPr>
          <w:t>26</w:t>
        </w:r>
        <w:r>
          <w:rPr>
            <w:webHidden/>
          </w:rPr>
          <w:fldChar w:fldCharType="end"/>
        </w:r>
      </w:hyperlink>
    </w:p>
    <w:p w14:paraId="69B127B7" w14:textId="77777777" w:rsidR="00A42E05" w:rsidRPr="00D44BE9" w:rsidRDefault="00A42E05">
      <w:pPr>
        <w:pStyle w:val="TOC2"/>
        <w:rPr>
          <w:rFonts w:ascii="Aptos" w:hAnsi="Aptos" w:cs="Times New Roman"/>
          <w:kern w:val="2"/>
          <w:sz w:val="24"/>
          <w:lang w:val="en-US"/>
        </w:rPr>
      </w:pPr>
      <w:hyperlink w:anchor="_Toc205994546" w:history="1">
        <w:r w:rsidRPr="00035C8B">
          <w:rPr>
            <w:rStyle w:val="Hyperlink"/>
          </w:rPr>
          <w:t>2.5</w:t>
        </w:r>
        <w:r w:rsidRPr="00D44BE9">
          <w:rPr>
            <w:rFonts w:ascii="Aptos" w:hAnsi="Aptos" w:cs="Times New Roman"/>
            <w:kern w:val="2"/>
            <w:sz w:val="24"/>
            <w:lang w:val="en-US"/>
          </w:rPr>
          <w:tab/>
        </w:r>
        <w:r w:rsidRPr="00035C8B">
          <w:rPr>
            <w:rStyle w:val="Hyperlink"/>
          </w:rPr>
          <w:t>EVENT CHARGES RECORD</w:t>
        </w:r>
        <w:r>
          <w:rPr>
            <w:webHidden/>
          </w:rPr>
          <w:tab/>
        </w:r>
        <w:r>
          <w:rPr>
            <w:webHidden/>
          </w:rPr>
          <w:fldChar w:fldCharType="begin"/>
        </w:r>
        <w:r>
          <w:rPr>
            <w:webHidden/>
          </w:rPr>
          <w:instrText xml:space="preserve"> PAGEREF _Toc205994546 \h </w:instrText>
        </w:r>
        <w:r>
          <w:rPr>
            <w:webHidden/>
          </w:rPr>
        </w:r>
        <w:r>
          <w:rPr>
            <w:webHidden/>
          </w:rPr>
          <w:fldChar w:fldCharType="separate"/>
        </w:r>
        <w:r>
          <w:rPr>
            <w:webHidden/>
          </w:rPr>
          <w:t>30</w:t>
        </w:r>
        <w:r>
          <w:rPr>
            <w:webHidden/>
          </w:rPr>
          <w:fldChar w:fldCharType="end"/>
        </w:r>
      </w:hyperlink>
    </w:p>
    <w:p w14:paraId="4C4D8852" w14:textId="77777777" w:rsidR="00A42E05" w:rsidRPr="00D44BE9" w:rsidRDefault="00A42E05">
      <w:pPr>
        <w:pStyle w:val="TOC2"/>
        <w:rPr>
          <w:rFonts w:ascii="Aptos" w:hAnsi="Aptos" w:cs="Times New Roman"/>
          <w:kern w:val="2"/>
          <w:sz w:val="24"/>
          <w:lang w:val="en-US"/>
        </w:rPr>
      </w:pPr>
      <w:hyperlink w:anchor="_Toc205994547" w:history="1">
        <w:r w:rsidRPr="00035C8B">
          <w:rPr>
            <w:rStyle w:val="Hyperlink"/>
          </w:rPr>
          <w:t>2.6</w:t>
        </w:r>
        <w:r w:rsidRPr="00D44BE9">
          <w:rPr>
            <w:rFonts w:ascii="Aptos" w:hAnsi="Aptos" w:cs="Times New Roman"/>
            <w:kern w:val="2"/>
            <w:sz w:val="24"/>
            <w:lang w:val="en-US"/>
          </w:rPr>
          <w:tab/>
        </w:r>
        <w:r w:rsidRPr="00035C8B">
          <w:rPr>
            <w:rStyle w:val="Hyperlink"/>
          </w:rPr>
          <w:t>ADJUSTMENT RECORD</w:t>
        </w:r>
        <w:r>
          <w:rPr>
            <w:webHidden/>
          </w:rPr>
          <w:tab/>
        </w:r>
        <w:r>
          <w:rPr>
            <w:webHidden/>
          </w:rPr>
          <w:fldChar w:fldCharType="begin"/>
        </w:r>
        <w:r>
          <w:rPr>
            <w:webHidden/>
          </w:rPr>
          <w:instrText xml:space="preserve"> PAGEREF _Toc205994547 \h </w:instrText>
        </w:r>
        <w:r>
          <w:rPr>
            <w:webHidden/>
          </w:rPr>
        </w:r>
        <w:r>
          <w:rPr>
            <w:webHidden/>
          </w:rPr>
          <w:fldChar w:fldCharType="separate"/>
        </w:r>
        <w:r>
          <w:rPr>
            <w:webHidden/>
          </w:rPr>
          <w:t>32</w:t>
        </w:r>
        <w:r>
          <w:rPr>
            <w:webHidden/>
          </w:rPr>
          <w:fldChar w:fldCharType="end"/>
        </w:r>
      </w:hyperlink>
    </w:p>
    <w:p w14:paraId="5573A0C2" w14:textId="77777777" w:rsidR="00A42E05" w:rsidRPr="00D44BE9" w:rsidRDefault="00A42E05">
      <w:pPr>
        <w:pStyle w:val="TOC2"/>
        <w:rPr>
          <w:rFonts w:ascii="Aptos" w:hAnsi="Aptos" w:cs="Times New Roman"/>
          <w:kern w:val="2"/>
          <w:sz w:val="24"/>
          <w:lang w:val="en-US"/>
        </w:rPr>
      </w:pPr>
      <w:hyperlink w:anchor="_Toc205994548" w:history="1">
        <w:r w:rsidRPr="00035C8B">
          <w:rPr>
            <w:rStyle w:val="Hyperlink"/>
          </w:rPr>
          <w:t>2.7</w:t>
        </w:r>
        <w:r w:rsidRPr="00D44BE9">
          <w:rPr>
            <w:rFonts w:ascii="Aptos" w:hAnsi="Aptos" w:cs="Times New Roman"/>
            <w:kern w:val="2"/>
            <w:sz w:val="24"/>
            <w:lang w:val="en-US"/>
          </w:rPr>
          <w:tab/>
        </w:r>
        <w:r w:rsidRPr="00035C8B">
          <w:rPr>
            <w:rStyle w:val="Hyperlink"/>
          </w:rPr>
          <w:t>RCS ADJUSTMENTS RECORD</w:t>
        </w:r>
        <w:r>
          <w:rPr>
            <w:webHidden/>
          </w:rPr>
          <w:tab/>
        </w:r>
        <w:r>
          <w:rPr>
            <w:webHidden/>
          </w:rPr>
          <w:fldChar w:fldCharType="begin"/>
        </w:r>
        <w:r>
          <w:rPr>
            <w:webHidden/>
          </w:rPr>
          <w:instrText xml:space="preserve"> PAGEREF _Toc205994548 \h </w:instrText>
        </w:r>
        <w:r>
          <w:rPr>
            <w:webHidden/>
          </w:rPr>
        </w:r>
        <w:r>
          <w:rPr>
            <w:webHidden/>
          </w:rPr>
          <w:fldChar w:fldCharType="separate"/>
        </w:r>
        <w:r>
          <w:rPr>
            <w:webHidden/>
          </w:rPr>
          <w:t>34</w:t>
        </w:r>
        <w:r>
          <w:rPr>
            <w:webHidden/>
          </w:rPr>
          <w:fldChar w:fldCharType="end"/>
        </w:r>
      </w:hyperlink>
    </w:p>
    <w:p w14:paraId="4FEB0CB1" w14:textId="77777777" w:rsidR="00A42E05" w:rsidRPr="00D44BE9" w:rsidRDefault="00A42E05">
      <w:pPr>
        <w:pStyle w:val="TOC2"/>
        <w:rPr>
          <w:rFonts w:ascii="Aptos" w:hAnsi="Aptos" w:cs="Times New Roman"/>
          <w:kern w:val="2"/>
          <w:sz w:val="24"/>
          <w:lang w:val="en-US"/>
        </w:rPr>
      </w:pPr>
      <w:hyperlink w:anchor="_Toc205994549" w:history="1">
        <w:r w:rsidRPr="00035C8B">
          <w:rPr>
            <w:rStyle w:val="Hyperlink"/>
          </w:rPr>
          <w:t>2.8</w:t>
        </w:r>
        <w:r w:rsidRPr="00D44BE9">
          <w:rPr>
            <w:rFonts w:ascii="Aptos" w:hAnsi="Aptos" w:cs="Times New Roman"/>
            <w:kern w:val="2"/>
            <w:sz w:val="24"/>
            <w:lang w:val="en-US"/>
          </w:rPr>
          <w:tab/>
        </w:r>
        <w:r w:rsidRPr="00035C8B">
          <w:rPr>
            <w:rStyle w:val="Hyperlink"/>
          </w:rPr>
          <w:t>CIRCUIT SUMMARY RECORD</w:t>
        </w:r>
        <w:r>
          <w:rPr>
            <w:webHidden/>
          </w:rPr>
          <w:tab/>
        </w:r>
        <w:r>
          <w:rPr>
            <w:webHidden/>
          </w:rPr>
          <w:fldChar w:fldCharType="begin"/>
        </w:r>
        <w:r>
          <w:rPr>
            <w:webHidden/>
          </w:rPr>
          <w:instrText xml:space="preserve"> PAGEREF _Toc205994549 \h </w:instrText>
        </w:r>
        <w:r>
          <w:rPr>
            <w:webHidden/>
          </w:rPr>
        </w:r>
        <w:r>
          <w:rPr>
            <w:webHidden/>
          </w:rPr>
          <w:fldChar w:fldCharType="separate"/>
        </w:r>
        <w:r>
          <w:rPr>
            <w:webHidden/>
          </w:rPr>
          <w:t>36</w:t>
        </w:r>
        <w:r>
          <w:rPr>
            <w:webHidden/>
          </w:rPr>
          <w:fldChar w:fldCharType="end"/>
        </w:r>
      </w:hyperlink>
    </w:p>
    <w:p w14:paraId="0752B074" w14:textId="77777777" w:rsidR="00A42E05" w:rsidRPr="00D44BE9" w:rsidRDefault="00A42E05">
      <w:pPr>
        <w:pStyle w:val="TOC2"/>
        <w:rPr>
          <w:rFonts w:ascii="Aptos" w:hAnsi="Aptos" w:cs="Times New Roman"/>
          <w:kern w:val="2"/>
          <w:sz w:val="24"/>
          <w:lang w:val="en-US"/>
        </w:rPr>
      </w:pPr>
      <w:hyperlink w:anchor="_Toc205994550" w:history="1">
        <w:r w:rsidRPr="00035C8B">
          <w:rPr>
            <w:rStyle w:val="Hyperlink"/>
          </w:rPr>
          <w:t>2.9</w:t>
        </w:r>
        <w:r w:rsidRPr="00D44BE9">
          <w:rPr>
            <w:rFonts w:ascii="Aptos" w:hAnsi="Aptos" w:cs="Times New Roman"/>
            <w:kern w:val="2"/>
            <w:sz w:val="24"/>
            <w:lang w:val="en-US"/>
          </w:rPr>
          <w:tab/>
        </w:r>
        <w:r w:rsidRPr="00035C8B">
          <w:rPr>
            <w:rStyle w:val="Hyperlink"/>
          </w:rPr>
          <w:t>BILL SUMMARY RECORD</w:t>
        </w:r>
        <w:r>
          <w:rPr>
            <w:webHidden/>
          </w:rPr>
          <w:tab/>
        </w:r>
        <w:r>
          <w:rPr>
            <w:webHidden/>
          </w:rPr>
          <w:fldChar w:fldCharType="begin"/>
        </w:r>
        <w:r>
          <w:rPr>
            <w:webHidden/>
          </w:rPr>
          <w:instrText xml:space="preserve"> PAGEREF _Toc205994550 \h </w:instrText>
        </w:r>
        <w:r>
          <w:rPr>
            <w:webHidden/>
          </w:rPr>
        </w:r>
        <w:r>
          <w:rPr>
            <w:webHidden/>
          </w:rPr>
          <w:fldChar w:fldCharType="separate"/>
        </w:r>
        <w:r>
          <w:rPr>
            <w:webHidden/>
          </w:rPr>
          <w:t>37</w:t>
        </w:r>
        <w:r>
          <w:rPr>
            <w:webHidden/>
          </w:rPr>
          <w:fldChar w:fldCharType="end"/>
        </w:r>
      </w:hyperlink>
    </w:p>
    <w:p w14:paraId="0A4816EE" w14:textId="77777777" w:rsidR="00A42E05" w:rsidRPr="00D44BE9" w:rsidRDefault="00A42E05">
      <w:pPr>
        <w:pStyle w:val="TOC1"/>
        <w:rPr>
          <w:rFonts w:ascii="Aptos" w:hAnsi="Aptos" w:cs="Times New Roman"/>
          <w:b w:val="0"/>
          <w:kern w:val="2"/>
          <w:sz w:val="24"/>
          <w:szCs w:val="24"/>
          <w:lang w:val="en-US"/>
        </w:rPr>
      </w:pPr>
      <w:hyperlink w:anchor="_Toc205994551" w:history="1">
        <w:r w:rsidRPr="00035C8B">
          <w:rPr>
            <w:rStyle w:val="Hyperlink"/>
          </w:rPr>
          <w:t>3</w:t>
        </w:r>
        <w:r w:rsidRPr="00D44BE9">
          <w:rPr>
            <w:rFonts w:ascii="Aptos" w:hAnsi="Aptos" w:cs="Times New Roman"/>
            <w:b w:val="0"/>
            <w:kern w:val="2"/>
            <w:sz w:val="24"/>
            <w:szCs w:val="24"/>
            <w:lang w:val="en-US"/>
          </w:rPr>
          <w:tab/>
        </w:r>
        <w:r w:rsidRPr="00035C8B">
          <w:rPr>
            <w:rStyle w:val="Hyperlink"/>
          </w:rPr>
          <w:t>LLU Bill Backup</w:t>
        </w:r>
        <w:r>
          <w:rPr>
            <w:webHidden/>
          </w:rPr>
          <w:tab/>
        </w:r>
        <w:r>
          <w:rPr>
            <w:webHidden/>
          </w:rPr>
          <w:fldChar w:fldCharType="begin"/>
        </w:r>
        <w:r>
          <w:rPr>
            <w:webHidden/>
          </w:rPr>
          <w:instrText xml:space="preserve"> PAGEREF _Toc205994551 \h </w:instrText>
        </w:r>
        <w:r>
          <w:rPr>
            <w:webHidden/>
          </w:rPr>
        </w:r>
        <w:r>
          <w:rPr>
            <w:webHidden/>
          </w:rPr>
          <w:fldChar w:fldCharType="separate"/>
        </w:r>
        <w:r>
          <w:rPr>
            <w:webHidden/>
          </w:rPr>
          <w:t>40</w:t>
        </w:r>
        <w:r>
          <w:rPr>
            <w:webHidden/>
          </w:rPr>
          <w:fldChar w:fldCharType="end"/>
        </w:r>
      </w:hyperlink>
    </w:p>
    <w:p w14:paraId="0AA45233" w14:textId="77777777" w:rsidR="00A42E05" w:rsidRPr="00D44BE9" w:rsidRDefault="00A42E05">
      <w:pPr>
        <w:pStyle w:val="TOC2"/>
        <w:rPr>
          <w:rFonts w:ascii="Aptos" w:hAnsi="Aptos" w:cs="Times New Roman"/>
          <w:kern w:val="2"/>
          <w:sz w:val="24"/>
          <w:lang w:val="en-US"/>
        </w:rPr>
      </w:pPr>
      <w:hyperlink w:anchor="_Toc205994552" w:history="1">
        <w:r w:rsidRPr="00035C8B">
          <w:rPr>
            <w:rStyle w:val="Hyperlink"/>
          </w:rPr>
          <w:t>3.1</w:t>
        </w:r>
        <w:r w:rsidRPr="00D44BE9">
          <w:rPr>
            <w:rFonts w:ascii="Aptos" w:hAnsi="Aptos" w:cs="Times New Roman"/>
            <w:kern w:val="2"/>
            <w:sz w:val="24"/>
            <w:lang w:val="en-US"/>
          </w:rPr>
          <w:tab/>
        </w:r>
        <w:r w:rsidRPr="00035C8B">
          <w:rPr>
            <w:rStyle w:val="Hyperlink"/>
          </w:rPr>
          <w:t>Bill B</w:t>
        </w:r>
        <w:r w:rsidRPr="00035C8B">
          <w:rPr>
            <w:rStyle w:val="Hyperlink"/>
          </w:rPr>
          <w:t>a</w:t>
        </w:r>
        <w:r w:rsidRPr="00035C8B">
          <w:rPr>
            <w:rStyle w:val="Hyperlink"/>
          </w:rPr>
          <w:t>ckup Data File</w:t>
        </w:r>
        <w:r>
          <w:rPr>
            <w:webHidden/>
          </w:rPr>
          <w:tab/>
        </w:r>
        <w:r>
          <w:rPr>
            <w:webHidden/>
          </w:rPr>
          <w:fldChar w:fldCharType="begin"/>
        </w:r>
        <w:r>
          <w:rPr>
            <w:webHidden/>
          </w:rPr>
          <w:instrText xml:space="preserve"> PAGEREF _Toc205994552 \h </w:instrText>
        </w:r>
        <w:r>
          <w:rPr>
            <w:webHidden/>
          </w:rPr>
        </w:r>
        <w:r>
          <w:rPr>
            <w:webHidden/>
          </w:rPr>
          <w:fldChar w:fldCharType="separate"/>
        </w:r>
        <w:r>
          <w:rPr>
            <w:webHidden/>
          </w:rPr>
          <w:t>40</w:t>
        </w:r>
        <w:r>
          <w:rPr>
            <w:webHidden/>
          </w:rPr>
          <w:fldChar w:fldCharType="end"/>
        </w:r>
      </w:hyperlink>
    </w:p>
    <w:p w14:paraId="5CF228AC" w14:textId="77777777" w:rsidR="00A42E05" w:rsidRPr="00D44BE9" w:rsidRDefault="00A42E05">
      <w:pPr>
        <w:pStyle w:val="TOC2"/>
        <w:rPr>
          <w:rFonts w:ascii="Aptos" w:hAnsi="Aptos" w:cs="Times New Roman"/>
          <w:kern w:val="2"/>
          <w:sz w:val="24"/>
          <w:lang w:val="en-US"/>
        </w:rPr>
      </w:pPr>
      <w:hyperlink w:anchor="_Toc205994553" w:history="1">
        <w:r w:rsidRPr="00035C8B">
          <w:rPr>
            <w:rStyle w:val="Hyperlink"/>
          </w:rPr>
          <w:t>3.2</w:t>
        </w:r>
        <w:r w:rsidRPr="00D44BE9">
          <w:rPr>
            <w:rFonts w:ascii="Aptos" w:hAnsi="Aptos" w:cs="Times New Roman"/>
            <w:kern w:val="2"/>
            <w:sz w:val="24"/>
            <w:lang w:val="en-US"/>
          </w:rPr>
          <w:tab/>
        </w:r>
        <w:r w:rsidRPr="00035C8B">
          <w:rPr>
            <w:rStyle w:val="Hyperlink"/>
          </w:rPr>
          <w:t>DESCRIPTION</w:t>
        </w:r>
        <w:r>
          <w:rPr>
            <w:webHidden/>
          </w:rPr>
          <w:tab/>
        </w:r>
        <w:r>
          <w:rPr>
            <w:webHidden/>
          </w:rPr>
          <w:fldChar w:fldCharType="begin"/>
        </w:r>
        <w:r>
          <w:rPr>
            <w:webHidden/>
          </w:rPr>
          <w:instrText xml:space="preserve"> PAGEREF _Toc205994553 \h </w:instrText>
        </w:r>
        <w:r>
          <w:rPr>
            <w:webHidden/>
          </w:rPr>
        </w:r>
        <w:r>
          <w:rPr>
            <w:webHidden/>
          </w:rPr>
          <w:fldChar w:fldCharType="separate"/>
        </w:r>
        <w:r>
          <w:rPr>
            <w:webHidden/>
          </w:rPr>
          <w:t>41</w:t>
        </w:r>
        <w:r>
          <w:rPr>
            <w:webHidden/>
          </w:rPr>
          <w:fldChar w:fldCharType="end"/>
        </w:r>
      </w:hyperlink>
    </w:p>
    <w:p w14:paraId="510F2686" w14:textId="77777777" w:rsidR="00A42E05" w:rsidRPr="00D44BE9" w:rsidRDefault="00A42E05">
      <w:pPr>
        <w:pStyle w:val="TOC2"/>
        <w:rPr>
          <w:rFonts w:ascii="Aptos" w:hAnsi="Aptos" w:cs="Times New Roman"/>
          <w:kern w:val="2"/>
          <w:sz w:val="24"/>
          <w:lang w:val="en-US"/>
        </w:rPr>
      </w:pPr>
      <w:hyperlink w:anchor="_Toc205994554" w:history="1">
        <w:r w:rsidRPr="00035C8B">
          <w:rPr>
            <w:rStyle w:val="Hyperlink"/>
          </w:rPr>
          <w:t>3.3</w:t>
        </w:r>
        <w:r w:rsidRPr="00D44BE9">
          <w:rPr>
            <w:rFonts w:ascii="Aptos" w:hAnsi="Aptos" w:cs="Times New Roman"/>
            <w:kern w:val="2"/>
            <w:sz w:val="24"/>
            <w:lang w:val="en-US"/>
          </w:rPr>
          <w:tab/>
        </w:r>
        <w:r w:rsidRPr="00035C8B">
          <w:rPr>
            <w:rStyle w:val="Hyperlink"/>
          </w:rPr>
          <w:t>HEADER RECORD</w:t>
        </w:r>
        <w:r>
          <w:rPr>
            <w:webHidden/>
          </w:rPr>
          <w:tab/>
        </w:r>
        <w:r>
          <w:rPr>
            <w:webHidden/>
          </w:rPr>
          <w:fldChar w:fldCharType="begin"/>
        </w:r>
        <w:r>
          <w:rPr>
            <w:webHidden/>
          </w:rPr>
          <w:instrText xml:space="preserve"> PAGEREF _Toc205994554 \h </w:instrText>
        </w:r>
        <w:r>
          <w:rPr>
            <w:webHidden/>
          </w:rPr>
        </w:r>
        <w:r>
          <w:rPr>
            <w:webHidden/>
          </w:rPr>
          <w:fldChar w:fldCharType="separate"/>
        </w:r>
        <w:r>
          <w:rPr>
            <w:webHidden/>
          </w:rPr>
          <w:t>41</w:t>
        </w:r>
        <w:r>
          <w:rPr>
            <w:webHidden/>
          </w:rPr>
          <w:fldChar w:fldCharType="end"/>
        </w:r>
      </w:hyperlink>
    </w:p>
    <w:p w14:paraId="4D45CCED" w14:textId="77777777" w:rsidR="00A42E05" w:rsidRPr="00D44BE9" w:rsidRDefault="00A42E05">
      <w:pPr>
        <w:pStyle w:val="TOC2"/>
        <w:rPr>
          <w:rFonts w:ascii="Aptos" w:hAnsi="Aptos" w:cs="Times New Roman"/>
          <w:kern w:val="2"/>
          <w:sz w:val="24"/>
          <w:lang w:val="en-US"/>
        </w:rPr>
      </w:pPr>
      <w:hyperlink w:anchor="_Toc205994555" w:history="1">
        <w:r w:rsidRPr="00035C8B">
          <w:rPr>
            <w:rStyle w:val="Hyperlink"/>
          </w:rPr>
          <w:t>3.4</w:t>
        </w:r>
        <w:r w:rsidRPr="00D44BE9">
          <w:rPr>
            <w:rFonts w:ascii="Aptos" w:hAnsi="Aptos" w:cs="Times New Roman"/>
            <w:kern w:val="2"/>
            <w:sz w:val="24"/>
            <w:lang w:val="en-US"/>
          </w:rPr>
          <w:tab/>
        </w:r>
        <w:r w:rsidRPr="00035C8B">
          <w:rPr>
            <w:rStyle w:val="Hyperlink"/>
          </w:rPr>
          <w:t>PRODU</w:t>
        </w:r>
        <w:r w:rsidRPr="00035C8B">
          <w:rPr>
            <w:rStyle w:val="Hyperlink"/>
          </w:rPr>
          <w:t>C</w:t>
        </w:r>
        <w:r w:rsidRPr="00035C8B">
          <w:rPr>
            <w:rStyle w:val="Hyperlink"/>
          </w:rPr>
          <w:t>T CHARGES RECORD</w:t>
        </w:r>
        <w:r>
          <w:rPr>
            <w:webHidden/>
          </w:rPr>
          <w:tab/>
        </w:r>
        <w:r>
          <w:rPr>
            <w:webHidden/>
          </w:rPr>
          <w:fldChar w:fldCharType="begin"/>
        </w:r>
        <w:r>
          <w:rPr>
            <w:webHidden/>
          </w:rPr>
          <w:instrText xml:space="preserve"> PAGEREF _Toc205994555 \h </w:instrText>
        </w:r>
        <w:r>
          <w:rPr>
            <w:webHidden/>
          </w:rPr>
        </w:r>
        <w:r>
          <w:rPr>
            <w:webHidden/>
          </w:rPr>
          <w:fldChar w:fldCharType="separate"/>
        </w:r>
        <w:r>
          <w:rPr>
            <w:webHidden/>
          </w:rPr>
          <w:t>42</w:t>
        </w:r>
        <w:r>
          <w:rPr>
            <w:webHidden/>
          </w:rPr>
          <w:fldChar w:fldCharType="end"/>
        </w:r>
      </w:hyperlink>
    </w:p>
    <w:p w14:paraId="09D38FAB" w14:textId="77777777" w:rsidR="00A42E05" w:rsidRPr="00D44BE9" w:rsidRDefault="00A42E05">
      <w:pPr>
        <w:pStyle w:val="TOC2"/>
        <w:rPr>
          <w:rFonts w:ascii="Aptos" w:hAnsi="Aptos" w:cs="Times New Roman"/>
          <w:kern w:val="2"/>
          <w:sz w:val="24"/>
          <w:lang w:val="en-US"/>
        </w:rPr>
      </w:pPr>
      <w:hyperlink w:anchor="_Toc205994556" w:history="1">
        <w:r w:rsidRPr="00035C8B">
          <w:rPr>
            <w:rStyle w:val="Hyperlink"/>
          </w:rPr>
          <w:t>3.5</w:t>
        </w:r>
        <w:r w:rsidRPr="00D44BE9">
          <w:rPr>
            <w:rFonts w:ascii="Aptos" w:hAnsi="Aptos" w:cs="Times New Roman"/>
            <w:kern w:val="2"/>
            <w:sz w:val="24"/>
            <w:lang w:val="en-US"/>
          </w:rPr>
          <w:tab/>
        </w:r>
        <w:r w:rsidRPr="00035C8B">
          <w:rPr>
            <w:rStyle w:val="Hyperlink"/>
          </w:rPr>
          <w:t>EVENT CHARGES RECORD</w:t>
        </w:r>
        <w:r>
          <w:rPr>
            <w:webHidden/>
          </w:rPr>
          <w:tab/>
        </w:r>
        <w:r>
          <w:rPr>
            <w:webHidden/>
          </w:rPr>
          <w:fldChar w:fldCharType="begin"/>
        </w:r>
        <w:r>
          <w:rPr>
            <w:webHidden/>
          </w:rPr>
          <w:instrText xml:space="preserve"> PAGEREF _Toc205994556 \h </w:instrText>
        </w:r>
        <w:r>
          <w:rPr>
            <w:webHidden/>
          </w:rPr>
        </w:r>
        <w:r>
          <w:rPr>
            <w:webHidden/>
          </w:rPr>
          <w:fldChar w:fldCharType="separate"/>
        </w:r>
        <w:r>
          <w:rPr>
            <w:webHidden/>
          </w:rPr>
          <w:t>45</w:t>
        </w:r>
        <w:r>
          <w:rPr>
            <w:webHidden/>
          </w:rPr>
          <w:fldChar w:fldCharType="end"/>
        </w:r>
      </w:hyperlink>
    </w:p>
    <w:p w14:paraId="143B585C" w14:textId="77777777" w:rsidR="00A42E05" w:rsidRPr="00D44BE9" w:rsidRDefault="00A42E05">
      <w:pPr>
        <w:pStyle w:val="TOC3"/>
        <w:rPr>
          <w:rFonts w:ascii="Aptos" w:hAnsi="Aptos" w:cs="Times New Roman"/>
          <w:kern w:val="2"/>
          <w:sz w:val="24"/>
          <w:lang w:val="en-US"/>
        </w:rPr>
      </w:pPr>
      <w:hyperlink w:anchor="_Toc205994557" w:history="1">
        <w:r w:rsidRPr="00035C8B">
          <w:rPr>
            <w:rStyle w:val="Hyperlink"/>
          </w:rPr>
          <w:t>3.5.1</w:t>
        </w:r>
        <w:r w:rsidRPr="00D44BE9">
          <w:rPr>
            <w:rFonts w:ascii="Aptos" w:hAnsi="Aptos" w:cs="Times New Roman"/>
            <w:kern w:val="2"/>
            <w:sz w:val="24"/>
            <w:lang w:val="en-US"/>
          </w:rPr>
          <w:tab/>
        </w:r>
        <w:r w:rsidRPr="00035C8B">
          <w:rPr>
            <w:rStyle w:val="Hyperlink"/>
          </w:rPr>
          <w:t>Event: M</w:t>
        </w:r>
        <w:r w:rsidRPr="00035C8B">
          <w:rPr>
            <w:rStyle w:val="Hyperlink"/>
          </w:rPr>
          <w:t>P</w:t>
        </w:r>
        <w:r w:rsidRPr="00035C8B">
          <w:rPr>
            <w:rStyle w:val="Hyperlink"/>
          </w:rPr>
          <w:t>F TRC</w:t>
        </w:r>
        <w:r>
          <w:rPr>
            <w:webHidden/>
          </w:rPr>
          <w:tab/>
        </w:r>
        <w:r>
          <w:rPr>
            <w:webHidden/>
          </w:rPr>
          <w:fldChar w:fldCharType="begin"/>
        </w:r>
        <w:r>
          <w:rPr>
            <w:webHidden/>
          </w:rPr>
          <w:instrText xml:space="preserve"> PAGEREF _Toc205994557 \h </w:instrText>
        </w:r>
        <w:r>
          <w:rPr>
            <w:webHidden/>
          </w:rPr>
        </w:r>
        <w:r>
          <w:rPr>
            <w:webHidden/>
          </w:rPr>
          <w:fldChar w:fldCharType="separate"/>
        </w:r>
        <w:r>
          <w:rPr>
            <w:webHidden/>
          </w:rPr>
          <w:t>51</w:t>
        </w:r>
        <w:r>
          <w:rPr>
            <w:webHidden/>
          </w:rPr>
          <w:fldChar w:fldCharType="end"/>
        </w:r>
      </w:hyperlink>
    </w:p>
    <w:p w14:paraId="43B96E9B" w14:textId="77777777" w:rsidR="00A42E05" w:rsidRPr="00D44BE9" w:rsidRDefault="00A42E05">
      <w:pPr>
        <w:pStyle w:val="TOC3"/>
        <w:rPr>
          <w:rFonts w:ascii="Aptos" w:hAnsi="Aptos" w:cs="Times New Roman"/>
          <w:kern w:val="2"/>
          <w:sz w:val="24"/>
          <w:lang w:val="en-US"/>
        </w:rPr>
      </w:pPr>
      <w:hyperlink w:anchor="_Toc205994558" w:history="1">
        <w:r w:rsidRPr="00035C8B">
          <w:rPr>
            <w:rStyle w:val="Hyperlink"/>
          </w:rPr>
          <w:t>3.5.2</w:t>
        </w:r>
        <w:r w:rsidRPr="00D44BE9">
          <w:rPr>
            <w:rFonts w:ascii="Aptos" w:hAnsi="Aptos" w:cs="Times New Roman"/>
            <w:kern w:val="2"/>
            <w:sz w:val="24"/>
            <w:lang w:val="en-US"/>
          </w:rPr>
          <w:tab/>
        </w:r>
        <w:r w:rsidRPr="00035C8B">
          <w:rPr>
            <w:rStyle w:val="Hyperlink"/>
          </w:rPr>
          <w:t>Event: Test Session request</w:t>
        </w:r>
        <w:r>
          <w:rPr>
            <w:webHidden/>
          </w:rPr>
          <w:tab/>
        </w:r>
        <w:r>
          <w:rPr>
            <w:webHidden/>
          </w:rPr>
          <w:fldChar w:fldCharType="begin"/>
        </w:r>
        <w:r>
          <w:rPr>
            <w:webHidden/>
          </w:rPr>
          <w:instrText xml:space="preserve"> PAGEREF _Toc205994558 \h </w:instrText>
        </w:r>
        <w:r>
          <w:rPr>
            <w:webHidden/>
          </w:rPr>
        </w:r>
        <w:r>
          <w:rPr>
            <w:webHidden/>
          </w:rPr>
          <w:fldChar w:fldCharType="separate"/>
        </w:r>
        <w:r>
          <w:rPr>
            <w:webHidden/>
          </w:rPr>
          <w:t>52</w:t>
        </w:r>
        <w:r>
          <w:rPr>
            <w:webHidden/>
          </w:rPr>
          <w:fldChar w:fldCharType="end"/>
        </w:r>
      </w:hyperlink>
    </w:p>
    <w:p w14:paraId="3BD4F817" w14:textId="77777777" w:rsidR="00A42E05" w:rsidRPr="00D44BE9" w:rsidRDefault="00A42E05">
      <w:pPr>
        <w:pStyle w:val="TOC3"/>
        <w:rPr>
          <w:rFonts w:ascii="Aptos" w:hAnsi="Aptos" w:cs="Times New Roman"/>
          <w:kern w:val="2"/>
          <w:sz w:val="24"/>
          <w:lang w:val="en-US"/>
        </w:rPr>
      </w:pPr>
      <w:hyperlink w:anchor="_Toc205994559" w:history="1">
        <w:r w:rsidRPr="00035C8B">
          <w:rPr>
            <w:rStyle w:val="Hyperlink"/>
          </w:rPr>
          <w:t>3.5.3</w:t>
        </w:r>
        <w:r w:rsidRPr="00D44BE9">
          <w:rPr>
            <w:rFonts w:ascii="Aptos" w:hAnsi="Aptos" w:cs="Times New Roman"/>
            <w:kern w:val="2"/>
            <w:sz w:val="24"/>
            <w:lang w:val="en-US"/>
          </w:rPr>
          <w:tab/>
        </w:r>
        <w:r w:rsidRPr="00035C8B">
          <w:rPr>
            <w:rStyle w:val="Hyperlink"/>
          </w:rPr>
          <w:t>Event: LIJ Removal</w:t>
        </w:r>
        <w:r>
          <w:rPr>
            <w:webHidden/>
          </w:rPr>
          <w:tab/>
        </w:r>
        <w:r>
          <w:rPr>
            <w:webHidden/>
          </w:rPr>
          <w:fldChar w:fldCharType="begin"/>
        </w:r>
        <w:r>
          <w:rPr>
            <w:webHidden/>
          </w:rPr>
          <w:instrText xml:space="preserve"> PAGEREF _Toc205994559 \h </w:instrText>
        </w:r>
        <w:r>
          <w:rPr>
            <w:webHidden/>
          </w:rPr>
        </w:r>
        <w:r>
          <w:rPr>
            <w:webHidden/>
          </w:rPr>
          <w:fldChar w:fldCharType="separate"/>
        </w:r>
        <w:r>
          <w:rPr>
            <w:webHidden/>
          </w:rPr>
          <w:t>52</w:t>
        </w:r>
        <w:r>
          <w:rPr>
            <w:webHidden/>
          </w:rPr>
          <w:fldChar w:fldCharType="end"/>
        </w:r>
      </w:hyperlink>
    </w:p>
    <w:p w14:paraId="743E64A4" w14:textId="77777777" w:rsidR="00A42E05" w:rsidRPr="00D44BE9" w:rsidRDefault="00A42E05">
      <w:pPr>
        <w:pStyle w:val="TOC2"/>
        <w:rPr>
          <w:rFonts w:ascii="Aptos" w:hAnsi="Aptos" w:cs="Times New Roman"/>
          <w:kern w:val="2"/>
          <w:sz w:val="24"/>
          <w:lang w:val="en-US"/>
        </w:rPr>
      </w:pPr>
      <w:hyperlink w:anchor="_Toc205994560" w:history="1">
        <w:r w:rsidRPr="00035C8B">
          <w:rPr>
            <w:rStyle w:val="Hyperlink"/>
          </w:rPr>
          <w:t>3.6</w:t>
        </w:r>
        <w:r w:rsidRPr="00D44BE9">
          <w:rPr>
            <w:rFonts w:ascii="Aptos" w:hAnsi="Aptos" w:cs="Times New Roman"/>
            <w:kern w:val="2"/>
            <w:sz w:val="24"/>
            <w:lang w:val="en-US"/>
          </w:rPr>
          <w:tab/>
        </w:r>
        <w:r w:rsidRPr="00035C8B">
          <w:rPr>
            <w:rStyle w:val="Hyperlink"/>
          </w:rPr>
          <w:t>ADJUSTMENT RECORD</w:t>
        </w:r>
        <w:r>
          <w:rPr>
            <w:webHidden/>
          </w:rPr>
          <w:tab/>
        </w:r>
        <w:r>
          <w:rPr>
            <w:webHidden/>
          </w:rPr>
          <w:fldChar w:fldCharType="begin"/>
        </w:r>
        <w:r>
          <w:rPr>
            <w:webHidden/>
          </w:rPr>
          <w:instrText xml:space="preserve"> PAGEREF _Toc205994560 \h </w:instrText>
        </w:r>
        <w:r>
          <w:rPr>
            <w:webHidden/>
          </w:rPr>
        </w:r>
        <w:r>
          <w:rPr>
            <w:webHidden/>
          </w:rPr>
          <w:fldChar w:fldCharType="separate"/>
        </w:r>
        <w:r>
          <w:rPr>
            <w:webHidden/>
          </w:rPr>
          <w:t>53</w:t>
        </w:r>
        <w:r>
          <w:rPr>
            <w:webHidden/>
          </w:rPr>
          <w:fldChar w:fldCharType="end"/>
        </w:r>
      </w:hyperlink>
    </w:p>
    <w:p w14:paraId="18A7E310" w14:textId="77777777" w:rsidR="00A42E05" w:rsidRPr="00D44BE9" w:rsidRDefault="00A42E05">
      <w:pPr>
        <w:pStyle w:val="TOC2"/>
        <w:rPr>
          <w:rFonts w:ascii="Aptos" w:hAnsi="Aptos" w:cs="Times New Roman"/>
          <w:kern w:val="2"/>
          <w:sz w:val="24"/>
          <w:lang w:val="en-US"/>
        </w:rPr>
      </w:pPr>
      <w:hyperlink w:anchor="_Toc205994561" w:history="1">
        <w:r w:rsidRPr="00035C8B">
          <w:rPr>
            <w:rStyle w:val="Hyperlink"/>
          </w:rPr>
          <w:t>3.7</w:t>
        </w:r>
        <w:r w:rsidRPr="00D44BE9">
          <w:rPr>
            <w:rFonts w:ascii="Aptos" w:hAnsi="Aptos" w:cs="Times New Roman"/>
            <w:kern w:val="2"/>
            <w:sz w:val="24"/>
            <w:lang w:val="en-US"/>
          </w:rPr>
          <w:tab/>
        </w:r>
        <w:r w:rsidRPr="00035C8B">
          <w:rPr>
            <w:rStyle w:val="Hyperlink"/>
          </w:rPr>
          <w:t>BILL SUMMARY RECORD</w:t>
        </w:r>
        <w:r>
          <w:rPr>
            <w:webHidden/>
          </w:rPr>
          <w:tab/>
        </w:r>
        <w:r>
          <w:rPr>
            <w:webHidden/>
          </w:rPr>
          <w:fldChar w:fldCharType="begin"/>
        </w:r>
        <w:r>
          <w:rPr>
            <w:webHidden/>
          </w:rPr>
          <w:instrText xml:space="preserve"> PAGEREF _Toc205994561 \h </w:instrText>
        </w:r>
        <w:r>
          <w:rPr>
            <w:webHidden/>
          </w:rPr>
        </w:r>
        <w:r>
          <w:rPr>
            <w:webHidden/>
          </w:rPr>
          <w:fldChar w:fldCharType="separate"/>
        </w:r>
        <w:r>
          <w:rPr>
            <w:webHidden/>
          </w:rPr>
          <w:t>56</w:t>
        </w:r>
        <w:r>
          <w:rPr>
            <w:webHidden/>
          </w:rPr>
          <w:fldChar w:fldCharType="end"/>
        </w:r>
      </w:hyperlink>
    </w:p>
    <w:p w14:paraId="7BBE9D79" w14:textId="77777777" w:rsidR="00A42E05" w:rsidRPr="00D44BE9" w:rsidRDefault="00A42E05">
      <w:pPr>
        <w:pStyle w:val="TOC1"/>
        <w:rPr>
          <w:rFonts w:ascii="Aptos" w:hAnsi="Aptos" w:cs="Times New Roman"/>
          <w:b w:val="0"/>
          <w:kern w:val="2"/>
          <w:sz w:val="24"/>
          <w:szCs w:val="24"/>
          <w:lang w:val="en-US"/>
        </w:rPr>
      </w:pPr>
      <w:hyperlink w:anchor="_Toc205994562" w:history="1">
        <w:r w:rsidRPr="00035C8B">
          <w:rPr>
            <w:rStyle w:val="Hyperlink"/>
          </w:rPr>
          <w:t>4</w:t>
        </w:r>
        <w:r w:rsidRPr="00D44BE9">
          <w:rPr>
            <w:rFonts w:ascii="Aptos" w:hAnsi="Aptos" w:cs="Times New Roman"/>
            <w:b w:val="0"/>
            <w:kern w:val="2"/>
            <w:sz w:val="24"/>
            <w:szCs w:val="24"/>
            <w:lang w:val="en-US"/>
          </w:rPr>
          <w:tab/>
        </w:r>
        <w:r w:rsidRPr="00035C8B">
          <w:rPr>
            <w:rStyle w:val="Hyperlink"/>
          </w:rPr>
          <w:t>NGA Products Bill Backup</w:t>
        </w:r>
        <w:r>
          <w:rPr>
            <w:webHidden/>
          </w:rPr>
          <w:tab/>
        </w:r>
        <w:r>
          <w:rPr>
            <w:webHidden/>
          </w:rPr>
          <w:fldChar w:fldCharType="begin"/>
        </w:r>
        <w:r>
          <w:rPr>
            <w:webHidden/>
          </w:rPr>
          <w:instrText xml:space="preserve"> PAGEREF _Toc205994562 \h </w:instrText>
        </w:r>
        <w:r>
          <w:rPr>
            <w:webHidden/>
          </w:rPr>
        </w:r>
        <w:r>
          <w:rPr>
            <w:webHidden/>
          </w:rPr>
          <w:fldChar w:fldCharType="separate"/>
        </w:r>
        <w:r>
          <w:rPr>
            <w:webHidden/>
          </w:rPr>
          <w:t>58</w:t>
        </w:r>
        <w:r>
          <w:rPr>
            <w:webHidden/>
          </w:rPr>
          <w:fldChar w:fldCharType="end"/>
        </w:r>
      </w:hyperlink>
    </w:p>
    <w:p w14:paraId="5AAC21CB" w14:textId="77777777" w:rsidR="00A42E05" w:rsidRPr="00D44BE9" w:rsidRDefault="00A42E05">
      <w:pPr>
        <w:pStyle w:val="TOC2"/>
        <w:rPr>
          <w:rFonts w:ascii="Aptos" w:hAnsi="Aptos" w:cs="Times New Roman"/>
          <w:kern w:val="2"/>
          <w:sz w:val="24"/>
          <w:lang w:val="en-US"/>
        </w:rPr>
      </w:pPr>
      <w:hyperlink w:anchor="_Toc205994563" w:history="1">
        <w:r w:rsidRPr="00035C8B">
          <w:rPr>
            <w:rStyle w:val="Hyperlink"/>
          </w:rPr>
          <w:t>4.1</w:t>
        </w:r>
        <w:r w:rsidRPr="00D44BE9">
          <w:rPr>
            <w:rFonts w:ascii="Aptos" w:hAnsi="Aptos" w:cs="Times New Roman"/>
            <w:kern w:val="2"/>
            <w:sz w:val="24"/>
            <w:lang w:val="en-US"/>
          </w:rPr>
          <w:tab/>
        </w:r>
        <w:r w:rsidRPr="00035C8B">
          <w:rPr>
            <w:rStyle w:val="Hyperlink"/>
          </w:rPr>
          <w:t>Bill Backup Data File</w:t>
        </w:r>
        <w:r>
          <w:rPr>
            <w:webHidden/>
          </w:rPr>
          <w:tab/>
        </w:r>
        <w:r>
          <w:rPr>
            <w:webHidden/>
          </w:rPr>
          <w:fldChar w:fldCharType="begin"/>
        </w:r>
        <w:r>
          <w:rPr>
            <w:webHidden/>
          </w:rPr>
          <w:instrText xml:space="preserve"> PAGEREF _Toc205994563 \h </w:instrText>
        </w:r>
        <w:r>
          <w:rPr>
            <w:webHidden/>
          </w:rPr>
        </w:r>
        <w:r>
          <w:rPr>
            <w:webHidden/>
          </w:rPr>
          <w:fldChar w:fldCharType="separate"/>
        </w:r>
        <w:r>
          <w:rPr>
            <w:webHidden/>
          </w:rPr>
          <w:t>58</w:t>
        </w:r>
        <w:r>
          <w:rPr>
            <w:webHidden/>
          </w:rPr>
          <w:fldChar w:fldCharType="end"/>
        </w:r>
      </w:hyperlink>
    </w:p>
    <w:p w14:paraId="189945E2" w14:textId="77777777" w:rsidR="00A42E05" w:rsidRPr="00D44BE9" w:rsidRDefault="00A42E05">
      <w:pPr>
        <w:pStyle w:val="TOC2"/>
        <w:rPr>
          <w:rFonts w:ascii="Aptos" w:hAnsi="Aptos" w:cs="Times New Roman"/>
          <w:kern w:val="2"/>
          <w:sz w:val="24"/>
          <w:lang w:val="en-US"/>
        </w:rPr>
      </w:pPr>
      <w:hyperlink w:anchor="_Toc205994564" w:history="1">
        <w:r w:rsidRPr="00035C8B">
          <w:rPr>
            <w:rStyle w:val="Hyperlink"/>
          </w:rPr>
          <w:t>4.2</w:t>
        </w:r>
        <w:r w:rsidRPr="00D44BE9">
          <w:rPr>
            <w:rFonts w:ascii="Aptos" w:hAnsi="Aptos" w:cs="Times New Roman"/>
            <w:kern w:val="2"/>
            <w:sz w:val="24"/>
            <w:lang w:val="en-US"/>
          </w:rPr>
          <w:tab/>
        </w:r>
        <w:r w:rsidRPr="00035C8B">
          <w:rPr>
            <w:rStyle w:val="Hyperlink"/>
          </w:rPr>
          <w:t>DESCRIPTION</w:t>
        </w:r>
        <w:r>
          <w:rPr>
            <w:webHidden/>
          </w:rPr>
          <w:tab/>
        </w:r>
        <w:r>
          <w:rPr>
            <w:webHidden/>
          </w:rPr>
          <w:fldChar w:fldCharType="begin"/>
        </w:r>
        <w:r>
          <w:rPr>
            <w:webHidden/>
          </w:rPr>
          <w:instrText xml:space="preserve"> PAGEREF _Toc205994564 \h </w:instrText>
        </w:r>
        <w:r>
          <w:rPr>
            <w:webHidden/>
          </w:rPr>
        </w:r>
        <w:r>
          <w:rPr>
            <w:webHidden/>
          </w:rPr>
          <w:fldChar w:fldCharType="separate"/>
        </w:r>
        <w:r>
          <w:rPr>
            <w:webHidden/>
          </w:rPr>
          <w:t>59</w:t>
        </w:r>
        <w:r>
          <w:rPr>
            <w:webHidden/>
          </w:rPr>
          <w:fldChar w:fldCharType="end"/>
        </w:r>
      </w:hyperlink>
    </w:p>
    <w:p w14:paraId="4B1AC079" w14:textId="77777777" w:rsidR="00A42E05" w:rsidRPr="00D44BE9" w:rsidRDefault="00A42E05">
      <w:pPr>
        <w:pStyle w:val="TOC2"/>
        <w:rPr>
          <w:rFonts w:ascii="Aptos" w:hAnsi="Aptos" w:cs="Times New Roman"/>
          <w:kern w:val="2"/>
          <w:sz w:val="24"/>
          <w:lang w:val="en-US"/>
        </w:rPr>
      </w:pPr>
      <w:hyperlink w:anchor="_Toc205994565" w:history="1">
        <w:r w:rsidRPr="00035C8B">
          <w:rPr>
            <w:rStyle w:val="Hyperlink"/>
          </w:rPr>
          <w:t>4.3</w:t>
        </w:r>
        <w:r w:rsidRPr="00D44BE9">
          <w:rPr>
            <w:rFonts w:ascii="Aptos" w:hAnsi="Aptos" w:cs="Times New Roman"/>
            <w:kern w:val="2"/>
            <w:sz w:val="24"/>
            <w:lang w:val="en-US"/>
          </w:rPr>
          <w:tab/>
        </w:r>
        <w:r w:rsidRPr="00035C8B">
          <w:rPr>
            <w:rStyle w:val="Hyperlink"/>
          </w:rPr>
          <w:t>HEADER RECORD</w:t>
        </w:r>
        <w:r>
          <w:rPr>
            <w:webHidden/>
          </w:rPr>
          <w:tab/>
        </w:r>
        <w:r>
          <w:rPr>
            <w:webHidden/>
          </w:rPr>
          <w:fldChar w:fldCharType="begin"/>
        </w:r>
        <w:r>
          <w:rPr>
            <w:webHidden/>
          </w:rPr>
          <w:instrText xml:space="preserve"> PAGEREF _Toc205994565 \h </w:instrText>
        </w:r>
        <w:r>
          <w:rPr>
            <w:webHidden/>
          </w:rPr>
        </w:r>
        <w:r>
          <w:rPr>
            <w:webHidden/>
          </w:rPr>
          <w:fldChar w:fldCharType="separate"/>
        </w:r>
        <w:r>
          <w:rPr>
            <w:webHidden/>
          </w:rPr>
          <w:t>59</w:t>
        </w:r>
        <w:r>
          <w:rPr>
            <w:webHidden/>
          </w:rPr>
          <w:fldChar w:fldCharType="end"/>
        </w:r>
      </w:hyperlink>
    </w:p>
    <w:p w14:paraId="5C56C5D6" w14:textId="77777777" w:rsidR="00A42E05" w:rsidRPr="00D44BE9" w:rsidRDefault="00A42E05">
      <w:pPr>
        <w:pStyle w:val="TOC2"/>
        <w:rPr>
          <w:rFonts w:ascii="Aptos" w:hAnsi="Aptos" w:cs="Times New Roman"/>
          <w:kern w:val="2"/>
          <w:sz w:val="24"/>
          <w:lang w:val="en-US"/>
        </w:rPr>
      </w:pPr>
      <w:hyperlink w:anchor="_Toc205994566" w:history="1">
        <w:r w:rsidRPr="00035C8B">
          <w:rPr>
            <w:rStyle w:val="Hyperlink"/>
          </w:rPr>
          <w:t>4.4</w:t>
        </w:r>
        <w:r w:rsidRPr="00D44BE9">
          <w:rPr>
            <w:rFonts w:ascii="Aptos" w:hAnsi="Aptos" w:cs="Times New Roman"/>
            <w:kern w:val="2"/>
            <w:sz w:val="24"/>
            <w:lang w:val="en-US"/>
          </w:rPr>
          <w:tab/>
        </w:r>
        <w:r w:rsidRPr="00035C8B">
          <w:rPr>
            <w:rStyle w:val="Hyperlink"/>
          </w:rPr>
          <w:t>PRODUCT CHARGES RECORD</w:t>
        </w:r>
        <w:r>
          <w:rPr>
            <w:webHidden/>
          </w:rPr>
          <w:tab/>
        </w:r>
        <w:r>
          <w:rPr>
            <w:webHidden/>
          </w:rPr>
          <w:fldChar w:fldCharType="begin"/>
        </w:r>
        <w:r>
          <w:rPr>
            <w:webHidden/>
          </w:rPr>
          <w:instrText xml:space="preserve"> PAGEREF _Toc205994566 \h </w:instrText>
        </w:r>
        <w:r>
          <w:rPr>
            <w:webHidden/>
          </w:rPr>
        </w:r>
        <w:r>
          <w:rPr>
            <w:webHidden/>
          </w:rPr>
          <w:fldChar w:fldCharType="separate"/>
        </w:r>
        <w:r>
          <w:rPr>
            <w:webHidden/>
          </w:rPr>
          <w:t>60</w:t>
        </w:r>
        <w:r>
          <w:rPr>
            <w:webHidden/>
          </w:rPr>
          <w:fldChar w:fldCharType="end"/>
        </w:r>
      </w:hyperlink>
    </w:p>
    <w:p w14:paraId="07F08175" w14:textId="77777777" w:rsidR="00A42E05" w:rsidRPr="00D44BE9" w:rsidRDefault="00A42E05">
      <w:pPr>
        <w:pStyle w:val="TOC2"/>
        <w:rPr>
          <w:rFonts w:ascii="Aptos" w:hAnsi="Aptos" w:cs="Times New Roman"/>
          <w:kern w:val="2"/>
          <w:sz w:val="24"/>
          <w:lang w:val="en-US"/>
        </w:rPr>
      </w:pPr>
      <w:hyperlink w:anchor="_Toc205994567" w:history="1">
        <w:r w:rsidRPr="00035C8B">
          <w:rPr>
            <w:rStyle w:val="Hyperlink"/>
          </w:rPr>
          <w:t>4.5</w:t>
        </w:r>
        <w:r w:rsidRPr="00D44BE9">
          <w:rPr>
            <w:rFonts w:ascii="Aptos" w:hAnsi="Aptos" w:cs="Times New Roman"/>
            <w:kern w:val="2"/>
            <w:sz w:val="24"/>
            <w:lang w:val="en-US"/>
          </w:rPr>
          <w:tab/>
        </w:r>
        <w:r w:rsidRPr="00035C8B">
          <w:rPr>
            <w:rStyle w:val="Hyperlink"/>
          </w:rPr>
          <w:t>EVENT CHARGES RECORD</w:t>
        </w:r>
        <w:r>
          <w:rPr>
            <w:webHidden/>
          </w:rPr>
          <w:tab/>
        </w:r>
        <w:r>
          <w:rPr>
            <w:webHidden/>
          </w:rPr>
          <w:fldChar w:fldCharType="begin"/>
        </w:r>
        <w:r>
          <w:rPr>
            <w:webHidden/>
          </w:rPr>
          <w:instrText xml:space="preserve"> PAGEREF _Toc205994567 \h </w:instrText>
        </w:r>
        <w:r>
          <w:rPr>
            <w:webHidden/>
          </w:rPr>
        </w:r>
        <w:r>
          <w:rPr>
            <w:webHidden/>
          </w:rPr>
          <w:fldChar w:fldCharType="separate"/>
        </w:r>
        <w:r>
          <w:rPr>
            <w:webHidden/>
          </w:rPr>
          <w:t>64</w:t>
        </w:r>
        <w:r>
          <w:rPr>
            <w:webHidden/>
          </w:rPr>
          <w:fldChar w:fldCharType="end"/>
        </w:r>
      </w:hyperlink>
    </w:p>
    <w:p w14:paraId="30A30965" w14:textId="77777777" w:rsidR="00A42E05" w:rsidRPr="00D44BE9" w:rsidRDefault="00A42E05">
      <w:pPr>
        <w:pStyle w:val="TOC3"/>
        <w:rPr>
          <w:rFonts w:ascii="Aptos" w:hAnsi="Aptos" w:cs="Times New Roman"/>
          <w:kern w:val="2"/>
          <w:sz w:val="24"/>
          <w:lang w:val="en-US"/>
        </w:rPr>
      </w:pPr>
      <w:hyperlink w:anchor="_Toc205994568" w:history="1">
        <w:r w:rsidRPr="00035C8B">
          <w:rPr>
            <w:rStyle w:val="Hyperlink"/>
          </w:rPr>
          <w:t>4.5.1</w:t>
        </w:r>
        <w:r w:rsidRPr="00D44BE9">
          <w:rPr>
            <w:rFonts w:ascii="Aptos" w:hAnsi="Aptos" w:cs="Times New Roman"/>
            <w:kern w:val="2"/>
            <w:sz w:val="24"/>
            <w:lang w:val="en-US"/>
          </w:rPr>
          <w:tab/>
        </w:r>
        <w:r w:rsidRPr="00035C8B">
          <w:rPr>
            <w:rStyle w:val="Hyperlink"/>
          </w:rPr>
          <w:t>Event: FTTP Generic Ethernet Access</w:t>
        </w:r>
        <w:r>
          <w:rPr>
            <w:webHidden/>
          </w:rPr>
          <w:tab/>
        </w:r>
        <w:r>
          <w:rPr>
            <w:webHidden/>
          </w:rPr>
          <w:fldChar w:fldCharType="begin"/>
        </w:r>
        <w:r>
          <w:rPr>
            <w:webHidden/>
          </w:rPr>
          <w:instrText xml:space="preserve"> PAGEREF _Toc205994568 \h </w:instrText>
        </w:r>
        <w:r>
          <w:rPr>
            <w:webHidden/>
          </w:rPr>
        </w:r>
        <w:r>
          <w:rPr>
            <w:webHidden/>
          </w:rPr>
          <w:fldChar w:fldCharType="separate"/>
        </w:r>
        <w:r>
          <w:rPr>
            <w:webHidden/>
          </w:rPr>
          <w:t>67</w:t>
        </w:r>
        <w:r>
          <w:rPr>
            <w:webHidden/>
          </w:rPr>
          <w:fldChar w:fldCharType="end"/>
        </w:r>
      </w:hyperlink>
    </w:p>
    <w:p w14:paraId="79AC41C1" w14:textId="77777777" w:rsidR="00A42E05" w:rsidRPr="00D44BE9" w:rsidRDefault="00A42E05">
      <w:pPr>
        <w:pStyle w:val="TOC3"/>
        <w:rPr>
          <w:rFonts w:ascii="Aptos" w:hAnsi="Aptos" w:cs="Times New Roman"/>
          <w:kern w:val="2"/>
          <w:sz w:val="24"/>
          <w:lang w:val="en-US"/>
        </w:rPr>
      </w:pPr>
      <w:hyperlink w:anchor="_Toc205994569" w:history="1">
        <w:r w:rsidRPr="00035C8B">
          <w:rPr>
            <w:rStyle w:val="Hyperlink"/>
          </w:rPr>
          <w:t>4.5.2</w:t>
        </w:r>
        <w:r w:rsidRPr="00D44BE9">
          <w:rPr>
            <w:rFonts w:ascii="Aptos" w:hAnsi="Aptos" w:cs="Times New Roman"/>
            <w:kern w:val="2"/>
            <w:sz w:val="24"/>
            <w:lang w:val="en-US"/>
          </w:rPr>
          <w:tab/>
        </w:r>
        <w:r w:rsidRPr="00035C8B">
          <w:rPr>
            <w:rStyle w:val="Hyperlink"/>
          </w:rPr>
          <w:t>Event: FTTP Fibre Integrated Reception Service</w:t>
        </w:r>
        <w:r>
          <w:rPr>
            <w:webHidden/>
          </w:rPr>
          <w:tab/>
        </w:r>
        <w:r>
          <w:rPr>
            <w:webHidden/>
          </w:rPr>
          <w:fldChar w:fldCharType="begin"/>
        </w:r>
        <w:r>
          <w:rPr>
            <w:webHidden/>
          </w:rPr>
          <w:instrText xml:space="preserve"> PAGEREF _Toc205994569 \h </w:instrText>
        </w:r>
        <w:r>
          <w:rPr>
            <w:webHidden/>
          </w:rPr>
        </w:r>
        <w:r>
          <w:rPr>
            <w:webHidden/>
          </w:rPr>
          <w:fldChar w:fldCharType="separate"/>
        </w:r>
        <w:r>
          <w:rPr>
            <w:webHidden/>
          </w:rPr>
          <w:t>67</w:t>
        </w:r>
        <w:r>
          <w:rPr>
            <w:webHidden/>
          </w:rPr>
          <w:fldChar w:fldCharType="end"/>
        </w:r>
      </w:hyperlink>
    </w:p>
    <w:p w14:paraId="60636FB0" w14:textId="77777777" w:rsidR="00A42E05" w:rsidRPr="00D44BE9" w:rsidRDefault="00A42E05">
      <w:pPr>
        <w:pStyle w:val="TOC2"/>
        <w:rPr>
          <w:rFonts w:ascii="Aptos" w:hAnsi="Aptos" w:cs="Times New Roman"/>
          <w:kern w:val="2"/>
          <w:sz w:val="24"/>
          <w:lang w:val="en-US"/>
        </w:rPr>
      </w:pPr>
      <w:hyperlink w:anchor="_Toc205994570" w:history="1">
        <w:r w:rsidRPr="00035C8B">
          <w:rPr>
            <w:rStyle w:val="Hyperlink"/>
          </w:rPr>
          <w:t>4.6</w:t>
        </w:r>
        <w:r w:rsidRPr="00D44BE9">
          <w:rPr>
            <w:rFonts w:ascii="Aptos" w:hAnsi="Aptos" w:cs="Times New Roman"/>
            <w:kern w:val="2"/>
            <w:sz w:val="24"/>
            <w:lang w:val="en-US"/>
          </w:rPr>
          <w:tab/>
        </w:r>
        <w:r w:rsidRPr="00035C8B">
          <w:rPr>
            <w:rStyle w:val="Hyperlink"/>
          </w:rPr>
          <w:t>ADJUSTMENT RECORD</w:t>
        </w:r>
        <w:r>
          <w:rPr>
            <w:webHidden/>
          </w:rPr>
          <w:tab/>
        </w:r>
        <w:r>
          <w:rPr>
            <w:webHidden/>
          </w:rPr>
          <w:fldChar w:fldCharType="begin"/>
        </w:r>
        <w:r>
          <w:rPr>
            <w:webHidden/>
          </w:rPr>
          <w:instrText xml:space="preserve"> PAGEREF _Toc205994570 \h </w:instrText>
        </w:r>
        <w:r>
          <w:rPr>
            <w:webHidden/>
          </w:rPr>
        </w:r>
        <w:r>
          <w:rPr>
            <w:webHidden/>
          </w:rPr>
          <w:fldChar w:fldCharType="separate"/>
        </w:r>
        <w:r>
          <w:rPr>
            <w:webHidden/>
          </w:rPr>
          <w:t>67</w:t>
        </w:r>
        <w:r>
          <w:rPr>
            <w:webHidden/>
          </w:rPr>
          <w:fldChar w:fldCharType="end"/>
        </w:r>
      </w:hyperlink>
    </w:p>
    <w:p w14:paraId="61C0A666" w14:textId="77777777" w:rsidR="00A42E05" w:rsidRPr="00D44BE9" w:rsidRDefault="00A42E05">
      <w:pPr>
        <w:pStyle w:val="TOC2"/>
        <w:rPr>
          <w:rFonts w:ascii="Aptos" w:hAnsi="Aptos" w:cs="Times New Roman"/>
          <w:kern w:val="2"/>
          <w:sz w:val="24"/>
          <w:lang w:val="en-US"/>
        </w:rPr>
      </w:pPr>
      <w:hyperlink w:anchor="_Toc205994571" w:history="1">
        <w:r w:rsidRPr="00035C8B">
          <w:rPr>
            <w:rStyle w:val="Hyperlink"/>
          </w:rPr>
          <w:t>4.7</w:t>
        </w:r>
        <w:r w:rsidRPr="00D44BE9">
          <w:rPr>
            <w:rFonts w:ascii="Aptos" w:hAnsi="Aptos" w:cs="Times New Roman"/>
            <w:kern w:val="2"/>
            <w:sz w:val="24"/>
            <w:lang w:val="en-US"/>
          </w:rPr>
          <w:tab/>
        </w:r>
        <w:r w:rsidRPr="00035C8B">
          <w:rPr>
            <w:rStyle w:val="Hyperlink"/>
          </w:rPr>
          <w:t>BILL SUMMARY RECORD</w:t>
        </w:r>
        <w:r>
          <w:rPr>
            <w:webHidden/>
          </w:rPr>
          <w:tab/>
        </w:r>
        <w:r>
          <w:rPr>
            <w:webHidden/>
          </w:rPr>
          <w:fldChar w:fldCharType="begin"/>
        </w:r>
        <w:r>
          <w:rPr>
            <w:webHidden/>
          </w:rPr>
          <w:instrText xml:space="preserve"> PAGEREF _Toc205994571 \h </w:instrText>
        </w:r>
        <w:r>
          <w:rPr>
            <w:webHidden/>
          </w:rPr>
        </w:r>
        <w:r>
          <w:rPr>
            <w:webHidden/>
          </w:rPr>
          <w:fldChar w:fldCharType="separate"/>
        </w:r>
        <w:r>
          <w:rPr>
            <w:webHidden/>
          </w:rPr>
          <w:t>69</w:t>
        </w:r>
        <w:r>
          <w:rPr>
            <w:webHidden/>
          </w:rPr>
          <w:fldChar w:fldCharType="end"/>
        </w:r>
      </w:hyperlink>
    </w:p>
    <w:p w14:paraId="36BC93BC" w14:textId="77777777" w:rsidR="00A42E05" w:rsidRPr="00D44BE9" w:rsidRDefault="00A42E05">
      <w:pPr>
        <w:pStyle w:val="TOC1"/>
        <w:rPr>
          <w:rFonts w:ascii="Aptos" w:hAnsi="Aptos" w:cs="Times New Roman"/>
          <w:b w:val="0"/>
          <w:kern w:val="2"/>
          <w:sz w:val="24"/>
          <w:szCs w:val="24"/>
          <w:lang w:val="en-US"/>
        </w:rPr>
      </w:pPr>
      <w:hyperlink w:anchor="_Toc205994572" w:history="1">
        <w:r w:rsidRPr="00035C8B">
          <w:rPr>
            <w:rStyle w:val="Hyperlink"/>
          </w:rPr>
          <w:t>5</w:t>
        </w:r>
        <w:r w:rsidRPr="00D44BE9">
          <w:rPr>
            <w:rFonts w:ascii="Aptos" w:hAnsi="Aptos" w:cs="Times New Roman"/>
            <w:b w:val="0"/>
            <w:kern w:val="2"/>
            <w:sz w:val="24"/>
            <w:szCs w:val="24"/>
            <w:lang w:val="en-US"/>
          </w:rPr>
          <w:tab/>
        </w:r>
        <w:r w:rsidRPr="00035C8B">
          <w:rPr>
            <w:rStyle w:val="Hyperlink"/>
          </w:rPr>
          <w:t>SBS Products Bill Backup</w:t>
        </w:r>
        <w:r>
          <w:rPr>
            <w:webHidden/>
          </w:rPr>
          <w:tab/>
        </w:r>
        <w:r>
          <w:rPr>
            <w:webHidden/>
          </w:rPr>
          <w:fldChar w:fldCharType="begin"/>
        </w:r>
        <w:r>
          <w:rPr>
            <w:webHidden/>
          </w:rPr>
          <w:instrText xml:space="preserve"> PAGEREF _Toc205994572 \h </w:instrText>
        </w:r>
        <w:r>
          <w:rPr>
            <w:webHidden/>
          </w:rPr>
        </w:r>
        <w:r>
          <w:rPr>
            <w:webHidden/>
          </w:rPr>
          <w:fldChar w:fldCharType="separate"/>
        </w:r>
        <w:r>
          <w:rPr>
            <w:webHidden/>
          </w:rPr>
          <w:t>71</w:t>
        </w:r>
        <w:r>
          <w:rPr>
            <w:webHidden/>
          </w:rPr>
          <w:fldChar w:fldCharType="end"/>
        </w:r>
      </w:hyperlink>
    </w:p>
    <w:p w14:paraId="7B7C76B9" w14:textId="77777777" w:rsidR="00A42E05" w:rsidRPr="00D44BE9" w:rsidRDefault="00A42E05">
      <w:pPr>
        <w:pStyle w:val="TOC2"/>
        <w:rPr>
          <w:rFonts w:ascii="Aptos" w:hAnsi="Aptos" w:cs="Times New Roman"/>
          <w:kern w:val="2"/>
          <w:sz w:val="24"/>
          <w:lang w:val="en-US"/>
        </w:rPr>
      </w:pPr>
      <w:hyperlink w:anchor="_Toc205994573" w:history="1">
        <w:r w:rsidRPr="00035C8B">
          <w:rPr>
            <w:rStyle w:val="Hyperlink"/>
          </w:rPr>
          <w:t>5.1</w:t>
        </w:r>
        <w:r w:rsidRPr="00D44BE9">
          <w:rPr>
            <w:rFonts w:ascii="Aptos" w:hAnsi="Aptos" w:cs="Times New Roman"/>
            <w:kern w:val="2"/>
            <w:sz w:val="24"/>
            <w:lang w:val="en-US"/>
          </w:rPr>
          <w:tab/>
        </w:r>
        <w:r w:rsidRPr="00035C8B">
          <w:rPr>
            <w:rStyle w:val="Hyperlink"/>
          </w:rPr>
          <w:t>Bill Backup Data File</w:t>
        </w:r>
        <w:r>
          <w:rPr>
            <w:webHidden/>
          </w:rPr>
          <w:tab/>
        </w:r>
        <w:r>
          <w:rPr>
            <w:webHidden/>
          </w:rPr>
          <w:fldChar w:fldCharType="begin"/>
        </w:r>
        <w:r>
          <w:rPr>
            <w:webHidden/>
          </w:rPr>
          <w:instrText xml:space="preserve"> PAGEREF _Toc205994573 \h </w:instrText>
        </w:r>
        <w:r>
          <w:rPr>
            <w:webHidden/>
          </w:rPr>
        </w:r>
        <w:r>
          <w:rPr>
            <w:webHidden/>
          </w:rPr>
          <w:fldChar w:fldCharType="separate"/>
        </w:r>
        <w:r>
          <w:rPr>
            <w:webHidden/>
          </w:rPr>
          <w:t>71</w:t>
        </w:r>
        <w:r>
          <w:rPr>
            <w:webHidden/>
          </w:rPr>
          <w:fldChar w:fldCharType="end"/>
        </w:r>
      </w:hyperlink>
    </w:p>
    <w:p w14:paraId="70E398D5" w14:textId="77777777" w:rsidR="00A42E05" w:rsidRPr="00D44BE9" w:rsidRDefault="00A42E05">
      <w:pPr>
        <w:pStyle w:val="TOC2"/>
        <w:rPr>
          <w:rFonts w:ascii="Aptos" w:hAnsi="Aptos" w:cs="Times New Roman"/>
          <w:kern w:val="2"/>
          <w:sz w:val="24"/>
          <w:lang w:val="en-US"/>
        </w:rPr>
      </w:pPr>
      <w:hyperlink w:anchor="_Toc205994574" w:history="1">
        <w:r w:rsidRPr="00035C8B">
          <w:rPr>
            <w:rStyle w:val="Hyperlink"/>
          </w:rPr>
          <w:t>5.2</w:t>
        </w:r>
        <w:r w:rsidRPr="00D44BE9">
          <w:rPr>
            <w:rFonts w:ascii="Aptos" w:hAnsi="Aptos" w:cs="Times New Roman"/>
            <w:kern w:val="2"/>
            <w:sz w:val="24"/>
            <w:lang w:val="en-US"/>
          </w:rPr>
          <w:tab/>
        </w:r>
        <w:r w:rsidRPr="00035C8B">
          <w:rPr>
            <w:rStyle w:val="Hyperlink"/>
          </w:rPr>
          <w:t>DESCRIPTION</w:t>
        </w:r>
        <w:r>
          <w:rPr>
            <w:webHidden/>
          </w:rPr>
          <w:tab/>
        </w:r>
        <w:r>
          <w:rPr>
            <w:webHidden/>
          </w:rPr>
          <w:fldChar w:fldCharType="begin"/>
        </w:r>
        <w:r>
          <w:rPr>
            <w:webHidden/>
          </w:rPr>
          <w:instrText xml:space="preserve"> PAGEREF _Toc205994574 \h </w:instrText>
        </w:r>
        <w:r>
          <w:rPr>
            <w:webHidden/>
          </w:rPr>
        </w:r>
        <w:r>
          <w:rPr>
            <w:webHidden/>
          </w:rPr>
          <w:fldChar w:fldCharType="separate"/>
        </w:r>
        <w:r>
          <w:rPr>
            <w:webHidden/>
          </w:rPr>
          <w:t>72</w:t>
        </w:r>
        <w:r>
          <w:rPr>
            <w:webHidden/>
          </w:rPr>
          <w:fldChar w:fldCharType="end"/>
        </w:r>
      </w:hyperlink>
    </w:p>
    <w:p w14:paraId="666B0682" w14:textId="77777777" w:rsidR="00A42E05" w:rsidRPr="00D44BE9" w:rsidRDefault="00A42E05">
      <w:pPr>
        <w:pStyle w:val="TOC2"/>
        <w:rPr>
          <w:rFonts w:ascii="Aptos" w:hAnsi="Aptos" w:cs="Times New Roman"/>
          <w:kern w:val="2"/>
          <w:sz w:val="24"/>
          <w:lang w:val="en-US"/>
        </w:rPr>
      </w:pPr>
      <w:hyperlink w:anchor="_Toc205994575" w:history="1">
        <w:r w:rsidRPr="00035C8B">
          <w:rPr>
            <w:rStyle w:val="Hyperlink"/>
          </w:rPr>
          <w:t>5.3</w:t>
        </w:r>
        <w:r w:rsidRPr="00D44BE9">
          <w:rPr>
            <w:rFonts w:ascii="Aptos" w:hAnsi="Aptos" w:cs="Times New Roman"/>
            <w:kern w:val="2"/>
            <w:sz w:val="24"/>
            <w:lang w:val="en-US"/>
          </w:rPr>
          <w:tab/>
        </w:r>
        <w:r w:rsidRPr="00035C8B">
          <w:rPr>
            <w:rStyle w:val="Hyperlink"/>
          </w:rPr>
          <w:t>HEADER RECORD</w:t>
        </w:r>
        <w:r>
          <w:rPr>
            <w:webHidden/>
          </w:rPr>
          <w:tab/>
        </w:r>
        <w:r>
          <w:rPr>
            <w:webHidden/>
          </w:rPr>
          <w:fldChar w:fldCharType="begin"/>
        </w:r>
        <w:r>
          <w:rPr>
            <w:webHidden/>
          </w:rPr>
          <w:instrText xml:space="preserve"> PAGEREF _Toc205994575 \h </w:instrText>
        </w:r>
        <w:r>
          <w:rPr>
            <w:webHidden/>
          </w:rPr>
        </w:r>
        <w:r>
          <w:rPr>
            <w:webHidden/>
          </w:rPr>
          <w:fldChar w:fldCharType="separate"/>
        </w:r>
        <w:r>
          <w:rPr>
            <w:webHidden/>
          </w:rPr>
          <w:t>72</w:t>
        </w:r>
        <w:r>
          <w:rPr>
            <w:webHidden/>
          </w:rPr>
          <w:fldChar w:fldCharType="end"/>
        </w:r>
      </w:hyperlink>
    </w:p>
    <w:p w14:paraId="32E58F0E" w14:textId="77777777" w:rsidR="00A42E05" w:rsidRPr="00D44BE9" w:rsidRDefault="00A42E05">
      <w:pPr>
        <w:pStyle w:val="TOC2"/>
        <w:rPr>
          <w:rFonts w:ascii="Aptos" w:hAnsi="Aptos" w:cs="Times New Roman"/>
          <w:kern w:val="2"/>
          <w:sz w:val="24"/>
          <w:lang w:val="en-US"/>
        </w:rPr>
      </w:pPr>
      <w:hyperlink w:anchor="_Toc205994576" w:history="1">
        <w:r w:rsidRPr="00035C8B">
          <w:rPr>
            <w:rStyle w:val="Hyperlink"/>
          </w:rPr>
          <w:t>5.4</w:t>
        </w:r>
        <w:r w:rsidRPr="00D44BE9">
          <w:rPr>
            <w:rFonts w:ascii="Aptos" w:hAnsi="Aptos" w:cs="Times New Roman"/>
            <w:kern w:val="2"/>
            <w:sz w:val="24"/>
            <w:lang w:val="en-US"/>
          </w:rPr>
          <w:tab/>
        </w:r>
        <w:r w:rsidRPr="00035C8B">
          <w:rPr>
            <w:rStyle w:val="Hyperlink"/>
          </w:rPr>
          <w:t>PRODUCT CHARGES RECORD</w:t>
        </w:r>
        <w:r>
          <w:rPr>
            <w:webHidden/>
          </w:rPr>
          <w:tab/>
        </w:r>
        <w:r>
          <w:rPr>
            <w:webHidden/>
          </w:rPr>
          <w:fldChar w:fldCharType="begin"/>
        </w:r>
        <w:r>
          <w:rPr>
            <w:webHidden/>
          </w:rPr>
          <w:instrText xml:space="preserve"> PAGEREF _Toc205994576 \h </w:instrText>
        </w:r>
        <w:r>
          <w:rPr>
            <w:webHidden/>
          </w:rPr>
        </w:r>
        <w:r>
          <w:rPr>
            <w:webHidden/>
          </w:rPr>
          <w:fldChar w:fldCharType="separate"/>
        </w:r>
        <w:r>
          <w:rPr>
            <w:webHidden/>
          </w:rPr>
          <w:t>73</w:t>
        </w:r>
        <w:r>
          <w:rPr>
            <w:webHidden/>
          </w:rPr>
          <w:fldChar w:fldCharType="end"/>
        </w:r>
      </w:hyperlink>
    </w:p>
    <w:p w14:paraId="2BADE028" w14:textId="77777777" w:rsidR="00A42E05" w:rsidRPr="00D44BE9" w:rsidRDefault="00A42E05">
      <w:pPr>
        <w:pStyle w:val="TOC2"/>
        <w:rPr>
          <w:rFonts w:ascii="Aptos" w:hAnsi="Aptos" w:cs="Times New Roman"/>
          <w:kern w:val="2"/>
          <w:sz w:val="24"/>
          <w:lang w:val="en-US"/>
        </w:rPr>
      </w:pPr>
      <w:hyperlink w:anchor="_Toc205994577" w:history="1">
        <w:r w:rsidRPr="00035C8B">
          <w:rPr>
            <w:rStyle w:val="Hyperlink"/>
          </w:rPr>
          <w:t>5.5</w:t>
        </w:r>
        <w:r w:rsidRPr="00D44BE9">
          <w:rPr>
            <w:rFonts w:ascii="Aptos" w:hAnsi="Aptos" w:cs="Times New Roman"/>
            <w:kern w:val="2"/>
            <w:sz w:val="24"/>
            <w:lang w:val="en-US"/>
          </w:rPr>
          <w:tab/>
        </w:r>
        <w:r w:rsidRPr="00035C8B">
          <w:rPr>
            <w:rStyle w:val="Hyperlink"/>
          </w:rPr>
          <w:t>EVENT CHARGES RECORD</w:t>
        </w:r>
        <w:r>
          <w:rPr>
            <w:webHidden/>
          </w:rPr>
          <w:tab/>
        </w:r>
        <w:r>
          <w:rPr>
            <w:webHidden/>
          </w:rPr>
          <w:fldChar w:fldCharType="begin"/>
        </w:r>
        <w:r>
          <w:rPr>
            <w:webHidden/>
          </w:rPr>
          <w:instrText xml:space="preserve"> PAGEREF _Toc205994577 \h </w:instrText>
        </w:r>
        <w:r>
          <w:rPr>
            <w:webHidden/>
          </w:rPr>
        </w:r>
        <w:r>
          <w:rPr>
            <w:webHidden/>
          </w:rPr>
          <w:fldChar w:fldCharType="separate"/>
        </w:r>
        <w:r>
          <w:rPr>
            <w:webHidden/>
          </w:rPr>
          <w:t>73</w:t>
        </w:r>
        <w:r>
          <w:rPr>
            <w:webHidden/>
          </w:rPr>
          <w:fldChar w:fldCharType="end"/>
        </w:r>
      </w:hyperlink>
    </w:p>
    <w:p w14:paraId="487D30BA" w14:textId="77777777" w:rsidR="00A42E05" w:rsidRPr="00D44BE9" w:rsidRDefault="00A42E05">
      <w:pPr>
        <w:pStyle w:val="TOC3"/>
        <w:rPr>
          <w:rFonts w:ascii="Aptos" w:hAnsi="Aptos" w:cs="Times New Roman"/>
          <w:kern w:val="2"/>
          <w:sz w:val="24"/>
          <w:lang w:val="en-US"/>
        </w:rPr>
      </w:pPr>
      <w:hyperlink w:anchor="_Toc205994578" w:history="1">
        <w:r w:rsidRPr="00035C8B">
          <w:rPr>
            <w:rStyle w:val="Hyperlink"/>
          </w:rPr>
          <w:t>5.5.1</w:t>
        </w:r>
        <w:r w:rsidRPr="00D44BE9">
          <w:rPr>
            <w:rFonts w:ascii="Aptos" w:hAnsi="Aptos" w:cs="Times New Roman"/>
            <w:kern w:val="2"/>
            <w:sz w:val="24"/>
            <w:lang w:val="en-US"/>
          </w:rPr>
          <w:tab/>
        </w:r>
        <w:r w:rsidRPr="00035C8B">
          <w:rPr>
            <w:rStyle w:val="Hyperlink"/>
          </w:rPr>
          <w:t>Event: OR SBS Charges</w:t>
        </w:r>
        <w:r>
          <w:rPr>
            <w:webHidden/>
          </w:rPr>
          <w:tab/>
        </w:r>
        <w:r>
          <w:rPr>
            <w:webHidden/>
          </w:rPr>
          <w:fldChar w:fldCharType="begin"/>
        </w:r>
        <w:r>
          <w:rPr>
            <w:webHidden/>
          </w:rPr>
          <w:instrText xml:space="preserve"> PAGEREF _Toc205994578 \h </w:instrText>
        </w:r>
        <w:r>
          <w:rPr>
            <w:webHidden/>
          </w:rPr>
        </w:r>
        <w:r>
          <w:rPr>
            <w:webHidden/>
          </w:rPr>
          <w:fldChar w:fldCharType="separate"/>
        </w:r>
        <w:r>
          <w:rPr>
            <w:webHidden/>
          </w:rPr>
          <w:t>76</w:t>
        </w:r>
        <w:r>
          <w:rPr>
            <w:webHidden/>
          </w:rPr>
          <w:fldChar w:fldCharType="end"/>
        </w:r>
      </w:hyperlink>
    </w:p>
    <w:p w14:paraId="05C33361" w14:textId="77777777" w:rsidR="00A42E05" w:rsidRPr="00D44BE9" w:rsidRDefault="00A42E05">
      <w:pPr>
        <w:pStyle w:val="TOC2"/>
        <w:rPr>
          <w:rFonts w:ascii="Aptos" w:hAnsi="Aptos" w:cs="Times New Roman"/>
          <w:kern w:val="2"/>
          <w:sz w:val="24"/>
          <w:lang w:val="en-US"/>
        </w:rPr>
      </w:pPr>
      <w:hyperlink w:anchor="_Toc205994579" w:history="1">
        <w:r w:rsidRPr="00035C8B">
          <w:rPr>
            <w:rStyle w:val="Hyperlink"/>
          </w:rPr>
          <w:t>5.6</w:t>
        </w:r>
        <w:r w:rsidRPr="00D44BE9">
          <w:rPr>
            <w:rFonts w:ascii="Aptos" w:hAnsi="Aptos" w:cs="Times New Roman"/>
            <w:kern w:val="2"/>
            <w:sz w:val="24"/>
            <w:lang w:val="en-US"/>
          </w:rPr>
          <w:tab/>
        </w:r>
        <w:r w:rsidRPr="00035C8B">
          <w:rPr>
            <w:rStyle w:val="Hyperlink"/>
          </w:rPr>
          <w:t>ADJUSTMENT RECORD</w:t>
        </w:r>
        <w:r>
          <w:rPr>
            <w:webHidden/>
          </w:rPr>
          <w:tab/>
        </w:r>
        <w:r>
          <w:rPr>
            <w:webHidden/>
          </w:rPr>
          <w:fldChar w:fldCharType="begin"/>
        </w:r>
        <w:r>
          <w:rPr>
            <w:webHidden/>
          </w:rPr>
          <w:instrText xml:space="preserve"> PAGEREF _Toc205994579 \h </w:instrText>
        </w:r>
        <w:r>
          <w:rPr>
            <w:webHidden/>
          </w:rPr>
        </w:r>
        <w:r>
          <w:rPr>
            <w:webHidden/>
          </w:rPr>
          <w:fldChar w:fldCharType="separate"/>
        </w:r>
        <w:r>
          <w:rPr>
            <w:webHidden/>
          </w:rPr>
          <w:t>77</w:t>
        </w:r>
        <w:r>
          <w:rPr>
            <w:webHidden/>
          </w:rPr>
          <w:fldChar w:fldCharType="end"/>
        </w:r>
      </w:hyperlink>
    </w:p>
    <w:p w14:paraId="2C96C19E" w14:textId="77777777" w:rsidR="00A42E05" w:rsidRPr="00D44BE9" w:rsidRDefault="00A42E05">
      <w:pPr>
        <w:pStyle w:val="TOC2"/>
        <w:rPr>
          <w:rFonts w:ascii="Aptos" w:hAnsi="Aptos" w:cs="Times New Roman"/>
          <w:kern w:val="2"/>
          <w:sz w:val="24"/>
          <w:lang w:val="en-US"/>
        </w:rPr>
      </w:pPr>
      <w:hyperlink w:anchor="_Toc205994580" w:history="1">
        <w:r w:rsidRPr="00035C8B">
          <w:rPr>
            <w:rStyle w:val="Hyperlink"/>
          </w:rPr>
          <w:t>5.7</w:t>
        </w:r>
        <w:r w:rsidRPr="00D44BE9">
          <w:rPr>
            <w:rFonts w:ascii="Aptos" w:hAnsi="Aptos" w:cs="Times New Roman"/>
            <w:kern w:val="2"/>
            <w:sz w:val="24"/>
            <w:lang w:val="en-US"/>
          </w:rPr>
          <w:tab/>
        </w:r>
        <w:r w:rsidRPr="00035C8B">
          <w:rPr>
            <w:rStyle w:val="Hyperlink"/>
          </w:rPr>
          <w:t>BILL SUMMARY RECORD</w:t>
        </w:r>
        <w:r>
          <w:rPr>
            <w:webHidden/>
          </w:rPr>
          <w:tab/>
        </w:r>
        <w:r>
          <w:rPr>
            <w:webHidden/>
          </w:rPr>
          <w:fldChar w:fldCharType="begin"/>
        </w:r>
        <w:r>
          <w:rPr>
            <w:webHidden/>
          </w:rPr>
          <w:instrText xml:space="preserve"> PAGEREF _Toc205994580 \h </w:instrText>
        </w:r>
        <w:r>
          <w:rPr>
            <w:webHidden/>
          </w:rPr>
        </w:r>
        <w:r>
          <w:rPr>
            <w:webHidden/>
          </w:rPr>
          <w:fldChar w:fldCharType="separate"/>
        </w:r>
        <w:r>
          <w:rPr>
            <w:webHidden/>
          </w:rPr>
          <w:t>79</w:t>
        </w:r>
        <w:r>
          <w:rPr>
            <w:webHidden/>
          </w:rPr>
          <w:fldChar w:fldCharType="end"/>
        </w:r>
      </w:hyperlink>
    </w:p>
    <w:p w14:paraId="2E8E98C6" w14:textId="77777777" w:rsidR="00A42E05" w:rsidRPr="00D44BE9" w:rsidRDefault="00A42E05">
      <w:pPr>
        <w:pStyle w:val="TOC1"/>
        <w:rPr>
          <w:rFonts w:ascii="Aptos" w:hAnsi="Aptos" w:cs="Times New Roman"/>
          <w:b w:val="0"/>
          <w:kern w:val="2"/>
          <w:sz w:val="24"/>
          <w:szCs w:val="24"/>
          <w:lang w:val="en-US"/>
        </w:rPr>
      </w:pPr>
      <w:hyperlink w:anchor="_Toc205994581" w:history="1">
        <w:r w:rsidRPr="00035C8B">
          <w:rPr>
            <w:rStyle w:val="Hyperlink"/>
          </w:rPr>
          <w:t>6</w:t>
        </w:r>
        <w:r w:rsidRPr="00D44BE9">
          <w:rPr>
            <w:rFonts w:ascii="Aptos" w:hAnsi="Aptos" w:cs="Times New Roman"/>
            <w:b w:val="0"/>
            <w:kern w:val="2"/>
            <w:sz w:val="24"/>
            <w:szCs w:val="24"/>
            <w:lang w:val="en-US"/>
          </w:rPr>
          <w:tab/>
        </w:r>
        <w:r w:rsidRPr="00035C8B">
          <w:rPr>
            <w:rStyle w:val="Hyperlink"/>
          </w:rPr>
          <w:t>SOGEA Products Bill Backup</w:t>
        </w:r>
        <w:r>
          <w:rPr>
            <w:webHidden/>
          </w:rPr>
          <w:tab/>
        </w:r>
        <w:r>
          <w:rPr>
            <w:webHidden/>
          </w:rPr>
          <w:fldChar w:fldCharType="begin"/>
        </w:r>
        <w:r>
          <w:rPr>
            <w:webHidden/>
          </w:rPr>
          <w:instrText xml:space="preserve"> PAGEREF _Toc205994581 \h </w:instrText>
        </w:r>
        <w:r>
          <w:rPr>
            <w:webHidden/>
          </w:rPr>
        </w:r>
        <w:r>
          <w:rPr>
            <w:webHidden/>
          </w:rPr>
          <w:fldChar w:fldCharType="separate"/>
        </w:r>
        <w:r>
          <w:rPr>
            <w:webHidden/>
          </w:rPr>
          <w:t>81</w:t>
        </w:r>
        <w:r>
          <w:rPr>
            <w:webHidden/>
          </w:rPr>
          <w:fldChar w:fldCharType="end"/>
        </w:r>
      </w:hyperlink>
    </w:p>
    <w:p w14:paraId="2F87BD9F" w14:textId="77777777" w:rsidR="00A42E05" w:rsidRPr="00D44BE9" w:rsidRDefault="00A42E05">
      <w:pPr>
        <w:pStyle w:val="TOC2"/>
        <w:rPr>
          <w:rFonts w:ascii="Aptos" w:hAnsi="Aptos" w:cs="Times New Roman"/>
          <w:kern w:val="2"/>
          <w:sz w:val="24"/>
          <w:lang w:val="en-US"/>
        </w:rPr>
      </w:pPr>
      <w:hyperlink w:anchor="_Toc205994582" w:history="1">
        <w:r w:rsidRPr="00035C8B">
          <w:rPr>
            <w:rStyle w:val="Hyperlink"/>
          </w:rPr>
          <w:t>6.1</w:t>
        </w:r>
        <w:r w:rsidRPr="00D44BE9">
          <w:rPr>
            <w:rFonts w:ascii="Aptos" w:hAnsi="Aptos" w:cs="Times New Roman"/>
            <w:kern w:val="2"/>
            <w:sz w:val="24"/>
            <w:lang w:val="en-US"/>
          </w:rPr>
          <w:tab/>
        </w:r>
        <w:r w:rsidRPr="00035C8B">
          <w:rPr>
            <w:rStyle w:val="Hyperlink"/>
          </w:rPr>
          <w:t>Bill Backup Data File</w:t>
        </w:r>
        <w:r>
          <w:rPr>
            <w:webHidden/>
          </w:rPr>
          <w:tab/>
        </w:r>
        <w:r>
          <w:rPr>
            <w:webHidden/>
          </w:rPr>
          <w:fldChar w:fldCharType="begin"/>
        </w:r>
        <w:r>
          <w:rPr>
            <w:webHidden/>
          </w:rPr>
          <w:instrText xml:space="preserve"> PAGEREF _Toc205994582 \h </w:instrText>
        </w:r>
        <w:r>
          <w:rPr>
            <w:webHidden/>
          </w:rPr>
        </w:r>
        <w:r>
          <w:rPr>
            <w:webHidden/>
          </w:rPr>
          <w:fldChar w:fldCharType="separate"/>
        </w:r>
        <w:r>
          <w:rPr>
            <w:webHidden/>
          </w:rPr>
          <w:t>81</w:t>
        </w:r>
        <w:r>
          <w:rPr>
            <w:webHidden/>
          </w:rPr>
          <w:fldChar w:fldCharType="end"/>
        </w:r>
      </w:hyperlink>
    </w:p>
    <w:p w14:paraId="05824080" w14:textId="77777777" w:rsidR="00A42E05" w:rsidRPr="00D44BE9" w:rsidRDefault="00A42E05">
      <w:pPr>
        <w:pStyle w:val="TOC2"/>
        <w:rPr>
          <w:rFonts w:ascii="Aptos" w:hAnsi="Aptos" w:cs="Times New Roman"/>
          <w:kern w:val="2"/>
          <w:sz w:val="24"/>
          <w:lang w:val="en-US"/>
        </w:rPr>
      </w:pPr>
      <w:hyperlink w:anchor="_Toc205994583" w:history="1">
        <w:r w:rsidRPr="00035C8B">
          <w:rPr>
            <w:rStyle w:val="Hyperlink"/>
          </w:rPr>
          <w:t>6.2</w:t>
        </w:r>
        <w:r w:rsidRPr="00D44BE9">
          <w:rPr>
            <w:rFonts w:ascii="Aptos" w:hAnsi="Aptos" w:cs="Times New Roman"/>
            <w:kern w:val="2"/>
            <w:sz w:val="24"/>
            <w:lang w:val="en-US"/>
          </w:rPr>
          <w:tab/>
        </w:r>
        <w:r w:rsidRPr="00035C8B">
          <w:rPr>
            <w:rStyle w:val="Hyperlink"/>
          </w:rPr>
          <w:t>DESCRIPTION</w:t>
        </w:r>
        <w:r>
          <w:rPr>
            <w:webHidden/>
          </w:rPr>
          <w:tab/>
        </w:r>
        <w:r>
          <w:rPr>
            <w:webHidden/>
          </w:rPr>
          <w:fldChar w:fldCharType="begin"/>
        </w:r>
        <w:r>
          <w:rPr>
            <w:webHidden/>
          </w:rPr>
          <w:instrText xml:space="preserve"> PAGEREF _Toc205994583 \h </w:instrText>
        </w:r>
        <w:r>
          <w:rPr>
            <w:webHidden/>
          </w:rPr>
        </w:r>
        <w:r>
          <w:rPr>
            <w:webHidden/>
          </w:rPr>
          <w:fldChar w:fldCharType="separate"/>
        </w:r>
        <w:r>
          <w:rPr>
            <w:webHidden/>
          </w:rPr>
          <w:t>82</w:t>
        </w:r>
        <w:r>
          <w:rPr>
            <w:webHidden/>
          </w:rPr>
          <w:fldChar w:fldCharType="end"/>
        </w:r>
      </w:hyperlink>
    </w:p>
    <w:p w14:paraId="70F129C4" w14:textId="77777777" w:rsidR="00A42E05" w:rsidRPr="00D44BE9" w:rsidRDefault="00A42E05">
      <w:pPr>
        <w:pStyle w:val="TOC2"/>
        <w:rPr>
          <w:rFonts w:ascii="Aptos" w:hAnsi="Aptos" w:cs="Times New Roman"/>
          <w:kern w:val="2"/>
          <w:sz w:val="24"/>
          <w:lang w:val="en-US"/>
        </w:rPr>
      </w:pPr>
      <w:hyperlink w:anchor="_Toc205994584" w:history="1">
        <w:r w:rsidRPr="00035C8B">
          <w:rPr>
            <w:rStyle w:val="Hyperlink"/>
          </w:rPr>
          <w:t>6.3</w:t>
        </w:r>
        <w:r w:rsidRPr="00D44BE9">
          <w:rPr>
            <w:rFonts w:ascii="Aptos" w:hAnsi="Aptos" w:cs="Times New Roman"/>
            <w:kern w:val="2"/>
            <w:sz w:val="24"/>
            <w:lang w:val="en-US"/>
          </w:rPr>
          <w:tab/>
        </w:r>
        <w:r w:rsidRPr="00035C8B">
          <w:rPr>
            <w:rStyle w:val="Hyperlink"/>
          </w:rPr>
          <w:t>HEADER RECORD</w:t>
        </w:r>
        <w:r>
          <w:rPr>
            <w:webHidden/>
          </w:rPr>
          <w:tab/>
        </w:r>
        <w:r>
          <w:rPr>
            <w:webHidden/>
          </w:rPr>
          <w:fldChar w:fldCharType="begin"/>
        </w:r>
        <w:r>
          <w:rPr>
            <w:webHidden/>
          </w:rPr>
          <w:instrText xml:space="preserve"> PAGEREF _Toc205994584 \h </w:instrText>
        </w:r>
        <w:r>
          <w:rPr>
            <w:webHidden/>
          </w:rPr>
        </w:r>
        <w:r>
          <w:rPr>
            <w:webHidden/>
          </w:rPr>
          <w:fldChar w:fldCharType="separate"/>
        </w:r>
        <w:r>
          <w:rPr>
            <w:webHidden/>
          </w:rPr>
          <w:t>82</w:t>
        </w:r>
        <w:r>
          <w:rPr>
            <w:webHidden/>
          </w:rPr>
          <w:fldChar w:fldCharType="end"/>
        </w:r>
      </w:hyperlink>
    </w:p>
    <w:p w14:paraId="6EDC380A" w14:textId="77777777" w:rsidR="00A42E05" w:rsidRPr="00D44BE9" w:rsidRDefault="00A42E05">
      <w:pPr>
        <w:pStyle w:val="TOC2"/>
        <w:rPr>
          <w:rFonts w:ascii="Aptos" w:hAnsi="Aptos" w:cs="Times New Roman"/>
          <w:kern w:val="2"/>
          <w:sz w:val="24"/>
          <w:lang w:val="en-US"/>
        </w:rPr>
      </w:pPr>
      <w:hyperlink w:anchor="_Toc205994585" w:history="1">
        <w:r w:rsidRPr="00035C8B">
          <w:rPr>
            <w:rStyle w:val="Hyperlink"/>
          </w:rPr>
          <w:t>6.4</w:t>
        </w:r>
        <w:r w:rsidRPr="00D44BE9">
          <w:rPr>
            <w:rFonts w:ascii="Aptos" w:hAnsi="Aptos" w:cs="Times New Roman"/>
            <w:kern w:val="2"/>
            <w:sz w:val="24"/>
            <w:lang w:val="en-US"/>
          </w:rPr>
          <w:tab/>
        </w:r>
        <w:r w:rsidRPr="00035C8B">
          <w:rPr>
            <w:rStyle w:val="Hyperlink"/>
          </w:rPr>
          <w:t>PRODUCT CHARGES RECORD</w:t>
        </w:r>
        <w:r>
          <w:rPr>
            <w:webHidden/>
          </w:rPr>
          <w:tab/>
        </w:r>
        <w:r>
          <w:rPr>
            <w:webHidden/>
          </w:rPr>
          <w:fldChar w:fldCharType="begin"/>
        </w:r>
        <w:r>
          <w:rPr>
            <w:webHidden/>
          </w:rPr>
          <w:instrText xml:space="preserve"> PAGEREF _Toc205994585 \h </w:instrText>
        </w:r>
        <w:r>
          <w:rPr>
            <w:webHidden/>
          </w:rPr>
        </w:r>
        <w:r>
          <w:rPr>
            <w:webHidden/>
          </w:rPr>
          <w:fldChar w:fldCharType="separate"/>
        </w:r>
        <w:r>
          <w:rPr>
            <w:webHidden/>
          </w:rPr>
          <w:t>83</w:t>
        </w:r>
        <w:r>
          <w:rPr>
            <w:webHidden/>
          </w:rPr>
          <w:fldChar w:fldCharType="end"/>
        </w:r>
      </w:hyperlink>
    </w:p>
    <w:p w14:paraId="115ED0F2" w14:textId="77777777" w:rsidR="00A42E05" w:rsidRPr="00D44BE9" w:rsidRDefault="00A42E05">
      <w:pPr>
        <w:pStyle w:val="TOC2"/>
        <w:rPr>
          <w:rFonts w:ascii="Aptos" w:hAnsi="Aptos" w:cs="Times New Roman"/>
          <w:kern w:val="2"/>
          <w:sz w:val="24"/>
          <w:lang w:val="en-US"/>
        </w:rPr>
      </w:pPr>
      <w:hyperlink w:anchor="_Toc205994586" w:history="1">
        <w:r w:rsidRPr="00035C8B">
          <w:rPr>
            <w:rStyle w:val="Hyperlink"/>
          </w:rPr>
          <w:t>6.5</w:t>
        </w:r>
        <w:r w:rsidRPr="00D44BE9">
          <w:rPr>
            <w:rFonts w:ascii="Aptos" w:hAnsi="Aptos" w:cs="Times New Roman"/>
            <w:kern w:val="2"/>
            <w:sz w:val="24"/>
            <w:lang w:val="en-US"/>
          </w:rPr>
          <w:tab/>
        </w:r>
        <w:r w:rsidRPr="00035C8B">
          <w:rPr>
            <w:rStyle w:val="Hyperlink"/>
          </w:rPr>
          <w:t>EVENT CHARGES RECORD</w:t>
        </w:r>
        <w:r>
          <w:rPr>
            <w:webHidden/>
          </w:rPr>
          <w:tab/>
        </w:r>
        <w:r>
          <w:rPr>
            <w:webHidden/>
          </w:rPr>
          <w:fldChar w:fldCharType="begin"/>
        </w:r>
        <w:r>
          <w:rPr>
            <w:webHidden/>
          </w:rPr>
          <w:instrText xml:space="preserve"> PAGEREF _Toc205994586 \h </w:instrText>
        </w:r>
        <w:r>
          <w:rPr>
            <w:webHidden/>
          </w:rPr>
        </w:r>
        <w:r>
          <w:rPr>
            <w:webHidden/>
          </w:rPr>
          <w:fldChar w:fldCharType="separate"/>
        </w:r>
        <w:r>
          <w:rPr>
            <w:webHidden/>
          </w:rPr>
          <w:t>87</w:t>
        </w:r>
        <w:r>
          <w:rPr>
            <w:webHidden/>
          </w:rPr>
          <w:fldChar w:fldCharType="end"/>
        </w:r>
      </w:hyperlink>
    </w:p>
    <w:p w14:paraId="7D828A62" w14:textId="77777777" w:rsidR="00A42E05" w:rsidRPr="00D44BE9" w:rsidRDefault="00A42E05">
      <w:pPr>
        <w:pStyle w:val="TOC2"/>
        <w:rPr>
          <w:rFonts w:ascii="Aptos" w:hAnsi="Aptos" w:cs="Times New Roman"/>
          <w:kern w:val="2"/>
          <w:sz w:val="24"/>
          <w:lang w:val="en-US"/>
        </w:rPr>
      </w:pPr>
      <w:hyperlink w:anchor="_Toc205994587" w:history="1">
        <w:r w:rsidRPr="00035C8B">
          <w:rPr>
            <w:rStyle w:val="Hyperlink"/>
          </w:rPr>
          <w:t>6.6</w:t>
        </w:r>
        <w:r w:rsidRPr="00D44BE9">
          <w:rPr>
            <w:rFonts w:ascii="Aptos" w:hAnsi="Aptos" w:cs="Times New Roman"/>
            <w:kern w:val="2"/>
            <w:sz w:val="24"/>
            <w:lang w:val="en-US"/>
          </w:rPr>
          <w:tab/>
        </w:r>
        <w:r w:rsidRPr="00035C8B">
          <w:rPr>
            <w:rStyle w:val="Hyperlink"/>
          </w:rPr>
          <w:t>ADJUSTMENT RECORD</w:t>
        </w:r>
        <w:r>
          <w:rPr>
            <w:webHidden/>
          </w:rPr>
          <w:tab/>
        </w:r>
        <w:r>
          <w:rPr>
            <w:webHidden/>
          </w:rPr>
          <w:fldChar w:fldCharType="begin"/>
        </w:r>
        <w:r>
          <w:rPr>
            <w:webHidden/>
          </w:rPr>
          <w:instrText xml:space="preserve"> PAGEREF _Toc205994587 \h </w:instrText>
        </w:r>
        <w:r>
          <w:rPr>
            <w:webHidden/>
          </w:rPr>
        </w:r>
        <w:r>
          <w:rPr>
            <w:webHidden/>
          </w:rPr>
          <w:fldChar w:fldCharType="separate"/>
        </w:r>
        <w:r>
          <w:rPr>
            <w:webHidden/>
          </w:rPr>
          <w:t>90</w:t>
        </w:r>
        <w:r>
          <w:rPr>
            <w:webHidden/>
          </w:rPr>
          <w:fldChar w:fldCharType="end"/>
        </w:r>
      </w:hyperlink>
    </w:p>
    <w:p w14:paraId="1403D3D4" w14:textId="77777777" w:rsidR="00A42E05" w:rsidRPr="00D44BE9" w:rsidRDefault="00A42E05">
      <w:pPr>
        <w:pStyle w:val="TOC2"/>
        <w:rPr>
          <w:rFonts w:ascii="Aptos" w:hAnsi="Aptos" w:cs="Times New Roman"/>
          <w:kern w:val="2"/>
          <w:sz w:val="24"/>
          <w:lang w:val="en-US"/>
        </w:rPr>
      </w:pPr>
      <w:hyperlink w:anchor="_Toc205994588" w:history="1">
        <w:r w:rsidRPr="00035C8B">
          <w:rPr>
            <w:rStyle w:val="Hyperlink"/>
          </w:rPr>
          <w:t>6.7</w:t>
        </w:r>
        <w:r w:rsidRPr="00D44BE9">
          <w:rPr>
            <w:rFonts w:ascii="Aptos" w:hAnsi="Aptos" w:cs="Times New Roman"/>
            <w:kern w:val="2"/>
            <w:sz w:val="24"/>
            <w:lang w:val="en-US"/>
          </w:rPr>
          <w:tab/>
        </w:r>
        <w:r w:rsidRPr="00035C8B">
          <w:rPr>
            <w:rStyle w:val="Hyperlink"/>
          </w:rPr>
          <w:t>BILL SUMMARY RECORD</w:t>
        </w:r>
        <w:r>
          <w:rPr>
            <w:webHidden/>
          </w:rPr>
          <w:tab/>
        </w:r>
        <w:r>
          <w:rPr>
            <w:webHidden/>
          </w:rPr>
          <w:fldChar w:fldCharType="begin"/>
        </w:r>
        <w:r>
          <w:rPr>
            <w:webHidden/>
          </w:rPr>
          <w:instrText xml:space="preserve"> PAGEREF _Toc205994588 \h </w:instrText>
        </w:r>
        <w:r>
          <w:rPr>
            <w:webHidden/>
          </w:rPr>
        </w:r>
        <w:r>
          <w:rPr>
            <w:webHidden/>
          </w:rPr>
          <w:fldChar w:fldCharType="separate"/>
        </w:r>
        <w:r>
          <w:rPr>
            <w:webHidden/>
          </w:rPr>
          <w:t>93</w:t>
        </w:r>
        <w:r>
          <w:rPr>
            <w:webHidden/>
          </w:rPr>
          <w:fldChar w:fldCharType="end"/>
        </w:r>
      </w:hyperlink>
    </w:p>
    <w:p w14:paraId="71E23A2A" w14:textId="77777777" w:rsidR="00A42E05" w:rsidRPr="00D44BE9" w:rsidRDefault="00A42E05">
      <w:pPr>
        <w:pStyle w:val="TOC1"/>
        <w:rPr>
          <w:rFonts w:ascii="Aptos" w:hAnsi="Aptos" w:cs="Times New Roman"/>
          <w:b w:val="0"/>
          <w:kern w:val="2"/>
          <w:sz w:val="24"/>
          <w:szCs w:val="24"/>
          <w:lang w:val="en-US"/>
        </w:rPr>
      </w:pPr>
      <w:hyperlink w:anchor="_Toc205994589" w:history="1">
        <w:r w:rsidRPr="00035C8B">
          <w:rPr>
            <w:rStyle w:val="Hyperlink"/>
          </w:rPr>
          <w:t>7</w:t>
        </w:r>
        <w:r w:rsidRPr="00D44BE9">
          <w:rPr>
            <w:rFonts w:ascii="Aptos" w:hAnsi="Aptos" w:cs="Times New Roman"/>
            <w:b w:val="0"/>
            <w:kern w:val="2"/>
            <w:sz w:val="24"/>
            <w:szCs w:val="24"/>
            <w:lang w:val="en-US"/>
          </w:rPr>
          <w:tab/>
        </w:r>
        <w:r w:rsidRPr="00035C8B">
          <w:rPr>
            <w:rStyle w:val="Hyperlink"/>
          </w:rPr>
          <w:t>Physical Infrastructure Access (PIA) Products Bill Backup</w:t>
        </w:r>
        <w:r>
          <w:rPr>
            <w:webHidden/>
          </w:rPr>
          <w:tab/>
        </w:r>
        <w:r>
          <w:rPr>
            <w:webHidden/>
          </w:rPr>
          <w:fldChar w:fldCharType="begin"/>
        </w:r>
        <w:r>
          <w:rPr>
            <w:webHidden/>
          </w:rPr>
          <w:instrText xml:space="preserve"> PAGEREF _Toc205994589 \h </w:instrText>
        </w:r>
        <w:r>
          <w:rPr>
            <w:webHidden/>
          </w:rPr>
        </w:r>
        <w:r>
          <w:rPr>
            <w:webHidden/>
          </w:rPr>
          <w:fldChar w:fldCharType="separate"/>
        </w:r>
        <w:r>
          <w:rPr>
            <w:webHidden/>
          </w:rPr>
          <w:t>95</w:t>
        </w:r>
        <w:r>
          <w:rPr>
            <w:webHidden/>
          </w:rPr>
          <w:fldChar w:fldCharType="end"/>
        </w:r>
      </w:hyperlink>
    </w:p>
    <w:p w14:paraId="0EDE4869" w14:textId="77777777" w:rsidR="00A42E05" w:rsidRPr="00D44BE9" w:rsidRDefault="00A42E05">
      <w:pPr>
        <w:pStyle w:val="TOC2"/>
        <w:rPr>
          <w:rFonts w:ascii="Aptos" w:hAnsi="Aptos" w:cs="Times New Roman"/>
          <w:kern w:val="2"/>
          <w:sz w:val="24"/>
          <w:lang w:val="en-US"/>
        </w:rPr>
      </w:pPr>
      <w:hyperlink w:anchor="_Toc205994590" w:history="1">
        <w:r w:rsidRPr="00035C8B">
          <w:rPr>
            <w:rStyle w:val="Hyperlink"/>
          </w:rPr>
          <w:t>7.1</w:t>
        </w:r>
        <w:r w:rsidRPr="00D44BE9">
          <w:rPr>
            <w:rFonts w:ascii="Aptos" w:hAnsi="Aptos" w:cs="Times New Roman"/>
            <w:kern w:val="2"/>
            <w:sz w:val="24"/>
            <w:lang w:val="en-US"/>
          </w:rPr>
          <w:tab/>
        </w:r>
        <w:r w:rsidRPr="00035C8B">
          <w:rPr>
            <w:rStyle w:val="Hyperlink"/>
          </w:rPr>
          <w:t>Bill Backup Data File</w:t>
        </w:r>
        <w:r>
          <w:rPr>
            <w:webHidden/>
          </w:rPr>
          <w:tab/>
        </w:r>
        <w:r>
          <w:rPr>
            <w:webHidden/>
          </w:rPr>
          <w:fldChar w:fldCharType="begin"/>
        </w:r>
        <w:r>
          <w:rPr>
            <w:webHidden/>
          </w:rPr>
          <w:instrText xml:space="preserve"> PAGEREF _Toc205994590 \h </w:instrText>
        </w:r>
        <w:r>
          <w:rPr>
            <w:webHidden/>
          </w:rPr>
        </w:r>
        <w:r>
          <w:rPr>
            <w:webHidden/>
          </w:rPr>
          <w:fldChar w:fldCharType="separate"/>
        </w:r>
        <w:r>
          <w:rPr>
            <w:webHidden/>
          </w:rPr>
          <w:t>95</w:t>
        </w:r>
        <w:r>
          <w:rPr>
            <w:webHidden/>
          </w:rPr>
          <w:fldChar w:fldCharType="end"/>
        </w:r>
      </w:hyperlink>
    </w:p>
    <w:p w14:paraId="008C8E09" w14:textId="77777777" w:rsidR="00A42E05" w:rsidRPr="00D44BE9" w:rsidRDefault="00A42E05">
      <w:pPr>
        <w:pStyle w:val="TOC2"/>
        <w:rPr>
          <w:rFonts w:ascii="Aptos" w:hAnsi="Aptos" w:cs="Times New Roman"/>
          <w:kern w:val="2"/>
          <w:sz w:val="24"/>
          <w:lang w:val="en-US"/>
        </w:rPr>
      </w:pPr>
      <w:hyperlink w:anchor="_Toc205994591" w:history="1">
        <w:r w:rsidRPr="00035C8B">
          <w:rPr>
            <w:rStyle w:val="Hyperlink"/>
          </w:rPr>
          <w:t>7.2</w:t>
        </w:r>
        <w:r w:rsidRPr="00D44BE9">
          <w:rPr>
            <w:rFonts w:ascii="Aptos" w:hAnsi="Aptos" w:cs="Times New Roman"/>
            <w:kern w:val="2"/>
            <w:sz w:val="24"/>
            <w:lang w:val="en-US"/>
          </w:rPr>
          <w:tab/>
        </w:r>
        <w:r w:rsidRPr="00035C8B">
          <w:rPr>
            <w:rStyle w:val="Hyperlink"/>
          </w:rPr>
          <w:t>DESCRIPTION</w:t>
        </w:r>
        <w:r>
          <w:rPr>
            <w:webHidden/>
          </w:rPr>
          <w:tab/>
        </w:r>
        <w:r>
          <w:rPr>
            <w:webHidden/>
          </w:rPr>
          <w:fldChar w:fldCharType="begin"/>
        </w:r>
        <w:r>
          <w:rPr>
            <w:webHidden/>
          </w:rPr>
          <w:instrText xml:space="preserve"> PAGEREF _Toc205994591 \h </w:instrText>
        </w:r>
        <w:r>
          <w:rPr>
            <w:webHidden/>
          </w:rPr>
        </w:r>
        <w:r>
          <w:rPr>
            <w:webHidden/>
          </w:rPr>
          <w:fldChar w:fldCharType="separate"/>
        </w:r>
        <w:r>
          <w:rPr>
            <w:webHidden/>
          </w:rPr>
          <w:t>96</w:t>
        </w:r>
        <w:r>
          <w:rPr>
            <w:webHidden/>
          </w:rPr>
          <w:fldChar w:fldCharType="end"/>
        </w:r>
      </w:hyperlink>
    </w:p>
    <w:p w14:paraId="2B3190FD" w14:textId="77777777" w:rsidR="00A42E05" w:rsidRPr="00D44BE9" w:rsidRDefault="00A42E05">
      <w:pPr>
        <w:pStyle w:val="TOC2"/>
        <w:rPr>
          <w:rFonts w:ascii="Aptos" w:hAnsi="Aptos" w:cs="Times New Roman"/>
          <w:kern w:val="2"/>
          <w:sz w:val="24"/>
          <w:lang w:val="en-US"/>
        </w:rPr>
      </w:pPr>
      <w:hyperlink w:anchor="_Toc205994592" w:history="1">
        <w:r w:rsidRPr="00035C8B">
          <w:rPr>
            <w:rStyle w:val="Hyperlink"/>
          </w:rPr>
          <w:t>7.3</w:t>
        </w:r>
        <w:r w:rsidRPr="00D44BE9">
          <w:rPr>
            <w:rFonts w:ascii="Aptos" w:hAnsi="Aptos" w:cs="Times New Roman"/>
            <w:kern w:val="2"/>
            <w:sz w:val="24"/>
            <w:lang w:val="en-US"/>
          </w:rPr>
          <w:tab/>
        </w:r>
        <w:r w:rsidRPr="00035C8B">
          <w:rPr>
            <w:rStyle w:val="Hyperlink"/>
          </w:rPr>
          <w:t>HEADER RECORD</w:t>
        </w:r>
        <w:r>
          <w:rPr>
            <w:webHidden/>
          </w:rPr>
          <w:tab/>
        </w:r>
        <w:r>
          <w:rPr>
            <w:webHidden/>
          </w:rPr>
          <w:fldChar w:fldCharType="begin"/>
        </w:r>
        <w:r>
          <w:rPr>
            <w:webHidden/>
          </w:rPr>
          <w:instrText xml:space="preserve"> PAGEREF _Toc205994592 \h </w:instrText>
        </w:r>
        <w:r>
          <w:rPr>
            <w:webHidden/>
          </w:rPr>
        </w:r>
        <w:r>
          <w:rPr>
            <w:webHidden/>
          </w:rPr>
          <w:fldChar w:fldCharType="separate"/>
        </w:r>
        <w:r>
          <w:rPr>
            <w:webHidden/>
          </w:rPr>
          <w:t>96</w:t>
        </w:r>
        <w:r>
          <w:rPr>
            <w:webHidden/>
          </w:rPr>
          <w:fldChar w:fldCharType="end"/>
        </w:r>
      </w:hyperlink>
    </w:p>
    <w:p w14:paraId="279409B6" w14:textId="77777777" w:rsidR="00A42E05" w:rsidRPr="00D44BE9" w:rsidRDefault="00A42E05">
      <w:pPr>
        <w:pStyle w:val="TOC2"/>
        <w:rPr>
          <w:rFonts w:ascii="Aptos" w:hAnsi="Aptos" w:cs="Times New Roman"/>
          <w:kern w:val="2"/>
          <w:sz w:val="24"/>
          <w:lang w:val="en-US"/>
        </w:rPr>
      </w:pPr>
      <w:hyperlink w:anchor="_Toc205994593" w:history="1">
        <w:r w:rsidRPr="00035C8B">
          <w:rPr>
            <w:rStyle w:val="Hyperlink"/>
          </w:rPr>
          <w:t>7.4</w:t>
        </w:r>
        <w:r w:rsidRPr="00D44BE9">
          <w:rPr>
            <w:rFonts w:ascii="Aptos" w:hAnsi="Aptos" w:cs="Times New Roman"/>
            <w:kern w:val="2"/>
            <w:sz w:val="24"/>
            <w:lang w:val="en-US"/>
          </w:rPr>
          <w:tab/>
        </w:r>
        <w:r w:rsidRPr="00035C8B">
          <w:rPr>
            <w:rStyle w:val="Hyperlink"/>
          </w:rPr>
          <w:t>PRODUCT CHARGES RECORD</w:t>
        </w:r>
        <w:r>
          <w:rPr>
            <w:webHidden/>
          </w:rPr>
          <w:tab/>
        </w:r>
        <w:r>
          <w:rPr>
            <w:webHidden/>
          </w:rPr>
          <w:fldChar w:fldCharType="begin"/>
        </w:r>
        <w:r>
          <w:rPr>
            <w:webHidden/>
          </w:rPr>
          <w:instrText xml:space="preserve"> PAGEREF _Toc205994593 \h </w:instrText>
        </w:r>
        <w:r>
          <w:rPr>
            <w:webHidden/>
          </w:rPr>
        </w:r>
        <w:r>
          <w:rPr>
            <w:webHidden/>
          </w:rPr>
          <w:fldChar w:fldCharType="separate"/>
        </w:r>
        <w:r>
          <w:rPr>
            <w:webHidden/>
          </w:rPr>
          <w:t>97</w:t>
        </w:r>
        <w:r>
          <w:rPr>
            <w:webHidden/>
          </w:rPr>
          <w:fldChar w:fldCharType="end"/>
        </w:r>
      </w:hyperlink>
    </w:p>
    <w:p w14:paraId="75455B40" w14:textId="77777777" w:rsidR="00A42E05" w:rsidRPr="00D44BE9" w:rsidRDefault="00A42E05">
      <w:pPr>
        <w:pStyle w:val="TOC2"/>
        <w:rPr>
          <w:rFonts w:ascii="Aptos" w:hAnsi="Aptos" w:cs="Times New Roman"/>
          <w:kern w:val="2"/>
          <w:sz w:val="24"/>
          <w:lang w:val="en-US"/>
        </w:rPr>
      </w:pPr>
      <w:hyperlink w:anchor="_Toc205994594" w:history="1">
        <w:r w:rsidRPr="00035C8B">
          <w:rPr>
            <w:rStyle w:val="Hyperlink"/>
          </w:rPr>
          <w:t>7.5</w:t>
        </w:r>
        <w:r w:rsidRPr="00D44BE9">
          <w:rPr>
            <w:rFonts w:ascii="Aptos" w:hAnsi="Aptos" w:cs="Times New Roman"/>
            <w:kern w:val="2"/>
            <w:sz w:val="24"/>
            <w:lang w:val="en-US"/>
          </w:rPr>
          <w:tab/>
        </w:r>
        <w:r w:rsidRPr="00035C8B">
          <w:rPr>
            <w:rStyle w:val="Hyperlink"/>
          </w:rPr>
          <w:t>EVENT CHARGES RECORD</w:t>
        </w:r>
        <w:r>
          <w:rPr>
            <w:webHidden/>
          </w:rPr>
          <w:tab/>
        </w:r>
        <w:r>
          <w:rPr>
            <w:webHidden/>
          </w:rPr>
          <w:fldChar w:fldCharType="begin"/>
        </w:r>
        <w:r>
          <w:rPr>
            <w:webHidden/>
          </w:rPr>
          <w:instrText xml:space="preserve"> PAGEREF _Toc205994594 \h </w:instrText>
        </w:r>
        <w:r>
          <w:rPr>
            <w:webHidden/>
          </w:rPr>
        </w:r>
        <w:r>
          <w:rPr>
            <w:webHidden/>
          </w:rPr>
          <w:fldChar w:fldCharType="separate"/>
        </w:r>
        <w:r>
          <w:rPr>
            <w:webHidden/>
          </w:rPr>
          <w:t>101</w:t>
        </w:r>
        <w:r>
          <w:rPr>
            <w:webHidden/>
          </w:rPr>
          <w:fldChar w:fldCharType="end"/>
        </w:r>
      </w:hyperlink>
    </w:p>
    <w:p w14:paraId="00CA9D6D" w14:textId="77777777" w:rsidR="00A42E05" w:rsidRPr="00D44BE9" w:rsidRDefault="00A42E05">
      <w:pPr>
        <w:pStyle w:val="TOC2"/>
        <w:rPr>
          <w:rFonts w:ascii="Aptos" w:hAnsi="Aptos" w:cs="Times New Roman"/>
          <w:kern w:val="2"/>
          <w:sz w:val="24"/>
          <w:lang w:val="en-US"/>
        </w:rPr>
      </w:pPr>
      <w:hyperlink w:anchor="_Toc205994595" w:history="1">
        <w:r w:rsidRPr="00035C8B">
          <w:rPr>
            <w:rStyle w:val="Hyperlink"/>
          </w:rPr>
          <w:t>7.6</w:t>
        </w:r>
        <w:r w:rsidRPr="00D44BE9">
          <w:rPr>
            <w:rFonts w:ascii="Aptos" w:hAnsi="Aptos" w:cs="Times New Roman"/>
            <w:kern w:val="2"/>
            <w:sz w:val="24"/>
            <w:lang w:val="en-US"/>
          </w:rPr>
          <w:tab/>
        </w:r>
        <w:r w:rsidRPr="00035C8B">
          <w:rPr>
            <w:rStyle w:val="Hyperlink"/>
          </w:rPr>
          <w:t>ADJUSTMENT RECORD</w:t>
        </w:r>
        <w:r>
          <w:rPr>
            <w:webHidden/>
          </w:rPr>
          <w:tab/>
        </w:r>
        <w:r>
          <w:rPr>
            <w:webHidden/>
          </w:rPr>
          <w:fldChar w:fldCharType="begin"/>
        </w:r>
        <w:r>
          <w:rPr>
            <w:webHidden/>
          </w:rPr>
          <w:instrText xml:space="preserve"> PAGEREF _Toc205994595 \h </w:instrText>
        </w:r>
        <w:r>
          <w:rPr>
            <w:webHidden/>
          </w:rPr>
        </w:r>
        <w:r>
          <w:rPr>
            <w:webHidden/>
          </w:rPr>
          <w:fldChar w:fldCharType="separate"/>
        </w:r>
        <w:r>
          <w:rPr>
            <w:webHidden/>
          </w:rPr>
          <w:t>105</w:t>
        </w:r>
        <w:r>
          <w:rPr>
            <w:webHidden/>
          </w:rPr>
          <w:fldChar w:fldCharType="end"/>
        </w:r>
      </w:hyperlink>
    </w:p>
    <w:p w14:paraId="78062181" w14:textId="77777777" w:rsidR="00A42E05" w:rsidRPr="00D44BE9" w:rsidRDefault="00A42E05">
      <w:pPr>
        <w:pStyle w:val="TOC2"/>
        <w:rPr>
          <w:rFonts w:ascii="Aptos" w:hAnsi="Aptos" w:cs="Times New Roman"/>
          <w:kern w:val="2"/>
          <w:sz w:val="24"/>
          <w:lang w:val="en-US"/>
        </w:rPr>
      </w:pPr>
      <w:hyperlink w:anchor="_Toc205994596" w:history="1">
        <w:r w:rsidRPr="00035C8B">
          <w:rPr>
            <w:rStyle w:val="Hyperlink"/>
          </w:rPr>
          <w:t>7.7</w:t>
        </w:r>
        <w:r w:rsidRPr="00D44BE9">
          <w:rPr>
            <w:rFonts w:ascii="Aptos" w:hAnsi="Aptos" w:cs="Times New Roman"/>
            <w:kern w:val="2"/>
            <w:sz w:val="24"/>
            <w:lang w:val="en-US"/>
          </w:rPr>
          <w:tab/>
        </w:r>
        <w:r w:rsidRPr="00035C8B">
          <w:rPr>
            <w:rStyle w:val="Hyperlink"/>
          </w:rPr>
          <w:t>BILL SUMMARY RECORD</w:t>
        </w:r>
        <w:r>
          <w:rPr>
            <w:webHidden/>
          </w:rPr>
          <w:tab/>
        </w:r>
        <w:r>
          <w:rPr>
            <w:webHidden/>
          </w:rPr>
          <w:fldChar w:fldCharType="begin"/>
        </w:r>
        <w:r>
          <w:rPr>
            <w:webHidden/>
          </w:rPr>
          <w:instrText xml:space="preserve"> PAGEREF _Toc205994596 \h </w:instrText>
        </w:r>
        <w:r>
          <w:rPr>
            <w:webHidden/>
          </w:rPr>
        </w:r>
        <w:r>
          <w:rPr>
            <w:webHidden/>
          </w:rPr>
          <w:fldChar w:fldCharType="separate"/>
        </w:r>
        <w:r>
          <w:rPr>
            <w:webHidden/>
          </w:rPr>
          <w:t>108</w:t>
        </w:r>
        <w:r>
          <w:rPr>
            <w:webHidden/>
          </w:rPr>
          <w:fldChar w:fldCharType="end"/>
        </w:r>
      </w:hyperlink>
    </w:p>
    <w:p w14:paraId="1E4059F0" w14:textId="77777777" w:rsidR="00A42E05" w:rsidRPr="00D44BE9" w:rsidRDefault="00A42E05">
      <w:pPr>
        <w:pStyle w:val="TOC1"/>
        <w:rPr>
          <w:rFonts w:ascii="Aptos" w:hAnsi="Aptos" w:cs="Times New Roman"/>
          <w:b w:val="0"/>
          <w:kern w:val="2"/>
          <w:sz w:val="24"/>
          <w:szCs w:val="24"/>
          <w:lang w:val="en-US"/>
        </w:rPr>
      </w:pPr>
      <w:hyperlink w:anchor="_Toc205994597" w:history="1">
        <w:r w:rsidRPr="00035C8B">
          <w:rPr>
            <w:rStyle w:val="Hyperlink"/>
          </w:rPr>
          <w:t>8</w:t>
        </w:r>
        <w:r w:rsidRPr="00D44BE9">
          <w:rPr>
            <w:rFonts w:ascii="Aptos" w:hAnsi="Aptos" w:cs="Times New Roman"/>
            <w:b w:val="0"/>
            <w:kern w:val="2"/>
            <w:sz w:val="24"/>
            <w:szCs w:val="24"/>
            <w:lang w:val="en-US"/>
          </w:rPr>
          <w:tab/>
        </w:r>
        <w:r w:rsidRPr="00035C8B">
          <w:rPr>
            <w:rStyle w:val="Hyperlink"/>
          </w:rPr>
          <w:t xml:space="preserve">SOTAP </w:t>
        </w:r>
        <w:r w:rsidRPr="00035C8B">
          <w:rPr>
            <w:rStyle w:val="Hyperlink"/>
          </w:rPr>
          <w:t>P</w:t>
        </w:r>
        <w:r w:rsidRPr="00035C8B">
          <w:rPr>
            <w:rStyle w:val="Hyperlink"/>
          </w:rPr>
          <w:t>roducts Bill Backup</w:t>
        </w:r>
        <w:r>
          <w:rPr>
            <w:webHidden/>
          </w:rPr>
          <w:tab/>
        </w:r>
        <w:r>
          <w:rPr>
            <w:webHidden/>
          </w:rPr>
          <w:fldChar w:fldCharType="begin"/>
        </w:r>
        <w:r>
          <w:rPr>
            <w:webHidden/>
          </w:rPr>
          <w:instrText xml:space="preserve"> PAGEREF _Toc205994597 \h </w:instrText>
        </w:r>
        <w:r>
          <w:rPr>
            <w:webHidden/>
          </w:rPr>
        </w:r>
        <w:r>
          <w:rPr>
            <w:webHidden/>
          </w:rPr>
          <w:fldChar w:fldCharType="separate"/>
        </w:r>
        <w:r>
          <w:rPr>
            <w:webHidden/>
          </w:rPr>
          <w:t>110</w:t>
        </w:r>
        <w:r>
          <w:rPr>
            <w:webHidden/>
          </w:rPr>
          <w:fldChar w:fldCharType="end"/>
        </w:r>
      </w:hyperlink>
    </w:p>
    <w:p w14:paraId="25C705CF" w14:textId="77777777" w:rsidR="00A42E05" w:rsidRPr="00D44BE9" w:rsidRDefault="00A42E05">
      <w:pPr>
        <w:pStyle w:val="TOC2"/>
        <w:rPr>
          <w:rFonts w:ascii="Aptos" w:hAnsi="Aptos" w:cs="Times New Roman"/>
          <w:kern w:val="2"/>
          <w:sz w:val="24"/>
          <w:lang w:val="en-US"/>
        </w:rPr>
      </w:pPr>
      <w:hyperlink w:anchor="_Toc205994598" w:history="1">
        <w:r w:rsidRPr="00035C8B">
          <w:rPr>
            <w:rStyle w:val="Hyperlink"/>
          </w:rPr>
          <w:t>8.1</w:t>
        </w:r>
        <w:r w:rsidRPr="00D44BE9">
          <w:rPr>
            <w:rFonts w:ascii="Aptos" w:hAnsi="Aptos" w:cs="Times New Roman"/>
            <w:kern w:val="2"/>
            <w:sz w:val="24"/>
            <w:lang w:val="en-US"/>
          </w:rPr>
          <w:tab/>
        </w:r>
        <w:r w:rsidRPr="00035C8B">
          <w:rPr>
            <w:rStyle w:val="Hyperlink"/>
          </w:rPr>
          <w:t>Bill Ba</w:t>
        </w:r>
        <w:r w:rsidRPr="00035C8B">
          <w:rPr>
            <w:rStyle w:val="Hyperlink"/>
          </w:rPr>
          <w:t>c</w:t>
        </w:r>
        <w:r w:rsidRPr="00035C8B">
          <w:rPr>
            <w:rStyle w:val="Hyperlink"/>
          </w:rPr>
          <w:t>k</w:t>
        </w:r>
        <w:r w:rsidRPr="00035C8B">
          <w:rPr>
            <w:rStyle w:val="Hyperlink"/>
          </w:rPr>
          <w:t>u</w:t>
        </w:r>
        <w:r w:rsidRPr="00035C8B">
          <w:rPr>
            <w:rStyle w:val="Hyperlink"/>
          </w:rPr>
          <w:t>p Data File</w:t>
        </w:r>
        <w:r>
          <w:rPr>
            <w:webHidden/>
          </w:rPr>
          <w:tab/>
        </w:r>
        <w:r>
          <w:rPr>
            <w:webHidden/>
          </w:rPr>
          <w:fldChar w:fldCharType="begin"/>
        </w:r>
        <w:r>
          <w:rPr>
            <w:webHidden/>
          </w:rPr>
          <w:instrText xml:space="preserve"> PAGEREF _Toc205994598 \h </w:instrText>
        </w:r>
        <w:r>
          <w:rPr>
            <w:webHidden/>
          </w:rPr>
        </w:r>
        <w:r>
          <w:rPr>
            <w:webHidden/>
          </w:rPr>
          <w:fldChar w:fldCharType="separate"/>
        </w:r>
        <w:r>
          <w:rPr>
            <w:webHidden/>
          </w:rPr>
          <w:t>110</w:t>
        </w:r>
        <w:r>
          <w:rPr>
            <w:webHidden/>
          </w:rPr>
          <w:fldChar w:fldCharType="end"/>
        </w:r>
      </w:hyperlink>
    </w:p>
    <w:p w14:paraId="5F36A3D3" w14:textId="77777777" w:rsidR="00A42E05" w:rsidRPr="00D44BE9" w:rsidRDefault="00A42E05">
      <w:pPr>
        <w:pStyle w:val="TOC2"/>
        <w:rPr>
          <w:rFonts w:ascii="Aptos" w:hAnsi="Aptos" w:cs="Times New Roman"/>
          <w:kern w:val="2"/>
          <w:sz w:val="24"/>
          <w:lang w:val="en-US"/>
        </w:rPr>
      </w:pPr>
      <w:hyperlink w:anchor="_Toc205994599" w:history="1">
        <w:r w:rsidRPr="00035C8B">
          <w:rPr>
            <w:rStyle w:val="Hyperlink"/>
          </w:rPr>
          <w:t>8.2</w:t>
        </w:r>
        <w:r w:rsidRPr="00D44BE9">
          <w:rPr>
            <w:rFonts w:ascii="Aptos" w:hAnsi="Aptos" w:cs="Times New Roman"/>
            <w:kern w:val="2"/>
            <w:sz w:val="24"/>
            <w:lang w:val="en-US"/>
          </w:rPr>
          <w:tab/>
        </w:r>
        <w:r w:rsidRPr="00035C8B">
          <w:rPr>
            <w:rStyle w:val="Hyperlink"/>
          </w:rPr>
          <w:t>DESCRIPTION</w:t>
        </w:r>
        <w:r>
          <w:rPr>
            <w:webHidden/>
          </w:rPr>
          <w:tab/>
        </w:r>
        <w:r>
          <w:rPr>
            <w:webHidden/>
          </w:rPr>
          <w:fldChar w:fldCharType="begin"/>
        </w:r>
        <w:r>
          <w:rPr>
            <w:webHidden/>
          </w:rPr>
          <w:instrText xml:space="preserve"> PAGEREF _Toc205994599 \h </w:instrText>
        </w:r>
        <w:r>
          <w:rPr>
            <w:webHidden/>
          </w:rPr>
        </w:r>
        <w:r>
          <w:rPr>
            <w:webHidden/>
          </w:rPr>
          <w:fldChar w:fldCharType="separate"/>
        </w:r>
        <w:r>
          <w:rPr>
            <w:webHidden/>
          </w:rPr>
          <w:t>110</w:t>
        </w:r>
        <w:r>
          <w:rPr>
            <w:webHidden/>
          </w:rPr>
          <w:fldChar w:fldCharType="end"/>
        </w:r>
      </w:hyperlink>
    </w:p>
    <w:p w14:paraId="4E37B662" w14:textId="77777777" w:rsidR="00A42E05" w:rsidRPr="00D44BE9" w:rsidRDefault="00A42E05">
      <w:pPr>
        <w:pStyle w:val="TOC2"/>
        <w:rPr>
          <w:rFonts w:ascii="Aptos" w:hAnsi="Aptos" w:cs="Times New Roman"/>
          <w:kern w:val="2"/>
          <w:sz w:val="24"/>
          <w:lang w:val="en-US"/>
        </w:rPr>
      </w:pPr>
      <w:hyperlink w:anchor="_Toc205994600" w:history="1">
        <w:r w:rsidRPr="00035C8B">
          <w:rPr>
            <w:rStyle w:val="Hyperlink"/>
          </w:rPr>
          <w:t>8.3</w:t>
        </w:r>
        <w:r w:rsidRPr="00D44BE9">
          <w:rPr>
            <w:rFonts w:ascii="Aptos" w:hAnsi="Aptos" w:cs="Times New Roman"/>
            <w:kern w:val="2"/>
            <w:sz w:val="24"/>
            <w:lang w:val="en-US"/>
          </w:rPr>
          <w:tab/>
        </w:r>
        <w:r w:rsidRPr="00035C8B">
          <w:rPr>
            <w:rStyle w:val="Hyperlink"/>
          </w:rPr>
          <w:t>HEADER RECORD</w:t>
        </w:r>
        <w:r>
          <w:rPr>
            <w:webHidden/>
          </w:rPr>
          <w:tab/>
        </w:r>
        <w:r>
          <w:rPr>
            <w:webHidden/>
          </w:rPr>
          <w:fldChar w:fldCharType="begin"/>
        </w:r>
        <w:r>
          <w:rPr>
            <w:webHidden/>
          </w:rPr>
          <w:instrText xml:space="preserve"> PAGEREF _Toc205994600 \h </w:instrText>
        </w:r>
        <w:r>
          <w:rPr>
            <w:webHidden/>
          </w:rPr>
        </w:r>
        <w:r>
          <w:rPr>
            <w:webHidden/>
          </w:rPr>
          <w:fldChar w:fldCharType="separate"/>
        </w:r>
        <w:r>
          <w:rPr>
            <w:webHidden/>
          </w:rPr>
          <w:t>111</w:t>
        </w:r>
        <w:r>
          <w:rPr>
            <w:webHidden/>
          </w:rPr>
          <w:fldChar w:fldCharType="end"/>
        </w:r>
      </w:hyperlink>
    </w:p>
    <w:p w14:paraId="4A5CBA8C" w14:textId="77777777" w:rsidR="00A42E05" w:rsidRPr="00D44BE9" w:rsidRDefault="00A42E05">
      <w:pPr>
        <w:pStyle w:val="TOC2"/>
        <w:rPr>
          <w:rFonts w:ascii="Aptos" w:hAnsi="Aptos" w:cs="Times New Roman"/>
          <w:kern w:val="2"/>
          <w:sz w:val="24"/>
          <w:lang w:val="en-US"/>
        </w:rPr>
      </w:pPr>
      <w:hyperlink w:anchor="_Toc205994601" w:history="1">
        <w:r w:rsidRPr="00035C8B">
          <w:rPr>
            <w:rStyle w:val="Hyperlink"/>
          </w:rPr>
          <w:t>8.4</w:t>
        </w:r>
        <w:r w:rsidRPr="00D44BE9">
          <w:rPr>
            <w:rFonts w:ascii="Aptos" w:hAnsi="Aptos" w:cs="Times New Roman"/>
            <w:kern w:val="2"/>
            <w:sz w:val="24"/>
            <w:lang w:val="en-US"/>
          </w:rPr>
          <w:tab/>
        </w:r>
        <w:r w:rsidRPr="00035C8B">
          <w:rPr>
            <w:rStyle w:val="Hyperlink"/>
            <w:rFonts w:ascii="Arial" w:hAnsi="Arial"/>
          </w:rPr>
          <w:t>PRODUCT CHARGES RECORD</w:t>
        </w:r>
        <w:r>
          <w:rPr>
            <w:webHidden/>
          </w:rPr>
          <w:tab/>
        </w:r>
        <w:r>
          <w:rPr>
            <w:webHidden/>
          </w:rPr>
          <w:fldChar w:fldCharType="begin"/>
        </w:r>
        <w:r>
          <w:rPr>
            <w:webHidden/>
          </w:rPr>
          <w:instrText xml:space="preserve"> PAGEREF _Toc205994601 \h </w:instrText>
        </w:r>
        <w:r>
          <w:rPr>
            <w:webHidden/>
          </w:rPr>
        </w:r>
        <w:r>
          <w:rPr>
            <w:webHidden/>
          </w:rPr>
          <w:fldChar w:fldCharType="separate"/>
        </w:r>
        <w:r>
          <w:rPr>
            <w:webHidden/>
          </w:rPr>
          <w:t>112</w:t>
        </w:r>
        <w:r>
          <w:rPr>
            <w:webHidden/>
          </w:rPr>
          <w:fldChar w:fldCharType="end"/>
        </w:r>
      </w:hyperlink>
    </w:p>
    <w:p w14:paraId="626D6ABE" w14:textId="77777777" w:rsidR="00A42E05" w:rsidRPr="00D44BE9" w:rsidRDefault="00A42E05">
      <w:pPr>
        <w:pStyle w:val="TOC2"/>
        <w:rPr>
          <w:rFonts w:ascii="Aptos" w:hAnsi="Aptos" w:cs="Times New Roman"/>
          <w:kern w:val="2"/>
          <w:sz w:val="24"/>
          <w:lang w:val="en-US"/>
        </w:rPr>
      </w:pPr>
      <w:hyperlink w:anchor="_Toc205994602" w:history="1">
        <w:r w:rsidRPr="00035C8B">
          <w:rPr>
            <w:rStyle w:val="Hyperlink"/>
            <w:rFonts w:ascii="Arial" w:hAnsi="Arial"/>
          </w:rPr>
          <w:t>8.5</w:t>
        </w:r>
        <w:r w:rsidRPr="00D44BE9">
          <w:rPr>
            <w:rFonts w:ascii="Aptos" w:hAnsi="Aptos" w:cs="Times New Roman"/>
            <w:kern w:val="2"/>
            <w:sz w:val="24"/>
            <w:lang w:val="en-US"/>
          </w:rPr>
          <w:tab/>
        </w:r>
        <w:r w:rsidRPr="00035C8B">
          <w:rPr>
            <w:rStyle w:val="Hyperlink"/>
            <w:rFonts w:ascii="Arial" w:hAnsi="Arial"/>
          </w:rPr>
          <w:t>EVENT CHARGES RECORD</w:t>
        </w:r>
        <w:r>
          <w:rPr>
            <w:webHidden/>
          </w:rPr>
          <w:tab/>
        </w:r>
        <w:r>
          <w:rPr>
            <w:webHidden/>
          </w:rPr>
          <w:fldChar w:fldCharType="begin"/>
        </w:r>
        <w:r>
          <w:rPr>
            <w:webHidden/>
          </w:rPr>
          <w:instrText xml:space="preserve"> PAGEREF _Toc205994602 \h </w:instrText>
        </w:r>
        <w:r>
          <w:rPr>
            <w:webHidden/>
          </w:rPr>
        </w:r>
        <w:r>
          <w:rPr>
            <w:webHidden/>
          </w:rPr>
          <w:fldChar w:fldCharType="separate"/>
        </w:r>
        <w:r>
          <w:rPr>
            <w:webHidden/>
          </w:rPr>
          <w:t>114</w:t>
        </w:r>
        <w:r>
          <w:rPr>
            <w:webHidden/>
          </w:rPr>
          <w:fldChar w:fldCharType="end"/>
        </w:r>
      </w:hyperlink>
    </w:p>
    <w:p w14:paraId="1AA4EBB8" w14:textId="77777777" w:rsidR="00A42E05" w:rsidRPr="00D44BE9" w:rsidRDefault="00A42E05">
      <w:pPr>
        <w:pStyle w:val="TOC2"/>
        <w:rPr>
          <w:rFonts w:ascii="Aptos" w:hAnsi="Aptos" w:cs="Times New Roman"/>
          <w:kern w:val="2"/>
          <w:sz w:val="24"/>
          <w:lang w:val="en-US"/>
        </w:rPr>
      </w:pPr>
      <w:hyperlink w:anchor="_Toc205994603" w:history="1">
        <w:r w:rsidRPr="00035C8B">
          <w:rPr>
            <w:rStyle w:val="Hyperlink"/>
          </w:rPr>
          <w:t>8.6</w:t>
        </w:r>
        <w:r w:rsidRPr="00D44BE9">
          <w:rPr>
            <w:rFonts w:ascii="Aptos" w:hAnsi="Aptos" w:cs="Times New Roman"/>
            <w:kern w:val="2"/>
            <w:sz w:val="24"/>
            <w:lang w:val="en-US"/>
          </w:rPr>
          <w:tab/>
        </w:r>
        <w:r w:rsidRPr="00035C8B">
          <w:rPr>
            <w:rStyle w:val="Hyperlink"/>
          </w:rPr>
          <w:t>ADJUSTMENT RECORD</w:t>
        </w:r>
        <w:r>
          <w:rPr>
            <w:webHidden/>
          </w:rPr>
          <w:tab/>
        </w:r>
        <w:r>
          <w:rPr>
            <w:webHidden/>
          </w:rPr>
          <w:fldChar w:fldCharType="begin"/>
        </w:r>
        <w:r>
          <w:rPr>
            <w:webHidden/>
          </w:rPr>
          <w:instrText xml:space="preserve"> PAGEREF _Toc205994603 \h </w:instrText>
        </w:r>
        <w:r>
          <w:rPr>
            <w:webHidden/>
          </w:rPr>
        </w:r>
        <w:r>
          <w:rPr>
            <w:webHidden/>
          </w:rPr>
          <w:fldChar w:fldCharType="separate"/>
        </w:r>
        <w:r>
          <w:rPr>
            <w:webHidden/>
          </w:rPr>
          <w:t>117</w:t>
        </w:r>
        <w:r>
          <w:rPr>
            <w:webHidden/>
          </w:rPr>
          <w:fldChar w:fldCharType="end"/>
        </w:r>
      </w:hyperlink>
    </w:p>
    <w:p w14:paraId="43F3AC83" w14:textId="77777777" w:rsidR="00A42E05" w:rsidRPr="00D44BE9" w:rsidRDefault="00A42E05">
      <w:pPr>
        <w:pStyle w:val="TOC2"/>
        <w:rPr>
          <w:rFonts w:ascii="Aptos" w:hAnsi="Aptos" w:cs="Times New Roman"/>
          <w:kern w:val="2"/>
          <w:sz w:val="24"/>
          <w:lang w:val="en-US"/>
        </w:rPr>
      </w:pPr>
      <w:hyperlink w:anchor="_Toc205994604" w:history="1">
        <w:r w:rsidRPr="00035C8B">
          <w:rPr>
            <w:rStyle w:val="Hyperlink"/>
          </w:rPr>
          <w:t>8.7</w:t>
        </w:r>
        <w:r w:rsidRPr="00D44BE9">
          <w:rPr>
            <w:rFonts w:ascii="Aptos" w:hAnsi="Aptos" w:cs="Times New Roman"/>
            <w:kern w:val="2"/>
            <w:sz w:val="24"/>
            <w:lang w:val="en-US"/>
          </w:rPr>
          <w:tab/>
        </w:r>
        <w:r w:rsidRPr="00035C8B">
          <w:rPr>
            <w:rStyle w:val="Hyperlink"/>
          </w:rPr>
          <w:t>BILL SUMMARY RECORD</w:t>
        </w:r>
        <w:r>
          <w:rPr>
            <w:webHidden/>
          </w:rPr>
          <w:tab/>
        </w:r>
        <w:r>
          <w:rPr>
            <w:webHidden/>
          </w:rPr>
          <w:fldChar w:fldCharType="begin"/>
        </w:r>
        <w:r>
          <w:rPr>
            <w:webHidden/>
          </w:rPr>
          <w:instrText xml:space="preserve"> PAGEREF _Toc205994604 \h </w:instrText>
        </w:r>
        <w:r>
          <w:rPr>
            <w:webHidden/>
          </w:rPr>
        </w:r>
        <w:r>
          <w:rPr>
            <w:webHidden/>
          </w:rPr>
          <w:fldChar w:fldCharType="separate"/>
        </w:r>
        <w:r>
          <w:rPr>
            <w:webHidden/>
          </w:rPr>
          <w:t>119</w:t>
        </w:r>
        <w:r>
          <w:rPr>
            <w:webHidden/>
          </w:rPr>
          <w:fldChar w:fldCharType="end"/>
        </w:r>
      </w:hyperlink>
    </w:p>
    <w:p w14:paraId="762E000B" w14:textId="77777777" w:rsidR="00A42E05" w:rsidRPr="00D44BE9" w:rsidRDefault="00A42E05">
      <w:pPr>
        <w:pStyle w:val="TOC1"/>
        <w:rPr>
          <w:rFonts w:ascii="Aptos" w:hAnsi="Aptos" w:cs="Times New Roman"/>
          <w:b w:val="0"/>
          <w:kern w:val="2"/>
          <w:sz w:val="24"/>
          <w:szCs w:val="24"/>
          <w:lang w:val="en-US"/>
        </w:rPr>
      </w:pPr>
      <w:hyperlink w:anchor="_Toc205994605" w:history="1">
        <w:r w:rsidRPr="00035C8B">
          <w:rPr>
            <w:rStyle w:val="Hyperlink"/>
          </w:rPr>
          <w:t>9</w:t>
        </w:r>
        <w:r w:rsidRPr="00D44BE9">
          <w:rPr>
            <w:rFonts w:ascii="Aptos" w:hAnsi="Aptos" w:cs="Times New Roman"/>
            <w:b w:val="0"/>
            <w:kern w:val="2"/>
            <w:sz w:val="24"/>
            <w:szCs w:val="24"/>
            <w:lang w:val="en-US"/>
          </w:rPr>
          <w:tab/>
        </w:r>
        <w:r w:rsidRPr="00035C8B">
          <w:rPr>
            <w:rStyle w:val="Hyperlink"/>
          </w:rPr>
          <w:t>Reference</w:t>
        </w:r>
        <w:r>
          <w:rPr>
            <w:webHidden/>
          </w:rPr>
          <w:tab/>
        </w:r>
        <w:r>
          <w:rPr>
            <w:webHidden/>
          </w:rPr>
          <w:fldChar w:fldCharType="begin"/>
        </w:r>
        <w:r>
          <w:rPr>
            <w:webHidden/>
          </w:rPr>
          <w:instrText xml:space="preserve"> PAGEREF _Toc205994605 \h </w:instrText>
        </w:r>
        <w:r>
          <w:rPr>
            <w:webHidden/>
          </w:rPr>
        </w:r>
        <w:r>
          <w:rPr>
            <w:webHidden/>
          </w:rPr>
          <w:fldChar w:fldCharType="separate"/>
        </w:r>
        <w:r>
          <w:rPr>
            <w:webHidden/>
          </w:rPr>
          <w:t>121</w:t>
        </w:r>
        <w:r>
          <w:rPr>
            <w:webHidden/>
          </w:rPr>
          <w:fldChar w:fldCharType="end"/>
        </w:r>
      </w:hyperlink>
    </w:p>
    <w:p w14:paraId="5DC499C2" w14:textId="77777777" w:rsidR="00A42E05" w:rsidRPr="00D44BE9" w:rsidRDefault="00A42E05">
      <w:pPr>
        <w:pStyle w:val="TOC2"/>
        <w:rPr>
          <w:rFonts w:ascii="Aptos" w:hAnsi="Aptos" w:cs="Times New Roman"/>
          <w:kern w:val="2"/>
          <w:sz w:val="24"/>
          <w:lang w:val="en-US"/>
        </w:rPr>
      </w:pPr>
      <w:hyperlink w:anchor="_Toc205994606" w:history="1">
        <w:r w:rsidRPr="00035C8B">
          <w:rPr>
            <w:rStyle w:val="Hyperlink"/>
            <w:rFonts w:cs="Arial"/>
          </w:rPr>
          <w:t>9.1</w:t>
        </w:r>
        <w:r w:rsidRPr="00D44BE9">
          <w:rPr>
            <w:rFonts w:ascii="Aptos" w:hAnsi="Aptos" w:cs="Times New Roman"/>
            <w:kern w:val="2"/>
            <w:sz w:val="24"/>
            <w:lang w:val="en-US"/>
          </w:rPr>
          <w:tab/>
        </w:r>
        <w:r w:rsidRPr="00035C8B">
          <w:rPr>
            <w:rStyle w:val="Hyperlink"/>
          </w:rPr>
          <w:t>WLR3 Reference</w:t>
        </w:r>
        <w:r>
          <w:rPr>
            <w:webHidden/>
          </w:rPr>
          <w:tab/>
        </w:r>
        <w:r>
          <w:rPr>
            <w:webHidden/>
          </w:rPr>
          <w:fldChar w:fldCharType="begin"/>
        </w:r>
        <w:r>
          <w:rPr>
            <w:webHidden/>
          </w:rPr>
          <w:instrText xml:space="preserve"> PAGEREF _Toc205994606 \h </w:instrText>
        </w:r>
        <w:r>
          <w:rPr>
            <w:webHidden/>
          </w:rPr>
        </w:r>
        <w:r>
          <w:rPr>
            <w:webHidden/>
          </w:rPr>
          <w:fldChar w:fldCharType="separate"/>
        </w:r>
        <w:r>
          <w:rPr>
            <w:webHidden/>
          </w:rPr>
          <w:t>121</w:t>
        </w:r>
        <w:r>
          <w:rPr>
            <w:webHidden/>
          </w:rPr>
          <w:fldChar w:fldCharType="end"/>
        </w:r>
      </w:hyperlink>
    </w:p>
    <w:p w14:paraId="5A4B99BE" w14:textId="77777777" w:rsidR="00A42E05" w:rsidRPr="00D44BE9" w:rsidRDefault="00A42E05">
      <w:pPr>
        <w:pStyle w:val="TOC2"/>
        <w:rPr>
          <w:rFonts w:ascii="Aptos" w:hAnsi="Aptos" w:cs="Times New Roman"/>
          <w:kern w:val="2"/>
          <w:sz w:val="24"/>
          <w:lang w:val="en-US"/>
        </w:rPr>
      </w:pPr>
      <w:hyperlink w:anchor="_Toc205994607" w:history="1">
        <w:r w:rsidRPr="00035C8B">
          <w:rPr>
            <w:rStyle w:val="Hyperlink"/>
          </w:rPr>
          <w:t>9.2</w:t>
        </w:r>
        <w:r w:rsidRPr="00D44BE9">
          <w:rPr>
            <w:rFonts w:ascii="Aptos" w:hAnsi="Aptos" w:cs="Times New Roman"/>
            <w:kern w:val="2"/>
            <w:sz w:val="24"/>
            <w:lang w:val="en-US"/>
          </w:rPr>
          <w:tab/>
        </w:r>
        <w:r w:rsidRPr="00035C8B">
          <w:rPr>
            <w:rStyle w:val="Hyperlink"/>
          </w:rPr>
          <w:t>EXTENSION SERVICE REFERENCE</w:t>
        </w:r>
        <w:r>
          <w:rPr>
            <w:webHidden/>
          </w:rPr>
          <w:tab/>
        </w:r>
        <w:r>
          <w:rPr>
            <w:webHidden/>
          </w:rPr>
          <w:fldChar w:fldCharType="begin"/>
        </w:r>
        <w:r>
          <w:rPr>
            <w:webHidden/>
          </w:rPr>
          <w:instrText xml:space="preserve"> PAGEREF _Toc205994607 \h </w:instrText>
        </w:r>
        <w:r>
          <w:rPr>
            <w:webHidden/>
          </w:rPr>
        </w:r>
        <w:r>
          <w:rPr>
            <w:webHidden/>
          </w:rPr>
          <w:fldChar w:fldCharType="separate"/>
        </w:r>
        <w:r>
          <w:rPr>
            <w:webHidden/>
          </w:rPr>
          <w:t>121</w:t>
        </w:r>
        <w:r>
          <w:rPr>
            <w:webHidden/>
          </w:rPr>
          <w:fldChar w:fldCharType="end"/>
        </w:r>
      </w:hyperlink>
    </w:p>
    <w:p w14:paraId="2155E7F1" w14:textId="77777777" w:rsidR="00A42E05" w:rsidRPr="00D44BE9" w:rsidRDefault="00A42E05">
      <w:pPr>
        <w:pStyle w:val="TOC2"/>
        <w:rPr>
          <w:rFonts w:ascii="Aptos" w:hAnsi="Aptos" w:cs="Times New Roman"/>
          <w:kern w:val="2"/>
          <w:sz w:val="24"/>
          <w:lang w:val="en-US"/>
        </w:rPr>
      </w:pPr>
      <w:hyperlink w:anchor="_Toc205994608" w:history="1">
        <w:r w:rsidRPr="00035C8B">
          <w:rPr>
            <w:rStyle w:val="Hyperlink"/>
          </w:rPr>
          <w:t>9.3</w:t>
        </w:r>
        <w:r w:rsidRPr="00D44BE9">
          <w:rPr>
            <w:rFonts w:ascii="Aptos" w:hAnsi="Aptos" w:cs="Times New Roman"/>
            <w:kern w:val="2"/>
            <w:sz w:val="24"/>
            <w:lang w:val="en-US"/>
          </w:rPr>
          <w:tab/>
        </w:r>
        <w:r w:rsidRPr="00035C8B">
          <w:rPr>
            <w:rStyle w:val="Hyperlink"/>
          </w:rPr>
          <w:t>LLU REF</w:t>
        </w:r>
        <w:r w:rsidRPr="00035C8B">
          <w:rPr>
            <w:rStyle w:val="Hyperlink"/>
          </w:rPr>
          <w:t>E</w:t>
        </w:r>
        <w:r w:rsidRPr="00035C8B">
          <w:rPr>
            <w:rStyle w:val="Hyperlink"/>
          </w:rPr>
          <w:t>RENCE</w:t>
        </w:r>
        <w:r>
          <w:rPr>
            <w:webHidden/>
          </w:rPr>
          <w:tab/>
        </w:r>
        <w:r>
          <w:rPr>
            <w:webHidden/>
          </w:rPr>
          <w:fldChar w:fldCharType="begin"/>
        </w:r>
        <w:r>
          <w:rPr>
            <w:webHidden/>
          </w:rPr>
          <w:instrText xml:space="preserve"> PAGEREF _Toc205994608 \h </w:instrText>
        </w:r>
        <w:r>
          <w:rPr>
            <w:webHidden/>
          </w:rPr>
        </w:r>
        <w:r>
          <w:rPr>
            <w:webHidden/>
          </w:rPr>
          <w:fldChar w:fldCharType="separate"/>
        </w:r>
        <w:r>
          <w:rPr>
            <w:webHidden/>
          </w:rPr>
          <w:t>121</w:t>
        </w:r>
        <w:r>
          <w:rPr>
            <w:webHidden/>
          </w:rPr>
          <w:fldChar w:fldCharType="end"/>
        </w:r>
      </w:hyperlink>
    </w:p>
    <w:p w14:paraId="77AFBAD3" w14:textId="77777777" w:rsidR="00A42E05" w:rsidRPr="00D44BE9" w:rsidRDefault="00A42E05">
      <w:pPr>
        <w:pStyle w:val="TOC2"/>
        <w:rPr>
          <w:rFonts w:ascii="Aptos" w:hAnsi="Aptos" w:cs="Times New Roman"/>
          <w:kern w:val="2"/>
          <w:sz w:val="24"/>
          <w:lang w:val="en-US"/>
        </w:rPr>
      </w:pPr>
      <w:hyperlink w:anchor="_Toc205994609" w:history="1">
        <w:r w:rsidRPr="00035C8B">
          <w:rPr>
            <w:rStyle w:val="Hyperlink"/>
          </w:rPr>
          <w:t>9.4</w:t>
        </w:r>
        <w:r w:rsidRPr="00D44BE9">
          <w:rPr>
            <w:rFonts w:ascii="Aptos" w:hAnsi="Aptos" w:cs="Times New Roman"/>
            <w:kern w:val="2"/>
            <w:sz w:val="24"/>
            <w:lang w:val="en-US"/>
          </w:rPr>
          <w:tab/>
        </w:r>
        <w:r w:rsidRPr="00035C8B">
          <w:rPr>
            <w:rStyle w:val="Hyperlink"/>
          </w:rPr>
          <w:t>NGA REFERENCE</w:t>
        </w:r>
        <w:r>
          <w:rPr>
            <w:webHidden/>
          </w:rPr>
          <w:tab/>
        </w:r>
        <w:r>
          <w:rPr>
            <w:webHidden/>
          </w:rPr>
          <w:fldChar w:fldCharType="begin"/>
        </w:r>
        <w:r>
          <w:rPr>
            <w:webHidden/>
          </w:rPr>
          <w:instrText xml:space="preserve"> PAGEREF _Toc205994609 \h </w:instrText>
        </w:r>
        <w:r>
          <w:rPr>
            <w:webHidden/>
          </w:rPr>
        </w:r>
        <w:r>
          <w:rPr>
            <w:webHidden/>
          </w:rPr>
          <w:fldChar w:fldCharType="separate"/>
        </w:r>
        <w:r>
          <w:rPr>
            <w:webHidden/>
          </w:rPr>
          <w:t>121</w:t>
        </w:r>
        <w:r>
          <w:rPr>
            <w:webHidden/>
          </w:rPr>
          <w:fldChar w:fldCharType="end"/>
        </w:r>
      </w:hyperlink>
    </w:p>
    <w:p w14:paraId="2B9F2C49" w14:textId="77777777" w:rsidR="00A42E05" w:rsidRPr="00D44BE9" w:rsidRDefault="00A42E05">
      <w:pPr>
        <w:pStyle w:val="TOC2"/>
        <w:rPr>
          <w:rFonts w:ascii="Aptos" w:hAnsi="Aptos" w:cs="Times New Roman"/>
          <w:kern w:val="2"/>
          <w:sz w:val="24"/>
          <w:lang w:val="en-US"/>
        </w:rPr>
      </w:pPr>
      <w:hyperlink w:anchor="_Toc205994610" w:history="1">
        <w:r w:rsidRPr="00035C8B">
          <w:rPr>
            <w:rStyle w:val="Hyperlink"/>
          </w:rPr>
          <w:t>9.5</w:t>
        </w:r>
        <w:r w:rsidRPr="00D44BE9">
          <w:rPr>
            <w:rFonts w:ascii="Aptos" w:hAnsi="Aptos" w:cs="Times New Roman"/>
            <w:kern w:val="2"/>
            <w:sz w:val="24"/>
            <w:lang w:val="en-US"/>
          </w:rPr>
          <w:tab/>
        </w:r>
        <w:r w:rsidRPr="00035C8B">
          <w:rPr>
            <w:rStyle w:val="Hyperlink"/>
          </w:rPr>
          <w:t>SBS REFERENCE</w:t>
        </w:r>
        <w:r>
          <w:rPr>
            <w:webHidden/>
          </w:rPr>
          <w:tab/>
        </w:r>
        <w:r>
          <w:rPr>
            <w:webHidden/>
          </w:rPr>
          <w:fldChar w:fldCharType="begin"/>
        </w:r>
        <w:r>
          <w:rPr>
            <w:webHidden/>
          </w:rPr>
          <w:instrText xml:space="preserve"> PAGEREF _Toc205994610 \h </w:instrText>
        </w:r>
        <w:r>
          <w:rPr>
            <w:webHidden/>
          </w:rPr>
        </w:r>
        <w:r>
          <w:rPr>
            <w:webHidden/>
          </w:rPr>
          <w:fldChar w:fldCharType="separate"/>
        </w:r>
        <w:r>
          <w:rPr>
            <w:webHidden/>
          </w:rPr>
          <w:t>121</w:t>
        </w:r>
        <w:r>
          <w:rPr>
            <w:webHidden/>
          </w:rPr>
          <w:fldChar w:fldCharType="end"/>
        </w:r>
      </w:hyperlink>
    </w:p>
    <w:p w14:paraId="1472BB46" w14:textId="77777777" w:rsidR="00A42E05" w:rsidRPr="00D44BE9" w:rsidRDefault="00A42E05">
      <w:pPr>
        <w:pStyle w:val="TOC2"/>
        <w:rPr>
          <w:rFonts w:ascii="Aptos" w:hAnsi="Aptos" w:cs="Times New Roman"/>
          <w:kern w:val="2"/>
          <w:sz w:val="24"/>
          <w:lang w:val="en-US"/>
        </w:rPr>
      </w:pPr>
      <w:hyperlink w:anchor="_Toc205994611" w:history="1">
        <w:r w:rsidRPr="00035C8B">
          <w:rPr>
            <w:rStyle w:val="Hyperlink"/>
          </w:rPr>
          <w:t>9.6</w:t>
        </w:r>
        <w:r w:rsidRPr="00D44BE9">
          <w:rPr>
            <w:rFonts w:ascii="Aptos" w:hAnsi="Aptos" w:cs="Times New Roman"/>
            <w:kern w:val="2"/>
            <w:sz w:val="24"/>
            <w:lang w:val="en-US"/>
          </w:rPr>
          <w:tab/>
        </w:r>
        <w:r w:rsidRPr="00035C8B">
          <w:rPr>
            <w:rStyle w:val="Hyperlink"/>
          </w:rPr>
          <w:t>SOTAP REFERENCE</w:t>
        </w:r>
        <w:r>
          <w:rPr>
            <w:webHidden/>
          </w:rPr>
          <w:tab/>
        </w:r>
        <w:r>
          <w:rPr>
            <w:webHidden/>
          </w:rPr>
          <w:fldChar w:fldCharType="begin"/>
        </w:r>
        <w:r>
          <w:rPr>
            <w:webHidden/>
          </w:rPr>
          <w:instrText xml:space="preserve"> PAGEREF _Toc205994611 \h </w:instrText>
        </w:r>
        <w:r>
          <w:rPr>
            <w:webHidden/>
          </w:rPr>
        </w:r>
        <w:r>
          <w:rPr>
            <w:webHidden/>
          </w:rPr>
          <w:fldChar w:fldCharType="separate"/>
        </w:r>
        <w:r>
          <w:rPr>
            <w:webHidden/>
          </w:rPr>
          <w:t>122</w:t>
        </w:r>
        <w:r>
          <w:rPr>
            <w:webHidden/>
          </w:rPr>
          <w:fldChar w:fldCharType="end"/>
        </w:r>
      </w:hyperlink>
    </w:p>
    <w:p w14:paraId="10871C3D" w14:textId="77777777" w:rsidR="00A42E05" w:rsidRPr="00D44BE9" w:rsidRDefault="00A42E05">
      <w:pPr>
        <w:pStyle w:val="TOC2"/>
        <w:rPr>
          <w:rFonts w:ascii="Aptos" w:hAnsi="Aptos" w:cs="Times New Roman"/>
          <w:kern w:val="2"/>
          <w:sz w:val="24"/>
          <w:lang w:val="en-US"/>
        </w:rPr>
      </w:pPr>
      <w:hyperlink w:anchor="_Toc205994612" w:history="1">
        <w:r w:rsidRPr="00035C8B">
          <w:rPr>
            <w:rStyle w:val="Hyperlink"/>
          </w:rPr>
          <w:t>9.7</w:t>
        </w:r>
        <w:r w:rsidRPr="00D44BE9">
          <w:rPr>
            <w:rFonts w:ascii="Aptos" w:hAnsi="Aptos" w:cs="Times New Roman"/>
            <w:kern w:val="2"/>
            <w:sz w:val="24"/>
            <w:lang w:val="en-US"/>
          </w:rPr>
          <w:tab/>
        </w:r>
        <w:r w:rsidRPr="00035C8B">
          <w:rPr>
            <w:rStyle w:val="Hyperlink"/>
          </w:rPr>
          <w:t>FEEDBACK</w:t>
        </w:r>
        <w:r>
          <w:rPr>
            <w:webHidden/>
          </w:rPr>
          <w:tab/>
        </w:r>
        <w:r>
          <w:rPr>
            <w:webHidden/>
          </w:rPr>
          <w:fldChar w:fldCharType="begin"/>
        </w:r>
        <w:r>
          <w:rPr>
            <w:webHidden/>
          </w:rPr>
          <w:instrText xml:space="preserve"> PAGEREF _Toc205994612 \h </w:instrText>
        </w:r>
        <w:r>
          <w:rPr>
            <w:webHidden/>
          </w:rPr>
        </w:r>
        <w:r>
          <w:rPr>
            <w:webHidden/>
          </w:rPr>
          <w:fldChar w:fldCharType="separate"/>
        </w:r>
        <w:r>
          <w:rPr>
            <w:webHidden/>
          </w:rPr>
          <w:t>122</w:t>
        </w:r>
        <w:r>
          <w:rPr>
            <w:webHidden/>
          </w:rPr>
          <w:fldChar w:fldCharType="end"/>
        </w:r>
      </w:hyperlink>
    </w:p>
    <w:p w14:paraId="2A52FF4B" w14:textId="77777777" w:rsidR="00666AAB" w:rsidRDefault="00666AAB">
      <w:pPr>
        <w:rPr>
          <w:rFonts w:cs="Tahoma"/>
          <w:b/>
          <w:bCs/>
          <w:noProof/>
        </w:rPr>
      </w:pPr>
      <w:r w:rsidRPr="00870DEA">
        <w:rPr>
          <w:rFonts w:cs="Tahoma"/>
          <w:b/>
          <w:bCs/>
          <w:noProof/>
        </w:rPr>
        <w:fldChar w:fldCharType="end"/>
      </w:r>
    </w:p>
    <w:p w14:paraId="4D189D63" w14:textId="77777777" w:rsidR="007261E4" w:rsidRDefault="007261E4"/>
    <w:p w14:paraId="445AC132" w14:textId="77777777" w:rsidR="002021F1" w:rsidRPr="00017A04" w:rsidRDefault="002021F1" w:rsidP="007640CF">
      <w:pPr>
        <w:pStyle w:val="Heading1"/>
        <w:numPr>
          <w:ilvl w:val="0"/>
          <w:numId w:val="0"/>
        </w:numPr>
      </w:pPr>
      <w:bookmarkStart w:id="6" w:name="_Toc488928556"/>
      <w:bookmarkStart w:id="7" w:name="_Toc488928781"/>
      <w:bookmarkStart w:id="8" w:name="_Ref4778623"/>
      <w:bookmarkStart w:id="9" w:name="_Toc205994532"/>
      <w:r w:rsidRPr="00017A04">
        <w:t>Executive summary</w:t>
      </w:r>
      <w:bookmarkEnd w:id="6"/>
      <w:bookmarkEnd w:id="7"/>
      <w:bookmarkEnd w:id="8"/>
      <w:bookmarkEnd w:id="9"/>
    </w:p>
    <w:p w14:paraId="68B27A05" w14:textId="77777777" w:rsidR="002021F1" w:rsidRDefault="002021F1" w:rsidP="008C5985">
      <w:pPr>
        <w:numPr>
          <w:ilvl w:val="0"/>
          <w:numId w:val="4"/>
        </w:numPr>
        <w:spacing w:after="120" w:line="240" w:lineRule="auto"/>
        <w:jc w:val="both"/>
        <w:rPr>
          <w:rFonts w:cs="Arial"/>
          <w:lang w:eastAsia="en-GB"/>
        </w:rPr>
      </w:pPr>
      <w:r w:rsidRPr="00CF5C62">
        <w:t>Each of the file records will have a string definition defined as the first field.</w:t>
      </w:r>
      <w:r>
        <w:t xml:space="preserve"> </w:t>
      </w:r>
    </w:p>
    <w:p w14:paraId="2200105F" w14:textId="77777777" w:rsidR="002021F1" w:rsidRPr="000A58CC" w:rsidRDefault="002021F1" w:rsidP="008C5985">
      <w:pPr>
        <w:numPr>
          <w:ilvl w:val="0"/>
          <w:numId w:val="4"/>
        </w:numPr>
        <w:spacing w:after="120" w:line="240" w:lineRule="auto"/>
        <w:jc w:val="both"/>
        <w:rPr>
          <w:rFonts w:cs="Arial"/>
          <w:lang w:eastAsia="en-GB"/>
        </w:rPr>
      </w:pPr>
      <w:r w:rsidRPr="000A58CC">
        <w:rPr>
          <w:rFonts w:cs="Arial"/>
          <w:lang w:eastAsia="en-GB"/>
        </w:rPr>
        <w:t xml:space="preserve">The total number of fields for all the records is 72. This is done to give a generic definition to the record length for all the sections of </w:t>
      </w:r>
      <w:r>
        <w:rPr>
          <w:rFonts w:cs="Arial"/>
          <w:lang w:eastAsia="en-GB"/>
        </w:rPr>
        <w:t xml:space="preserve">this bill back up </w:t>
      </w:r>
      <w:r w:rsidRPr="000A58CC">
        <w:rPr>
          <w:rFonts w:cs="Arial"/>
          <w:lang w:eastAsia="en-GB"/>
        </w:rPr>
        <w:t>across all product lines.</w:t>
      </w:r>
      <w:r>
        <w:rPr>
          <w:rFonts w:cs="Arial"/>
          <w:lang w:eastAsia="en-GB"/>
        </w:rPr>
        <w:t xml:space="preserve"> This will also prevent the need for you to add any additional fields later, if future developments deem this necessary. </w:t>
      </w:r>
    </w:p>
    <w:p w14:paraId="7780DE55" w14:textId="77777777" w:rsidR="002021F1" w:rsidRPr="00CF5C62" w:rsidRDefault="002021F1" w:rsidP="008C5985">
      <w:pPr>
        <w:numPr>
          <w:ilvl w:val="0"/>
          <w:numId w:val="4"/>
        </w:numPr>
        <w:spacing w:after="120" w:line="240" w:lineRule="auto"/>
        <w:jc w:val="both"/>
      </w:pPr>
      <w:r w:rsidRPr="00CF5C62">
        <w:t xml:space="preserve">Each of the file record types contain character Separated Variables ((using “|” as the delimiter)). </w:t>
      </w:r>
    </w:p>
    <w:p w14:paraId="25DE4A35" w14:textId="77777777" w:rsidR="002021F1" w:rsidRPr="00CF5C62" w:rsidRDefault="002021F1" w:rsidP="008C5985">
      <w:pPr>
        <w:numPr>
          <w:ilvl w:val="0"/>
          <w:numId w:val="4"/>
        </w:numPr>
        <w:spacing w:after="120" w:line="240" w:lineRule="auto"/>
        <w:jc w:val="both"/>
      </w:pPr>
      <w:r w:rsidRPr="00CF5C62">
        <w:t>The data fields within each file are not in fixed positions, i.e. all fields are variable length.</w:t>
      </w:r>
    </w:p>
    <w:p w14:paraId="5BD1994F" w14:textId="77777777" w:rsidR="002021F1" w:rsidRPr="00CF5C62" w:rsidRDefault="002021F1" w:rsidP="008C5985">
      <w:pPr>
        <w:numPr>
          <w:ilvl w:val="0"/>
          <w:numId w:val="4"/>
        </w:numPr>
        <w:spacing w:after="120" w:line="240" w:lineRule="auto"/>
        <w:jc w:val="both"/>
      </w:pPr>
      <w:r w:rsidRPr="00CF5C62">
        <w:t>The file formats therefore only specify an indicative (or maximum) length of each field.</w:t>
      </w:r>
    </w:p>
    <w:p w14:paraId="12F36589" w14:textId="77777777" w:rsidR="002021F1" w:rsidRPr="00CF5C62" w:rsidRDefault="002021F1" w:rsidP="008C5985">
      <w:pPr>
        <w:numPr>
          <w:ilvl w:val="0"/>
          <w:numId w:val="4"/>
        </w:numPr>
        <w:spacing w:after="120" w:line="240" w:lineRule="auto"/>
        <w:jc w:val="both"/>
      </w:pPr>
      <w:r w:rsidRPr="00CF5C62">
        <w:rPr>
          <w:rFonts w:cs="Arial"/>
        </w:rPr>
        <w:t xml:space="preserve">The file format only specifies an indicative length for each field in a record type. </w:t>
      </w:r>
    </w:p>
    <w:p w14:paraId="1E8AF996" w14:textId="77777777" w:rsidR="002021F1" w:rsidRPr="006F2D9F" w:rsidRDefault="002021F1" w:rsidP="008C5985">
      <w:pPr>
        <w:numPr>
          <w:ilvl w:val="0"/>
          <w:numId w:val="4"/>
        </w:numPr>
        <w:spacing w:after="120" w:line="240" w:lineRule="auto"/>
        <w:jc w:val="both"/>
      </w:pPr>
      <w:r w:rsidRPr="00CF5C62">
        <w:rPr>
          <w:rFonts w:cs="Arial"/>
        </w:rPr>
        <w:t>All field data is not mandatory in a record type. If any data field is not present in a record, it should be Null.</w:t>
      </w:r>
    </w:p>
    <w:p w14:paraId="5495A78A" w14:textId="77777777" w:rsidR="002021F1" w:rsidRPr="004F3A3F" w:rsidRDefault="002021F1" w:rsidP="008C5985">
      <w:pPr>
        <w:numPr>
          <w:ilvl w:val="0"/>
          <w:numId w:val="4"/>
        </w:numPr>
        <w:spacing w:after="120" w:line="240" w:lineRule="auto"/>
        <w:jc w:val="both"/>
      </w:pPr>
      <w:r>
        <w:rPr>
          <w:rFonts w:cs="Arial"/>
        </w:rPr>
        <w:t>All charges will be in Pence</w:t>
      </w:r>
    </w:p>
    <w:p w14:paraId="0C492DE1" w14:textId="77777777" w:rsidR="002021F1" w:rsidRPr="004F3A3F" w:rsidRDefault="002021F1" w:rsidP="008C5985">
      <w:pPr>
        <w:numPr>
          <w:ilvl w:val="0"/>
          <w:numId w:val="4"/>
        </w:numPr>
        <w:spacing w:after="120" w:line="240" w:lineRule="auto"/>
        <w:jc w:val="both"/>
        <w:rPr>
          <w:rFonts w:cs="Arial"/>
          <w:b/>
        </w:rPr>
      </w:pPr>
      <w:r w:rsidRPr="004F3A3F">
        <w:rPr>
          <w:rFonts w:cs="Arial"/>
        </w:rPr>
        <w:t>BPR Calculation</w:t>
      </w:r>
    </w:p>
    <w:p w14:paraId="6E71D4EC" w14:textId="77777777" w:rsidR="002021F1" w:rsidRPr="00C96757" w:rsidRDefault="002021F1" w:rsidP="002021F1">
      <w:pPr>
        <w:jc w:val="both"/>
      </w:pPr>
      <w:r w:rsidRPr="00C96757">
        <w:t xml:space="preserve">For Broken Period rentals, the charge or credit in </w:t>
      </w:r>
      <w:r>
        <w:t>Atlantis</w:t>
      </w:r>
      <w:r w:rsidRPr="00C96757">
        <w:t xml:space="preserve"> is calculated as follows:</w:t>
      </w:r>
    </w:p>
    <w:p w14:paraId="200246D1" w14:textId="77777777" w:rsidR="002021F1" w:rsidRPr="00C96757" w:rsidRDefault="002021F1" w:rsidP="002021F1">
      <w:pPr>
        <w:jc w:val="both"/>
      </w:pPr>
      <w:r w:rsidRPr="00C96757">
        <w:tab/>
        <w:t>BPR = (Monthly Rental / No of Days in that month) x Broken Period</w:t>
      </w:r>
    </w:p>
    <w:p w14:paraId="126374C1" w14:textId="77777777" w:rsidR="002021F1" w:rsidRPr="00C96757" w:rsidRDefault="002021F1" w:rsidP="002021F1">
      <w:pPr>
        <w:jc w:val="both"/>
      </w:pPr>
      <w:r w:rsidRPr="00C96757">
        <w:t>This is rounded up or down to the nearest penny.</w:t>
      </w:r>
    </w:p>
    <w:p w14:paraId="0C82C5C4" w14:textId="77777777" w:rsidR="002021F1" w:rsidRDefault="002021F1" w:rsidP="002021F1">
      <w:pPr>
        <w:jc w:val="both"/>
      </w:pPr>
      <w:r>
        <w:t>F</w:t>
      </w:r>
      <w:r w:rsidRPr="00C96757">
        <w:t>or example</w:t>
      </w:r>
      <w:r w:rsidR="00AC2738">
        <w:t xml:space="preserve"> -</w:t>
      </w:r>
      <w:r w:rsidRPr="00C96757">
        <w:t xml:space="preserve"> (Note:  </w:t>
      </w:r>
      <w:r>
        <w:t xml:space="preserve">Based on </w:t>
      </w:r>
      <w:r w:rsidRPr="00C96757">
        <w:t>Leap year</w:t>
      </w:r>
      <w:r>
        <w:t xml:space="preserve"> Feb month)</w:t>
      </w:r>
      <w:r w:rsidRPr="00C96757">
        <w:t xml:space="preserve">: </w:t>
      </w:r>
    </w:p>
    <w:p w14:paraId="0FE9A5C8" w14:textId="77777777" w:rsidR="002021F1" w:rsidRPr="00AF5DB0" w:rsidRDefault="002021F1" w:rsidP="002021F1">
      <w:pPr>
        <w:jc w:val="both"/>
        <w:rPr>
          <w:b/>
          <w:u w:val="single"/>
        </w:rPr>
      </w:pPr>
      <w:r w:rsidRPr="00AF5DB0">
        <w:rPr>
          <w:b/>
          <w:u w:val="single"/>
        </w:rPr>
        <w:t>Monthly Rental Calculations:</w:t>
      </w:r>
    </w:p>
    <w:p w14:paraId="11899844" w14:textId="77777777" w:rsidR="002021F1" w:rsidRPr="00C96757" w:rsidRDefault="002021F1" w:rsidP="002021F1">
      <w:pPr>
        <w:jc w:val="both"/>
      </w:pPr>
      <w:r w:rsidRPr="00C96757">
        <w:t>Line Rental, from 16/2/05 to 29/2/05 = 14 days.  Monthly Rental = £9.86</w:t>
      </w:r>
    </w:p>
    <w:p w14:paraId="66A31B6D" w14:textId="77777777" w:rsidR="002021F1" w:rsidRPr="00C96757" w:rsidRDefault="002021F1" w:rsidP="002021F1">
      <w:pPr>
        <w:jc w:val="both"/>
      </w:pPr>
      <w:r w:rsidRPr="00C96757">
        <w:tab/>
        <w:t>BPR = (9.86 / 29) x 14 = £4.76</w:t>
      </w:r>
    </w:p>
    <w:p w14:paraId="1A6023AE" w14:textId="77777777" w:rsidR="002021F1" w:rsidRPr="00C96757" w:rsidRDefault="002021F1" w:rsidP="002021F1">
      <w:pPr>
        <w:jc w:val="both"/>
      </w:pPr>
      <w:r w:rsidRPr="00C96757">
        <w:t>Ringback, from 27/2/05 to 29/2/05.  = 3 days.  Monthly Rental = £0.73</w:t>
      </w:r>
    </w:p>
    <w:p w14:paraId="75458015" w14:textId="77777777" w:rsidR="002021F1" w:rsidRPr="00C96757" w:rsidRDefault="002021F1" w:rsidP="002021F1">
      <w:pPr>
        <w:jc w:val="both"/>
      </w:pPr>
      <w:r w:rsidRPr="00C96757">
        <w:tab/>
        <w:t>BPR = (0.73 /29) x 3 = £0.075517   =&gt; Rounded up to £0.08</w:t>
      </w:r>
    </w:p>
    <w:p w14:paraId="064F967A" w14:textId="77777777" w:rsidR="002021F1" w:rsidRPr="00AF5DB0" w:rsidRDefault="002021F1" w:rsidP="002021F1">
      <w:pPr>
        <w:jc w:val="both"/>
        <w:rPr>
          <w:b/>
          <w:u w:val="single"/>
        </w:rPr>
      </w:pPr>
      <w:r w:rsidRPr="00AF5DB0">
        <w:rPr>
          <w:b/>
          <w:u w:val="single"/>
        </w:rPr>
        <w:t>Quarterly Rental Calculations:</w:t>
      </w:r>
    </w:p>
    <w:p w14:paraId="364C68B7" w14:textId="77777777" w:rsidR="002021F1" w:rsidRPr="00C96757" w:rsidRDefault="002021F1" w:rsidP="002021F1">
      <w:pPr>
        <w:jc w:val="both"/>
      </w:pPr>
      <w:r w:rsidRPr="00C96757">
        <w:t>Account start date: 01-06-09</w:t>
      </w:r>
    </w:p>
    <w:p w14:paraId="2C59F645" w14:textId="77777777" w:rsidR="002021F1" w:rsidRPr="00C96757" w:rsidRDefault="002021F1" w:rsidP="002021F1">
      <w:pPr>
        <w:jc w:val="both"/>
      </w:pPr>
      <w:r w:rsidRPr="00C96757">
        <w:t>Product start date: 16-07-09</w:t>
      </w:r>
    </w:p>
    <w:p w14:paraId="12497AFA" w14:textId="77777777" w:rsidR="002021F1" w:rsidRPr="00C96757" w:rsidRDefault="002021F1" w:rsidP="002021F1">
      <w:pPr>
        <w:jc w:val="both"/>
      </w:pPr>
      <w:r w:rsidRPr="00C96757">
        <w:t>Account next bill date: 01-09-09</w:t>
      </w:r>
    </w:p>
    <w:p w14:paraId="27FF8E5B" w14:textId="77777777" w:rsidR="002021F1" w:rsidRPr="00C96757" w:rsidRDefault="002021F1" w:rsidP="002021F1">
      <w:pPr>
        <w:jc w:val="both"/>
      </w:pPr>
      <w:r w:rsidRPr="00C96757">
        <w:t>Product name: Monitoring Charge</w:t>
      </w:r>
    </w:p>
    <w:p w14:paraId="1205021E" w14:textId="77777777" w:rsidR="002021F1" w:rsidRPr="00C96757" w:rsidRDefault="002021F1" w:rsidP="002021F1">
      <w:pPr>
        <w:jc w:val="both"/>
      </w:pPr>
      <w:r w:rsidRPr="00C96757">
        <w:t>Tariff name: EAD 10 Local Access RO1 (1Y)</w:t>
      </w:r>
    </w:p>
    <w:p w14:paraId="652EF032" w14:textId="77777777" w:rsidR="002021F1" w:rsidRPr="00C96757" w:rsidRDefault="002021F1" w:rsidP="002021F1">
      <w:pPr>
        <w:jc w:val="both"/>
      </w:pPr>
      <w:r w:rsidRPr="00C96757">
        <w:t xml:space="preserve">Product charge: </w:t>
      </w:r>
      <w:r>
        <w:t>£</w:t>
      </w:r>
      <w:r w:rsidRPr="00C96757">
        <w:t>400</w:t>
      </w:r>
    </w:p>
    <w:p w14:paraId="54C189F3" w14:textId="77777777" w:rsidR="002021F1" w:rsidRPr="00C96757" w:rsidRDefault="002021F1" w:rsidP="002021F1">
      <w:pPr>
        <w:jc w:val="both"/>
      </w:pPr>
      <w:r w:rsidRPr="00C96757">
        <w:t>Total days for which product was used: 16 +31=47</w:t>
      </w:r>
    </w:p>
    <w:p w14:paraId="1FD61CAD" w14:textId="77777777" w:rsidR="002021F1" w:rsidRPr="00C96757" w:rsidRDefault="002021F1" w:rsidP="002021F1">
      <w:pPr>
        <w:jc w:val="both"/>
      </w:pPr>
      <w:r w:rsidRPr="00C96757">
        <w:t>Total days for the quarter: 30+31+31=92</w:t>
      </w:r>
    </w:p>
    <w:p w14:paraId="7416D3D0" w14:textId="77777777" w:rsidR="002021F1" w:rsidRPr="00C96757" w:rsidRDefault="002021F1" w:rsidP="002021F1">
      <w:pPr>
        <w:jc w:val="both"/>
      </w:pPr>
      <w:r w:rsidRPr="00C96757">
        <w:t xml:space="preserve">Product charge for the first quarter: (400/92) * 47= </w:t>
      </w:r>
      <w:r>
        <w:t>£</w:t>
      </w:r>
      <w:r w:rsidRPr="00C96757">
        <w:t>20.435 (note: first quarter means 01-06-09 to 31-08-09)</w:t>
      </w:r>
    </w:p>
    <w:p w14:paraId="2AC8D0E5" w14:textId="77777777" w:rsidR="002021F1" w:rsidRPr="00C96757" w:rsidRDefault="002021F1" w:rsidP="002021F1">
      <w:pPr>
        <w:jc w:val="both"/>
      </w:pPr>
      <w:r w:rsidRPr="00C96757">
        <w:t xml:space="preserve">Product Charge for the next quarter: </w:t>
      </w:r>
      <w:r>
        <w:t>£</w:t>
      </w:r>
      <w:r w:rsidRPr="00C96757">
        <w:t>400 (note: 2nd quarter means 01-09-09 to 30-11-09)</w:t>
      </w:r>
    </w:p>
    <w:p w14:paraId="75029E41" w14:textId="77777777" w:rsidR="002021F1" w:rsidRPr="00C96757" w:rsidRDefault="002021F1" w:rsidP="002021F1">
      <w:pPr>
        <w:jc w:val="both"/>
      </w:pPr>
      <w:r w:rsidRPr="00C96757">
        <w:t>Note: If a Rental price change happens mid</w:t>
      </w:r>
      <w:r w:rsidR="00393CFE">
        <w:t xml:space="preserve"> </w:t>
      </w:r>
      <w:r w:rsidRPr="00C96757">
        <w:t>-</w:t>
      </w:r>
      <w:r w:rsidR="00393CFE">
        <w:t xml:space="preserve"> </w:t>
      </w:r>
      <w:r w:rsidRPr="00C96757">
        <w:t>month, CP should expect to see BPR records in the Bill Backup so the rental charges are correctly applied over the price change period.  Note: If price changes are effective from 1st month then no BPR will be seen.</w:t>
      </w:r>
    </w:p>
    <w:p w14:paraId="007E253E" w14:textId="77777777" w:rsidR="002021F1" w:rsidRPr="00CF5C62" w:rsidRDefault="002021F1" w:rsidP="008C5985">
      <w:pPr>
        <w:numPr>
          <w:ilvl w:val="0"/>
          <w:numId w:val="4"/>
        </w:numPr>
        <w:spacing w:after="120" w:line="240" w:lineRule="auto"/>
        <w:jc w:val="both"/>
      </w:pPr>
      <w:r>
        <w:rPr>
          <w:rFonts w:cs="Arial"/>
        </w:rPr>
        <w:t xml:space="preserve">Please note that software download options are individual to each CP, but for reference you can </w:t>
      </w:r>
      <w:r w:rsidRPr="00CF5C62">
        <w:rPr>
          <w:rFonts w:cs="Arial"/>
        </w:rPr>
        <w:t xml:space="preserve">refer </w:t>
      </w:r>
      <w:r>
        <w:rPr>
          <w:rFonts w:cs="Arial"/>
        </w:rPr>
        <w:t xml:space="preserve">to </w:t>
      </w:r>
      <w:r w:rsidRPr="00CF5C62">
        <w:rPr>
          <w:rFonts w:cs="Arial"/>
        </w:rPr>
        <w:t xml:space="preserve">the attached document for viewing Bill Backup file </w:t>
      </w:r>
      <w:r>
        <w:rPr>
          <w:rFonts w:cs="Arial"/>
        </w:rPr>
        <w:t xml:space="preserve">via </w:t>
      </w:r>
      <w:r w:rsidRPr="00CF5C62">
        <w:rPr>
          <w:rFonts w:cs="Arial"/>
        </w:rPr>
        <w:t>Microsoft Excel tool.</w:t>
      </w:r>
    </w:p>
    <w:p w14:paraId="0267784B" w14:textId="77777777" w:rsidR="002021F1" w:rsidRDefault="002021F1" w:rsidP="002021F1">
      <w:pPr>
        <w:jc w:val="both"/>
        <w:rPr>
          <w:rFonts w:cs="Arial"/>
          <w:sz w:val="22"/>
        </w:rPr>
      </w:pPr>
      <w:r>
        <w:rPr>
          <w:rFonts w:cs="Arial"/>
          <w:sz w:val="22"/>
        </w:rPr>
        <w:t xml:space="preserve">                   </w:t>
      </w:r>
      <w:bookmarkStart w:id="10" w:name="_MON_1540210622"/>
      <w:bookmarkEnd w:id="10"/>
      <w:r w:rsidR="005D5C91" w:rsidRPr="00C54E2D">
        <w:rPr>
          <w:rFonts w:cs="Arial"/>
          <w:sz w:val="22"/>
        </w:rPr>
        <w:object w:dxaOrig="1814" w:dyaOrig="1174" w14:anchorId="7E0D11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75pt;height:58.5pt" o:ole="">
            <v:imagedata r:id="rId15" o:title=""/>
          </v:shape>
          <o:OLEObject Type="Embed" ProgID="Word.Document.8" ShapeID="_x0000_i1025" DrawAspect="Icon" ObjectID="_1836572313" r:id="rId16">
            <o:FieldCodes>\s</o:FieldCodes>
          </o:OLEObject>
        </w:object>
      </w:r>
    </w:p>
    <w:p w14:paraId="567E94A3" w14:textId="77777777" w:rsidR="002021F1" w:rsidRDefault="002021F1" w:rsidP="002021F1">
      <w:pPr>
        <w:jc w:val="both"/>
        <w:rPr>
          <w:rFonts w:cs="Arial"/>
        </w:rPr>
      </w:pPr>
      <w:r w:rsidRPr="001D415E">
        <w:rPr>
          <w:rFonts w:cs="Arial"/>
          <w:b/>
        </w:rPr>
        <w:t>Note</w:t>
      </w:r>
      <w:r w:rsidRPr="00817B7C">
        <w:rPr>
          <w:rFonts w:cs="Arial"/>
        </w:rPr>
        <w:t xml:space="preserve">: </w:t>
      </w:r>
    </w:p>
    <w:p w14:paraId="511909D1" w14:textId="77777777" w:rsidR="002021F1" w:rsidRDefault="002021F1" w:rsidP="008C5985">
      <w:pPr>
        <w:numPr>
          <w:ilvl w:val="0"/>
          <w:numId w:val="5"/>
        </w:numPr>
        <w:spacing w:after="120" w:line="240" w:lineRule="auto"/>
        <w:jc w:val="both"/>
        <w:rPr>
          <w:rFonts w:cs="Arial"/>
        </w:rPr>
      </w:pPr>
      <w:r w:rsidRPr="00817B7C">
        <w:rPr>
          <w:rFonts w:cs="Arial"/>
        </w:rPr>
        <w:t xml:space="preserve">Bill backup with data less than 64K can only </w:t>
      </w:r>
      <w:r>
        <w:rPr>
          <w:rFonts w:cs="Arial"/>
        </w:rPr>
        <w:t xml:space="preserve">be viewed </w:t>
      </w:r>
      <w:r w:rsidRPr="00817B7C">
        <w:rPr>
          <w:rFonts w:cs="Arial"/>
        </w:rPr>
        <w:t xml:space="preserve">in </w:t>
      </w:r>
      <w:r>
        <w:rPr>
          <w:rFonts w:cs="Arial"/>
        </w:rPr>
        <w:t>MS E</w:t>
      </w:r>
      <w:r w:rsidRPr="00817B7C">
        <w:rPr>
          <w:rFonts w:cs="Arial"/>
        </w:rPr>
        <w:t>xcel format. Over this limit</w:t>
      </w:r>
      <w:r>
        <w:rPr>
          <w:rFonts w:cs="Arial"/>
        </w:rPr>
        <w:t xml:space="preserve">, another option is to use </w:t>
      </w:r>
      <w:r w:rsidRPr="00817B7C">
        <w:rPr>
          <w:rFonts w:cs="Arial"/>
        </w:rPr>
        <w:t xml:space="preserve">MS Access or MS SQL, If you have Office 2007 then excel will only go up to </w:t>
      </w:r>
      <w:r w:rsidR="00AC2738">
        <w:rPr>
          <w:rFonts w:cs="Arial"/>
        </w:rPr>
        <w:t>approx..</w:t>
      </w:r>
      <w:r w:rsidRPr="00817B7C">
        <w:rPr>
          <w:rFonts w:cs="Arial"/>
        </w:rPr>
        <w:t xml:space="preserve"> 1milion rows.</w:t>
      </w:r>
    </w:p>
    <w:p w14:paraId="489A64ED" w14:textId="77777777" w:rsidR="002021F1" w:rsidRPr="002021F1" w:rsidRDefault="002021F1" w:rsidP="008C5985">
      <w:pPr>
        <w:numPr>
          <w:ilvl w:val="0"/>
          <w:numId w:val="5"/>
        </w:numPr>
        <w:spacing w:after="120" w:line="240" w:lineRule="auto"/>
        <w:jc w:val="both"/>
        <w:rPr>
          <w:rFonts w:cs="Arial"/>
        </w:rPr>
      </w:pPr>
      <w:r w:rsidRPr="006B666A">
        <w:rPr>
          <w:rFonts w:cs="Arial"/>
        </w:rPr>
        <w:t>Fields with leading zeros need to be converted to text. E.g. Event source field may have leading zeros.</w:t>
      </w:r>
    </w:p>
    <w:p w14:paraId="661EB54E" w14:textId="77777777" w:rsidR="002021F1" w:rsidRPr="009F5569" w:rsidRDefault="002021F1" w:rsidP="008C5985">
      <w:pPr>
        <w:numPr>
          <w:ilvl w:val="0"/>
          <w:numId w:val="4"/>
        </w:numPr>
        <w:spacing w:after="120" w:line="240" w:lineRule="auto"/>
        <w:jc w:val="both"/>
      </w:pPr>
      <w:r w:rsidRPr="00E26788">
        <w:rPr>
          <w:rFonts w:cs="Arial"/>
        </w:rPr>
        <w:t xml:space="preserve">To </w:t>
      </w:r>
      <w:r>
        <w:rPr>
          <w:rFonts w:cs="Arial"/>
        </w:rPr>
        <w:t>traverse through readme file across different products and their sections, please use the hyperlink provided in “Contents” sections. Click on page number + ctrl key. You will be redirected to desired section.</w:t>
      </w:r>
    </w:p>
    <w:p w14:paraId="431E700A" w14:textId="77777777" w:rsidR="002021F1" w:rsidRDefault="002021F1" w:rsidP="008C5985">
      <w:pPr>
        <w:numPr>
          <w:ilvl w:val="0"/>
          <w:numId w:val="4"/>
        </w:numPr>
        <w:spacing w:after="120" w:line="240" w:lineRule="auto"/>
        <w:jc w:val="both"/>
      </w:pPr>
      <w:r>
        <w:rPr>
          <w:rFonts w:cs="Arial"/>
        </w:rPr>
        <w:t>In each of the different product section, reference section has been included at the end.  A document is embedded in that section which describes the positions of the fields in old bill backup and where they are placed in the new generic bill backup.</w:t>
      </w:r>
      <w:r>
        <w:t xml:space="preserve">      </w:t>
      </w:r>
    </w:p>
    <w:p w14:paraId="01BD0F65" w14:textId="77777777" w:rsidR="002021F1" w:rsidRDefault="002021F1" w:rsidP="008C5985">
      <w:pPr>
        <w:pStyle w:val="Heading1"/>
        <w:numPr>
          <w:ilvl w:val="0"/>
          <w:numId w:val="14"/>
        </w:numPr>
      </w:pPr>
      <w:r>
        <w:br w:type="page"/>
      </w:r>
      <w:bookmarkStart w:id="11" w:name="_Toc488928557"/>
      <w:bookmarkStart w:id="12" w:name="_Toc488928782"/>
      <w:bookmarkStart w:id="13" w:name="_Toc205994533"/>
      <w:r w:rsidR="008846EA" w:rsidRPr="008846EA">
        <w:t>WLR3 Bill Backup</w:t>
      </w:r>
      <w:bookmarkEnd w:id="11"/>
      <w:bookmarkEnd w:id="12"/>
      <w:bookmarkEnd w:id="13"/>
    </w:p>
    <w:p w14:paraId="4D044E69" w14:textId="77777777" w:rsidR="002021F1" w:rsidRDefault="002021F1" w:rsidP="007640CF">
      <w:pPr>
        <w:pStyle w:val="Heading2"/>
      </w:pPr>
      <w:bookmarkStart w:id="14" w:name="_Toc268602743"/>
      <w:bookmarkStart w:id="15" w:name="_Toc292189139"/>
      <w:bookmarkStart w:id="16" w:name="_Toc488928558"/>
      <w:bookmarkStart w:id="17" w:name="_Toc488928783"/>
      <w:bookmarkStart w:id="18" w:name="_Toc205994534"/>
      <w:r>
        <w:t>Bill Backup Data File</w:t>
      </w:r>
      <w:bookmarkEnd w:id="14"/>
      <w:bookmarkEnd w:id="15"/>
      <w:bookmarkEnd w:id="16"/>
      <w:bookmarkEnd w:id="17"/>
      <w:bookmarkEnd w:id="18"/>
    </w:p>
    <w:p w14:paraId="3940FF3E" w14:textId="77777777" w:rsidR="002021F1" w:rsidRPr="002E08B1" w:rsidRDefault="002021F1" w:rsidP="002021F1">
      <w:pPr>
        <w:jc w:val="both"/>
        <w:rPr>
          <w:rFonts w:cs="Arial"/>
        </w:rPr>
      </w:pPr>
      <w:r w:rsidRPr="002E08B1">
        <w:rPr>
          <w:rFonts w:cs="Arial"/>
        </w:rPr>
        <w:t>The bill backup files will contain a number of different types of records as listed.</w:t>
      </w:r>
    </w:p>
    <w:p w14:paraId="0D8CC9FD" w14:textId="77777777" w:rsidR="002021F1" w:rsidRPr="00892727" w:rsidRDefault="002021F1" w:rsidP="008C5985">
      <w:pPr>
        <w:numPr>
          <w:ilvl w:val="0"/>
          <w:numId w:val="6"/>
        </w:numPr>
        <w:spacing w:after="120" w:line="240" w:lineRule="auto"/>
        <w:jc w:val="both"/>
      </w:pPr>
      <w:r w:rsidRPr="00892727">
        <w:t>Customer record (identified by CUSTOMERRECORD). This will be used to identify which CP is being billed and what the account number is etc.</w:t>
      </w:r>
    </w:p>
    <w:p w14:paraId="6D2DA7EE" w14:textId="77777777" w:rsidR="002021F1" w:rsidRPr="00892727" w:rsidRDefault="002021F1" w:rsidP="008C5985">
      <w:pPr>
        <w:numPr>
          <w:ilvl w:val="0"/>
          <w:numId w:val="6"/>
        </w:numPr>
        <w:spacing w:after="120" w:line="240" w:lineRule="auto"/>
        <w:jc w:val="both"/>
      </w:pPr>
      <w:r w:rsidRPr="00892727">
        <w:t>Product Charge (identified by PRODUCTCHARGE) – this is used for the following charge categories:</w:t>
      </w:r>
    </w:p>
    <w:p w14:paraId="0B903812" w14:textId="77777777" w:rsidR="002021F1" w:rsidRPr="00892727" w:rsidRDefault="002021F1" w:rsidP="008C5985">
      <w:pPr>
        <w:numPr>
          <w:ilvl w:val="0"/>
          <w:numId w:val="6"/>
        </w:numPr>
        <w:spacing w:after="120" w:line="240" w:lineRule="auto"/>
        <w:jc w:val="both"/>
      </w:pPr>
      <w:r w:rsidRPr="00892727">
        <w:t>Connection charges (for new supply and transfer charges)</w:t>
      </w:r>
    </w:p>
    <w:p w14:paraId="36C3BF84" w14:textId="77777777" w:rsidR="002021F1" w:rsidRPr="00892727" w:rsidRDefault="002021F1" w:rsidP="008C5985">
      <w:pPr>
        <w:numPr>
          <w:ilvl w:val="0"/>
          <w:numId w:val="6"/>
        </w:numPr>
        <w:spacing w:after="120" w:line="240" w:lineRule="auto"/>
        <w:jc w:val="both"/>
      </w:pPr>
      <w:r w:rsidRPr="00892727">
        <w:t>Rental charges</w:t>
      </w:r>
    </w:p>
    <w:p w14:paraId="0E96EE8B" w14:textId="77777777" w:rsidR="002021F1" w:rsidRPr="00892727" w:rsidRDefault="002021F1" w:rsidP="008C5985">
      <w:pPr>
        <w:numPr>
          <w:ilvl w:val="0"/>
          <w:numId w:val="6"/>
        </w:numPr>
        <w:spacing w:after="120" w:line="240" w:lineRule="auto"/>
        <w:jc w:val="both"/>
      </w:pPr>
      <w:r w:rsidRPr="00892727">
        <w:t>Contract termination charges</w:t>
      </w:r>
    </w:p>
    <w:p w14:paraId="4F49F7D4" w14:textId="77777777" w:rsidR="002021F1" w:rsidRPr="00892727" w:rsidRDefault="002021F1" w:rsidP="008C5985">
      <w:pPr>
        <w:numPr>
          <w:ilvl w:val="0"/>
          <w:numId w:val="6"/>
        </w:numPr>
        <w:spacing w:after="120" w:line="240" w:lineRule="auto"/>
        <w:jc w:val="both"/>
      </w:pPr>
      <w:r w:rsidRPr="00892727">
        <w:t xml:space="preserve">Event charges (identified by EVENTCHARGE) – used for miscellaneous charges and credits charges </w:t>
      </w:r>
    </w:p>
    <w:p w14:paraId="63B555BB" w14:textId="77777777" w:rsidR="002021F1" w:rsidRPr="00892727" w:rsidRDefault="002021F1" w:rsidP="008C5985">
      <w:pPr>
        <w:numPr>
          <w:ilvl w:val="0"/>
          <w:numId w:val="6"/>
        </w:numPr>
        <w:spacing w:after="120" w:line="240" w:lineRule="auto"/>
        <w:jc w:val="both"/>
      </w:pPr>
      <w:r w:rsidRPr="00892727">
        <w:t>Adjustments (identified by ADJUSTMENT) – used for miscellaneous bill adjustments</w:t>
      </w:r>
    </w:p>
    <w:p w14:paraId="3EA6DF58" w14:textId="77777777" w:rsidR="002021F1" w:rsidRPr="00892727" w:rsidRDefault="002021F1" w:rsidP="008C5985">
      <w:pPr>
        <w:numPr>
          <w:ilvl w:val="0"/>
          <w:numId w:val="6"/>
        </w:numPr>
        <w:spacing w:after="120" w:line="240" w:lineRule="auto"/>
        <w:jc w:val="both"/>
      </w:pPr>
      <w:r w:rsidRPr="00892727">
        <w:t>Bill summary (identified by BILLSUMMARYRECORD) – this will contain the invoice totals</w:t>
      </w:r>
    </w:p>
    <w:p w14:paraId="22D308D7" w14:textId="77777777" w:rsidR="002021F1" w:rsidRPr="000844A0" w:rsidRDefault="002021F1" w:rsidP="002021F1">
      <w:pPr>
        <w:jc w:val="both"/>
        <w:rPr>
          <w:sz w:val="22"/>
          <w:szCs w:val="22"/>
        </w:rPr>
      </w:pPr>
      <w:bookmarkStart w:id="19" w:name="_Toc47402951"/>
      <w:r w:rsidRPr="00B52478">
        <w:rPr>
          <w:b/>
          <w:sz w:val="22"/>
          <w:szCs w:val="22"/>
        </w:rPr>
        <w:t xml:space="preserve">FILE FORMAT    </w:t>
      </w:r>
      <w:r w:rsidRPr="00B52478">
        <w:rPr>
          <w:sz w:val="22"/>
          <w:szCs w:val="22"/>
        </w:rPr>
        <w:t xml:space="preserve">(using </w:t>
      </w:r>
      <w:r w:rsidR="005D5C91">
        <w:rPr>
          <w:sz w:val="22"/>
          <w:szCs w:val="22"/>
        </w:rPr>
        <w:t>| as the delimiter)</w:t>
      </w:r>
    </w:p>
    <w:p w14:paraId="1506D9BA" w14:textId="77777777" w:rsidR="002021F1" w:rsidRPr="00993E14" w:rsidRDefault="009536B4" w:rsidP="00615AB5">
      <w:pPr>
        <w:spacing w:after="120" w:line="240" w:lineRule="auto"/>
        <w:jc w:val="both"/>
        <w:rPr>
          <w:rFonts w:cs="Arial"/>
        </w:rPr>
      </w:pPr>
      <w:r>
        <w:fldChar w:fldCharType="begin"/>
      </w:r>
      <w:r>
        <w:instrText xml:space="preserve"> REF _Ref4778589 \r \h </w:instrText>
      </w:r>
      <w:r>
        <w:fldChar w:fldCharType="separate"/>
      </w:r>
      <w:r>
        <w:t>1.2</w:t>
      </w:r>
      <w:r>
        <w:fldChar w:fldCharType="end"/>
      </w:r>
      <w:ins w:id="20" w:author="Srinivasa G S" w:date="2025-05-02T18:03:00Z">
        <w:r w:rsidR="005C4F98">
          <w:tab/>
        </w:r>
      </w:ins>
      <w:hyperlink w:anchor="Desc" w:history="1">
        <w:r w:rsidR="002021F1" w:rsidRPr="00993E14">
          <w:rPr>
            <w:rStyle w:val="Hyperlink"/>
            <w:rFonts w:cs="Arial"/>
          </w:rPr>
          <w:t>DESC</w:t>
        </w:r>
        <w:r w:rsidR="002021F1" w:rsidRPr="00993E14">
          <w:rPr>
            <w:rStyle w:val="Hyperlink"/>
            <w:rFonts w:cs="Arial"/>
          </w:rPr>
          <w:t>R</w:t>
        </w:r>
        <w:r w:rsidR="002021F1" w:rsidRPr="00993E14">
          <w:rPr>
            <w:rStyle w:val="Hyperlink"/>
            <w:rFonts w:cs="Arial"/>
          </w:rPr>
          <w:t>IP</w:t>
        </w:r>
        <w:r w:rsidR="002021F1" w:rsidRPr="00993E14">
          <w:rPr>
            <w:rStyle w:val="Hyperlink"/>
            <w:rFonts w:cs="Arial"/>
          </w:rPr>
          <w:t>T</w:t>
        </w:r>
        <w:r w:rsidR="002021F1" w:rsidRPr="00993E14">
          <w:rPr>
            <w:rStyle w:val="Hyperlink"/>
            <w:rFonts w:cs="Arial"/>
          </w:rPr>
          <w:t>ION</w:t>
        </w:r>
      </w:hyperlink>
      <w:r w:rsidR="002021F1" w:rsidRPr="00993E14">
        <w:rPr>
          <w:rFonts w:cs="Arial"/>
        </w:rPr>
        <w:t xml:space="preserve">      </w:t>
      </w:r>
    </w:p>
    <w:p w14:paraId="42DB8232" w14:textId="77777777" w:rsidR="002021F1" w:rsidRPr="00993E14" w:rsidRDefault="009536B4" w:rsidP="00615AB5">
      <w:pPr>
        <w:spacing w:after="120" w:line="240" w:lineRule="auto"/>
        <w:jc w:val="both"/>
        <w:rPr>
          <w:rFonts w:cs="Arial"/>
        </w:rPr>
      </w:pPr>
      <w:r>
        <w:fldChar w:fldCharType="begin"/>
      </w:r>
      <w:r>
        <w:instrText xml:space="preserve"> REF _Ref4778645 \r \h </w:instrText>
      </w:r>
      <w:r>
        <w:fldChar w:fldCharType="separate"/>
      </w:r>
      <w:r>
        <w:t>1.3</w:t>
      </w:r>
      <w:r>
        <w:fldChar w:fldCharType="end"/>
      </w:r>
      <w:r w:rsidR="00615AB5">
        <w:tab/>
      </w:r>
      <w:hyperlink w:anchor="_HEADER_RECORD" w:history="1">
        <w:r w:rsidR="002021F1" w:rsidRPr="00993E14">
          <w:rPr>
            <w:rStyle w:val="Hyperlink"/>
            <w:rFonts w:cs="Arial"/>
          </w:rPr>
          <w:t>HEAD</w:t>
        </w:r>
        <w:r w:rsidR="002021F1" w:rsidRPr="00993E14">
          <w:rPr>
            <w:rStyle w:val="Hyperlink"/>
            <w:rFonts w:cs="Arial"/>
          </w:rPr>
          <w:t>E</w:t>
        </w:r>
        <w:r w:rsidR="002021F1" w:rsidRPr="00993E14">
          <w:rPr>
            <w:rStyle w:val="Hyperlink"/>
            <w:rFonts w:cs="Arial"/>
          </w:rPr>
          <w:t>R REC</w:t>
        </w:r>
        <w:r w:rsidR="002021F1" w:rsidRPr="00993E14">
          <w:rPr>
            <w:rStyle w:val="Hyperlink"/>
            <w:rFonts w:cs="Arial"/>
          </w:rPr>
          <w:t>O</w:t>
        </w:r>
        <w:r w:rsidR="002021F1" w:rsidRPr="00993E14">
          <w:rPr>
            <w:rStyle w:val="Hyperlink"/>
            <w:rFonts w:cs="Arial"/>
          </w:rPr>
          <w:t>RD</w:t>
        </w:r>
      </w:hyperlink>
      <w:r w:rsidR="002021F1" w:rsidRPr="00993E14">
        <w:rPr>
          <w:rFonts w:cs="Arial"/>
        </w:rPr>
        <w:t xml:space="preserve">                                                                     </w:t>
      </w:r>
    </w:p>
    <w:p w14:paraId="7A1E98E5" w14:textId="77777777" w:rsidR="002021F1" w:rsidRPr="00993E14" w:rsidRDefault="009536B4" w:rsidP="00615AB5">
      <w:pPr>
        <w:spacing w:after="120" w:line="240" w:lineRule="auto"/>
        <w:jc w:val="both"/>
        <w:rPr>
          <w:rFonts w:cs="Arial"/>
        </w:rPr>
      </w:pPr>
      <w:r>
        <w:fldChar w:fldCharType="begin"/>
      </w:r>
      <w:r>
        <w:instrText xml:space="preserve"> REF _Ref4778655 \r \h </w:instrText>
      </w:r>
      <w:r>
        <w:fldChar w:fldCharType="separate"/>
      </w:r>
      <w:r>
        <w:t>1.4</w:t>
      </w:r>
      <w:r>
        <w:fldChar w:fldCharType="end"/>
      </w:r>
      <w:r w:rsidR="00615AB5">
        <w:tab/>
      </w:r>
      <w:hyperlink w:anchor="product" w:history="1">
        <w:r w:rsidR="002021F1" w:rsidRPr="00993E14">
          <w:rPr>
            <w:rStyle w:val="Hyperlink"/>
            <w:rFonts w:cs="Arial"/>
          </w:rPr>
          <w:t>PRODUCT CH</w:t>
        </w:r>
        <w:r w:rsidR="002021F1" w:rsidRPr="00993E14">
          <w:rPr>
            <w:rStyle w:val="Hyperlink"/>
            <w:rFonts w:cs="Arial"/>
          </w:rPr>
          <w:t>A</w:t>
        </w:r>
        <w:r w:rsidR="002021F1" w:rsidRPr="00993E14">
          <w:rPr>
            <w:rStyle w:val="Hyperlink"/>
            <w:rFonts w:cs="Arial"/>
          </w:rPr>
          <w:t>RGES RECORD</w:t>
        </w:r>
      </w:hyperlink>
      <w:r w:rsidR="002021F1" w:rsidRPr="00993E14">
        <w:rPr>
          <w:rFonts w:cs="Arial"/>
        </w:rPr>
        <w:t xml:space="preserve">                                           </w:t>
      </w:r>
    </w:p>
    <w:p w14:paraId="02DC7624" w14:textId="77777777" w:rsidR="002021F1" w:rsidRPr="00993E14" w:rsidRDefault="009536B4" w:rsidP="00615AB5">
      <w:pPr>
        <w:spacing w:after="120" w:line="240" w:lineRule="auto"/>
        <w:jc w:val="both"/>
        <w:rPr>
          <w:rFonts w:cs="Arial"/>
        </w:rPr>
      </w:pPr>
      <w:r>
        <w:fldChar w:fldCharType="begin"/>
      </w:r>
      <w:r>
        <w:instrText xml:space="preserve"> REF _Ref4778667 \r \h </w:instrText>
      </w:r>
      <w:r>
        <w:fldChar w:fldCharType="separate"/>
      </w:r>
      <w:r>
        <w:t>1.5</w:t>
      </w:r>
      <w:r>
        <w:fldChar w:fldCharType="end"/>
      </w:r>
      <w:r w:rsidR="00615AB5">
        <w:tab/>
      </w:r>
      <w:hyperlink w:anchor="event" w:history="1">
        <w:r w:rsidR="002021F1" w:rsidRPr="00993E14">
          <w:rPr>
            <w:rStyle w:val="Hyperlink"/>
            <w:rFonts w:cs="Arial"/>
          </w:rPr>
          <w:t xml:space="preserve">EVENT CHARGES </w:t>
        </w:r>
        <w:r w:rsidR="002021F1" w:rsidRPr="00993E14">
          <w:rPr>
            <w:rStyle w:val="Hyperlink"/>
            <w:rFonts w:cs="Arial"/>
          </w:rPr>
          <w:t>R</w:t>
        </w:r>
        <w:r w:rsidR="002021F1" w:rsidRPr="00993E14">
          <w:rPr>
            <w:rStyle w:val="Hyperlink"/>
            <w:rFonts w:cs="Arial"/>
          </w:rPr>
          <w:t>ECORD</w:t>
        </w:r>
      </w:hyperlink>
    </w:p>
    <w:p w14:paraId="5EACFAC0" w14:textId="77777777" w:rsidR="002021F1" w:rsidRPr="00E43AB2" w:rsidRDefault="009536B4" w:rsidP="00615AB5">
      <w:pPr>
        <w:spacing w:after="120" w:line="240" w:lineRule="auto"/>
        <w:jc w:val="both"/>
        <w:rPr>
          <w:rFonts w:cs="Arial"/>
        </w:rPr>
      </w:pPr>
      <w:r>
        <w:fldChar w:fldCharType="begin"/>
      </w:r>
      <w:r>
        <w:instrText xml:space="preserve"> REF _Ref4778676 \r \h </w:instrText>
      </w:r>
      <w:r>
        <w:fldChar w:fldCharType="separate"/>
      </w:r>
      <w:r>
        <w:t>1.6</w:t>
      </w:r>
      <w:r>
        <w:fldChar w:fldCharType="end"/>
      </w:r>
      <w:r w:rsidR="00615AB5">
        <w:tab/>
      </w:r>
      <w:hyperlink w:anchor="_ADJUSTMENT_RECORD" w:history="1">
        <w:r w:rsidR="002021F1" w:rsidRPr="00E43AB2">
          <w:rPr>
            <w:rStyle w:val="Hyperlink"/>
            <w:rFonts w:cs="Arial"/>
          </w:rPr>
          <w:t>ADJUST</w:t>
        </w:r>
        <w:r w:rsidR="002021F1" w:rsidRPr="00E43AB2">
          <w:rPr>
            <w:rStyle w:val="Hyperlink"/>
            <w:rFonts w:cs="Arial"/>
          </w:rPr>
          <w:t>M</w:t>
        </w:r>
        <w:r w:rsidR="002021F1" w:rsidRPr="00E43AB2">
          <w:rPr>
            <w:rStyle w:val="Hyperlink"/>
            <w:rFonts w:cs="Arial"/>
          </w:rPr>
          <w:t>ENTS REC</w:t>
        </w:r>
        <w:r w:rsidR="002021F1" w:rsidRPr="00E43AB2">
          <w:rPr>
            <w:rStyle w:val="Hyperlink"/>
            <w:rFonts w:cs="Arial"/>
          </w:rPr>
          <w:t>O</w:t>
        </w:r>
        <w:r w:rsidR="002021F1" w:rsidRPr="00E43AB2">
          <w:rPr>
            <w:rStyle w:val="Hyperlink"/>
            <w:rFonts w:cs="Arial"/>
          </w:rPr>
          <w:t>RD</w:t>
        </w:r>
      </w:hyperlink>
    </w:p>
    <w:p w14:paraId="2D1C7005" w14:textId="77777777" w:rsidR="002021F1" w:rsidRPr="00E43AB2" w:rsidRDefault="009536B4" w:rsidP="00615AB5">
      <w:pPr>
        <w:spacing w:after="120" w:line="240" w:lineRule="auto"/>
        <w:jc w:val="both"/>
        <w:rPr>
          <w:rFonts w:cs="Arial"/>
        </w:rPr>
      </w:pPr>
      <w:r>
        <w:fldChar w:fldCharType="begin"/>
      </w:r>
      <w:r>
        <w:instrText xml:space="preserve"> REF _Ref4778685 \r \h </w:instrText>
      </w:r>
      <w:r>
        <w:fldChar w:fldCharType="separate"/>
      </w:r>
      <w:r>
        <w:t>1.7</w:t>
      </w:r>
      <w:r>
        <w:fldChar w:fldCharType="end"/>
      </w:r>
      <w:r w:rsidR="00615AB5">
        <w:tab/>
      </w:r>
      <w:hyperlink w:anchor="billsummary" w:history="1">
        <w:r w:rsidR="002021F1" w:rsidRPr="00E43AB2">
          <w:rPr>
            <w:rStyle w:val="Hyperlink"/>
            <w:rFonts w:cs="Arial"/>
          </w:rPr>
          <w:t>BILL SUMM</w:t>
        </w:r>
        <w:r w:rsidR="002021F1" w:rsidRPr="00E43AB2">
          <w:rPr>
            <w:rStyle w:val="Hyperlink"/>
            <w:rFonts w:cs="Arial"/>
          </w:rPr>
          <w:t>A</w:t>
        </w:r>
        <w:r w:rsidR="002021F1" w:rsidRPr="00E43AB2">
          <w:rPr>
            <w:rStyle w:val="Hyperlink"/>
            <w:rFonts w:cs="Arial"/>
          </w:rPr>
          <w:t>RY RECORD</w:t>
        </w:r>
      </w:hyperlink>
      <w:r w:rsidR="002021F1" w:rsidRPr="00E43AB2">
        <w:rPr>
          <w:rFonts w:cs="Arial"/>
        </w:rPr>
        <w:t xml:space="preserve"> </w:t>
      </w:r>
    </w:p>
    <w:p w14:paraId="3702393F" w14:textId="77777777" w:rsidR="002021F1" w:rsidRPr="00B52478" w:rsidRDefault="002021F1" w:rsidP="002021F1">
      <w:pPr>
        <w:jc w:val="both"/>
        <w:rPr>
          <w:rFonts w:cs="Arial"/>
          <w:sz w:val="22"/>
          <w:szCs w:val="22"/>
        </w:rPr>
      </w:pPr>
      <w:r w:rsidRPr="00976CC6">
        <w:rPr>
          <w:b/>
        </w:rPr>
        <w:t>Note</w:t>
      </w:r>
      <w:r w:rsidRPr="002055C1">
        <w:t>: Use above hyperlinks to traverse through desired section. Please move the mouse over the sections and then click control (ctrl) key</w:t>
      </w:r>
      <w:r>
        <w:rPr>
          <w:rFonts w:cs="Arial"/>
          <w:sz w:val="22"/>
          <w:szCs w:val="22"/>
        </w:rPr>
        <w:t xml:space="preserve"> </w:t>
      </w:r>
    </w:p>
    <w:p w14:paraId="6B5B0006" w14:textId="77777777" w:rsidR="002021F1" w:rsidRPr="005B4766" w:rsidRDefault="002021F1" w:rsidP="002021F1">
      <w:pPr>
        <w:jc w:val="both"/>
        <w:rPr>
          <w:rFonts w:cs="Arial"/>
          <w:b/>
          <w:bCs/>
          <w:sz w:val="22"/>
          <w:szCs w:val="22"/>
        </w:rPr>
      </w:pPr>
      <w:r w:rsidRPr="005B4766">
        <w:rPr>
          <w:rFonts w:cs="Arial"/>
          <w:b/>
          <w:bCs/>
          <w:sz w:val="22"/>
          <w:szCs w:val="22"/>
        </w:rPr>
        <w:t>****************************************************************</w:t>
      </w:r>
    </w:p>
    <w:p w14:paraId="1D1CD3BA" w14:textId="77777777" w:rsidR="002021F1" w:rsidRPr="005B4766" w:rsidRDefault="002021F1" w:rsidP="002021F1">
      <w:pPr>
        <w:jc w:val="both"/>
        <w:rPr>
          <w:rFonts w:cs="Arial"/>
          <w:b/>
          <w:bCs/>
          <w:sz w:val="22"/>
          <w:szCs w:val="22"/>
        </w:rPr>
      </w:pPr>
      <w:r w:rsidRPr="005B4766">
        <w:rPr>
          <w:rFonts w:cs="Arial"/>
          <w:b/>
          <w:bCs/>
          <w:sz w:val="22"/>
          <w:szCs w:val="22"/>
        </w:rPr>
        <w:t>*Initial comments*</w:t>
      </w:r>
    </w:p>
    <w:p w14:paraId="75F34F9F" w14:textId="77777777" w:rsidR="00A151BB" w:rsidRDefault="002021F1" w:rsidP="002021F1">
      <w:pPr>
        <w:jc w:val="both"/>
        <w:rPr>
          <w:rFonts w:cs="Arial"/>
          <w:b/>
          <w:bCs/>
          <w:sz w:val="22"/>
          <w:szCs w:val="22"/>
        </w:rPr>
      </w:pPr>
      <w:r w:rsidRPr="005B4766">
        <w:rPr>
          <w:rFonts w:cs="Arial"/>
          <w:b/>
          <w:bCs/>
          <w:sz w:val="22"/>
          <w:szCs w:val="22"/>
        </w:rPr>
        <w:t>****************************************************************</w:t>
      </w:r>
    </w:p>
    <w:p w14:paraId="12428ACA" w14:textId="77777777" w:rsidR="002021F1" w:rsidRPr="005B4766" w:rsidRDefault="00A151BB" w:rsidP="003859DE">
      <w:pPr>
        <w:pStyle w:val="Heading2"/>
        <w:numPr>
          <w:ilvl w:val="0"/>
          <w:numId w:val="0"/>
        </w:numPr>
        <w:ind w:left="576" w:hanging="576"/>
      </w:pPr>
      <w:r>
        <w:br w:type="page"/>
      </w:r>
    </w:p>
    <w:p w14:paraId="1DD31CF5" w14:textId="77777777" w:rsidR="002021F1" w:rsidRPr="00870DEA" w:rsidRDefault="002021F1" w:rsidP="00870DEA">
      <w:pPr>
        <w:pStyle w:val="Heading2"/>
      </w:pPr>
      <w:bookmarkStart w:id="21" w:name="Desc"/>
      <w:bookmarkStart w:id="22" w:name="_Toc268602744"/>
      <w:bookmarkStart w:id="23" w:name="_Toc292189140"/>
      <w:bookmarkStart w:id="24" w:name="_Toc488928560"/>
      <w:bookmarkStart w:id="25" w:name="_Toc488928785"/>
      <w:bookmarkStart w:id="26" w:name="_Ref4778589"/>
      <w:bookmarkStart w:id="27" w:name="_Toc205994535"/>
      <w:bookmarkEnd w:id="21"/>
      <w:r w:rsidRPr="00870DEA">
        <w:t>DESCRIPTION</w:t>
      </w:r>
      <w:bookmarkEnd w:id="22"/>
      <w:bookmarkEnd w:id="23"/>
      <w:bookmarkEnd w:id="24"/>
      <w:bookmarkEnd w:id="25"/>
      <w:bookmarkEnd w:id="26"/>
      <w:bookmarkEnd w:id="27"/>
    </w:p>
    <w:p w14:paraId="470AB7F9" w14:textId="77777777" w:rsidR="002021F1" w:rsidRPr="00892727" w:rsidRDefault="002021F1" w:rsidP="002021F1">
      <w:pPr>
        <w:jc w:val="both"/>
      </w:pPr>
      <w:r w:rsidRPr="00892727">
        <w:t>This document describes the layout and organisation of the new bill data extract</w:t>
      </w:r>
      <w:r w:rsidR="00A151BB">
        <w:t xml:space="preserve"> </w:t>
      </w:r>
      <w:r w:rsidRPr="00892727">
        <w:t>format(s). The bill data extract format is delivered for information purposes only.</w:t>
      </w:r>
    </w:p>
    <w:p w14:paraId="0140A48D" w14:textId="77777777" w:rsidR="002021F1" w:rsidRPr="00892727" w:rsidRDefault="002021F1" w:rsidP="002021F1">
      <w:pPr>
        <w:jc w:val="both"/>
      </w:pPr>
      <w:r w:rsidRPr="00892727">
        <w:t>The taxable invoice is the accompanying rtf document.</w:t>
      </w:r>
    </w:p>
    <w:p w14:paraId="27F56794" w14:textId="77777777" w:rsidR="002021F1" w:rsidRPr="005B4766" w:rsidRDefault="002021F1" w:rsidP="002021F1">
      <w:pPr>
        <w:autoSpaceDE w:val="0"/>
        <w:autoSpaceDN w:val="0"/>
        <w:adjustRightInd w:val="0"/>
        <w:jc w:val="both"/>
        <w:rPr>
          <w:rFonts w:cs="Arial"/>
          <w:b/>
          <w:bCs/>
          <w:sz w:val="22"/>
        </w:rPr>
      </w:pPr>
      <w:r w:rsidRPr="005B4766">
        <w:rPr>
          <w:rFonts w:cs="Arial"/>
          <w:b/>
          <w:bCs/>
          <w:sz w:val="22"/>
        </w:rPr>
        <w:t xml:space="preserve">***************** Details of attributes in a record type </w:t>
      </w:r>
      <w:r>
        <w:rPr>
          <w:rFonts w:cs="Arial"/>
          <w:b/>
          <w:bCs/>
          <w:sz w:val="22"/>
        </w:rPr>
        <w:t>*****************</w:t>
      </w:r>
    </w:p>
    <w:p w14:paraId="0C934EA5" w14:textId="77777777" w:rsidR="002021F1" w:rsidRPr="00DA18A8" w:rsidRDefault="002021F1" w:rsidP="002021F1">
      <w:pPr>
        <w:jc w:val="both"/>
      </w:pPr>
      <w:r w:rsidRPr="00DA18A8">
        <w:t>Fiel</w:t>
      </w:r>
      <w:r w:rsidR="005D5C91">
        <w:t xml:space="preserve">d Name                        </w:t>
      </w:r>
      <w:r w:rsidR="005D5C91">
        <w:tab/>
      </w:r>
      <w:r w:rsidR="005D5C91" w:rsidRPr="00DA18A8">
        <w:t>: Name</w:t>
      </w:r>
      <w:r w:rsidRPr="00DA18A8">
        <w:t xml:space="preserve"> of data field present in a record of a Backup File.</w:t>
      </w:r>
    </w:p>
    <w:p w14:paraId="0A3CBF90" w14:textId="77777777" w:rsidR="002021F1" w:rsidRPr="00DA18A8" w:rsidRDefault="002021F1" w:rsidP="002021F1">
      <w:pPr>
        <w:jc w:val="both"/>
      </w:pPr>
      <w:r w:rsidRPr="00DA18A8">
        <w:t>Field No.</w:t>
      </w:r>
      <w:r w:rsidR="005D5C91">
        <w:t xml:space="preserve">                               </w:t>
      </w:r>
      <w:r w:rsidR="005D5C91">
        <w:tab/>
        <w:t>:</w:t>
      </w:r>
      <w:r w:rsidR="005D5C91" w:rsidRPr="00DA18A8">
        <w:t xml:space="preserve"> Position</w:t>
      </w:r>
      <w:r w:rsidRPr="00DA18A8">
        <w:t xml:space="preserve"> of data field in a record of a Backup File.</w:t>
      </w:r>
    </w:p>
    <w:p w14:paraId="578DA834" w14:textId="77777777" w:rsidR="002021F1" w:rsidRPr="00DA18A8" w:rsidRDefault="002021F1" w:rsidP="002021F1">
      <w:pPr>
        <w:jc w:val="both"/>
      </w:pPr>
      <w:r w:rsidRPr="00DA18A8">
        <w:t xml:space="preserve">Maximum Field Length          </w:t>
      </w:r>
      <w:r w:rsidR="005D5C91">
        <w:tab/>
      </w:r>
      <w:r w:rsidRPr="00DA18A8">
        <w:t>: Maximum length of data field in the record.</w:t>
      </w:r>
    </w:p>
    <w:p w14:paraId="707AAD84" w14:textId="77777777" w:rsidR="002021F1" w:rsidRPr="00DA18A8" w:rsidRDefault="002021F1" w:rsidP="002021F1">
      <w:pPr>
        <w:jc w:val="both"/>
      </w:pPr>
      <w:r w:rsidRPr="00DA18A8">
        <w:t>Forma</w:t>
      </w:r>
      <w:r w:rsidR="005D5C91">
        <w:t xml:space="preserve">t                          </w:t>
      </w:r>
      <w:r w:rsidR="005D5C91">
        <w:tab/>
      </w:r>
      <w:r w:rsidRPr="00DA18A8">
        <w:t>: Type and format of the data field in the record (for e.g. text, number, date with specified format etc.).</w:t>
      </w:r>
    </w:p>
    <w:p w14:paraId="2D5F8236" w14:textId="77777777" w:rsidR="002021F1" w:rsidRPr="00DA18A8" w:rsidRDefault="002021F1" w:rsidP="002021F1">
      <w:pPr>
        <w:jc w:val="both"/>
      </w:pPr>
      <w:r w:rsidRPr="00DA18A8">
        <w:t xml:space="preserve">Value                                   </w:t>
      </w:r>
      <w:r w:rsidR="005D5C91">
        <w:tab/>
        <w:t xml:space="preserve">: </w:t>
      </w:r>
      <w:r w:rsidRPr="00DA18A8">
        <w:t>Possible value for data set.</w:t>
      </w:r>
    </w:p>
    <w:p w14:paraId="441322C4" w14:textId="77777777" w:rsidR="002021F1" w:rsidRPr="005B4766" w:rsidRDefault="002021F1" w:rsidP="002021F1">
      <w:pPr>
        <w:autoSpaceDE w:val="0"/>
        <w:autoSpaceDN w:val="0"/>
        <w:adjustRightInd w:val="0"/>
        <w:jc w:val="both"/>
        <w:rPr>
          <w:rFonts w:cs="Arial"/>
          <w:b/>
          <w:bCs/>
          <w:sz w:val="22"/>
        </w:rPr>
      </w:pPr>
      <w:r w:rsidRPr="005B4766">
        <w:rPr>
          <w:rFonts w:cs="Arial"/>
          <w:b/>
          <w:bCs/>
          <w:sz w:val="22"/>
        </w:rPr>
        <w:t>*********************</w:t>
      </w:r>
      <w:r>
        <w:rPr>
          <w:rFonts w:cs="Arial"/>
          <w:b/>
          <w:bCs/>
          <w:sz w:val="22"/>
        </w:rPr>
        <w:t>*******************************************</w:t>
      </w:r>
    </w:p>
    <w:p w14:paraId="2D29882E" w14:textId="77777777" w:rsidR="002021F1" w:rsidRPr="00870DEA" w:rsidRDefault="002021F1" w:rsidP="00870DEA">
      <w:pPr>
        <w:pStyle w:val="Heading2"/>
      </w:pPr>
      <w:bookmarkStart w:id="28" w:name="_Toc268602745"/>
      <w:bookmarkStart w:id="29" w:name="_Toc292189141"/>
      <w:bookmarkStart w:id="30" w:name="_Toc488928561"/>
      <w:bookmarkStart w:id="31" w:name="_Toc488928786"/>
      <w:bookmarkStart w:id="32" w:name="_Ref4778645"/>
      <w:bookmarkStart w:id="33" w:name="_HEADER_RECORD"/>
      <w:bookmarkStart w:id="34" w:name="_Toc205994536"/>
      <w:bookmarkEnd w:id="33"/>
      <w:r w:rsidRPr="00870DEA">
        <w:t>HEADER RECORD</w:t>
      </w:r>
      <w:bookmarkEnd w:id="28"/>
      <w:bookmarkEnd w:id="29"/>
      <w:bookmarkEnd w:id="30"/>
      <w:bookmarkEnd w:id="31"/>
      <w:bookmarkEnd w:id="32"/>
      <w:bookmarkEnd w:id="34"/>
    </w:p>
    <w:p w14:paraId="2D5A116C" w14:textId="77777777" w:rsidR="002021F1" w:rsidRPr="00C96757" w:rsidRDefault="002021F1" w:rsidP="002021F1">
      <w:pPr>
        <w:jc w:val="both"/>
      </w:pPr>
      <w:r w:rsidRPr="00C96757">
        <w:t>The Customer Detail header record will be the first record in the file and will contain the following character separated bill data.</w:t>
      </w:r>
    </w:p>
    <w:p w14:paraId="735B255D" w14:textId="77777777" w:rsidR="002021F1" w:rsidRPr="003C14DF" w:rsidRDefault="002021F1" w:rsidP="002021F1">
      <w:pPr>
        <w:jc w:val="both"/>
      </w:pPr>
      <w:r w:rsidRPr="003C14DF">
        <w:t xml:space="preserve">Record Type: </w:t>
      </w:r>
      <w:r w:rsidRPr="003C14DF">
        <w:rPr>
          <w:b/>
        </w:rPr>
        <w:t>CUSTOMERRECORD</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2445"/>
        <w:gridCol w:w="1164"/>
        <w:gridCol w:w="1164"/>
        <w:gridCol w:w="1358"/>
        <w:gridCol w:w="3105"/>
      </w:tblGrid>
      <w:tr w:rsidR="002021F1" w:rsidRPr="005B4766" w14:paraId="171A14E6" w14:textId="77777777" w:rsidTr="002021F1">
        <w:tc>
          <w:tcPr>
            <w:tcW w:w="1324" w:type="pct"/>
          </w:tcPr>
          <w:p w14:paraId="0AB5456B" w14:textId="77777777" w:rsidR="002021F1" w:rsidRPr="005B4766" w:rsidRDefault="002021F1" w:rsidP="002021F1">
            <w:pPr>
              <w:spacing w:after="120"/>
              <w:rPr>
                <w:b/>
                <w:sz w:val="18"/>
                <w:szCs w:val="18"/>
              </w:rPr>
            </w:pPr>
            <w:r w:rsidRPr="005B4766">
              <w:rPr>
                <w:b/>
                <w:sz w:val="18"/>
                <w:szCs w:val="18"/>
              </w:rPr>
              <w:t>Field Name</w:t>
            </w:r>
          </w:p>
        </w:tc>
        <w:tc>
          <w:tcPr>
            <w:tcW w:w="630" w:type="pct"/>
          </w:tcPr>
          <w:p w14:paraId="6734CB3F" w14:textId="77777777" w:rsidR="002021F1" w:rsidRPr="005B4766" w:rsidRDefault="002021F1" w:rsidP="002021F1">
            <w:pPr>
              <w:spacing w:after="120"/>
              <w:rPr>
                <w:b/>
                <w:sz w:val="18"/>
                <w:szCs w:val="18"/>
              </w:rPr>
            </w:pPr>
            <w:r w:rsidRPr="005B4766">
              <w:rPr>
                <w:b/>
                <w:sz w:val="18"/>
                <w:szCs w:val="18"/>
              </w:rPr>
              <w:t>Field No</w:t>
            </w:r>
          </w:p>
        </w:tc>
        <w:tc>
          <w:tcPr>
            <w:tcW w:w="630" w:type="pct"/>
          </w:tcPr>
          <w:p w14:paraId="6F66249F" w14:textId="77777777" w:rsidR="002021F1" w:rsidRPr="005B4766" w:rsidRDefault="002021F1" w:rsidP="002021F1">
            <w:pPr>
              <w:spacing w:after="120"/>
              <w:rPr>
                <w:b/>
                <w:sz w:val="18"/>
                <w:szCs w:val="18"/>
              </w:rPr>
            </w:pPr>
            <w:r w:rsidRPr="005B4766">
              <w:rPr>
                <w:b/>
                <w:sz w:val="18"/>
                <w:szCs w:val="18"/>
              </w:rPr>
              <w:t xml:space="preserve">Maximum Field Length          </w:t>
            </w:r>
          </w:p>
        </w:tc>
        <w:tc>
          <w:tcPr>
            <w:tcW w:w="735" w:type="pct"/>
          </w:tcPr>
          <w:p w14:paraId="3C97E7D1" w14:textId="77777777" w:rsidR="002021F1" w:rsidRPr="005B4766" w:rsidRDefault="002021F1" w:rsidP="002021F1">
            <w:pPr>
              <w:spacing w:after="120"/>
              <w:rPr>
                <w:b/>
                <w:sz w:val="18"/>
                <w:szCs w:val="18"/>
              </w:rPr>
            </w:pPr>
            <w:r w:rsidRPr="005B4766">
              <w:rPr>
                <w:b/>
                <w:sz w:val="18"/>
                <w:szCs w:val="18"/>
              </w:rPr>
              <w:t>Format</w:t>
            </w:r>
          </w:p>
        </w:tc>
        <w:tc>
          <w:tcPr>
            <w:tcW w:w="1681" w:type="pct"/>
          </w:tcPr>
          <w:p w14:paraId="2AA500BD" w14:textId="77777777" w:rsidR="002021F1" w:rsidRPr="005B4766" w:rsidRDefault="002021F1" w:rsidP="002021F1">
            <w:pPr>
              <w:spacing w:after="120"/>
              <w:rPr>
                <w:b/>
                <w:sz w:val="18"/>
                <w:szCs w:val="18"/>
              </w:rPr>
            </w:pPr>
            <w:r w:rsidRPr="005B4766">
              <w:rPr>
                <w:b/>
                <w:sz w:val="18"/>
                <w:szCs w:val="18"/>
              </w:rPr>
              <w:t>Value</w:t>
            </w:r>
          </w:p>
        </w:tc>
      </w:tr>
      <w:tr w:rsidR="002021F1" w:rsidRPr="005B4766" w14:paraId="5D80F017" w14:textId="77777777" w:rsidTr="002021F1">
        <w:tc>
          <w:tcPr>
            <w:tcW w:w="1324" w:type="pct"/>
          </w:tcPr>
          <w:p w14:paraId="5EA084E8" w14:textId="77777777" w:rsidR="002021F1" w:rsidRPr="005B4766" w:rsidRDefault="002021F1" w:rsidP="002021F1">
            <w:pPr>
              <w:spacing w:after="120"/>
              <w:rPr>
                <w:sz w:val="18"/>
                <w:szCs w:val="18"/>
              </w:rPr>
            </w:pPr>
            <w:r w:rsidRPr="005B4766">
              <w:rPr>
                <w:sz w:val="18"/>
                <w:szCs w:val="18"/>
              </w:rPr>
              <w:t>Record Type</w:t>
            </w:r>
          </w:p>
        </w:tc>
        <w:tc>
          <w:tcPr>
            <w:tcW w:w="630" w:type="pct"/>
          </w:tcPr>
          <w:p w14:paraId="4F17B1D0" w14:textId="77777777" w:rsidR="002021F1" w:rsidRPr="005B4766" w:rsidRDefault="002021F1" w:rsidP="002021F1">
            <w:pPr>
              <w:spacing w:after="120"/>
              <w:rPr>
                <w:sz w:val="18"/>
                <w:szCs w:val="18"/>
              </w:rPr>
            </w:pPr>
            <w:r w:rsidRPr="005B4766">
              <w:rPr>
                <w:sz w:val="18"/>
                <w:szCs w:val="18"/>
              </w:rPr>
              <w:t>1</w:t>
            </w:r>
          </w:p>
        </w:tc>
        <w:tc>
          <w:tcPr>
            <w:tcW w:w="630" w:type="pct"/>
          </w:tcPr>
          <w:p w14:paraId="5B0D6A3A" w14:textId="77777777" w:rsidR="002021F1" w:rsidRPr="005B4766" w:rsidRDefault="002021F1" w:rsidP="002021F1">
            <w:pPr>
              <w:spacing w:after="120"/>
              <w:rPr>
                <w:sz w:val="18"/>
                <w:szCs w:val="18"/>
              </w:rPr>
            </w:pPr>
            <w:r w:rsidRPr="00C15203">
              <w:rPr>
                <w:sz w:val="18"/>
                <w:szCs w:val="18"/>
              </w:rPr>
              <w:t>255</w:t>
            </w:r>
          </w:p>
        </w:tc>
        <w:tc>
          <w:tcPr>
            <w:tcW w:w="735" w:type="pct"/>
          </w:tcPr>
          <w:p w14:paraId="2CB121F7" w14:textId="77777777" w:rsidR="002021F1" w:rsidRPr="005B4766" w:rsidRDefault="002021F1" w:rsidP="002021F1">
            <w:pPr>
              <w:spacing w:after="120"/>
              <w:rPr>
                <w:sz w:val="18"/>
                <w:szCs w:val="18"/>
              </w:rPr>
            </w:pPr>
            <w:r w:rsidRPr="005B4766">
              <w:rPr>
                <w:sz w:val="18"/>
                <w:szCs w:val="18"/>
              </w:rPr>
              <w:t>Text</w:t>
            </w:r>
          </w:p>
        </w:tc>
        <w:tc>
          <w:tcPr>
            <w:tcW w:w="1681" w:type="pct"/>
          </w:tcPr>
          <w:p w14:paraId="2270D3FA" w14:textId="77777777" w:rsidR="002021F1" w:rsidRPr="005B4766" w:rsidRDefault="002021F1" w:rsidP="002021F1">
            <w:pPr>
              <w:spacing w:after="120"/>
              <w:rPr>
                <w:sz w:val="18"/>
                <w:szCs w:val="18"/>
              </w:rPr>
            </w:pPr>
            <w:r w:rsidRPr="005B4766">
              <w:rPr>
                <w:sz w:val="18"/>
                <w:szCs w:val="18"/>
              </w:rPr>
              <w:t>CUSTOMERRECORD</w:t>
            </w:r>
          </w:p>
        </w:tc>
      </w:tr>
      <w:tr w:rsidR="002021F1" w:rsidRPr="005B4766" w14:paraId="5E41B826" w14:textId="77777777" w:rsidTr="002021F1">
        <w:tc>
          <w:tcPr>
            <w:tcW w:w="1324" w:type="pct"/>
          </w:tcPr>
          <w:p w14:paraId="36878D21" w14:textId="77777777" w:rsidR="002021F1" w:rsidRPr="005B4766" w:rsidRDefault="002021F1" w:rsidP="002021F1">
            <w:pPr>
              <w:spacing w:after="120"/>
              <w:rPr>
                <w:sz w:val="18"/>
                <w:szCs w:val="18"/>
              </w:rPr>
            </w:pPr>
            <w:r w:rsidRPr="005B4766">
              <w:rPr>
                <w:sz w:val="18"/>
                <w:szCs w:val="18"/>
              </w:rPr>
              <w:t>Geneva customer reference</w:t>
            </w:r>
          </w:p>
        </w:tc>
        <w:tc>
          <w:tcPr>
            <w:tcW w:w="630" w:type="pct"/>
          </w:tcPr>
          <w:p w14:paraId="093DFE9D" w14:textId="77777777" w:rsidR="002021F1" w:rsidRPr="005B4766" w:rsidRDefault="002021F1" w:rsidP="002021F1">
            <w:pPr>
              <w:spacing w:after="120"/>
              <w:rPr>
                <w:sz w:val="18"/>
                <w:szCs w:val="18"/>
              </w:rPr>
            </w:pPr>
            <w:r w:rsidRPr="005B4766">
              <w:rPr>
                <w:sz w:val="18"/>
                <w:szCs w:val="18"/>
              </w:rPr>
              <w:t>2</w:t>
            </w:r>
          </w:p>
        </w:tc>
        <w:tc>
          <w:tcPr>
            <w:tcW w:w="630" w:type="pct"/>
          </w:tcPr>
          <w:p w14:paraId="2A5D756C" w14:textId="77777777" w:rsidR="002021F1" w:rsidRPr="005B4766" w:rsidRDefault="002021F1" w:rsidP="002021F1">
            <w:pPr>
              <w:spacing w:after="120"/>
              <w:rPr>
                <w:sz w:val="18"/>
                <w:szCs w:val="18"/>
              </w:rPr>
            </w:pPr>
            <w:r w:rsidRPr="005B4766">
              <w:rPr>
                <w:sz w:val="18"/>
                <w:szCs w:val="18"/>
              </w:rPr>
              <w:t>20</w:t>
            </w:r>
          </w:p>
        </w:tc>
        <w:tc>
          <w:tcPr>
            <w:tcW w:w="735" w:type="pct"/>
          </w:tcPr>
          <w:p w14:paraId="5E6E8666" w14:textId="77777777" w:rsidR="002021F1" w:rsidRPr="005B4766" w:rsidRDefault="002021F1" w:rsidP="002021F1">
            <w:pPr>
              <w:spacing w:after="120"/>
              <w:rPr>
                <w:sz w:val="18"/>
                <w:szCs w:val="18"/>
              </w:rPr>
            </w:pPr>
            <w:r w:rsidRPr="005B4766">
              <w:rPr>
                <w:sz w:val="18"/>
                <w:szCs w:val="18"/>
              </w:rPr>
              <w:t>Text</w:t>
            </w:r>
          </w:p>
        </w:tc>
        <w:tc>
          <w:tcPr>
            <w:tcW w:w="1681" w:type="pct"/>
          </w:tcPr>
          <w:p w14:paraId="5126F2E9" w14:textId="77777777" w:rsidR="002021F1" w:rsidRPr="005B4766" w:rsidRDefault="002021F1" w:rsidP="002021F1">
            <w:pPr>
              <w:spacing w:after="120"/>
              <w:rPr>
                <w:sz w:val="18"/>
                <w:szCs w:val="18"/>
              </w:rPr>
            </w:pPr>
            <w:r w:rsidRPr="005B4766">
              <w:rPr>
                <w:sz w:val="18"/>
                <w:szCs w:val="18"/>
              </w:rPr>
              <w:t>e.g. G/M12345678</w:t>
            </w:r>
          </w:p>
        </w:tc>
      </w:tr>
      <w:tr w:rsidR="002021F1" w:rsidRPr="005B4766" w14:paraId="3B9A727E" w14:textId="77777777" w:rsidTr="002021F1">
        <w:tc>
          <w:tcPr>
            <w:tcW w:w="1324" w:type="pct"/>
          </w:tcPr>
          <w:p w14:paraId="1A426C0A" w14:textId="77777777" w:rsidR="002021F1" w:rsidRPr="005B4766" w:rsidRDefault="002021F1" w:rsidP="002021F1">
            <w:pPr>
              <w:spacing w:after="120"/>
              <w:rPr>
                <w:sz w:val="18"/>
                <w:szCs w:val="18"/>
              </w:rPr>
            </w:pPr>
            <w:r w:rsidRPr="005B4766">
              <w:rPr>
                <w:sz w:val="18"/>
                <w:szCs w:val="18"/>
              </w:rPr>
              <w:t>Account reference</w:t>
            </w:r>
          </w:p>
        </w:tc>
        <w:tc>
          <w:tcPr>
            <w:tcW w:w="630" w:type="pct"/>
          </w:tcPr>
          <w:p w14:paraId="01377422" w14:textId="77777777" w:rsidR="002021F1" w:rsidRPr="005B4766" w:rsidRDefault="002021F1" w:rsidP="002021F1">
            <w:pPr>
              <w:spacing w:after="120"/>
              <w:rPr>
                <w:sz w:val="18"/>
                <w:szCs w:val="18"/>
              </w:rPr>
            </w:pPr>
            <w:r w:rsidRPr="005B4766">
              <w:rPr>
                <w:sz w:val="18"/>
                <w:szCs w:val="18"/>
              </w:rPr>
              <w:t>3</w:t>
            </w:r>
          </w:p>
        </w:tc>
        <w:tc>
          <w:tcPr>
            <w:tcW w:w="630" w:type="pct"/>
          </w:tcPr>
          <w:p w14:paraId="476EEE2E" w14:textId="77777777" w:rsidR="002021F1" w:rsidRPr="005B4766" w:rsidRDefault="002021F1" w:rsidP="002021F1">
            <w:pPr>
              <w:spacing w:after="120"/>
              <w:rPr>
                <w:sz w:val="18"/>
                <w:szCs w:val="18"/>
              </w:rPr>
            </w:pPr>
            <w:r w:rsidRPr="005B4766">
              <w:rPr>
                <w:sz w:val="18"/>
                <w:szCs w:val="18"/>
              </w:rPr>
              <w:t>20</w:t>
            </w:r>
          </w:p>
        </w:tc>
        <w:tc>
          <w:tcPr>
            <w:tcW w:w="735" w:type="pct"/>
          </w:tcPr>
          <w:p w14:paraId="05B42C8A" w14:textId="77777777" w:rsidR="002021F1" w:rsidRPr="005B4766" w:rsidRDefault="002021F1" w:rsidP="002021F1">
            <w:pPr>
              <w:spacing w:after="120"/>
              <w:rPr>
                <w:sz w:val="18"/>
                <w:szCs w:val="18"/>
              </w:rPr>
            </w:pPr>
            <w:r w:rsidRPr="005B4766">
              <w:rPr>
                <w:sz w:val="18"/>
                <w:szCs w:val="18"/>
              </w:rPr>
              <w:t>Text</w:t>
            </w:r>
          </w:p>
        </w:tc>
        <w:tc>
          <w:tcPr>
            <w:tcW w:w="1681" w:type="pct"/>
          </w:tcPr>
          <w:p w14:paraId="6C1D5032" w14:textId="77777777" w:rsidR="002021F1" w:rsidRPr="005B4766" w:rsidRDefault="002021F1" w:rsidP="002021F1">
            <w:pPr>
              <w:spacing w:after="120"/>
              <w:rPr>
                <w:sz w:val="18"/>
                <w:szCs w:val="18"/>
              </w:rPr>
            </w:pPr>
            <w:r w:rsidRPr="005B4766">
              <w:rPr>
                <w:sz w:val="18"/>
                <w:szCs w:val="18"/>
              </w:rPr>
              <w:t>e.g. GB12345678</w:t>
            </w:r>
          </w:p>
        </w:tc>
      </w:tr>
      <w:tr w:rsidR="002021F1" w:rsidRPr="005B4766" w14:paraId="5EAC58DF" w14:textId="77777777" w:rsidTr="002021F1">
        <w:tc>
          <w:tcPr>
            <w:tcW w:w="1324" w:type="pct"/>
          </w:tcPr>
          <w:p w14:paraId="2F272E01" w14:textId="77777777" w:rsidR="002021F1" w:rsidRPr="005B4766" w:rsidRDefault="002021F1" w:rsidP="002021F1">
            <w:pPr>
              <w:spacing w:after="120"/>
              <w:rPr>
                <w:sz w:val="18"/>
                <w:szCs w:val="18"/>
              </w:rPr>
            </w:pPr>
            <w:r w:rsidRPr="005B4766">
              <w:rPr>
                <w:sz w:val="18"/>
                <w:szCs w:val="18"/>
              </w:rPr>
              <w:t>Invoice  reference</w:t>
            </w:r>
          </w:p>
        </w:tc>
        <w:tc>
          <w:tcPr>
            <w:tcW w:w="630" w:type="pct"/>
          </w:tcPr>
          <w:p w14:paraId="0D1CBB3A" w14:textId="77777777" w:rsidR="002021F1" w:rsidRPr="005B4766" w:rsidRDefault="002021F1" w:rsidP="002021F1">
            <w:pPr>
              <w:spacing w:after="120"/>
              <w:rPr>
                <w:sz w:val="18"/>
                <w:szCs w:val="18"/>
              </w:rPr>
            </w:pPr>
            <w:r w:rsidRPr="005B4766">
              <w:rPr>
                <w:sz w:val="18"/>
                <w:szCs w:val="18"/>
              </w:rPr>
              <w:t>4</w:t>
            </w:r>
          </w:p>
        </w:tc>
        <w:tc>
          <w:tcPr>
            <w:tcW w:w="630" w:type="pct"/>
          </w:tcPr>
          <w:p w14:paraId="224751E6" w14:textId="77777777" w:rsidR="002021F1" w:rsidRPr="005B4766" w:rsidRDefault="002021F1" w:rsidP="002021F1">
            <w:pPr>
              <w:spacing w:after="120"/>
              <w:rPr>
                <w:sz w:val="18"/>
                <w:szCs w:val="18"/>
              </w:rPr>
            </w:pPr>
            <w:r>
              <w:rPr>
                <w:sz w:val="18"/>
                <w:szCs w:val="18"/>
              </w:rPr>
              <w:t>30</w:t>
            </w:r>
          </w:p>
        </w:tc>
        <w:tc>
          <w:tcPr>
            <w:tcW w:w="735" w:type="pct"/>
          </w:tcPr>
          <w:p w14:paraId="251DB661" w14:textId="77777777" w:rsidR="002021F1" w:rsidRPr="005B4766" w:rsidRDefault="002021F1" w:rsidP="002021F1">
            <w:pPr>
              <w:spacing w:after="120"/>
              <w:rPr>
                <w:sz w:val="18"/>
                <w:szCs w:val="18"/>
              </w:rPr>
            </w:pPr>
            <w:r w:rsidRPr="005B4766">
              <w:rPr>
                <w:sz w:val="18"/>
                <w:szCs w:val="18"/>
              </w:rPr>
              <w:t>Text</w:t>
            </w:r>
          </w:p>
        </w:tc>
        <w:tc>
          <w:tcPr>
            <w:tcW w:w="1681" w:type="pct"/>
          </w:tcPr>
          <w:p w14:paraId="7FEA6833" w14:textId="77777777" w:rsidR="002021F1" w:rsidRPr="005B4766" w:rsidRDefault="002021F1" w:rsidP="002021F1">
            <w:pPr>
              <w:spacing w:after="120"/>
              <w:rPr>
                <w:sz w:val="18"/>
                <w:szCs w:val="18"/>
              </w:rPr>
            </w:pPr>
            <w:r w:rsidRPr="005B4766">
              <w:rPr>
                <w:sz w:val="18"/>
                <w:szCs w:val="18"/>
              </w:rPr>
              <w:t>e.g. GB12345678 Q002</w:t>
            </w:r>
          </w:p>
        </w:tc>
      </w:tr>
      <w:tr w:rsidR="002021F1" w:rsidRPr="005B4766" w14:paraId="2C7A3377" w14:textId="77777777" w:rsidTr="002021F1">
        <w:tc>
          <w:tcPr>
            <w:tcW w:w="1324" w:type="pct"/>
            <w:tcBorders>
              <w:bottom w:val="nil"/>
            </w:tcBorders>
          </w:tcPr>
          <w:p w14:paraId="14DA5608" w14:textId="77777777" w:rsidR="002021F1" w:rsidRPr="005B4766" w:rsidRDefault="002021F1" w:rsidP="002021F1">
            <w:pPr>
              <w:spacing w:after="120"/>
              <w:rPr>
                <w:sz w:val="18"/>
                <w:szCs w:val="18"/>
              </w:rPr>
            </w:pPr>
            <w:r w:rsidRPr="005B4766">
              <w:rPr>
                <w:sz w:val="18"/>
                <w:szCs w:val="18"/>
              </w:rPr>
              <w:t>Bill tax date</w:t>
            </w:r>
          </w:p>
        </w:tc>
        <w:tc>
          <w:tcPr>
            <w:tcW w:w="630" w:type="pct"/>
            <w:tcBorders>
              <w:bottom w:val="nil"/>
            </w:tcBorders>
          </w:tcPr>
          <w:p w14:paraId="17231D6B" w14:textId="77777777" w:rsidR="002021F1" w:rsidRPr="005B4766" w:rsidRDefault="002021F1" w:rsidP="002021F1">
            <w:pPr>
              <w:spacing w:after="120"/>
              <w:rPr>
                <w:sz w:val="18"/>
                <w:szCs w:val="18"/>
              </w:rPr>
            </w:pPr>
            <w:r w:rsidRPr="005B4766">
              <w:rPr>
                <w:sz w:val="18"/>
                <w:szCs w:val="18"/>
              </w:rPr>
              <w:t>5</w:t>
            </w:r>
          </w:p>
        </w:tc>
        <w:tc>
          <w:tcPr>
            <w:tcW w:w="630" w:type="pct"/>
            <w:tcBorders>
              <w:bottom w:val="nil"/>
            </w:tcBorders>
          </w:tcPr>
          <w:p w14:paraId="392C414D" w14:textId="77777777" w:rsidR="002021F1" w:rsidRPr="005B4766" w:rsidRDefault="002021F1" w:rsidP="002021F1">
            <w:pPr>
              <w:spacing w:after="120"/>
              <w:rPr>
                <w:sz w:val="18"/>
                <w:szCs w:val="18"/>
              </w:rPr>
            </w:pPr>
            <w:r w:rsidRPr="005B4766">
              <w:rPr>
                <w:sz w:val="18"/>
                <w:szCs w:val="18"/>
              </w:rPr>
              <w:t>DATE</w:t>
            </w:r>
          </w:p>
        </w:tc>
        <w:tc>
          <w:tcPr>
            <w:tcW w:w="735" w:type="pct"/>
            <w:tcBorders>
              <w:bottom w:val="nil"/>
            </w:tcBorders>
          </w:tcPr>
          <w:p w14:paraId="71D1FFFC" w14:textId="77777777" w:rsidR="002021F1" w:rsidRPr="005B4766" w:rsidRDefault="002021F1" w:rsidP="002021F1">
            <w:pPr>
              <w:spacing w:after="120"/>
              <w:rPr>
                <w:sz w:val="18"/>
                <w:szCs w:val="18"/>
              </w:rPr>
            </w:pPr>
            <w:r w:rsidRPr="005B4766">
              <w:rPr>
                <w:sz w:val="18"/>
                <w:szCs w:val="18"/>
              </w:rPr>
              <w:t>YYYYMMDD</w:t>
            </w:r>
          </w:p>
        </w:tc>
        <w:tc>
          <w:tcPr>
            <w:tcW w:w="1681" w:type="pct"/>
            <w:tcBorders>
              <w:bottom w:val="nil"/>
            </w:tcBorders>
          </w:tcPr>
          <w:p w14:paraId="20565EA9" w14:textId="77777777" w:rsidR="002021F1" w:rsidRPr="005B4766" w:rsidRDefault="002021F1" w:rsidP="002021F1">
            <w:pPr>
              <w:spacing w:after="120"/>
              <w:rPr>
                <w:sz w:val="18"/>
                <w:szCs w:val="18"/>
              </w:rPr>
            </w:pPr>
            <w:r w:rsidRPr="005B4766">
              <w:rPr>
                <w:sz w:val="18"/>
                <w:szCs w:val="18"/>
              </w:rPr>
              <w:t>e.g. 20090101</w:t>
            </w:r>
          </w:p>
        </w:tc>
      </w:tr>
      <w:tr w:rsidR="002021F1" w:rsidRPr="005B4766" w14:paraId="1B33A79E" w14:textId="77777777" w:rsidTr="002021F1">
        <w:tc>
          <w:tcPr>
            <w:tcW w:w="1324" w:type="pct"/>
          </w:tcPr>
          <w:p w14:paraId="67152D4D" w14:textId="77777777" w:rsidR="002021F1" w:rsidRPr="005B4766" w:rsidRDefault="002021F1" w:rsidP="002021F1">
            <w:pPr>
              <w:spacing w:after="120"/>
              <w:rPr>
                <w:sz w:val="18"/>
                <w:szCs w:val="18"/>
              </w:rPr>
            </w:pPr>
            <w:r w:rsidRPr="005B4766">
              <w:rPr>
                <w:sz w:val="18"/>
                <w:szCs w:val="18"/>
              </w:rPr>
              <w:t>Business</w:t>
            </w:r>
            <w:r>
              <w:rPr>
                <w:sz w:val="18"/>
                <w:szCs w:val="18"/>
              </w:rPr>
              <w:t xml:space="preserve"> </w:t>
            </w:r>
            <w:r w:rsidRPr="005B4766">
              <w:rPr>
                <w:sz w:val="18"/>
                <w:szCs w:val="18"/>
              </w:rPr>
              <w:t>name</w:t>
            </w:r>
          </w:p>
        </w:tc>
        <w:tc>
          <w:tcPr>
            <w:tcW w:w="630" w:type="pct"/>
          </w:tcPr>
          <w:p w14:paraId="3277D158" w14:textId="77777777" w:rsidR="002021F1" w:rsidRPr="005B4766" w:rsidRDefault="002021F1" w:rsidP="002021F1">
            <w:pPr>
              <w:spacing w:after="120"/>
              <w:rPr>
                <w:sz w:val="18"/>
                <w:szCs w:val="18"/>
              </w:rPr>
            </w:pPr>
            <w:r w:rsidRPr="005B4766">
              <w:rPr>
                <w:sz w:val="18"/>
                <w:szCs w:val="18"/>
              </w:rPr>
              <w:t>6</w:t>
            </w:r>
          </w:p>
        </w:tc>
        <w:tc>
          <w:tcPr>
            <w:tcW w:w="630" w:type="pct"/>
          </w:tcPr>
          <w:p w14:paraId="39A6E5CD" w14:textId="77777777" w:rsidR="002021F1" w:rsidRPr="005B4766" w:rsidRDefault="002021F1" w:rsidP="002021F1">
            <w:pPr>
              <w:spacing w:after="120"/>
              <w:rPr>
                <w:sz w:val="18"/>
                <w:szCs w:val="18"/>
              </w:rPr>
            </w:pPr>
            <w:r>
              <w:rPr>
                <w:sz w:val="18"/>
                <w:szCs w:val="18"/>
              </w:rPr>
              <w:t>100</w:t>
            </w:r>
          </w:p>
        </w:tc>
        <w:tc>
          <w:tcPr>
            <w:tcW w:w="735" w:type="pct"/>
          </w:tcPr>
          <w:p w14:paraId="52CAB23A" w14:textId="77777777" w:rsidR="002021F1" w:rsidRPr="005B4766" w:rsidRDefault="002021F1" w:rsidP="002021F1">
            <w:pPr>
              <w:spacing w:after="120"/>
              <w:rPr>
                <w:sz w:val="18"/>
                <w:szCs w:val="18"/>
              </w:rPr>
            </w:pPr>
            <w:r w:rsidRPr="005B4766">
              <w:rPr>
                <w:sz w:val="18"/>
                <w:szCs w:val="18"/>
              </w:rPr>
              <w:t>Text</w:t>
            </w:r>
          </w:p>
        </w:tc>
        <w:tc>
          <w:tcPr>
            <w:tcW w:w="1681" w:type="pct"/>
          </w:tcPr>
          <w:p w14:paraId="45244338" w14:textId="77777777" w:rsidR="002021F1" w:rsidRPr="005B4766" w:rsidRDefault="002021F1" w:rsidP="002021F1">
            <w:pPr>
              <w:spacing w:after="120"/>
              <w:rPr>
                <w:sz w:val="18"/>
                <w:szCs w:val="18"/>
              </w:rPr>
            </w:pPr>
            <w:r>
              <w:rPr>
                <w:sz w:val="18"/>
                <w:szCs w:val="18"/>
              </w:rPr>
              <w:t xml:space="preserve">e.g. </w:t>
            </w:r>
            <w:r w:rsidRPr="00DC37F2">
              <w:rPr>
                <w:sz w:val="18"/>
                <w:szCs w:val="18"/>
              </w:rPr>
              <w:t>WES COMMUNICATION</w:t>
            </w:r>
          </w:p>
        </w:tc>
      </w:tr>
      <w:tr w:rsidR="002021F1" w:rsidRPr="005B4766" w14:paraId="54FE237C" w14:textId="77777777" w:rsidTr="002021F1">
        <w:tc>
          <w:tcPr>
            <w:tcW w:w="1324" w:type="pct"/>
          </w:tcPr>
          <w:p w14:paraId="27B21DEF" w14:textId="77777777" w:rsidR="002021F1" w:rsidRPr="005B4766" w:rsidRDefault="002021F1" w:rsidP="002021F1">
            <w:pPr>
              <w:spacing w:after="120"/>
              <w:rPr>
                <w:sz w:val="18"/>
                <w:szCs w:val="18"/>
              </w:rPr>
            </w:pPr>
            <w:r w:rsidRPr="005B4766">
              <w:rPr>
                <w:sz w:val="18"/>
                <w:szCs w:val="18"/>
              </w:rPr>
              <w:t>Address name if available</w:t>
            </w:r>
          </w:p>
        </w:tc>
        <w:tc>
          <w:tcPr>
            <w:tcW w:w="630" w:type="pct"/>
          </w:tcPr>
          <w:p w14:paraId="773322E0" w14:textId="77777777" w:rsidR="002021F1" w:rsidRPr="005B4766" w:rsidRDefault="002021F1" w:rsidP="002021F1">
            <w:pPr>
              <w:spacing w:after="120"/>
              <w:rPr>
                <w:sz w:val="18"/>
                <w:szCs w:val="18"/>
              </w:rPr>
            </w:pPr>
            <w:r w:rsidRPr="005B4766">
              <w:rPr>
                <w:sz w:val="18"/>
                <w:szCs w:val="18"/>
              </w:rPr>
              <w:t>7</w:t>
            </w:r>
          </w:p>
        </w:tc>
        <w:tc>
          <w:tcPr>
            <w:tcW w:w="630" w:type="pct"/>
          </w:tcPr>
          <w:p w14:paraId="7FCDEF65" w14:textId="77777777" w:rsidR="002021F1" w:rsidRPr="005B4766" w:rsidRDefault="002021F1" w:rsidP="002021F1">
            <w:pPr>
              <w:spacing w:after="120"/>
              <w:rPr>
                <w:sz w:val="18"/>
                <w:szCs w:val="18"/>
              </w:rPr>
            </w:pPr>
            <w:r>
              <w:rPr>
                <w:sz w:val="18"/>
                <w:szCs w:val="18"/>
              </w:rPr>
              <w:t>225</w:t>
            </w:r>
          </w:p>
        </w:tc>
        <w:tc>
          <w:tcPr>
            <w:tcW w:w="735" w:type="pct"/>
          </w:tcPr>
          <w:p w14:paraId="1A65F7FF" w14:textId="77777777" w:rsidR="002021F1" w:rsidRPr="005B4766" w:rsidRDefault="002021F1" w:rsidP="002021F1">
            <w:pPr>
              <w:spacing w:after="120"/>
              <w:rPr>
                <w:sz w:val="18"/>
                <w:szCs w:val="18"/>
              </w:rPr>
            </w:pPr>
            <w:r w:rsidRPr="005B4766">
              <w:rPr>
                <w:sz w:val="18"/>
                <w:szCs w:val="18"/>
              </w:rPr>
              <w:t>Text</w:t>
            </w:r>
          </w:p>
        </w:tc>
        <w:tc>
          <w:tcPr>
            <w:tcW w:w="1681" w:type="pct"/>
          </w:tcPr>
          <w:p w14:paraId="54E7A051" w14:textId="77777777" w:rsidR="002021F1" w:rsidRPr="005B4766" w:rsidRDefault="002021F1" w:rsidP="002021F1">
            <w:pPr>
              <w:spacing w:after="120"/>
              <w:rPr>
                <w:sz w:val="18"/>
                <w:szCs w:val="18"/>
              </w:rPr>
            </w:pPr>
            <w:r w:rsidRPr="00DC37F2">
              <w:rPr>
                <w:sz w:val="18"/>
                <w:szCs w:val="18"/>
              </w:rPr>
              <w:t>e.g. Ms C .Taylor</w:t>
            </w:r>
          </w:p>
        </w:tc>
      </w:tr>
      <w:tr w:rsidR="002021F1" w:rsidRPr="005B4766" w14:paraId="3C7970B5" w14:textId="77777777" w:rsidTr="002021F1">
        <w:tc>
          <w:tcPr>
            <w:tcW w:w="1324" w:type="pct"/>
          </w:tcPr>
          <w:p w14:paraId="34A420A4" w14:textId="77777777" w:rsidR="002021F1" w:rsidRPr="005B4766" w:rsidRDefault="002021F1" w:rsidP="002021F1">
            <w:pPr>
              <w:spacing w:after="120"/>
              <w:rPr>
                <w:sz w:val="18"/>
                <w:szCs w:val="18"/>
              </w:rPr>
            </w:pPr>
            <w:r w:rsidRPr="005B4766">
              <w:rPr>
                <w:sz w:val="18"/>
                <w:szCs w:val="18"/>
              </w:rPr>
              <w:t>First line of address</w:t>
            </w:r>
          </w:p>
        </w:tc>
        <w:tc>
          <w:tcPr>
            <w:tcW w:w="630" w:type="pct"/>
          </w:tcPr>
          <w:p w14:paraId="17851031" w14:textId="77777777" w:rsidR="002021F1" w:rsidRPr="005B4766" w:rsidRDefault="002021F1" w:rsidP="002021F1">
            <w:pPr>
              <w:spacing w:after="120"/>
              <w:rPr>
                <w:sz w:val="18"/>
                <w:szCs w:val="18"/>
              </w:rPr>
            </w:pPr>
            <w:r w:rsidRPr="005B4766">
              <w:rPr>
                <w:sz w:val="18"/>
                <w:szCs w:val="18"/>
              </w:rPr>
              <w:t>8</w:t>
            </w:r>
          </w:p>
        </w:tc>
        <w:tc>
          <w:tcPr>
            <w:tcW w:w="630" w:type="pct"/>
          </w:tcPr>
          <w:p w14:paraId="66CAEEC1" w14:textId="77777777" w:rsidR="002021F1" w:rsidRPr="005B4766" w:rsidRDefault="002021F1" w:rsidP="002021F1">
            <w:pPr>
              <w:spacing w:after="120"/>
              <w:rPr>
                <w:sz w:val="18"/>
                <w:szCs w:val="18"/>
              </w:rPr>
            </w:pPr>
            <w:r>
              <w:rPr>
                <w:sz w:val="18"/>
                <w:szCs w:val="18"/>
              </w:rPr>
              <w:t>80</w:t>
            </w:r>
          </w:p>
        </w:tc>
        <w:tc>
          <w:tcPr>
            <w:tcW w:w="735" w:type="pct"/>
          </w:tcPr>
          <w:p w14:paraId="123662D8" w14:textId="77777777" w:rsidR="002021F1" w:rsidRPr="005B4766" w:rsidRDefault="002021F1" w:rsidP="002021F1">
            <w:pPr>
              <w:spacing w:after="120"/>
              <w:rPr>
                <w:sz w:val="18"/>
                <w:szCs w:val="18"/>
              </w:rPr>
            </w:pPr>
            <w:r w:rsidRPr="005B4766">
              <w:rPr>
                <w:sz w:val="18"/>
                <w:szCs w:val="18"/>
              </w:rPr>
              <w:t>Text</w:t>
            </w:r>
          </w:p>
        </w:tc>
        <w:tc>
          <w:tcPr>
            <w:tcW w:w="1681" w:type="pct"/>
          </w:tcPr>
          <w:p w14:paraId="4B7AAE31" w14:textId="77777777" w:rsidR="002021F1" w:rsidRPr="005B4766" w:rsidRDefault="002021F1" w:rsidP="002021F1">
            <w:pPr>
              <w:spacing w:after="120"/>
              <w:rPr>
                <w:sz w:val="18"/>
                <w:szCs w:val="18"/>
              </w:rPr>
            </w:pPr>
            <w:r>
              <w:rPr>
                <w:sz w:val="18"/>
                <w:szCs w:val="18"/>
              </w:rPr>
              <w:t xml:space="preserve">e.g. </w:t>
            </w:r>
            <w:r w:rsidRPr="00DC37F2">
              <w:rPr>
                <w:sz w:val="18"/>
                <w:szCs w:val="18"/>
              </w:rPr>
              <w:t xml:space="preserve">Caroline Green   </w:t>
            </w:r>
          </w:p>
        </w:tc>
      </w:tr>
      <w:tr w:rsidR="002021F1" w:rsidRPr="005B4766" w14:paraId="6CE639F3" w14:textId="77777777" w:rsidTr="002021F1">
        <w:tc>
          <w:tcPr>
            <w:tcW w:w="1324" w:type="pct"/>
          </w:tcPr>
          <w:p w14:paraId="19E5A09B" w14:textId="77777777" w:rsidR="002021F1" w:rsidRPr="005B4766" w:rsidRDefault="002021F1" w:rsidP="002021F1">
            <w:pPr>
              <w:spacing w:after="120"/>
              <w:rPr>
                <w:sz w:val="18"/>
                <w:szCs w:val="18"/>
              </w:rPr>
            </w:pPr>
            <w:r w:rsidRPr="005B4766">
              <w:rPr>
                <w:sz w:val="18"/>
                <w:szCs w:val="18"/>
              </w:rPr>
              <w:t>Post code</w:t>
            </w:r>
          </w:p>
        </w:tc>
        <w:tc>
          <w:tcPr>
            <w:tcW w:w="630" w:type="pct"/>
          </w:tcPr>
          <w:p w14:paraId="194F0D6A" w14:textId="77777777" w:rsidR="002021F1" w:rsidRPr="005B4766" w:rsidRDefault="002021F1" w:rsidP="002021F1">
            <w:pPr>
              <w:spacing w:after="120"/>
              <w:rPr>
                <w:sz w:val="18"/>
                <w:szCs w:val="18"/>
              </w:rPr>
            </w:pPr>
            <w:r w:rsidRPr="005B4766">
              <w:rPr>
                <w:sz w:val="18"/>
                <w:szCs w:val="18"/>
              </w:rPr>
              <w:t>9</w:t>
            </w:r>
          </w:p>
        </w:tc>
        <w:tc>
          <w:tcPr>
            <w:tcW w:w="630" w:type="pct"/>
          </w:tcPr>
          <w:p w14:paraId="08C24A57" w14:textId="77777777" w:rsidR="002021F1" w:rsidRPr="005B4766" w:rsidRDefault="002021F1" w:rsidP="002021F1">
            <w:pPr>
              <w:spacing w:after="120"/>
              <w:rPr>
                <w:sz w:val="18"/>
                <w:szCs w:val="18"/>
              </w:rPr>
            </w:pPr>
            <w:r>
              <w:rPr>
                <w:sz w:val="18"/>
                <w:szCs w:val="18"/>
              </w:rPr>
              <w:t>16</w:t>
            </w:r>
          </w:p>
        </w:tc>
        <w:tc>
          <w:tcPr>
            <w:tcW w:w="735" w:type="pct"/>
          </w:tcPr>
          <w:p w14:paraId="20AAB33D" w14:textId="77777777" w:rsidR="002021F1" w:rsidRPr="005B4766" w:rsidRDefault="002021F1" w:rsidP="002021F1">
            <w:pPr>
              <w:spacing w:after="120"/>
              <w:rPr>
                <w:sz w:val="18"/>
                <w:szCs w:val="18"/>
              </w:rPr>
            </w:pPr>
            <w:r w:rsidRPr="005B4766">
              <w:rPr>
                <w:sz w:val="18"/>
                <w:szCs w:val="18"/>
              </w:rPr>
              <w:t>Text</w:t>
            </w:r>
          </w:p>
        </w:tc>
        <w:tc>
          <w:tcPr>
            <w:tcW w:w="1681" w:type="pct"/>
          </w:tcPr>
          <w:p w14:paraId="4FAAF783" w14:textId="77777777" w:rsidR="002021F1" w:rsidRPr="005B4766" w:rsidRDefault="002021F1" w:rsidP="002021F1">
            <w:pPr>
              <w:spacing w:after="120"/>
              <w:rPr>
                <w:sz w:val="18"/>
                <w:szCs w:val="18"/>
              </w:rPr>
            </w:pPr>
            <w:r>
              <w:rPr>
                <w:sz w:val="18"/>
                <w:szCs w:val="18"/>
              </w:rPr>
              <w:t xml:space="preserve">e.g. </w:t>
            </w:r>
            <w:r w:rsidRPr="00DC37F2">
              <w:rPr>
                <w:sz w:val="18"/>
                <w:szCs w:val="18"/>
              </w:rPr>
              <w:t>BT1 3LT</w:t>
            </w:r>
            <w:r w:rsidRPr="00DC37F2">
              <w:rPr>
                <w:sz w:val="18"/>
                <w:szCs w:val="18"/>
              </w:rPr>
              <w:tab/>
            </w:r>
          </w:p>
        </w:tc>
      </w:tr>
      <w:tr w:rsidR="002021F1" w:rsidRPr="00484C58" w14:paraId="5E72D033" w14:textId="77777777" w:rsidTr="002021F1">
        <w:tc>
          <w:tcPr>
            <w:tcW w:w="1324" w:type="pct"/>
          </w:tcPr>
          <w:p w14:paraId="574A058E" w14:textId="77777777" w:rsidR="002021F1" w:rsidRPr="005B4766" w:rsidRDefault="002021F1" w:rsidP="002021F1">
            <w:pPr>
              <w:spacing w:after="120"/>
              <w:rPr>
                <w:sz w:val="18"/>
                <w:szCs w:val="18"/>
              </w:rPr>
            </w:pPr>
            <w:r w:rsidRPr="005B4766">
              <w:rPr>
                <w:sz w:val="18"/>
                <w:szCs w:val="18"/>
              </w:rPr>
              <w:t>Customer VAT status</w:t>
            </w:r>
          </w:p>
        </w:tc>
        <w:tc>
          <w:tcPr>
            <w:tcW w:w="630" w:type="pct"/>
          </w:tcPr>
          <w:p w14:paraId="4DC3F02D" w14:textId="77777777" w:rsidR="002021F1" w:rsidRPr="005B4766" w:rsidRDefault="002021F1" w:rsidP="002021F1">
            <w:pPr>
              <w:spacing w:after="120"/>
              <w:rPr>
                <w:sz w:val="18"/>
                <w:szCs w:val="18"/>
              </w:rPr>
            </w:pPr>
            <w:r w:rsidRPr="005B4766">
              <w:rPr>
                <w:sz w:val="18"/>
                <w:szCs w:val="18"/>
              </w:rPr>
              <w:t>10</w:t>
            </w:r>
          </w:p>
        </w:tc>
        <w:tc>
          <w:tcPr>
            <w:tcW w:w="630" w:type="pct"/>
          </w:tcPr>
          <w:p w14:paraId="70E1D526" w14:textId="77777777" w:rsidR="002021F1" w:rsidRPr="005B4766" w:rsidRDefault="002021F1" w:rsidP="002021F1">
            <w:pPr>
              <w:spacing w:after="120"/>
              <w:rPr>
                <w:sz w:val="18"/>
                <w:szCs w:val="18"/>
              </w:rPr>
            </w:pPr>
            <w:r>
              <w:rPr>
                <w:sz w:val="18"/>
                <w:szCs w:val="18"/>
              </w:rPr>
              <w:t>1</w:t>
            </w:r>
          </w:p>
        </w:tc>
        <w:tc>
          <w:tcPr>
            <w:tcW w:w="735" w:type="pct"/>
          </w:tcPr>
          <w:p w14:paraId="22BAF4BD" w14:textId="77777777" w:rsidR="002021F1" w:rsidRPr="005B4766" w:rsidRDefault="002021F1" w:rsidP="002021F1">
            <w:pPr>
              <w:spacing w:after="120"/>
              <w:rPr>
                <w:sz w:val="18"/>
                <w:szCs w:val="18"/>
              </w:rPr>
            </w:pPr>
            <w:r w:rsidRPr="005B4766">
              <w:rPr>
                <w:sz w:val="18"/>
                <w:szCs w:val="18"/>
              </w:rPr>
              <w:t>Text</w:t>
            </w:r>
          </w:p>
        </w:tc>
        <w:tc>
          <w:tcPr>
            <w:tcW w:w="1681" w:type="pct"/>
            <w:tcBorders>
              <w:bottom w:val="nil"/>
            </w:tcBorders>
          </w:tcPr>
          <w:p w14:paraId="794BB9B8" w14:textId="77777777" w:rsidR="002021F1" w:rsidRPr="00484C58" w:rsidRDefault="002021F1" w:rsidP="002021F1">
            <w:pPr>
              <w:spacing w:after="120"/>
              <w:rPr>
                <w:sz w:val="18"/>
                <w:szCs w:val="18"/>
                <w:lang w:val="sv-SE"/>
              </w:rPr>
            </w:pPr>
            <w:r w:rsidRPr="00484C58">
              <w:rPr>
                <w:sz w:val="18"/>
                <w:szCs w:val="18"/>
                <w:lang w:val="sv-SE"/>
              </w:rPr>
              <w:t>e.g.</w:t>
            </w:r>
          </w:p>
          <w:p w14:paraId="6920B77C" w14:textId="77777777" w:rsidR="002021F1" w:rsidRPr="00484C58" w:rsidRDefault="002021F1" w:rsidP="002021F1">
            <w:pPr>
              <w:spacing w:after="120"/>
              <w:rPr>
                <w:sz w:val="18"/>
                <w:szCs w:val="18"/>
                <w:lang w:val="sv-SE"/>
              </w:rPr>
            </w:pPr>
            <w:r w:rsidRPr="00484C58">
              <w:rPr>
                <w:sz w:val="18"/>
                <w:szCs w:val="18"/>
                <w:lang w:val="sv-SE"/>
              </w:rPr>
              <w:t>1 = Standard</w:t>
            </w:r>
          </w:p>
          <w:p w14:paraId="272C02C4" w14:textId="77777777" w:rsidR="002021F1" w:rsidRPr="00484C58" w:rsidRDefault="002021F1" w:rsidP="002021F1">
            <w:pPr>
              <w:spacing w:after="120"/>
              <w:rPr>
                <w:sz w:val="18"/>
                <w:szCs w:val="18"/>
                <w:lang w:val="sv-SE"/>
              </w:rPr>
            </w:pPr>
            <w:r w:rsidRPr="00484C58">
              <w:rPr>
                <w:sz w:val="18"/>
                <w:szCs w:val="18"/>
                <w:lang w:val="sv-SE"/>
              </w:rPr>
              <w:t>2 = VAT exempt</w:t>
            </w:r>
          </w:p>
        </w:tc>
      </w:tr>
      <w:tr w:rsidR="002021F1" w:rsidRPr="005B4766" w14:paraId="17081FFC" w14:textId="77777777" w:rsidTr="002021F1">
        <w:tc>
          <w:tcPr>
            <w:tcW w:w="1324" w:type="pct"/>
          </w:tcPr>
          <w:p w14:paraId="75AA1ACD" w14:textId="77777777" w:rsidR="002021F1" w:rsidRPr="005B4766" w:rsidRDefault="002021F1" w:rsidP="002021F1">
            <w:pPr>
              <w:spacing w:after="120"/>
              <w:rPr>
                <w:sz w:val="18"/>
                <w:szCs w:val="18"/>
              </w:rPr>
            </w:pPr>
            <w:r w:rsidRPr="005B4766">
              <w:rPr>
                <w:sz w:val="18"/>
                <w:szCs w:val="18"/>
              </w:rPr>
              <w:t xml:space="preserve">Bill Type </w:t>
            </w:r>
          </w:p>
        </w:tc>
        <w:tc>
          <w:tcPr>
            <w:tcW w:w="630" w:type="pct"/>
          </w:tcPr>
          <w:p w14:paraId="19D3285B" w14:textId="77777777" w:rsidR="002021F1" w:rsidRPr="005B4766" w:rsidRDefault="002021F1" w:rsidP="002021F1">
            <w:pPr>
              <w:spacing w:after="120"/>
              <w:rPr>
                <w:sz w:val="18"/>
                <w:szCs w:val="18"/>
              </w:rPr>
            </w:pPr>
            <w:r w:rsidRPr="005B4766">
              <w:rPr>
                <w:sz w:val="18"/>
                <w:szCs w:val="18"/>
              </w:rPr>
              <w:t>11</w:t>
            </w:r>
          </w:p>
        </w:tc>
        <w:tc>
          <w:tcPr>
            <w:tcW w:w="630" w:type="pct"/>
          </w:tcPr>
          <w:p w14:paraId="54BFE487" w14:textId="77777777" w:rsidR="002021F1" w:rsidRPr="005B4766" w:rsidRDefault="002021F1" w:rsidP="002021F1">
            <w:pPr>
              <w:spacing w:after="120"/>
              <w:rPr>
                <w:sz w:val="18"/>
                <w:szCs w:val="18"/>
              </w:rPr>
            </w:pPr>
            <w:r>
              <w:rPr>
                <w:sz w:val="18"/>
                <w:szCs w:val="18"/>
              </w:rPr>
              <w:t>9</w:t>
            </w:r>
          </w:p>
        </w:tc>
        <w:tc>
          <w:tcPr>
            <w:tcW w:w="735" w:type="pct"/>
          </w:tcPr>
          <w:p w14:paraId="60AEF518" w14:textId="77777777" w:rsidR="002021F1" w:rsidRPr="005B4766" w:rsidRDefault="002021F1" w:rsidP="002021F1">
            <w:pPr>
              <w:spacing w:after="120"/>
              <w:rPr>
                <w:sz w:val="18"/>
                <w:szCs w:val="18"/>
              </w:rPr>
            </w:pPr>
            <w:r w:rsidRPr="005B4766">
              <w:rPr>
                <w:sz w:val="18"/>
                <w:szCs w:val="18"/>
              </w:rPr>
              <w:t>Text</w:t>
            </w:r>
          </w:p>
        </w:tc>
        <w:tc>
          <w:tcPr>
            <w:tcW w:w="1681" w:type="pct"/>
          </w:tcPr>
          <w:p w14:paraId="32FD82B2" w14:textId="77777777" w:rsidR="002021F1" w:rsidRPr="00C15203" w:rsidRDefault="002021F1" w:rsidP="002021F1">
            <w:pPr>
              <w:spacing w:after="120"/>
              <w:rPr>
                <w:sz w:val="18"/>
                <w:szCs w:val="18"/>
              </w:rPr>
            </w:pPr>
            <w:r w:rsidRPr="00C15203">
              <w:rPr>
                <w:sz w:val="18"/>
                <w:szCs w:val="18"/>
              </w:rPr>
              <w:t>e.g.</w:t>
            </w:r>
          </w:p>
          <w:p w14:paraId="428BAC7F" w14:textId="77777777" w:rsidR="002021F1" w:rsidRPr="00C15203" w:rsidRDefault="002021F1" w:rsidP="002021F1">
            <w:pPr>
              <w:spacing w:after="120"/>
              <w:rPr>
                <w:sz w:val="18"/>
                <w:szCs w:val="18"/>
              </w:rPr>
            </w:pPr>
            <w:r w:rsidRPr="00C15203">
              <w:rPr>
                <w:sz w:val="18"/>
                <w:szCs w:val="18"/>
              </w:rPr>
              <w:t>1=Periodic.</w:t>
            </w:r>
          </w:p>
          <w:p w14:paraId="03656912" w14:textId="77777777" w:rsidR="002021F1" w:rsidRPr="00C15203" w:rsidRDefault="002021F1" w:rsidP="002021F1">
            <w:pPr>
              <w:spacing w:after="120"/>
              <w:rPr>
                <w:sz w:val="18"/>
                <w:szCs w:val="18"/>
              </w:rPr>
            </w:pPr>
            <w:r w:rsidRPr="00C15203">
              <w:rPr>
                <w:sz w:val="18"/>
                <w:szCs w:val="18"/>
              </w:rPr>
              <w:t>2=Interim</w:t>
            </w:r>
          </w:p>
          <w:p w14:paraId="647C7E5A" w14:textId="77777777" w:rsidR="002021F1" w:rsidRPr="005B4766" w:rsidRDefault="00B32CBB" w:rsidP="00B32CBB">
            <w:pPr>
              <w:spacing w:after="120"/>
              <w:rPr>
                <w:sz w:val="18"/>
                <w:szCs w:val="18"/>
              </w:rPr>
            </w:pPr>
            <w:r>
              <w:rPr>
                <w:sz w:val="18"/>
                <w:szCs w:val="18"/>
              </w:rPr>
              <w:t>5 =VAT credit</w:t>
            </w:r>
          </w:p>
        </w:tc>
      </w:tr>
      <w:tr w:rsidR="002021F1" w:rsidRPr="005B4766" w14:paraId="70B9DE1B" w14:textId="77777777" w:rsidTr="002021F1">
        <w:tc>
          <w:tcPr>
            <w:tcW w:w="1324" w:type="pct"/>
          </w:tcPr>
          <w:p w14:paraId="2DBFBF7E" w14:textId="77777777" w:rsidR="002021F1" w:rsidRPr="005B4766" w:rsidRDefault="002021F1" w:rsidP="002021F1">
            <w:pPr>
              <w:spacing w:after="120"/>
              <w:rPr>
                <w:sz w:val="18"/>
                <w:szCs w:val="18"/>
              </w:rPr>
            </w:pPr>
            <w:r w:rsidRPr="005B4766">
              <w:rPr>
                <w:sz w:val="18"/>
                <w:szCs w:val="18"/>
              </w:rPr>
              <w:t>Bill title or service name</w:t>
            </w:r>
          </w:p>
        </w:tc>
        <w:tc>
          <w:tcPr>
            <w:tcW w:w="630" w:type="pct"/>
          </w:tcPr>
          <w:p w14:paraId="30222069" w14:textId="77777777" w:rsidR="002021F1" w:rsidRPr="005B4766" w:rsidRDefault="002021F1" w:rsidP="002021F1">
            <w:pPr>
              <w:spacing w:after="120"/>
              <w:rPr>
                <w:sz w:val="18"/>
                <w:szCs w:val="18"/>
              </w:rPr>
            </w:pPr>
            <w:r w:rsidRPr="005B4766">
              <w:rPr>
                <w:sz w:val="18"/>
                <w:szCs w:val="18"/>
              </w:rPr>
              <w:t>12</w:t>
            </w:r>
          </w:p>
        </w:tc>
        <w:tc>
          <w:tcPr>
            <w:tcW w:w="630" w:type="pct"/>
          </w:tcPr>
          <w:p w14:paraId="28423B9B" w14:textId="77777777" w:rsidR="002021F1" w:rsidRPr="005B4766" w:rsidRDefault="002021F1" w:rsidP="002021F1">
            <w:pPr>
              <w:spacing w:after="120"/>
              <w:rPr>
                <w:sz w:val="18"/>
                <w:szCs w:val="18"/>
              </w:rPr>
            </w:pPr>
            <w:r>
              <w:rPr>
                <w:sz w:val="18"/>
                <w:szCs w:val="18"/>
              </w:rPr>
              <w:t>80</w:t>
            </w:r>
          </w:p>
        </w:tc>
        <w:tc>
          <w:tcPr>
            <w:tcW w:w="735" w:type="pct"/>
          </w:tcPr>
          <w:p w14:paraId="0FF56C86" w14:textId="77777777" w:rsidR="002021F1" w:rsidRPr="005B4766" w:rsidRDefault="002021F1" w:rsidP="002021F1">
            <w:pPr>
              <w:spacing w:after="120"/>
              <w:rPr>
                <w:sz w:val="18"/>
                <w:szCs w:val="18"/>
              </w:rPr>
            </w:pPr>
            <w:r w:rsidRPr="005B4766">
              <w:rPr>
                <w:sz w:val="18"/>
                <w:szCs w:val="18"/>
              </w:rPr>
              <w:t>Text</w:t>
            </w:r>
          </w:p>
        </w:tc>
        <w:tc>
          <w:tcPr>
            <w:tcW w:w="1681" w:type="pct"/>
          </w:tcPr>
          <w:p w14:paraId="55510188" w14:textId="77777777" w:rsidR="002021F1" w:rsidRPr="005B4766" w:rsidRDefault="002021F1" w:rsidP="002021F1">
            <w:pPr>
              <w:spacing w:after="120"/>
              <w:rPr>
                <w:sz w:val="18"/>
                <w:szCs w:val="18"/>
              </w:rPr>
            </w:pPr>
            <w:r>
              <w:rPr>
                <w:sz w:val="18"/>
                <w:szCs w:val="18"/>
              </w:rPr>
              <w:t xml:space="preserve">e.g. </w:t>
            </w:r>
            <w:r w:rsidRPr="005B4766">
              <w:rPr>
                <w:sz w:val="18"/>
                <w:szCs w:val="18"/>
              </w:rPr>
              <w:t xml:space="preserve">Openreach WA or </w:t>
            </w:r>
          </w:p>
          <w:p w14:paraId="1FB4A8BB" w14:textId="77777777" w:rsidR="002021F1" w:rsidRPr="005B4766" w:rsidRDefault="002021F1" w:rsidP="002021F1">
            <w:pPr>
              <w:spacing w:after="120"/>
              <w:rPr>
                <w:sz w:val="18"/>
                <w:szCs w:val="18"/>
              </w:rPr>
            </w:pPr>
            <w:r w:rsidRPr="005B4766">
              <w:rPr>
                <w:sz w:val="18"/>
                <w:szCs w:val="18"/>
              </w:rPr>
              <w:t>BT Wholesale WA</w:t>
            </w:r>
          </w:p>
        </w:tc>
      </w:tr>
    </w:tbl>
    <w:p w14:paraId="258A9949" w14:textId="77777777" w:rsidR="002021F1" w:rsidRPr="00C96757" w:rsidRDefault="002021F1" w:rsidP="002021F1">
      <w:pPr>
        <w:jc w:val="both"/>
      </w:pPr>
      <w:r w:rsidRPr="00C96757">
        <w:t xml:space="preserve">This header record uses the standard format for header records for other services being billed on </w:t>
      </w:r>
      <w:r>
        <w:t>Atlantis</w:t>
      </w:r>
      <w:r w:rsidRPr="00C96757">
        <w:t>.</w:t>
      </w:r>
    </w:p>
    <w:p w14:paraId="51275983" w14:textId="77777777" w:rsidR="002021F1" w:rsidRPr="00870DEA" w:rsidRDefault="002021F1" w:rsidP="00870DEA">
      <w:pPr>
        <w:pStyle w:val="Heading2"/>
      </w:pPr>
      <w:bookmarkStart w:id="35" w:name="product"/>
      <w:bookmarkStart w:id="36" w:name="_Toc47402952"/>
      <w:bookmarkStart w:id="37" w:name="_Toc268602746"/>
      <w:bookmarkStart w:id="38" w:name="_Toc292189142"/>
      <w:bookmarkStart w:id="39" w:name="_Toc488928562"/>
      <w:bookmarkStart w:id="40" w:name="_Toc488928787"/>
      <w:bookmarkStart w:id="41" w:name="_Ref4778655"/>
      <w:bookmarkStart w:id="42" w:name="_Toc205994537"/>
      <w:bookmarkEnd w:id="19"/>
      <w:bookmarkEnd w:id="35"/>
      <w:r w:rsidRPr="00870DEA">
        <w:t>PRODUCT CHARGES RECORD</w:t>
      </w:r>
      <w:bookmarkEnd w:id="36"/>
      <w:bookmarkEnd w:id="37"/>
      <w:bookmarkEnd w:id="38"/>
      <w:bookmarkEnd w:id="39"/>
      <w:bookmarkEnd w:id="40"/>
      <w:bookmarkEnd w:id="41"/>
      <w:bookmarkEnd w:id="42"/>
    </w:p>
    <w:p w14:paraId="6DA1E82E" w14:textId="77777777" w:rsidR="002021F1" w:rsidRPr="005B5DBC" w:rsidRDefault="002021F1" w:rsidP="002021F1">
      <w:pPr>
        <w:jc w:val="both"/>
      </w:pPr>
      <w:r w:rsidRPr="005B5DBC">
        <w:t>The following product details record will be included in the data file and will contain the following character separated bill data.</w:t>
      </w:r>
    </w:p>
    <w:p w14:paraId="775514A2" w14:textId="77777777" w:rsidR="002021F1" w:rsidRPr="005B5DBC" w:rsidRDefault="002021F1" w:rsidP="002021F1">
      <w:pPr>
        <w:jc w:val="both"/>
      </w:pPr>
      <w:r w:rsidRPr="005B5DBC">
        <w:t xml:space="preserve">Record Type: </w:t>
      </w:r>
      <w:r w:rsidRPr="00FE6E4B">
        <w:rPr>
          <w:b/>
        </w:rPr>
        <w:t>PRODUCTCHARGE</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854"/>
        <w:gridCol w:w="831"/>
        <w:gridCol w:w="1107"/>
        <w:gridCol w:w="1299"/>
        <w:gridCol w:w="2383"/>
        <w:gridCol w:w="1762"/>
      </w:tblGrid>
      <w:tr w:rsidR="002021F1" w:rsidRPr="005B4766" w14:paraId="144C44E0" w14:textId="77777777" w:rsidTr="00530A5C">
        <w:trPr>
          <w:tblHeader/>
        </w:trPr>
        <w:tc>
          <w:tcPr>
            <w:tcW w:w="1004" w:type="pct"/>
          </w:tcPr>
          <w:p w14:paraId="160588A9" w14:textId="77777777" w:rsidR="002021F1" w:rsidRPr="005B4766" w:rsidRDefault="002021F1" w:rsidP="002021F1">
            <w:pPr>
              <w:spacing w:after="120"/>
              <w:rPr>
                <w:b/>
                <w:sz w:val="18"/>
                <w:szCs w:val="18"/>
              </w:rPr>
            </w:pPr>
            <w:r w:rsidRPr="005B4766">
              <w:rPr>
                <w:b/>
                <w:sz w:val="18"/>
                <w:szCs w:val="18"/>
              </w:rPr>
              <w:t>Field Name</w:t>
            </w:r>
          </w:p>
        </w:tc>
        <w:tc>
          <w:tcPr>
            <w:tcW w:w="450" w:type="pct"/>
          </w:tcPr>
          <w:p w14:paraId="6D586DF8" w14:textId="77777777" w:rsidR="002021F1" w:rsidRPr="005B4766" w:rsidRDefault="002021F1" w:rsidP="002021F1">
            <w:pPr>
              <w:spacing w:after="120"/>
              <w:rPr>
                <w:b/>
                <w:sz w:val="18"/>
                <w:szCs w:val="18"/>
              </w:rPr>
            </w:pPr>
            <w:r w:rsidRPr="005B4766">
              <w:rPr>
                <w:b/>
                <w:sz w:val="18"/>
                <w:szCs w:val="18"/>
              </w:rPr>
              <w:t>Field No</w:t>
            </w:r>
          </w:p>
        </w:tc>
        <w:tc>
          <w:tcPr>
            <w:tcW w:w="599" w:type="pct"/>
          </w:tcPr>
          <w:p w14:paraId="747FB43C" w14:textId="77777777" w:rsidR="002021F1" w:rsidRPr="005B4766" w:rsidRDefault="002021F1" w:rsidP="002021F1">
            <w:pPr>
              <w:spacing w:after="120"/>
              <w:rPr>
                <w:b/>
                <w:sz w:val="18"/>
                <w:szCs w:val="18"/>
              </w:rPr>
            </w:pPr>
            <w:r w:rsidRPr="005B4766">
              <w:rPr>
                <w:b/>
                <w:sz w:val="18"/>
                <w:szCs w:val="18"/>
              </w:rPr>
              <w:t xml:space="preserve">Maximum Field Length          </w:t>
            </w:r>
          </w:p>
        </w:tc>
        <w:tc>
          <w:tcPr>
            <w:tcW w:w="703" w:type="pct"/>
          </w:tcPr>
          <w:p w14:paraId="6232466C" w14:textId="77777777" w:rsidR="002021F1" w:rsidRPr="005B4766" w:rsidRDefault="002021F1" w:rsidP="002021F1">
            <w:pPr>
              <w:spacing w:after="120"/>
              <w:rPr>
                <w:b/>
                <w:sz w:val="18"/>
                <w:szCs w:val="18"/>
              </w:rPr>
            </w:pPr>
            <w:r w:rsidRPr="005B4766">
              <w:rPr>
                <w:b/>
                <w:sz w:val="18"/>
                <w:szCs w:val="18"/>
              </w:rPr>
              <w:t>Format</w:t>
            </w:r>
          </w:p>
        </w:tc>
        <w:tc>
          <w:tcPr>
            <w:tcW w:w="1290" w:type="pct"/>
          </w:tcPr>
          <w:p w14:paraId="3DC49B57" w14:textId="77777777" w:rsidR="002021F1" w:rsidRPr="005B4766" w:rsidRDefault="002021F1" w:rsidP="002021F1">
            <w:pPr>
              <w:spacing w:after="120"/>
              <w:rPr>
                <w:b/>
                <w:sz w:val="18"/>
                <w:szCs w:val="18"/>
              </w:rPr>
            </w:pPr>
            <w:r w:rsidRPr="005B4766">
              <w:rPr>
                <w:b/>
                <w:sz w:val="18"/>
                <w:szCs w:val="18"/>
              </w:rPr>
              <w:t>Value</w:t>
            </w:r>
          </w:p>
        </w:tc>
        <w:tc>
          <w:tcPr>
            <w:tcW w:w="954" w:type="pct"/>
          </w:tcPr>
          <w:p w14:paraId="3A8826FB" w14:textId="77777777" w:rsidR="002021F1" w:rsidRPr="005B4766" w:rsidRDefault="002021F1" w:rsidP="002021F1">
            <w:pPr>
              <w:spacing w:after="120"/>
              <w:rPr>
                <w:b/>
                <w:sz w:val="18"/>
                <w:szCs w:val="18"/>
              </w:rPr>
            </w:pPr>
            <w:r>
              <w:rPr>
                <w:b/>
                <w:sz w:val="18"/>
                <w:szCs w:val="18"/>
              </w:rPr>
              <w:t>Note</w:t>
            </w:r>
          </w:p>
        </w:tc>
      </w:tr>
      <w:tr w:rsidR="002021F1" w:rsidRPr="005B4766" w14:paraId="5EA5C0F1" w14:textId="77777777" w:rsidTr="00530A5C">
        <w:tc>
          <w:tcPr>
            <w:tcW w:w="1004" w:type="pct"/>
          </w:tcPr>
          <w:p w14:paraId="4CFB091C" w14:textId="77777777" w:rsidR="002021F1" w:rsidRPr="005B4766" w:rsidRDefault="002021F1" w:rsidP="002021F1">
            <w:pPr>
              <w:spacing w:after="120"/>
              <w:rPr>
                <w:sz w:val="18"/>
                <w:szCs w:val="18"/>
              </w:rPr>
            </w:pPr>
            <w:r w:rsidRPr="005B4766">
              <w:rPr>
                <w:sz w:val="18"/>
                <w:szCs w:val="18"/>
              </w:rPr>
              <w:t>Record Type</w:t>
            </w:r>
          </w:p>
        </w:tc>
        <w:tc>
          <w:tcPr>
            <w:tcW w:w="450" w:type="pct"/>
          </w:tcPr>
          <w:p w14:paraId="559958CD" w14:textId="77777777" w:rsidR="002021F1" w:rsidRPr="005B4766" w:rsidRDefault="002021F1" w:rsidP="002021F1">
            <w:pPr>
              <w:spacing w:after="120"/>
              <w:rPr>
                <w:sz w:val="18"/>
                <w:szCs w:val="18"/>
              </w:rPr>
            </w:pPr>
            <w:r w:rsidRPr="005B4766">
              <w:rPr>
                <w:sz w:val="18"/>
                <w:szCs w:val="18"/>
              </w:rPr>
              <w:t>1</w:t>
            </w:r>
          </w:p>
        </w:tc>
        <w:tc>
          <w:tcPr>
            <w:tcW w:w="599" w:type="pct"/>
          </w:tcPr>
          <w:p w14:paraId="76F0A44F" w14:textId="77777777" w:rsidR="002021F1" w:rsidRPr="005B4766" w:rsidRDefault="002021F1" w:rsidP="002021F1">
            <w:pPr>
              <w:spacing w:after="120"/>
              <w:rPr>
                <w:sz w:val="18"/>
                <w:szCs w:val="18"/>
              </w:rPr>
            </w:pPr>
            <w:r w:rsidRPr="003506A1">
              <w:rPr>
                <w:sz w:val="18"/>
                <w:szCs w:val="18"/>
              </w:rPr>
              <w:t>255</w:t>
            </w:r>
          </w:p>
        </w:tc>
        <w:tc>
          <w:tcPr>
            <w:tcW w:w="703" w:type="pct"/>
          </w:tcPr>
          <w:p w14:paraId="08DC63DD" w14:textId="77777777" w:rsidR="002021F1" w:rsidRPr="005B4766" w:rsidRDefault="002021F1" w:rsidP="002021F1">
            <w:pPr>
              <w:spacing w:after="120"/>
              <w:rPr>
                <w:sz w:val="18"/>
                <w:szCs w:val="18"/>
              </w:rPr>
            </w:pPr>
            <w:r w:rsidRPr="005B4766">
              <w:rPr>
                <w:sz w:val="18"/>
                <w:szCs w:val="18"/>
              </w:rPr>
              <w:t>Text</w:t>
            </w:r>
          </w:p>
        </w:tc>
        <w:tc>
          <w:tcPr>
            <w:tcW w:w="1290" w:type="pct"/>
          </w:tcPr>
          <w:p w14:paraId="09EFBDD3" w14:textId="77777777" w:rsidR="002021F1" w:rsidRPr="005B4766" w:rsidRDefault="002021F1" w:rsidP="002021F1">
            <w:pPr>
              <w:spacing w:after="120"/>
              <w:rPr>
                <w:sz w:val="18"/>
                <w:szCs w:val="18"/>
              </w:rPr>
            </w:pPr>
            <w:r w:rsidRPr="005B4766">
              <w:rPr>
                <w:sz w:val="18"/>
                <w:szCs w:val="18"/>
              </w:rPr>
              <w:t>PRODUCTCHARGE</w:t>
            </w:r>
          </w:p>
        </w:tc>
        <w:tc>
          <w:tcPr>
            <w:tcW w:w="954" w:type="pct"/>
          </w:tcPr>
          <w:p w14:paraId="4D520565" w14:textId="77777777" w:rsidR="002021F1" w:rsidRPr="005B4766" w:rsidRDefault="002021F1" w:rsidP="002021F1">
            <w:pPr>
              <w:spacing w:after="120"/>
              <w:rPr>
                <w:sz w:val="18"/>
                <w:szCs w:val="18"/>
              </w:rPr>
            </w:pPr>
          </w:p>
        </w:tc>
      </w:tr>
      <w:tr w:rsidR="002021F1" w:rsidRPr="005B4766" w14:paraId="11B3464D" w14:textId="77777777" w:rsidTr="00530A5C">
        <w:tc>
          <w:tcPr>
            <w:tcW w:w="1004" w:type="pct"/>
          </w:tcPr>
          <w:p w14:paraId="17E7C1CF" w14:textId="77777777" w:rsidR="002021F1" w:rsidRPr="005B4766" w:rsidRDefault="002021F1" w:rsidP="002021F1">
            <w:pPr>
              <w:spacing w:after="120"/>
              <w:rPr>
                <w:sz w:val="18"/>
                <w:szCs w:val="18"/>
              </w:rPr>
            </w:pPr>
            <w:r w:rsidRPr="005B4766">
              <w:rPr>
                <w:sz w:val="18"/>
                <w:szCs w:val="18"/>
              </w:rPr>
              <w:t>Product Description</w:t>
            </w:r>
          </w:p>
        </w:tc>
        <w:tc>
          <w:tcPr>
            <w:tcW w:w="450" w:type="pct"/>
          </w:tcPr>
          <w:p w14:paraId="3102D706" w14:textId="77777777" w:rsidR="002021F1" w:rsidRPr="005B4766" w:rsidRDefault="002021F1" w:rsidP="002021F1">
            <w:pPr>
              <w:spacing w:after="120"/>
              <w:rPr>
                <w:sz w:val="18"/>
                <w:szCs w:val="18"/>
              </w:rPr>
            </w:pPr>
            <w:r w:rsidRPr="005B4766">
              <w:rPr>
                <w:sz w:val="18"/>
                <w:szCs w:val="18"/>
              </w:rPr>
              <w:t>2</w:t>
            </w:r>
          </w:p>
        </w:tc>
        <w:tc>
          <w:tcPr>
            <w:tcW w:w="599" w:type="pct"/>
          </w:tcPr>
          <w:p w14:paraId="54FFDD31" w14:textId="77777777" w:rsidR="002021F1" w:rsidRPr="005B4766" w:rsidRDefault="002021F1" w:rsidP="002021F1">
            <w:pPr>
              <w:spacing w:after="120"/>
              <w:rPr>
                <w:sz w:val="18"/>
                <w:szCs w:val="18"/>
              </w:rPr>
            </w:pPr>
            <w:r w:rsidRPr="005B4766">
              <w:rPr>
                <w:sz w:val="18"/>
                <w:szCs w:val="18"/>
              </w:rPr>
              <w:t>40</w:t>
            </w:r>
          </w:p>
        </w:tc>
        <w:tc>
          <w:tcPr>
            <w:tcW w:w="703" w:type="pct"/>
          </w:tcPr>
          <w:p w14:paraId="76D57CBC" w14:textId="77777777" w:rsidR="002021F1" w:rsidRPr="005B4766" w:rsidRDefault="002021F1" w:rsidP="002021F1">
            <w:pPr>
              <w:spacing w:after="120"/>
              <w:rPr>
                <w:sz w:val="18"/>
                <w:szCs w:val="18"/>
              </w:rPr>
            </w:pPr>
            <w:r w:rsidRPr="005B4766">
              <w:rPr>
                <w:sz w:val="18"/>
                <w:szCs w:val="18"/>
              </w:rPr>
              <w:t>Text</w:t>
            </w:r>
          </w:p>
        </w:tc>
        <w:tc>
          <w:tcPr>
            <w:tcW w:w="1290" w:type="pct"/>
          </w:tcPr>
          <w:p w14:paraId="771F33A0" w14:textId="77777777" w:rsidR="002021F1" w:rsidRPr="00AE3D38" w:rsidRDefault="00B32CBB" w:rsidP="002021F1">
            <w:pPr>
              <w:spacing w:after="120"/>
              <w:rPr>
                <w:sz w:val="18"/>
                <w:szCs w:val="18"/>
              </w:rPr>
            </w:pPr>
            <w:r>
              <w:rPr>
                <w:sz w:val="18"/>
                <w:szCs w:val="18"/>
              </w:rPr>
              <w:t>e.g. “WLR Prem SL</w:t>
            </w:r>
            <w:r w:rsidR="00393CFE">
              <w:rPr>
                <w:sz w:val="18"/>
                <w:szCs w:val="18"/>
              </w:rPr>
              <w:t xml:space="preserve"> </w:t>
            </w:r>
            <w:r>
              <w:rPr>
                <w:sz w:val="18"/>
                <w:szCs w:val="18"/>
              </w:rPr>
              <w:t>- New “</w:t>
            </w:r>
          </w:p>
        </w:tc>
        <w:tc>
          <w:tcPr>
            <w:tcW w:w="954" w:type="pct"/>
          </w:tcPr>
          <w:p w14:paraId="030C80BB" w14:textId="77777777" w:rsidR="002021F1" w:rsidRPr="003506A1" w:rsidRDefault="002021F1" w:rsidP="002021F1">
            <w:pPr>
              <w:spacing w:after="120"/>
              <w:rPr>
                <w:sz w:val="18"/>
                <w:szCs w:val="18"/>
              </w:rPr>
            </w:pPr>
          </w:p>
        </w:tc>
      </w:tr>
      <w:tr w:rsidR="002021F1" w:rsidRPr="005B4766" w14:paraId="6305B512" w14:textId="77777777" w:rsidTr="00530A5C">
        <w:tc>
          <w:tcPr>
            <w:tcW w:w="1004" w:type="pct"/>
          </w:tcPr>
          <w:p w14:paraId="259CAC94" w14:textId="77777777" w:rsidR="002021F1" w:rsidRPr="00C41C68" w:rsidRDefault="002021F1" w:rsidP="002021F1">
            <w:pPr>
              <w:spacing w:after="120"/>
              <w:rPr>
                <w:sz w:val="18"/>
                <w:szCs w:val="18"/>
              </w:rPr>
            </w:pPr>
            <w:r w:rsidRPr="003506A1">
              <w:rPr>
                <w:sz w:val="18"/>
                <w:szCs w:val="18"/>
              </w:rPr>
              <w:t>*Product Tariff name</w:t>
            </w:r>
            <w:r w:rsidRPr="00C41C68" w:rsidDel="00F71132">
              <w:rPr>
                <w:sz w:val="18"/>
                <w:szCs w:val="18"/>
              </w:rPr>
              <w:t xml:space="preserve"> </w:t>
            </w:r>
          </w:p>
        </w:tc>
        <w:tc>
          <w:tcPr>
            <w:tcW w:w="450" w:type="pct"/>
          </w:tcPr>
          <w:p w14:paraId="06956184" w14:textId="77777777" w:rsidR="002021F1" w:rsidRPr="00C41C68" w:rsidRDefault="002021F1" w:rsidP="002021F1">
            <w:pPr>
              <w:spacing w:after="120"/>
              <w:rPr>
                <w:sz w:val="18"/>
                <w:szCs w:val="18"/>
              </w:rPr>
            </w:pPr>
            <w:r w:rsidRPr="00C41C68">
              <w:rPr>
                <w:sz w:val="18"/>
                <w:szCs w:val="18"/>
              </w:rPr>
              <w:t>3</w:t>
            </w:r>
          </w:p>
        </w:tc>
        <w:tc>
          <w:tcPr>
            <w:tcW w:w="599" w:type="pct"/>
          </w:tcPr>
          <w:p w14:paraId="2BCABDD3" w14:textId="77777777" w:rsidR="002021F1" w:rsidRPr="00C41C68" w:rsidRDefault="002021F1" w:rsidP="002021F1">
            <w:pPr>
              <w:spacing w:after="120"/>
              <w:rPr>
                <w:sz w:val="18"/>
                <w:szCs w:val="18"/>
              </w:rPr>
            </w:pPr>
            <w:r>
              <w:rPr>
                <w:sz w:val="18"/>
                <w:szCs w:val="18"/>
              </w:rPr>
              <w:t>40</w:t>
            </w:r>
          </w:p>
        </w:tc>
        <w:tc>
          <w:tcPr>
            <w:tcW w:w="703" w:type="pct"/>
          </w:tcPr>
          <w:p w14:paraId="1BE11C53" w14:textId="77777777" w:rsidR="002021F1" w:rsidRPr="00C41C68" w:rsidRDefault="002021F1" w:rsidP="002021F1">
            <w:pPr>
              <w:spacing w:after="120"/>
              <w:rPr>
                <w:sz w:val="18"/>
                <w:szCs w:val="18"/>
              </w:rPr>
            </w:pPr>
            <w:r w:rsidRPr="00C41C68">
              <w:rPr>
                <w:sz w:val="18"/>
                <w:szCs w:val="18"/>
              </w:rPr>
              <w:t>Text</w:t>
            </w:r>
          </w:p>
        </w:tc>
        <w:tc>
          <w:tcPr>
            <w:tcW w:w="1290" w:type="pct"/>
          </w:tcPr>
          <w:p w14:paraId="2608595F" w14:textId="77777777" w:rsidR="002021F1" w:rsidRPr="00C41C68" w:rsidRDefault="002021F1" w:rsidP="002021F1">
            <w:pPr>
              <w:spacing w:after="120"/>
              <w:rPr>
                <w:sz w:val="18"/>
                <w:szCs w:val="18"/>
              </w:rPr>
            </w:pPr>
            <w:r w:rsidRPr="00C41C68">
              <w:rPr>
                <w:sz w:val="18"/>
                <w:szCs w:val="18"/>
              </w:rPr>
              <w:t xml:space="preserve">Not used for WLR. </w:t>
            </w:r>
          </w:p>
        </w:tc>
        <w:tc>
          <w:tcPr>
            <w:tcW w:w="954" w:type="pct"/>
          </w:tcPr>
          <w:p w14:paraId="29595459" w14:textId="77777777" w:rsidR="002021F1" w:rsidRPr="00C41C68" w:rsidRDefault="002021F1" w:rsidP="002021F1">
            <w:pPr>
              <w:spacing w:after="120"/>
              <w:rPr>
                <w:sz w:val="18"/>
                <w:szCs w:val="18"/>
              </w:rPr>
            </w:pPr>
          </w:p>
        </w:tc>
      </w:tr>
      <w:tr w:rsidR="002021F1" w:rsidRPr="005B4766" w14:paraId="250E6785" w14:textId="77777777" w:rsidTr="00530A5C">
        <w:tc>
          <w:tcPr>
            <w:tcW w:w="1004" w:type="pct"/>
          </w:tcPr>
          <w:p w14:paraId="6D004C1A" w14:textId="77777777" w:rsidR="002021F1" w:rsidRPr="005B4766" w:rsidRDefault="002021F1" w:rsidP="002021F1">
            <w:pPr>
              <w:spacing w:after="120"/>
              <w:rPr>
                <w:sz w:val="18"/>
                <w:szCs w:val="18"/>
              </w:rPr>
            </w:pPr>
            <w:r w:rsidRPr="003506A1">
              <w:rPr>
                <w:sz w:val="18"/>
                <w:szCs w:val="18"/>
              </w:rPr>
              <w:t>Product Label</w:t>
            </w:r>
          </w:p>
        </w:tc>
        <w:tc>
          <w:tcPr>
            <w:tcW w:w="450" w:type="pct"/>
          </w:tcPr>
          <w:p w14:paraId="3F74761C" w14:textId="77777777" w:rsidR="002021F1" w:rsidRPr="005B4766" w:rsidRDefault="002021F1" w:rsidP="002021F1">
            <w:pPr>
              <w:spacing w:after="120"/>
              <w:rPr>
                <w:sz w:val="18"/>
                <w:szCs w:val="18"/>
              </w:rPr>
            </w:pPr>
            <w:r w:rsidRPr="005B4766">
              <w:rPr>
                <w:sz w:val="18"/>
                <w:szCs w:val="18"/>
              </w:rPr>
              <w:t>4</w:t>
            </w:r>
          </w:p>
        </w:tc>
        <w:tc>
          <w:tcPr>
            <w:tcW w:w="599" w:type="pct"/>
          </w:tcPr>
          <w:p w14:paraId="71E3E2F7" w14:textId="77777777" w:rsidR="002021F1" w:rsidRPr="005B4766" w:rsidRDefault="002021F1" w:rsidP="002021F1">
            <w:pPr>
              <w:spacing w:after="120"/>
              <w:rPr>
                <w:sz w:val="18"/>
                <w:szCs w:val="18"/>
              </w:rPr>
            </w:pPr>
            <w:r>
              <w:rPr>
                <w:sz w:val="18"/>
                <w:szCs w:val="18"/>
              </w:rPr>
              <w:t>80</w:t>
            </w:r>
          </w:p>
        </w:tc>
        <w:tc>
          <w:tcPr>
            <w:tcW w:w="703" w:type="pct"/>
          </w:tcPr>
          <w:p w14:paraId="4E8712EB" w14:textId="77777777" w:rsidR="002021F1" w:rsidRPr="005B4766" w:rsidRDefault="002021F1" w:rsidP="002021F1">
            <w:pPr>
              <w:spacing w:after="120"/>
              <w:rPr>
                <w:sz w:val="18"/>
                <w:szCs w:val="18"/>
              </w:rPr>
            </w:pPr>
            <w:r w:rsidRPr="005B4766">
              <w:rPr>
                <w:sz w:val="18"/>
                <w:szCs w:val="18"/>
              </w:rPr>
              <w:t>Text</w:t>
            </w:r>
          </w:p>
        </w:tc>
        <w:tc>
          <w:tcPr>
            <w:tcW w:w="1290" w:type="pct"/>
          </w:tcPr>
          <w:p w14:paraId="2EED9E82" w14:textId="77777777" w:rsidR="002021F1" w:rsidRPr="007F2AB7" w:rsidRDefault="002021F1" w:rsidP="002021F1">
            <w:pPr>
              <w:spacing w:after="120"/>
              <w:rPr>
                <w:sz w:val="18"/>
                <w:szCs w:val="18"/>
              </w:rPr>
            </w:pPr>
            <w:r>
              <w:rPr>
                <w:sz w:val="18"/>
                <w:szCs w:val="18"/>
              </w:rPr>
              <w:t xml:space="preserve">e.g. </w:t>
            </w:r>
            <w:r w:rsidRPr="00C94A6F">
              <w:rPr>
                <w:sz w:val="18"/>
                <w:szCs w:val="18"/>
              </w:rPr>
              <w:t>01222280231</w:t>
            </w:r>
          </w:p>
        </w:tc>
        <w:tc>
          <w:tcPr>
            <w:tcW w:w="954" w:type="pct"/>
          </w:tcPr>
          <w:p w14:paraId="6CE6B299" w14:textId="77777777" w:rsidR="002021F1" w:rsidRPr="005B4766" w:rsidRDefault="002021F1" w:rsidP="002021F1">
            <w:pPr>
              <w:spacing w:after="120"/>
              <w:rPr>
                <w:sz w:val="18"/>
                <w:szCs w:val="18"/>
              </w:rPr>
            </w:pPr>
            <w:r w:rsidRPr="005B4766">
              <w:rPr>
                <w:sz w:val="18"/>
                <w:szCs w:val="18"/>
              </w:rPr>
              <w:t>This is set as follows:</w:t>
            </w:r>
          </w:p>
          <w:p w14:paraId="695E7B76" w14:textId="77777777" w:rsidR="002021F1" w:rsidRPr="005B4766" w:rsidRDefault="002021F1" w:rsidP="008C5985">
            <w:pPr>
              <w:numPr>
                <w:ilvl w:val="0"/>
                <w:numId w:val="7"/>
              </w:numPr>
              <w:spacing w:after="120" w:line="240" w:lineRule="auto"/>
              <w:rPr>
                <w:sz w:val="18"/>
                <w:szCs w:val="18"/>
              </w:rPr>
            </w:pPr>
            <w:r w:rsidRPr="005B4766">
              <w:rPr>
                <w:sz w:val="18"/>
                <w:szCs w:val="18"/>
              </w:rPr>
              <w:t>Line number for single line PSTN</w:t>
            </w:r>
          </w:p>
          <w:p w14:paraId="68B33CA6" w14:textId="77777777" w:rsidR="002021F1" w:rsidRPr="005B4766" w:rsidRDefault="002021F1" w:rsidP="008C5985">
            <w:pPr>
              <w:numPr>
                <w:ilvl w:val="0"/>
                <w:numId w:val="7"/>
              </w:numPr>
              <w:spacing w:after="120" w:line="240" w:lineRule="auto"/>
              <w:rPr>
                <w:sz w:val="18"/>
                <w:szCs w:val="18"/>
              </w:rPr>
            </w:pPr>
            <w:r w:rsidRPr="005B4766">
              <w:rPr>
                <w:sz w:val="18"/>
                <w:szCs w:val="18"/>
              </w:rPr>
              <w:t>Line number for Multi line aux PSTN</w:t>
            </w:r>
          </w:p>
          <w:p w14:paraId="3F2AA3E4" w14:textId="77777777" w:rsidR="002021F1" w:rsidRPr="005B4766" w:rsidRDefault="002021F1" w:rsidP="008C5985">
            <w:pPr>
              <w:numPr>
                <w:ilvl w:val="0"/>
                <w:numId w:val="7"/>
              </w:numPr>
              <w:spacing w:after="120" w:line="240" w:lineRule="auto"/>
              <w:rPr>
                <w:sz w:val="18"/>
                <w:szCs w:val="18"/>
              </w:rPr>
            </w:pPr>
            <w:r w:rsidRPr="005B4766">
              <w:rPr>
                <w:sz w:val="18"/>
                <w:szCs w:val="18"/>
              </w:rPr>
              <w:t>Line number for Digital Access</w:t>
            </w:r>
          </w:p>
          <w:p w14:paraId="61DE37C5" w14:textId="77777777" w:rsidR="002021F1" w:rsidRPr="00B32CBB" w:rsidRDefault="002021F1" w:rsidP="008C5985">
            <w:pPr>
              <w:numPr>
                <w:ilvl w:val="0"/>
                <w:numId w:val="7"/>
              </w:numPr>
              <w:spacing w:after="120" w:line="240" w:lineRule="auto"/>
              <w:rPr>
                <w:sz w:val="18"/>
                <w:szCs w:val="18"/>
              </w:rPr>
            </w:pPr>
            <w:r w:rsidRPr="005B4766">
              <w:rPr>
                <w:sz w:val="18"/>
                <w:szCs w:val="18"/>
              </w:rPr>
              <w:t>Line number for ISDN30</w:t>
            </w:r>
          </w:p>
        </w:tc>
      </w:tr>
      <w:tr w:rsidR="002021F1" w:rsidRPr="005B4766" w14:paraId="12919645" w14:textId="77777777" w:rsidTr="00530A5C">
        <w:tc>
          <w:tcPr>
            <w:tcW w:w="1004" w:type="pct"/>
          </w:tcPr>
          <w:p w14:paraId="34A622D2" w14:textId="77777777" w:rsidR="002021F1" w:rsidRPr="005B4766" w:rsidRDefault="002021F1" w:rsidP="002021F1">
            <w:pPr>
              <w:jc w:val="both"/>
              <w:rPr>
                <w:sz w:val="18"/>
                <w:szCs w:val="18"/>
              </w:rPr>
            </w:pPr>
            <w:r w:rsidRPr="005B4766">
              <w:rPr>
                <w:rFonts w:cs="Courier New"/>
                <w:sz w:val="18"/>
                <w:szCs w:val="18"/>
              </w:rPr>
              <w:t>Charge Description</w:t>
            </w:r>
          </w:p>
        </w:tc>
        <w:tc>
          <w:tcPr>
            <w:tcW w:w="450" w:type="pct"/>
          </w:tcPr>
          <w:p w14:paraId="6492B365" w14:textId="77777777" w:rsidR="002021F1" w:rsidRPr="005B4766" w:rsidRDefault="002021F1" w:rsidP="002021F1">
            <w:pPr>
              <w:jc w:val="both"/>
              <w:rPr>
                <w:sz w:val="18"/>
                <w:szCs w:val="18"/>
              </w:rPr>
            </w:pPr>
            <w:r w:rsidRPr="005B4766">
              <w:rPr>
                <w:sz w:val="18"/>
                <w:szCs w:val="18"/>
              </w:rPr>
              <w:t>5</w:t>
            </w:r>
          </w:p>
        </w:tc>
        <w:tc>
          <w:tcPr>
            <w:tcW w:w="599" w:type="pct"/>
          </w:tcPr>
          <w:p w14:paraId="6AF9131D" w14:textId="77777777" w:rsidR="002021F1" w:rsidRPr="005B4766" w:rsidRDefault="002021F1" w:rsidP="002021F1">
            <w:pPr>
              <w:jc w:val="both"/>
              <w:rPr>
                <w:sz w:val="18"/>
                <w:szCs w:val="18"/>
              </w:rPr>
            </w:pPr>
            <w:r>
              <w:rPr>
                <w:sz w:val="18"/>
                <w:szCs w:val="18"/>
              </w:rPr>
              <w:t>20</w:t>
            </w:r>
          </w:p>
        </w:tc>
        <w:tc>
          <w:tcPr>
            <w:tcW w:w="703" w:type="pct"/>
          </w:tcPr>
          <w:p w14:paraId="705F2F2D" w14:textId="77777777" w:rsidR="002021F1" w:rsidRPr="005B4766" w:rsidRDefault="002021F1" w:rsidP="002021F1">
            <w:pPr>
              <w:jc w:val="both"/>
              <w:rPr>
                <w:sz w:val="18"/>
                <w:szCs w:val="18"/>
              </w:rPr>
            </w:pPr>
            <w:r w:rsidRPr="005B4766">
              <w:rPr>
                <w:sz w:val="18"/>
                <w:szCs w:val="18"/>
              </w:rPr>
              <w:t>Text</w:t>
            </w:r>
          </w:p>
        </w:tc>
        <w:tc>
          <w:tcPr>
            <w:tcW w:w="1290" w:type="pct"/>
          </w:tcPr>
          <w:p w14:paraId="0EA1C411" w14:textId="77777777" w:rsidR="002021F1" w:rsidRPr="005B4766" w:rsidRDefault="002021F1" w:rsidP="002021F1">
            <w:pPr>
              <w:jc w:val="both"/>
              <w:rPr>
                <w:sz w:val="18"/>
                <w:szCs w:val="18"/>
              </w:rPr>
            </w:pPr>
            <w:r>
              <w:rPr>
                <w:sz w:val="18"/>
                <w:szCs w:val="18"/>
              </w:rPr>
              <w:t>e.g. Rental</w:t>
            </w:r>
          </w:p>
        </w:tc>
        <w:tc>
          <w:tcPr>
            <w:tcW w:w="954" w:type="pct"/>
          </w:tcPr>
          <w:p w14:paraId="6EEB773F" w14:textId="77777777" w:rsidR="002021F1" w:rsidRPr="005B4766" w:rsidRDefault="002021F1" w:rsidP="002021F1">
            <w:pPr>
              <w:spacing w:after="120"/>
              <w:rPr>
                <w:sz w:val="18"/>
                <w:szCs w:val="18"/>
              </w:rPr>
            </w:pPr>
            <w:r w:rsidRPr="005B4766">
              <w:rPr>
                <w:sz w:val="18"/>
                <w:szCs w:val="18"/>
              </w:rPr>
              <w:t>This is set to:</w:t>
            </w:r>
          </w:p>
          <w:p w14:paraId="5A4A9922" w14:textId="77777777" w:rsidR="002021F1" w:rsidRPr="005B4766" w:rsidRDefault="002021F1" w:rsidP="008C5985">
            <w:pPr>
              <w:numPr>
                <w:ilvl w:val="0"/>
                <w:numId w:val="8"/>
              </w:numPr>
              <w:spacing w:after="120" w:line="240" w:lineRule="auto"/>
              <w:rPr>
                <w:sz w:val="18"/>
                <w:szCs w:val="18"/>
              </w:rPr>
            </w:pPr>
            <w:r w:rsidRPr="005B4766">
              <w:rPr>
                <w:sz w:val="18"/>
                <w:szCs w:val="18"/>
              </w:rPr>
              <w:t>“Rental” for rental charges</w:t>
            </w:r>
          </w:p>
          <w:p w14:paraId="7AE180E5" w14:textId="77777777" w:rsidR="002021F1" w:rsidRPr="005B4766" w:rsidRDefault="002021F1" w:rsidP="008C5985">
            <w:pPr>
              <w:numPr>
                <w:ilvl w:val="0"/>
                <w:numId w:val="8"/>
              </w:numPr>
              <w:spacing w:after="120" w:line="240" w:lineRule="auto"/>
              <w:rPr>
                <w:sz w:val="18"/>
                <w:szCs w:val="18"/>
              </w:rPr>
            </w:pPr>
            <w:r w:rsidRPr="005B4766">
              <w:rPr>
                <w:sz w:val="18"/>
                <w:szCs w:val="18"/>
              </w:rPr>
              <w:t>“Refund” for rental refunds</w:t>
            </w:r>
          </w:p>
          <w:p w14:paraId="381ABF56" w14:textId="77777777" w:rsidR="002021F1" w:rsidRPr="005B4766" w:rsidRDefault="002021F1" w:rsidP="008C5985">
            <w:pPr>
              <w:numPr>
                <w:ilvl w:val="0"/>
                <w:numId w:val="8"/>
              </w:numPr>
              <w:spacing w:after="120" w:line="240" w:lineRule="auto"/>
              <w:rPr>
                <w:sz w:val="18"/>
                <w:szCs w:val="18"/>
              </w:rPr>
            </w:pPr>
            <w:r w:rsidRPr="005B4766">
              <w:rPr>
                <w:sz w:val="18"/>
                <w:szCs w:val="18"/>
              </w:rPr>
              <w:t>“Connection” for most connection + transfer charges</w:t>
            </w:r>
          </w:p>
          <w:p w14:paraId="752B20AD" w14:textId="77777777" w:rsidR="002021F1" w:rsidRPr="005B4766" w:rsidRDefault="002021F1" w:rsidP="002021F1">
            <w:pPr>
              <w:spacing w:after="120"/>
              <w:rPr>
                <w:sz w:val="18"/>
                <w:szCs w:val="18"/>
              </w:rPr>
            </w:pPr>
            <w:r w:rsidRPr="005B4766">
              <w:rPr>
                <w:sz w:val="18"/>
                <w:szCs w:val="18"/>
              </w:rPr>
              <w:t>“Increase” when the quantity of a parametric product is increased and if a connection charge applies (e.g. this would apply for ML aux group of 6 lines where 2 aux lines have Caller ID. If Caller ID is provided to a further 2 aux lines, the charge type will be “Increase”).</w:t>
            </w:r>
          </w:p>
        </w:tc>
      </w:tr>
      <w:tr w:rsidR="002021F1" w:rsidRPr="005B4766" w14:paraId="79DDE6EE" w14:textId="77777777" w:rsidTr="00530A5C">
        <w:tc>
          <w:tcPr>
            <w:tcW w:w="1004" w:type="pct"/>
          </w:tcPr>
          <w:p w14:paraId="763E8DA2" w14:textId="77777777" w:rsidR="002021F1" w:rsidRPr="00C41C68" w:rsidRDefault="002021F1" w:rsidP="002021F1">
            <w:pPr>
              <w:jc w:val="both"/>
              <w:rPr>
                <w:sz w:val="18"/>
                <w:szCs w:val="18"/>
              </w:rPr>
            </w:pPr>
            <w:r w:rsidRPr="00C41C68">
              <w:rPr>
                <w:sz w:val="18"/>
                <w:szCs w:val="18"/>
              </w:rPr>
              <w:t>*Charge Reason</w:t>
            </w:r>
          </w:p>
        </w:tc>
        <w:tc>
          <w:tcPr>
            <w:tcW w:w="450" w:type="pct"/>
          </w:tcPr>
          <w:p w14:paraId="58CC855F" w14:textId="77777777" w:rsidR="002021F1" w:rsidRPr="00C41C68" w:rsidRDefault="002021F1" w:rsidP="002021F1">
            <w:pPr>
              <w:jc w:val="both"/>
              <w:rPr>
                <w:sz w:val="18"/>
                <w:szCs w:val="18"/>
              </w:rPr>
            </w:pPr>
            <w:r w:rsidRPr="00C41C68">
              <w:rPr>
                <w:sz w:val="18"/>
                <w:szCs w:val="18"/>
              </w:rPr>
              <w:t>6</w:t>
            </w:r>
          </w:p>
        </w:tc>
        <w:tc>
          <w:tcPr>
            <w:tcW w:w="599" w:type="pct"/>
          </w:tcPr>
          <w:p w14:paraId="392581BA" w14:textId="77777777" w:rsidR="002021F1" w:rsidRPr="00C41C68" w:rsidRDefault="002021F1" w:rsidP="002021F1">
            <w:pPr>
              <w:jc w:val="both"/>
              <w:rPr>
                <w:sz w:val="18"/>
                <w:szCs w:val="18"/>
              </w:rPr>
            </w:pPr>
            <w:r w:rsidRPr="00C41C68">
              <w:rPr>
                <w:sz w:val="18"/>
                <w:szCs w:val="18"/>
              </w:rPr>
              <w:t>40</w:t>
            </w:r>
          </w:p>
        </w:tc>
        <w:tc>
          <w:tcPr>
            <w:tcW w:w="703" w:type="pct"/>
          </w:tcPr>
          <w:p w14:paraId="6EEE8BD8" w14:textId="77777777" w:rsidR="002021F1" w:rsidRPr="00C41C68" w:rsidRDefault="002021F1" w:rsidP="002021F1">
            <w:pPr>
              <w:jc w:val="both"/>
              <w:rPr>
                <w:sz w:val="18"/>
                <w:szCs w:val="18"/>
              </w:rPr>
            </w:pPr>
            <w:r w:rsidRPr="00C41C68">
              <w:rPr>
                <w:sz w:val="18"/>
                <w:szCs w:val="18"/>
              </w:rPr>
              <w:t>Text</w:t>
            </w:r>
          </w:p>
        </w:tc>
        <w:tc>
          <w:tcPr>
            <w:tcW w:w="1290" w:type="pct"/>
          </w:tcPr>
          <w:p w14:paraId="5077BE0D" w14:textId="77777777" w:rsidR="002021F1" w:rsidRPr="00C41C68" w:rsidRDefault="002021F1" w:rsidP="002021F1">
            <w:pPr>
              <w:jc w:val="both"/>
              <w:rPr>
                <w:sz w:val="18"/>
                <w:szCs w:val="18"/>
              </w:rPr>
            </w:pPr>
            <w:r w:rsidRPr="00C41C68">
              <w:rPr>
                <w:sz w:val="18"/>
                <w:szCs w:val="18"/>
              </w:rPr>
              <w:t>Not used for WLR.</w:t>
            </w:r>
          </w:p>
        </w:tc>
        <w:tc>
          <w:tcPr>
            <w:tcW w:w="954" w:type="pct"/>
          </w:tcPr>
          <w:p w14:paraId="1CC2D7CF" w14:textId="77777777" w:rsidR="002021F1" w:rsidRPr="00C41C68" w:rsidRDefault="002021F1" w:rsidP="002021F1">
            <w:pPr>
              <w:spacing w:after="120"/>
              <w:rPr>
                <w:sz w:val="18"/>
                <w:szCs w:val="18"/>
              </w:rPr>
            </w:pPr>
          </w:p>
        </w:tc>
      </w:tr>
      <w:tr w:rsidR="002021F1" w:rsidRPr="005B4766" w14:paraId="3530740B" w14:textId="77777777" w:rsidTr="00530A5C">
        <w:tc>
          <w:tcPr>
            <w:tcW w:w="1004" w:type="pct"/>
          </w:tcPr>
          <w:p w14:paraId="50F12448" w14:textId="77777777" w:rsidR="002021F1" w:rsidRPr="005B4766" w:rsidRDefault="002021F1" w:rsidP="002021F1">
            <w:pPr>
              <w:spacing w:after="120"/>
              <w:rPr>
                <w:sz w:val="18"/>
                <w:szCs w:val="18"/>
              </w:rPr>
            </w:pPr>
            <w:r w:rsidRPr="003506A1">
              <w:rPr>
                <w:sz w:val="18"/>
                <w:szCs w:val="18"/>
              </w:rPr>
              <w:t>Start Date</w:t>
            </w:r>
          </w:p>
        </w:tc>
        <w:tc>
          <w:tcPr>
            <w:tcW w:w="450" w:type="pct"/>
          </w:tcPr>
          <w:p w14:paraId="4E09C6AE" w14:textId="77777777" w:rsidR="002021F1" w:rsidRPr="005B4766" w:rsidRDefault="002021F1" w:rsidP="002021F1">
            <w:pPr>
              <w:spacing w:after="120"/>
              <w:rPr>
                <w:sz w:val="18"/>
                <w:szCs w:val="18"/>
              </w:rPr>
            </w:pPr>
            <w:r w:rsidRPr="005B4766">
              <w:rPr>
                <w:sz w:val="18"/>
                <w:szCs w:val="18"/>
              </w:rPr>
              <w:t>7</w:t>
            </w:r>
          </w:p>
        </w:tc>
        <w:tc>
          <w:tcPr>
            <w:tcW w:w="599" w:type="pct"/>
          </w:tcPr>
          <w:p w14:paraId="6817E9F5" w14:textId="77777777" w:rsidR="002021F1" w:rsidRDefault="002021F1" w:rsidP="002021F1">
            <w:pPr>
              <w:spacing w:after="120"/>
              <w:rPr>
                <w:sz w:val="18"/>
                <w:szCs w:val="18"/>
              </w:rPr>
            </w:pPr>
            <w:r>
              <w:rPr>
                <w:sz w:val="18"/>
                <w:szCs w:val="18"/>
              </w:rPr>
              <w:t>DATE</w:t>
            </w:r>
          </w:p>
          <w:p w14:paraId="787759A8" w14:textId="77777777" w:rsidR="002021F1" w:rsidRPr="005B4766" w:rsidRDefault="002021F1" w:rsidP="002021F1">
            <w:pPr>
              <w:spacing w:after="120"/>
              <w:rPr>
                <w:sz w:val="18"/>
                <w:szCs w:val="18"/>
              </w:rPr>
            </w:pPr>
          </w:p>
        </w:tc>
        <w:tc>
          <w:tcPr>
            <w:tcW w:w="703" w:type="pct"/>
          </w:tcPr>
          <w:p w14:paraId="15B77353" w14:textId="77777777" w:rsidR="002021F1" w:rsidRPr="003506A1" w:rsidRDefault="002021F1" w:rsidP="002021F1">
            <w:pPr>
              <w:spacing w:after="120"/>
              <w:rPr>
                <w:sz w:val="18"/>
                <w:szCs w:val="18"/>
              </w:rPr>
            </w:pPr>
            <w:r w:rsidRPr="003506A1">
              <w:rPr>
                <w:sz w:val="18"/>
                <w:szCs w:val="18"/>
              </w:rPr>
              <w:t xml:space="preserve"> YYYYMMDD</w:t>
            </w:r>
          </w:p>
        </w:tc>
        <w:tc>
          <w:tcPr>
            <w:tcW w:w="1290" w:type="pct"/>
          </w:tcPr>
          <w:p w14:paraId="39D00335" w14:textId="77777777" w:rsidR="002021F1" w:rsidRPr="003C407A" w:rsidRDefault="002021F1" w:rsidP="002021F1">
            <w:pPr>
              <w:spacing w:after="120"/>
              <w:rPr>
                <w:sz w:val="18"/>
                <w:szCs w:val="18"/>
              </w:rPr>
            </w:pPr>
            <w:r>
              <w:rPr>
                <w:sz w:val="18"/>
                <w:szCs w:val="18"/>
              </w:rPr>
              <w:t>e.g. 20100416</w:t>
            </w:r>
          </w:p>
        </w:tc>
        <w:tc>
          <w:tcPr>
            <w:tcW w:w="954" w:type="pct"/>
          </w:tcPr>
          <w:p w14:paraId="7C17C9BD" w14:textId="77777777" w:rsidR="002021F1" w:rsidRPr="005B4766" w:rsidRDefault="002021F1" w:rsidP="008C5985">
            <w:pPr>
              <w:numPr>
                <w:ilvl w:val="0"/>
                <w:numId w:val="8"/>
              </w:numPr>
              <w:spacing w:after="120" w:line="240" w:lineRule="auto"/>
              <w:rPr>
                <w:sz w:val="18"/>
                <w:szCs w:val="18"/>
              </w:rPr>
            </w:pPr>
            <w:r w:rsidRPr="005B4766">
              <w:rPr>
                <w:sz w:val="18"/>
                <w:szCs w:val="18"/>
              </w:rPr>
              <w:t>For rental set to start of rental period</w:t>
            </w:r>
          </w:p>
          <w:p w14:paraId="37A34E6C" w14:textId="77777777" w:rsidR="002021F1" w:rsidRDefault="002021F1" w:rsidP="008C5985">
            <w:pPr>
              <w:numPr>
                <w:ilvl w:val="0"/>
                <w:numId w:val="8"/>
              </w:numPr>
              <w:spacing w:after="120" w:line="240" w:lineRule="auto"/>
              <w:rPr>
                <w:sz w:val="18"/>
                <w:szCs w:val="18"/>
              </w:rPr>
            </w:pPr>
            <w:r w:rsidRPr="005B4766">
              <w:rPr>
                <w:sz w:val="18"/>
                <w:szCs w:val="18"/>
              </w:rPr>
              <w:t>For connection charges set to product start date</w:t>
            </w:r>
            <w:r>
              <w:rPr>
                <w:sz w:val="18"/>
                <w:szCs w:val="18"/>
              </w:rPr>
              <w:t>.</w:t>
            </w:r>
          </w:p>
          <w:p w14:paraId="0F045B55" w14:textId="77777777" w:rsidR="002021F1" w:rsidRPr="005B4766" w:rsidRDefault="002021F1" w:rsidP="008C5985">
            <w:pPr>
              <w:numPr>
                <w:ilvl w:val="0"/>
                <w:numId w:val="8"/>
              </w:numPr>
              <w:spacing w:after="120" w:line="240" w:lineRule="auto"/>
              <w:rPr>
                <w:sz w:val="18"/>
                <w:szCs w:val="18"/>
              </w:rPr>
            </w:pPr>
            <w:r w:rsidRPr="003C407A">
              <w:rPr>
                <w:sz w:val="18"/>
                <w:szCs w:val="18"/>
              </w:rPr>
              <w:t>For Early termination charges set to product end date</w:t>
            </w:r>
          </w:p>
        </w:tc>
      </w:tr>
      <w:tr w:rsidR="002021F1" w:rsidRPr="005B4766" w14:paraId="4229683C" w14:textId="77777777" w:rsidTr="00530A5C">
        <w:tc>
          <w:tcPr>
            <w:tcW w:w="1004" w:type="pct"/>
          </w:tcPr>
          <w:p w14:paraId="1EE08B43" w14:textId="77777777" w:rsidR="002021F1" w:rsidRPr="005B4766" w:rsidRDefault="002021F1" w:rsidP="002021F1">
            <w:pPr>
              <w:spacing w:after="120"/>
              <w:rPr>
                <w:sz w:val="18"/>
                <w:szCs w:val="18"/>
              </w:rPr>
            </w:pPr>
            <w:r w:rsidRPr="003506A1">
              <w:rPr>
                <w:sz w:val="18"/>
                <w:szCs w:val="18"/>
              </w:rPr>
              <w:t>End Date</w:t>
            </w:r>
          </w:p>
        </w:tc>
        <w:tc>
          <w:tcPr>
            <w:tcW w:w="450" w:type="pct"/>
          </w:tcPr>
          <w:p w14:paraId="274B44D6" w14:textId="77777777" w:rsidR="002021F1" w:rsidRPr="005B4766" w:rsidRDefault="002021F1" w:rsidP="002021F1">
            <w:pPr>
              <w:spacing w:after="120"/>
              <w:rPr>
                <w:sz w:val="18"/>
                <w:szCs w:val="18"/>
              </w:rPr>
            </w:pPr>
            <w:r w:rsidRPr="005B4766">
              <w:rPr>
                <w:sz w:val="18"/>
                <w:szCs w:val="18"/>
              </w:rPr>
              <w:t>8</w:t>
            </w:r>
          </w:p>
        </w:tc>
        <w:tc>
          <w:tcPr>
            <w:tcW w:w="599" w:type="pct"/>
          </w:tcPr>
          <w:p w14:paraId="0D9C81C3" w14:textId="77777777" w:rsidR="002021F1" w:rsidRDefault="002021F1" w:rsidP="002021F1">
            <w:pPr>
              <w:spacing w:after="120"/>
              <w:rPr>
                <w:sz w:val="18"/>
                <w:szCs w:val="18"/>
              </w:rPr>
            </w:pPr>
            <w:r>
              <w:rPr>
                <w:sz w:val="18"/>
                <w:szCs w:val="18"/>
              </w:rPr>
              <w:t>DATE</w:t>
            </w:r>
          </w:p>
          <w:p w14:paraId="482ADC46" w14:textId="77777777" w:rsidR="002021F1" w:rsidRPr="005B4766" w:rsidRDefault="002021F1" w:rsidP="002021F1">
            <w:pPr>
              <w:spacing w:after="120"/>
              <w:rPr>
                <w:sz w:val="18"/>
                <w:szCs w:val="18"/>
              </w:rPr>
            </w:pPr>
          </w:p>
        </w:tc>
        <w:tc>
          <w:tcPr>
            <w:tcW w:w="703" w:type="pct"/>
          </w:tcPr>
          <w:p w14:paraId="2F513961" w14:textId="77777777" w:rsidR="002021F1" w:rsidRPr="005B4766" w:rsidRDefault="002021F1" w:rsidP="002021F1">
            <w:pPr>
              <w:spacing w:after="120"/>
              <w:rPr>
                <w:sz w:val="18"/>
                <w:szCs w:val="18"/>
              </w:rPr>
            </w:pPr>
            <w:r w:rsidRPr="003506A1">
              <w:rPr>
                <w:sz w:val="18"/>
                <w:szCs w:val="18"/>
              </w:rPr>
              <w:t xml:space="preserve"> YYYYMMDD</w:t>
            </w:r>
          </w:p>
        </w:tc>
        <w:tc>
          <w:tcPr>
            <w:tcW w:w="1290" w:type="pct"/>
          </w:tcPr>
          <w:p w14:paraId="5A1310CF" w14:textId="77777777" w:rsidR="002021F1" w:rsidRPr="003C407A" w:rsidRDefault="002021F1" w:rsidP="002021F1">
            <w:pPr>
              <w:spacing w:after="120"/>
              <w:rPr>
                <w:sz w:val="18"/>
                <w:szCs w:val="18"/>
              </w:rPr>
            </w:pPr>
            <w:r>
              <w:rPr>
                <w:sz w:val="18"/>
                <w:szCs w:val="18"/>
              </w:rPr>
              <w:t>e.g. 20100416</w:t>
            </w:r>
          </w:p>
        </w:tc>
        <w:tc>
          <w:tcPr>
            <w:tcW w:w="954" w:type="pct"/>
          </w:tcPr>
          <w:p w14:paraId="2878B57C" w14:textId="77777777" w:rsidR="002021F1" w:rsidRPr="005B4766" w:rsidRDefault="002021F1" w:rsidP="008C5985">
            <w:pPr>
              <w:numPr>
                <w:ilvl w:val="0"/>
                <w:numId w:val="8"/>
              </w:numPr>
              <w:spacing w:after="120" w:line="240" w:lineRule="auto"/>
              <w:rPr>
                <w:sz w:val="18"/>
                <w:szCs w:val="18"/>
              </w:rPr>
            </w:pPr>
            <w:r w:rsidRPr="005B4766">
              <w:rPr>
                <w:sz w:val="18"/>
                <w:szCs w:val="18"/>
              </w:rPr>
              <w:t xml:space="preserve">For rental set to </w:t>
            </w:r>
            <w:r>
              <w:rPr>
                <w:sz w:val="18"/>
                <w:szCs w:val="18"/>
              </w:rPr>
              <w:t>end date</w:t>
            </w:r>
            <w:r w:rsidRPr="005B4766">
              <w:rPr>
                <w:sz w:val="18"/>
                <w:szCs w:val="18"/>
              </w:rPr>
              <w:t xml:space="preserve"> of rental period</w:t>
            </w:r>
          </w:p>
          <w:p w14:paraId="39D7192F" w14:textId="77777777" w:rsidR="002021F1" w:rsidRPr="005B4766" w:rsidRDefault="002021F1" w:rsidP="008C5985">
            <w:pPr>
              <w:numPr>
                <w:ilvl w:val="0"/>
                <w:numId w:val="8"/>
              </w:numPr>
              <w:spacing w:after="120" w:line="240" w:lineRule="auto"/>
              <w:rPr>
                <w:sz w:val="18"/>
                <w:szCs w:val="18"/>
              </w:rPr>
            </w:pPr>
            <w:r w:rsidRPr="005B4766">
              <w:rPr>
                <w:sz w:val="18"/>
                <w:szCs w:val="18"/>
              </w:rPr>
              <w:t>For connection charges set to product start date</w:t>
            </w:r>
          </w:p>
          <w:p w14:paraId="0BEDF053" w14:textId="77777777" w:rsidR="002021F1" w:rsidRPr="005B4766" w:rsidRDefault="002021F1" w:rsidP="008C5985">
            <w:pPr>
              <w:numPr>
                <w:ilvl w:val="0"/>
                <w:numId w:val="8"/>
              </w:numPr>
              <w:spacing w:after="120" w:line="240" w:lineRule="auto"/>
              <w:rPr>
                <w:sz w:val="18"/>
                <w:szCs w:val="18"/>
              </w:rPr>
            </w:pPr>
            <w:r w:rsidRPr="003C407A">
              <w:rPr>
                <w:sz w:val="18"/>
                <w:szCs w:val="18"/>
              </w:rPr>
              <w:t>For Early termination charges set to product end date</w:t>
            </w:r>
          </w:p>
        </w:tc>
      </w:tr>
      <w:tr w:rsidR="002021F1" w:rsidRPr="005B4766" w14:paraId="20064E66" w14:textId="77777777" w:rsidTr="00530A5C">
        <w:tc>
          <w:tcPr>
            <w:tcW w:w="1004" w:type="pct"/>
          </w:tcPr>
          <w:p w14:paraId="49909598" w14:textId="77777777" w:rsidR="002021F1" w:rsidRPr="00DC559D" w:rsidRDefault="002021F1" w:rsidP="002021F1">
            <w:pPr>
              <w:spacing w:after="120"/>
              <w:rPr>
                <w:sz w:val="18"/>
                <w:szCs w:val="18"/>
              </w:rPr>
            </w:pPr>
            <w:r w:rsidRPr="003506A1">
              <w:rPr>
                <w:sz w:val="18"/>
                <w:szCs w:val="18"/>
              </w:rPr>
              <w:t xml:space="preserve">*First line of address                         </w:t>
            </w:r>
          </w:p>
        </w:tc>
        <w:tc>
          <w:tcPr>
            <w:tcW w:w="450" w:type="pct"/>
          </w:tcPr>
          <w:p w14:paraId="4AC7D337" w14:textId="77777777" w:rsidR="002021F1" w:rsidRPr="00DC559D" w:rsidRDefault="002021F1" w:rsidP="002021F1">
            <w:pPr>
              <w:spacing w:after="120"/>
              <w:rPr>
                <w:sz w:val="18"/>
                <w:szCs w:val="18"/>
              </w:rPr>
            </w:pPr>
            <w:r w:rsidRPr="00DC559D">
              <w:rPr>
                <w:sz w:val="18"/>
                <w:szCs w:val="18"/>
              </w:rPr>
              <w:t>9</w:t>
            </w:r>
          </w:p>
        </w:tc>
        <w:tc>
          <w:tcPr>
            <w:tcW w:w="599" w:type="pct"/>
          </w:tcPr>
          <w:p w14:paraId="6EFECD81" w14:textId="77777777" w:rsidR="002021F1" w:rsidRPr="00DC559D" w:rsidRDefault="002021F1" w:rsidP="002021F1">
            <w:pPr>
              <w:spacing w:after="120"/>
              <w:rPr>
                <w:sz w:val="18"/>
                <w:szCs w:val="18"/>
              </w:rPr>
            </w:pPr>
            <w:r w:rsidRPr="00DC559D">
              <w:rPr>
                <w:sz w:val="18"/>
                <w:szCs w:val="18"/>
              </w:rPr>
              <w:t>80</w:t>
            </w:r>
          </w:p>
        </w:tc>
        <w:tc>
          <w:tcPr>
            <w:tcW w:w="703" w:type="pct"/>
          </w:tcPr>
          <w:p w14:paraId="401EB69D" w14:textId="77777777" w:rsidR="002021F1" w:rsidRPr="00DC559D" w:rsidRDefault="002021F1" w:rsidP="002021F1">
            <w:pPr>
              <w:spacing w:after="120"/>
              <w:rPr>
                <w:sz w:val="18"/>
                <w:szCs w:val="18"/>
              </w:rPr>
            </w:pPr>
            <w:r w:rsidRPr="00DC559D">
              <w:rPr>
                <w:sz w:val="18"/>
                <w:szCs w:val="18"/>
              </w:rPr>
              <w:t>Text</w:t>
            </w:r>
          </w:p>
        </w:tc>
        <w:tc>
          <w:tcPr>
            <w:tcW w:w="1290" w:type="pct"/>
          </w:tcPr>
          <w:p w14:paraId="75507C79" w14:textId="77777777" w:rsidR="002021F1" w:rsidRPr="00DC559D" w:rsidRDefault="002021F1" w:rsidP="002021F1">
            <w:pPr>
              <w:spacing w:after="120"/>
              <w:rPr>
                <w:sz w:val="18"/>
                <w:szCs w:val="18"/>
              </w:rPr>
            </w:pPr>
            <w:r w:rsidRPr="00DC559D">
              <w:rPr>
                <w:sz w:val="18"/>
                <w:szCs w:val="18"/>
              </w:rPr>
              <w:t>Not used for WLR.</w:t>
            </w:r>
          </w:p>
        </w:tc>
        <w:tc>
          <w:tcPr>
            <w:tcW w:w="954" w:type="pct"/>
          </w:tcPr>
          <w:p w14:paraId="2BC42D30" w14:textId="77777777" w:rsidR="002021F1" w:rsidRPr="00DC559D" w:rsidRDefault="002021F1" w:rsidP="002021F1">
            <w:pPr>
              <w:spacing w:after="120"/>
              <w:rPr>
                <w:sz w:val="18"/>
                <w:szCs w:val="18"/>
              </w:rPr>
            </w:pPr>
          </w:p>
        </w:tc>
      </w:tr>
      <w:tr w:rsidR="002021F1" w:rsidRPr="005B4766" w14:paraId="580712AF" w14:textId="77777777" w:rsidTr="00530A5C">
        <w:tc>
          <w:tcPr>
            <w:tcW w:w="1004" w:type="pct"/>
          </w:tcPr>
          <w:p w14:paraId="2CFA6F3B" w14:textId="77777777" w:rsidR="002021F1" w:rsidRPr="00DC559D" w:rsidRDefault="002021F1" w:rsidP="002021F1">
            <w:pPr>
              <w:spacing w:after="120"/>
              <w:rPr>
                <w:sz w:val="18"/>
                <w:szCs w:val="18"/>
              </w:rPr>
            </w:pPr>
            <w:r w:rsidRPr="003506A1">
              <w:rPr>
                <w:sz w:val="18"/>
                <w:szCs w:val="18"/>
              </w:rPr>
              <w:t xml:space="preserve">*Post Code                     </w:t>
            </w:r>
          </w:p>
        </w:tc>
        <w:tc>
          <w:tcPr>
            <w:tcW w:w="450" w:type="pct"/>
          </w:tcPr>
          <w:p w14:paraId="1E89EB8C" w14:textId="77777777" w:rsidR="002021F1" w:rsidRPr="00DC559D" w:rsidRDefault="002021F1" w:rsidP="002021F1">
            <w:pPr>
              <w:spacing w:after="120"/>
              <w:rPr>
                <w:sz w:val="18"/>
                <w:szCs w:val="18"/>
              </w:rPr>
            </w:pPr>
            <w:r w:rsidRPr="00DC559D">
              <w:rPr>
                <w:sz w:val="18"/>
                <w:szCs w:val="18"/>
              </w:rPr>
              <w:t>10</w:t>
            </w:r>
          </w:p>
        </w:tc>
        <w:tc>
          <w:tcPr>
            <w:tcW w:w="599" w:type="pct"/>
          </w:tcPr>
          <w:p w14:paraId="2C1E2DC8" w14:textId="77777777" w:rsidR="002021F1" w:rsidRPr="00DC559D" w:rsidRDefault="002021F1" w:rsidP="002021F1">
            <w:pPr>
              <w:spacing w:after="120"/>
              <w:rPr>
                <w:sz w:val="18"/>
                <w:szCs w:val="18"/>
              </w:rPr>
            </w:pPr>
            <w:r w:rsidRPr="00DC559D">
              <w:rPr>
                <w:sz w:val="18"/>
                <w:szCs w:val="18"/>
              </w:rPr>
              <w:t>16</w:t>
            </w:r>
          </w:p>
        </w:tc>
        <w:tc>
          <w:tcPr>
            <w:tcW w:w="703" w:type="pct"/>
          </w:tcPr>
          <w:p w14:paraId="1CCF15EB" w14:textId="77777777" w:rsidR="002021F1" w:rsidRPr="00DC559D" w:rsidRDefault="002021F1" w:rsidP="002021F1">
            <w:pPr>
              <w:spacing w:after="120"/>
              <w:rPr>
                <w:sz w:val="18"/>
                <w:szCs w:val="18"/>
              </w:rPr>
            </w:pPr>
            <w:r w:rsidRPr="00DC559D">
              <w:rPr>
                <w:sz w:val="18"/>
                <w:szCs w:val="18"/>
              </w:rPr>
              <w:t>Text</w:t>
            </w:r>
          </w:p>
        </w:tc>
        <w:tc>
          <w:tcPr>
            <w:tcW w:w="1290" w:type="pct"/>
          </w:tcPr>
          <w:p w14:paraId="4F889E0E" w14:textId="77777777" w:rsidR="002021F1" w:rsidRPr="00DC559D" w:rsidRDefault="002021F1" w:rsidP="002021F1">
            <w:pPr>
              <w:spacing w:after="120"/>
              <w:rPr>
                <w:sz w:val="18"/>
                <w:szCs w:val="18"/>
              </w:rPr>
            </w:pPr>
            <w:r w:rsidRPr="00DC559D">
              <w:rPr>
                <w:sz w:val="18"/>
                <w:szCs w:val="18"/>
              </w:rPr>
              <w:t>Not used for WLR.</w:t>
            </w:r>
          </w:p>
        </w:tc>
        <w:tc>
          <w:tcPr>
            <w:tcW w:w="954" w:type="pct"/>
          </w:tcPr>
          <w:p w14:paraId="47245614" w14:textId="77777777" w:rsidR="002021F1" w:rsidRPr="00DC559D" w:rsidRDefault="002021F1" w:rsidP="002021F1">
            <w:pPr>
              <w:spacing w:after="120"/>
              <w:rPr>
                <w:sz w:val="18"/>
                <w:szCs w:val="18"/>
              </w:rPr>
            </w:pPr>
          </w:p>
        </w:tc>
      </w:tr>
      <w:tr w:rsidR="002021F1" w:rsidRPr="005B4766" w14:paraId="56898D4E" w14:textId="77777777" w:rsidTr="00530A5C">
        <w:tc>
          <w:tcPr>
            <w:tcW w:w="1004" w:type="pct"/>
            <w:tcBorders>
              <w:bottom w:val="nil"/>
            </w:tcBorders>
          </w:tcPr>
          <w:p w14:paraId="2264A01D" w14:textId="77777777" w:rsidR="002021F1" w:rsidRPr="005B4766" w:rsidRDefault="002021F1" w:rsidP="002021F1">
            <w:pPr>
              <w:spacing w:after="120"/>
              <w:rPr>
                <w:sz w:val="18"/>
                <w:szCs w:val="18"/>
              </w:rPr>
            </w:pPr>
            <w:r w:rsidRPr="003506A1">
              <w:rPr>
                <w:sz w:val="18"/>
                <w:szCs w:val="18"/>
              </w:rPr>
              <w:t xml:space="preserve"> CSS/</w:t>
            </w:r>
            <w:r w:rsidR="00AC6BF9" w:rsidRPr="00AC6BF9">
              <w:rPr>
                <w:sz w:val="18"/>
                <w:szCs w:val="18"/>
              </w:rPr>
              <w:t>Siebel</w:t>
            </w:r>
            <w:r w:rsidRPr="003506A1">
              <w:rPr>
                <w:sz w:val="18"/>
                <w:szCs w:val="18"/>
              </w:rPr>
              <w:t xml:space="preserve"> Job No</w:t>
            </w:r>
          </w:p>
        </w:tc>
        <w:tc>
          <w:tcPr>
            <w:tcW w:w="450" w:type="pct"/>
            <w:tcBorders>
              <w:bottom w:val="nil"/>
            </w:tcBorders>
          </w:tcPr>
          <w:p w14:paraId="095F3887" w14:textId="77777777" w:rsidR="002021F1" w:rsidRPr="005B4766" w:rsidRDefault="002021F1" w:rsidP="002021F1">
            <w:pPr>
              <w:spacing w:after="120"/>
              <w:rPr>
                <w:sz w:val="18"/>
                <w:szCs w:val="18"/>
              </w:rPr>
            </w:pPr>
            <w:r w:rsidRPr="005B4766">
              <w:rPr>
                <w:sz w:val="18"/>
                <w:szCs w:val="18"/>
              </w:rPr>
              <w:t>11</w:t>
            </w:r>
          </w:p>
        </w:tc>
        <w:tc>
          <w:tcPr>
            <w:tcW w:w="599" w:type="pct"/>
            <w:tcBorders>
              <w:bottom w:val="nil"/>
            </w:tcBorders>
          </w:tcPr>
          <w:p w14:paraId="25084B2B" w14:textId="77777777" w:rsidR="002021F1" w:rsidRPr="005B4766" w:rsidRDefault="002021F1" w:rsidP="002021F1">
            <w:pPr>
              <w:spacing w:after="120"/>
              <w:rPr>
                <w:sz w:val="18"/>
                <w:szCs w:val="18"/>
              </w:rPr>
            </w:pPr>
            <w:r>
              <w:rPr>
                <w:sz w:val="18"/>
                <w:szCs w:val="18"/>
              </w:rPr>
              <w:t>20</w:t>
            </w:r>
          </w:p>
        </w:tc>
        <w:tc>
          <w:tcPr>
            <w:tcW w:w="703" w:type="pct"/>
            <w:tcBorders>
              <w:bottom w:val="nil"/>
            </w:tcBorders>
          </w:tcPr>
          <w:p w14:paraId="4A3865F8" w14:textId="77777777" w:rsidR="002021F1" w:rsidRPr="005B4766" w:rsidRDefault="002021F1" w:rsidP="002021F1">
            <w:pPr>
              <w:spacing w:after="120"/>
              <w:rPr>
                <w:sz w:val="18"/>
                <w:szCs w:val="18"/>
              </w:rPr>
            </w:pPr>
            <w:r w:rsidRPr="005B4766">
              <w:rPr>
                <w:sz w:val="18"/>
                <w:szCs w:val="18"/>
              </w:rPr>
              <w:t>Text</w:t>
            </w:r>
          </w:p>
        </w:tc>
        <w:tc>
          <w:tcPr>
            <w:tcW w:w="1290" w:type="pct"/>
            <w:tcBorders>
              <w:bottom w:val="nil"/>
            </w:tcBorders>
          </w:tcPr>
          <w:p w14:paraId="70ACC185" w14:textId="77777777" w:rsidR="002021F1" w:rsidRPr="0062244F" w:rsidRDefault="002021F1" w:rsidP="002021F1">
            <w:pPr>
              <w:spacing w:after="120"/>
              <w:rPr>
                <w:sz w:val="18"/>
                <w:szCs w:val="18"/>
              </w:rPr>
            </w:pPr>
            <w:r>
              <w:rPr>
                <w:sz w:val="18"/>
                <w:szCs w:val="18"/>
              </w:rPr>
              <w:t xml:space="preserve">e.g. </w:t>
            </w:r>
            <w:r w:rsidRPr="00D36D6E">
              <w:rPr>
                <w:sz w:val="18"/>
                <w:szCs w:val="18"/>
              </w:rPr>
              <w:t>5-1-99707114</w:t>
            </w:r>
          </w:p>
        </w:tc>
        <w:tc>
          <w:tcPr>
            <w:tcW w:w="954" w:type="pct"/>
            <w:tcBorders>
              <w:bottom w:val="nil"/>
            </w:tcBorders>
          </w:tcPr>
          <w:p w14:paraId="2E88F0C5" w14:textId="77777777" w:rsidR="002021F1" w:rsidRPr="005B4766" w:rsidRDefault="002021F1" w:rsidP="002021F1">
            <w:pPr>
              <w:spacing w:after="120"/>
              <w:rPr>
                <w:sz w:val="18"/>
                <w:szCs w:val="18"/>
              </w:rPr>
            </w:pPr>
            <w:r w:rsidRPr="005B4766">
              <w:rPr>
                <w:sz w:val="18"/>
                <w:szCs w:val="18"/>
              </w:rPr>
              <w:t>The CSS Job number from the CSS order. This is only populated when the charge type is “Connection”.</w:t>
            </w:r>
          </w:p>
        </w:tc>
      </w:tr>
      <w:tr w:rsidR="002021F1" w:rsidRPr="005B4766" w14:paraId="1363F676" w14:textId="77777777" w:rsidTr="00530A5C">
        <w:tc>
          <w:tcPr>
            <w:tcW w:w="1004" w:type="pct"/>
          </w:tcPr>
          <w:p w14:paraId="75FEDE12" w14:textId="77777777" w:rsidR="002021F1" w:rsidRPr="005B4766" w:rsidRDefault="002021F1" w:rsidP="002021F1">
            <w:pPr>
              <w:spacing w:after="120"/>
              <w:rPr>
                <w:sz w:val="18"/>
                <w:szCs w:val="18"/>
              </w:rPr>
            </w:pPr>
            <w:r w:rsidRPr="005B4766">
              <w:rPr>
                <w:sz w:val="18"/>
                <w:szCs w:val="18"/>
              </w:rPr>
              <w:t>Cust/SP order No/Fault ref No.1</w:t>
            </w:r>
            <w:r>
              <w:rPr>
                <w:sz w:val="18"/>
                <w:szCs w:val="18"/>
              </w:rPr>
              <w:t>/2</w:t>
            </w:r>
          </w:p>
        </w:tc>
        <w:tc>
          <w:tcPr>
            <w:tcW w:w="450" w:type="pct"/>
          </w:tcPr>
          <w:p w14:paraId="4D9A5897" w14:textId="77777777" w:rsidR="002021F1" w:rsidRPr="005B4766" w:rsidRDefault="002021F1" w:rsidP="002021F1">
            <w:pPr>
              <w:pStyle w:val="BECNormal"/>
              <w:spacing w:before="0" w:after="120"/>
              <w:rPr>
                <w:rFonts w:ascii="Arial" w:hAnsi="Arial"/>
                <w:sz w:val="18"/>
                <w:szCs w:val="18"/>
              </w:rPr>
            </w:pPr>
            <w:r w:rsidRPr="005B4766">
              <w:rPr>
                <w:rFonts w:ascii="Arial" w:hAnsi="Arial"/>
                <w:sz w:val="18"/>
                <w:szCs w:val="18"/>
              </w:rPr>
              <w:t>12</w:t>
            </w:r>
          </w:p>
        </w:tc>
        <w:tc>
          <w:tcPr>
            <w:tcW w:w="599" w:type="pct"/>
          </w:tcPr>
          <w:p w14:paraId="35458308" w14:textId="77777777" w:rsidR="002021F1" w:rsidRPr="005B4766" w:rsidRDefault="002021F1" w:rsidP="002021F1">
            <w:pPr>
              <w:spacing w:after="120"/>
              <w:rPr>
                <w:sz w:val="18"/>
                <w:szCs w:val="18"/>
              </w:rPr>
            </w:pPr>
            <w:r>
              <w:rPr>
                <w:sz w:val="18"/>
                <w:szCs w:val="18"/>
              </w:rPr>
              <w:t>80</w:t>
            </w:r>
          </w:p>
        </w:tc>
        <w:tc>
          <w:tcPr>
            <w:tcW w:w="703" w:type="pct"/>
          </w:tcPr>
          <w:p w14:paraId="46C08C25" w14:textId="77777777" w:rsidR="002021F1" w:rsidRPr="005B4766" w:rsidRDefault="002021F1" w:rsidP="002021F1">
            <w:pPr>
              <w:spacing w:after="120"/>
              <w:rPr>
                <w:sz w:val="18"/>
                <w:szCs w:val="18"/>
              </w:rPr>
            </w:pPr>
            <w:r w:rsidRPr="005B4766">
              <w:rPr>
                <w:sz w:val="18"/>
                <w:szCs w:val="18"/>
              </w:rPr>
              <w:t>Text</w:t>
            </w:r>
          </w:p>
        </w:tc>
        <w:tc>
          <w:tcPr>
            <w:tcW w:w="1290" w:type="pct"/>
          </w:tcPr>
          <w:p w14:paraId="63CD30CB" w14:textId="77777777" w:rsidR="002021F1" w:rsidRPr="00D36D6E" w:rsidRDefault="002021F1" w:rsidP="002021F1">
            <w:pPr>
              <w:spacing w:after="120"/>
              <w:rPr>
                <w:sz w:val="18"/>
                <w:szCs w:val="18"/>
              </w:rPr>
            </w:pPr>
            <w:r>
              <w:rPr>
                <w:sz w:val="18"/>
                <w:szCs w:val="18"/>
              </w:rPr>
              <w:t xml:space="preserve">e.g. </w:t>
            </w:r>
            <w:r w:rsidRPr="00D36D6E">
              <w:rPr>
                <w:sz w:val="18"/>
                <w:szCs w:val="18"/>
              </w:rPr>
              <w:t>5-1-99707114</w:t>
            </w:r>
          </w:p>
        </w:tc>
        <w:tc>
          <w:tcPr>
            <w:tcW w:w="954" w:type="pct"/>
          </w:tcPr>
          <w:p w14:paraId="51D5D547" w14:textId="77777777" w:rsidR="002021F1" w:rsidRPr="005B4766" w:rsidRDefault="002021F1" w:rsidP="002021F1">
            <w:pPr>
              <w:spacing w:after="120"/>
              <w:rPr>
                <w:sz w:val="18"/>
                <w:szCs w:val="18"/>
              </w:rPr>
            </w:pPr>
            <w:r w:rsidRPr="005B4766">
              <w:rPr>
                <w:sz w:val="18"/>
                <w:szCs w:val="18"/>
              </w:rPr>
              <w:t>This is the CP order reference. This is only populated when the charge type is “Connection”.</w:t>
            </w:r>
          </w:p>
        </w:tc>
      </w:tr>
      <w:tr w:rsidR="002021F1" w:rsidRPr="005B4766" w14:paraId="267BE78B" w14:textId="77777777" w:rsidTr="00530A5C">
        <w:tc>
          <w:tcPr>
            <w:tcW w:w="1004" w:type="pct"/>
          </w:tcPr>
          <w:p w14:paraId="7CF2D565" w14:textId="77777777" w:rsidR="002021F1" w:rsidRPr="00DC559D" w:rsidRDefault="002021F1" w:rsidP="002021F1">
            <w:pPr>
              <w:spacing w:after="120"/>
              <w:rPr>
                <w:sz w:val="18"/>
                <w:szCs w:val="18"/>
              </w:rPr>
            </w:pPr>
            <w:r w:rsidRPr="00DC559D">
              <w:rPr>
                <w:sz w:val="18"/>
                <w:szCs w:val="18"/>
              </w:rPr>
              <w:t>*Spare</w:t>
            </w:r>
          </w:p>
        </w:tc>
        <w:tc>
          <w:tcPr>
            <w:tcW w:w="450" w:type="pct"/>
          </w:tcPr>
          <w:p w14:paraId="0AF17D4E" w14:textId="77777777" w:rsidR="002021F1" w:rsidRPr="00DC559D" w:rsidRDefault="002021F1" w:rsidP="002021F1">
            <w:pPr>
              <w:spacing w:after="120"/>
              <w:rPr>
                <w:sz w:val="18"/>
                <w:szCs w:val="18"/>
              </w:rPr>
            </w:pPr>
            <w:r w:rsidRPr="00DC559D">
              <w:rPr>
                <w:sz w:val="18"/>
                <w:szCs w:val="18"/>
              </w:rPr>
              <w:t>13</w:t>
            </w:r>
          </w:p>
        </w:tc>
        <w:tc>
          <w:tcPr>
            <w:tcW w:w="599" w:type="pct"/>
          </w:tcPr>
          <w:p w14:paraId="6D60C551" w14:textId="77777777" w:rsidR="002021F1" w:rsidRPr="00DC559D" w:rsidRDefault="002021F1" w:rsidP="002021F1">
            <w:pPr>
              <w:spacing w:after="120"/>
              <w:rPr>
                <w:sz w:val="18"/>
                <w:szCs w:val="18"/>
              </w:rPr>
            </w:pPr>
            <w:r w:rsidRPr="00DC559D">
              <w:rPr>
                <w:sz w:val="18"/>
                <w:szCs w:val="18"/>
              </w:rPr>
              <w:t>N/A</w:t>
            </w:r>
          </w:p>
        </w:tc>
        <w:tc>
          <w:tcPr>
            <w:tcW w:w="703" w:type="pct"/>
          </w:tcPr>
          <w:p w14:paraId="347EA62B" w14:textId="77777777" w:rsidR="002021F1" w:rsidRPr="00DC559D" w:rsidRDefault="002021F1" w:rsidP="002021F1">
            <w:pPr>
              <w:spacing w:after="120"/>
              <w:rPr>
                <w:sz w:val="18"/>
                <w:szCs w:val="18"/>
              </w:rPr>
            </w:pPr>
            <w:r w:rsidRPr="00DC559D">
              <w:rPr>
                <w:sz w:val="18"/>
                <w:szCs w:val="18"/>
              </w:rPr>
              <w:t>N/A</w:t>
            </w:r>
          </w:p>
        </w:tc>
        <w:tc>
          <w:tcPr>
            <w:tcW w:w="1290" w:type="pct"/>
          </w:tcPr>
          <w:p w14:paraId="79B98F44" w14:textId="77777777" w:rsidR="002021F1" w:rsidRPr="00DC559D" w:rsidRDefault="002021F1" w:rsidP="002021F1">
            <w:pPr>
              <w:spacing w:after="120"/>
              <w:rPr>
                <w:sz w:val="18"/>
                <w:szCs w:val="18"/>
              </w:rPr>
            </w:pPr>
            <w:r w:rsidRPr="00DC559D">
              <w:rPr>
                <w:sz w:val="18"/>
                <w:szCs w:val="18"/>
              </w:rPr>
              <w:t>N/A</w:t>
            </w:r>
          </w:p>
        </w:tc>
        <w:tc>
          <w:tcPr>
            <w:tcW w:w="954" w:type="pct"/>
          </w:tcPr>
          <w:p w14:paraId="5EBA2720" w14:textId="77777777" w:rsidR="002021F1" w:rsidRPr="00DC559D" w:rsidRDefault="002021F1" w:rsidP="002021F1">
            <w:pPr>
              <w:spacing w:after="120"/>
              <w:rPr>
                <w:sz w:val="18"/>
                <w:szCs w:val="18"/>
              </w:rPr>
            </w:pPr>
          </w:p>
        </w:tc>
      </w:tr>
      <w:tr w:rsidR="002021F1" w:rsidRPr="005B4766" w14:paraId="7FEAE2CD" w14:textId="77777777" w:rsidTr="00530A5C">
        <w:trPr>
          <w:trHeight w:val="2289"/>
        </w:trPr>
        <w:tc>
          <w:tcPr>
            <w:tcW w:w="1004" w:type="pct"/>
          </w:tcPr>
          <w:p w14:paraId="7A6E8F11" w14:textId="77777777" w:rsidR="002021F1" w:rsidRPr="005B4766" w:rsidRDefault="002021F1" w:rsidP="002021F1">
            <w:pPr>
              <w:spacing w:after="120"/>
              <w:rPr>
                <w:sz w:val="18"/>
                <w:szCs w:val="18"/>
              </w:rPr>
            </w:pPr>
            <w:r w:rsidRPr="005B4766">
              <w:rPr>
                <w:sz w:val="18"/>
                <w:szCs w:val="18"/>
              </w:rPr>
              <w:t>Quantity</w:t>
            </w:r>
          </w:p>
        </w:tc>
        <w:tc>
          <w:tcPr>
            <w:tcW w:w="450" w:type="pct"/>
          </w:tcPr>
          <w:p w14:paraId="7E737BA1" w14:textId="77777777" w:rsidR="002021F1" w:rsidRPr="005B4766" w:rsidRDefault="002021F1" w:rsidP="002021F1">
            <w:pPr>
              <w:spacing w:after="120"/>
              <w:rPr>
                <w:sz w:val="18"/>
                <w:szCs w:val="18"/>
              </w:rPr>
            </w:pPr>
            <w:r w:rsidRPr="005B4766">
              <w:rPr>
                <w:sz w:val="18"/>
                <w:szCs w:val="18"/>
              </w:rPr>
              <w:t>14</w:t>
            </w:r>
          </w:p>
        </w:tc>
        <w:tc>
          <w:tcPr>
            <w:tcW w:w="599" w:type="pct"/>
          </w:tcPr>
          <w:p w14:paraId="2F5AC474" w14:textId="77777777" w:rsidR="002021F1" w:rsidRPr="005B4766" w:rsidRDefault="002021F1" w:rsidP="002021F1">
            <w:pPr>
              <w:spacing w:after="120"/>
              <w:rPr>
                <w:sz w:val="18"/>
                <w:szCs w:val="18"/>
              </w:rPr>
            </w:pPr>
            <w:r>
              <w:rPr>
                <w:sz w:val="18"/>
                <w:szCs w:val="18"/>
              </w:rPr>
              <w:t>5</w:t>
            </w:r>
          </w:p>
        </w:tc>
        <w:tc>
          <w:tcPr>
            <w:tcW w:w="703" w:type="pct"/>
          </w:tcPr>
          <w:p w14:paraId="482F5E72" w14:textId="77777777" w:rsidR="002021F1" w:rsidRPr="005B4766" w:rsidRDefault="002021F1" w:rsidP="002021F1">
            <w:pPr>
              <w:spacing w:after="120"/>
              <w:rPr>
                <w:sz w:val="18"/>
                <w:szCs w:val="18"/>
              </w:rPr>
            </w:pPr>
            <w:r>
              <w:rPr>
                <w:sz w:val="18"/>
                <w:szCs w:val="18"/>
              </w:rPr>
              <w:t>Num</w:t>
            </w:r>
          </w:p>
        </w:tc>
        <w:tc>
          <w:tcPr>
            <w:tcW w:w="1290" w:type="pct"/>
          </w:tcPr>
          <w:p w14:paraId="5C47201E" w14:textId="77777777" w:rsidR="002021F1" w:rsidRPr="005B4766" w:rsidRDefault="002021F1" w:rsidP="002021F1">
            <w:pPr>
              <w:spacing w:after="120"/>
              <w:rPr>
                <w:sz w:val="18"/>
                <w:szCs w:val="18"/>
              </w:rPr>
            </w:pPr>
            <w:r w:rsidRPr="003506A1">
              <w:rPr>
                <w:sz w:val="18"/>
                <w:szCs w:val="18"/>
              </w:rPr>
              <w:t>e.g. 1</w:t>
            </w:r>
          </w:p>
        </w:tc>
        <w:tc>
          <w:tcPr>
            <w:tcW w:w="954" w:type="pct"/>
          </w:tcPr>
          <w:p w14:paraId="2FA7FD89" w14:textId="77777777" w:rsidR="002021F1" w:rsidRPr="005B4766" w:rsidRDefault="002021F1" w:rsidP="002021F1">
            <w:pPr>
              <w:spacing w:after="120"/>
              <w:rPr>
                <w:sz w:val="18"/>
                <w:szCs w:val="18"/>
              </w:rPr>
            </w:pPr>
            <w:r w:rsidRPr="005B4766">
              <w:rPr>
                <w:sz w:val="18"/>
                <w:szCs w:val="18"/>
              </w:rPr>
              <w:t>Set to 1 for most products except:</w:t>
            </w:r>
          </w:p>
          <w:p w14:paraId="5AB6340E" w14:textId="77777777" w:rsidR="002021F1" w:rsidRPr="005B4766" w:rsidRDefault="002021F1" w:rsidP="008C5985">
            <w:pPr>
              <w:numPr>
                <w:ilvl w:val="0"/>
                <w:numId w:val="9"/>
              </w:numPr>
              <w:spacing w:after="120" w:line="240" w:lineRule="auto"/>
              <w:rPr>
                <w:sz w:val="18"/>
                <w:szCs w:val="18"/>
              </w:rPr>
            </w:pPr>
            <w:r w:rsidRPr="005B4766">
              <w:rPr>
                <w:sz w:val="18"/>
                <w:szCs w:val="18"/>
              </w:rPr>
              <w:t>For aux channels set to number of aux lines</w:t>
            </w:r>
          </w:p>
          <w:p w14:paraId="1AF7DB46" w14:textId="77777777" w:rsidR="002021F1" w:rsidRPr="005B4766" w:rsidRDefault="002021F1" w:rsidP="008C5985">
            <w:pPr>
              <w:numPr>
                <w:ilvl w:val="0"/>
                <w:numId w:val="9"/>
              </w:numPr>
              <w:spacing w:after="120" w:line="240" w:lineRule="auto"/>
              <w:rPr>
                <w:sz w:val="18"/>
                <w:szCs w:val="18"/>
              </w:rPr>
            </w:pPr>
            <w:r w:rsidRPr="005B4766">
              <w:rPr>
                <w:sz w:val="18"/>
                <w:szCs w:val="18"/>
              </w:rPr>
              <w:t>Analogue SS – set to number of SS</w:t>
            </w:r>
          </w:p>
          <w:p w14:paraId="31A3CC45" w14:textId="77777777" w:rsidR="002021F1" w:rsidRPr="005B4766" w:rsidRDefault="002021F1" w:rsidP="008C5985">
            <w:pPr>
              <w:numPr>
                <w:ilvl w:val="0"/>
                <w:numId w:val="9"/>
              </w:numPr>
              <w:spacing w:after="120" w:line="240" w:lineRule="auto"/>
              <w:rPr>
                <w:sz w:val="18"/>
                <w:szCs w:val="18"/>
              </w:rPr>
            </w:pPr>
            <w:r w:rsidRPr="005B4766">
              <w:rPr>
                <w:sz w:val="18"/>
                <w:szCs w:val="18"/>
              </w:rPr>
              <w:t>Additional Phonebook Entry – set to number of entries</w:t>
            </w:r>
          </w:p>
          <w:p w14:paraId="73E0439D" w14:textId="77777777" w:rsidR="002021F1" w:rsidRPr="005B4766" w:rsidRDefault="002021F1" w:rsidP="008C5985">
            <w:pPr>
              <w:numPr>
                <w:ilvl w:val="0"/>
                <w:numId w:val="9"/>
              </w:numPr>
              <w:spacing w:after="120" w:line="240" w:lineRule="auto"/>
              <w:rPr>
                <w:sz w:val="18"/>
                <w:szCs w:val="18"/>
              </w:rPr>
            </w:pPr>
            <w:r w:rsidRPr="005B4766">
              <w:rPr>
                <w:sz w:val="18"/>
                <w:szCs w:val="18"/>
              </w:rPr>
              <w:t>Additional Phonebook entry words – set to total number of additional words</w:t>
            </w:r>
          </w:p>
          <w:p w14:paraId="7D8EC1FC" w14:textId="77777777" w:rsidR="002021F1" w:rsidRPr="005B4766" w:rsidRDefault="002021F1" w:rsidP="008C5985">
            <w:pPr>
              <w:numPr>
                <w:ilvl w:val="0"/>
                <w:numId w:val="9"/>
              </w:numPr>
              <w:spacing w:after="120" w:line="240" w:lineRule="auto"/>
              <w:rPr>
                <w:sz w:val="18"/>
                <w:szCs w:val="18"/>
              </w:rPr>
            </w:pPr>
            <w:r w:rsidRPr="005B4766">
              <w:rPr>
                <w:sz w:val="18"/>
                <w:szCs w:val="18"/>
              </w:rPr>
              <w:t>Phonebook Cross</w:t>
            </w:r>
            <w:r w:rsidR="00393CFE">
              <w:rPr>
                <w:sz w:val="18"/>
                <w:szCs w:val="18"/>
              </w:rPr>
              <w:t xml:space="preserve"> </w:t>
            </w:r>
            <w:r w:rsidRPr="005B4766">
              <w:rPr>
                <w:sz w:val="18"/>
                <w:szCs w:val="18"/>
              </w:rPr>
              <w:t>-</w:t>
            </w:r>
            <w:r w:rsidR="00393CFE">
              <w:rPr>
                <w:sz w:val="18"/>
                <w:szCs w:val="18"/>
              </w:rPr>
              <w:t xml:space="preserve"> </w:t>
            </w:r>
            <w:r w:rsidRPr="005B4766">
              <w:rPr>
                <w:sz w:val="18"/>
                <w:szCs w:val="18"/>
              </w:rPr>
              <w:t xml:space="preserve">reference – </w:t>
            </w:r>
            <w:r w:rsidR="00393CFE">
              <w:rPr>
                <w:sz w:val="18"/>
                <w:szCs w:val="18"/>
              </w:rPr>
              <w:t xml:space="preserve"> </w:t>
            </w:r>
            <w:r w:rsidRPr="005B4766">
              <w:rPr>
                <w:sz w:val="18"/>
                <w:szCs w:val="18"/>
              </w:rPr>
              <w:t>set to number of cross</w:t>
            </w:r>
            <w:r w:rsidR="00393CFE">
              <w:rPr>
                <w:sz w:val="18"/>
                <w:szCs w:val="18"/>
              </w:rPr>
              <w:t xml:space="preserve"> </w:t>
            </w:r>
            <w:r w:rsidRPr="005B4766">
              <w:rPr>
                <w:sz w:val="18"/>
                <w:szCs w:val="18"/>
              </w:rPr>
              <w:t>-</w:t>
            </w:r>
            <w:r w:rsidR="00393CFE">
              <w:rPr>
                <w:sz w:val="18"/>
                <w:szCs w:val="18"/>
              </w:rPr>
              <w:t xml:space="preserve"> </w:t>
            </w:r>
            <w:r w:rsidRPr="005B4766">
              <w:rPr>
                <w:sz w:val="18"/>
                <w:szCs w:val="18"/>
              </w:rPr>
              <w:t>references</w:t>
            </w:r>
          </w:p>
          <w:p w14:paraId="68B4ECBC" w14:textId="77777777" w:rsidR="002021F1" w:rsidRPr="00B32CBB" w:rsidRDefault="002021F1" w:rsidP="008C5985">
            <w:pPr>
              <w:numPr>
                <w:ilvl w:val="0"/>
                <w:numId w:val="9"/>
              </w:numPr>
              <w:spacing w:after="120" w:line="240" w:lineRule="auto"/>
              <w:rPr>
                <w:sz w:val="18"/>
                <w:szCs w:val="18"/>
              </w:rPr>
            </w:pPr>
            <w:r w:rsidRPr="005B4766">
              <w:rPr>
                <w:sz w:val="18"/>
                <w:szCs w:val="18"/>
              </w:rPr>
              <w:t>Total / prompt Care – number of lines with Total/prompt Care.</w:t>
            </w:r>
          </w:p>
        </w:tc>
      </w:tr>
      <w:tr w:rsidR="002021F1" w:rsidRPr="005B4766" w14:paraId="6B798F6E" w14:textId="77777777" w:rsidTr="00530A5C">
        <w:tc>
          <w:tcPr>
            <w:tcW w:w="1004" w:type="pct"/>
          </w:tcPr>
          <w:p w14:paraId="710BD1FF" w14:textId="77777777" w:rsidR="002021F1" w:rsidRPr="00DC559D" w:rsidRDefault="002021F1" w:rsidP="002021F1">
            <w:pPr>
              <w:spacing w:after="120"/>
              <w:rPr>
                <w:sz w:val="18"/>
                <w:szCs w:val="18"/>
              </w:rPr>
            </w:pPr>
            <w:r w:rsidRPr="00DC559D">
              <w:rPr>
                <w:sz w:val="18"/>
                <w:szCs w:val="18"/>
              </w:rPr>
              <w:t>*Units</w:t>
            </w:r>
          </w:p>
        </w:tc>
        <w:tc>
          <w:tcPr>
            <w:tcW w:w="450" w:type="pct"/>
          </w:tcPr>
          <w:p w14:paraId="6D8429D5" w14:textId="77777777" w:rsidR="002021F1" w:rsidRPr="00DC559D" w:rsidRDefault="002021F1" w:rsidP="002021F1">
            <w:pPr>
              <w:spacing w:after="120"/>
              <w:rPr>
                <w:sz w:val="18"/>
                <w:szCs w:val="18"/>
              </w:rPr>
            </w:pPr>
            <w:r w:rsidRPr="00DC559D">
              <w:rPr>
                <w:sz w:val="18"/>
                <w:szCs w:val="18"/>
              </w:rPr>
              <w:t>15</w:t>
            </w:r>
          </w:p>
        </w:tc>
        <w:tc>
          <w:tcPr>
            <w:tcW w:w="599" w:type="pct"/>
          </w:tcPr>
          <w:p w14:paraId="0245B683" w14:textId="77777777" w:rsidR="002021F1" w:rsidRPr="00DC559D" w:rsidRDefault="002021F1" w:rsidP="002021F1">
            <w:pPr>
              <w:spacing w:after="120"/>
              <w:rPr>
                <w:sz w:val="18"/>
                <w:szCs w:val="18"/>
              </w:rPr>
            </w:pPr>
            <w:r w:rsidRPr="00DC559D">
              <w:rPr>
                <w:sz w:val="18"/>
                <w:szCs w:val="18"/>
              </w:rPr>
              <w:t>40</w:t>
            </w:r>
          </w:p>
        </w:tc>
        <w:tc>
          <w:tcPr>
            <w:tcW w:w="703" w:type="pct"/>
          </w:tcPr>
          <w:p w14:paraId="477762E2" w14:textId="77777777" w:rsidR="002021F1" w:rsidRPr="00DC559D" w:rsidRDefault="002021F1" w:rsidP="002021F1">
            <w:pPr>
              <w:spacing w:after="120"/>
              <w:rPr>
                <w:sz w:val="18"/>
                <w:szCs w:val="18"/>
              </w:rPr>
            </w:pPr>
            <w:r w:rsidRPr="00DC559D">
              <w:rPr>
                <w:sz w:val="18"/>
                <w:szCs w:val="18"/>
              </w:rPr>
              <w:t>Text</w:t>
            </w:r>
          </w:p>
        </w:tc>
        <w:tc>
          <w:tcPr>
            <w:tcW w:w="1290" w:type="pct"/>
          </w:tcPr>
          <w:p w14:paraId="4A1940C9" w14:textId="77777777" w:rsidR="002021F1" w:rsidRPr="00DC559D" w:rsidRDefault="002021F1" w:rsidP="002021F1">
            <w:pPr>
              <w:spacing w:after="120"/>
              <w:rPr>
                <w:sz w:val="18"/>
                <w:szCs w:val="18"/>
              </w:rPr>
            </w:pPr>
            <w:r w:rsidRPr="00DC559D">
              <w:rPr>
                <w:sz w:val="18"/>
                <w:szCs w:val="18"/>
              </w:rPr>
              <w:t>Not used for WLR.</w:t>
            </w:r>
          </w:p>
        </w:tc>
        <w:tc>
          <w:tcPr>
            <w:tcW w:w="954" w:type="pct"/>
          </w:tcPr>
          <w:p w14:paraId="45D730D7" w14:textId="77777777" w:rsidR="002021F1" w:rsidRPr="00DC559D" w:rsidRDefault="002021F1" w:rsidP="002021F1">
            <w:pPr>
              <w:spacing w:after="120"/>
              <w:rPr>
                <w:sz w:val="18"/>
                <w:szCs w:val="18"/>
              </w:rPr>
            </w:pPr>
          </w:p>
        </w:tc>
      </w:tr>
      <w:tr w:rsidR="002021F1" w:rsidRPr="005B4766" w14:paraId="3CD3A03B" w14:textId="77777777" w:rsidTr="00530A5C">
        <w:tc>
          <w:tcPr>
            <w:tcW w:w="1004" w:type="pct"/>
          </w:tcPr>
          <w:p w14:paraId="31805B4F" w14:textId="77777777" w:rsidR="002021F1" w:rsidRPr="00DC559D" w:rsidRDefault="002021F1" w:rsidP="002021F1">
            <w:pPr>
              <w:spacing w:after="120"/>
              <w:rPr>
                <w:sz w:val="18"/>
                <w:szCs w:val="18"/>
              </w:rPr>
            </w:pPr>
            <w:r w:rsidRPr="00DC559D">
              <w:rPr>
                <w:sz w:val="18"/>
                <w:szCs w:val="18"/>
              </w:rPr>
              <w:t>*Unit rate</w:t>
            </w:r>
          </w:p>
        </w:tc>
        <w:tc>
          <w:tcPr>
            <w:tcW w:w="450" w:type="pct"/>
          </w:tcPr>
          <w:p w14:paraId="243BB25A" w14:textId="77777777" w:rsidR="002021F1" w:rsidRPr="00DC559D" w:rsidRDefault="002021F1" w:rsidP="002021F1">
            <w:pPr>
              <w:spacing w:after="120"/>
              <w:rPr>
                <w:sz w:val="18"/>
                <w:szCs w:val="18"/>
              </w:rPr>
            </w:pPr>
            <w:r w:rsidRPr="00DC559D">
              <w:rPr>
                <w:sz w:val="18"/>
                <w:szCs w:val="18"/>
              </w:rPr>
              <w:t>16</w:t>
            </w:r>
          </w:p>
        </w:tc>
        <w:tc>
          <w:tcPr>
            <w:tcW w:w="599" w:type="pct"/>
          </w:tcPr>
          <w:p w14:paraId="2135F991" w14:textId="77777777" w:rsidR="002021F1" w:rsidRPr="00DC559D" w:rsidRDefault="002021F1" w:rsidP="002021F1">
            <w:pPr>
              <w:spacing w:after="120"/>
              <w:rPr>
                <w:sz w:val="18"/>
                <w:szCs w:val="18"/>
              </w:rPr>
            </w:pPr>
            <w:r w:rsidRPr="00DC559D">
              <w:rPr>
                <w:sz w:val="18"/>
                <w:szCs w:val="18"/>
              </w:rPr>
              <w:t>18</w:t>
            </w:r>
          </w:p>
        </w:tc>
        <w:tc>
          <w:tcPr>
            <w:tcW w:w="703" w:type="pct"/>
          </w:tcPr>
          <w:p w14:paraId="2EB40578" w14:textId="77777777" w:rsidR="002021F1" w:rsidRPr="00DC559D" w:rsidRDefault="002021F1" w:rsidP="002021F1">
            <w:pPr>
              <w:spacing w:after="120"/>
              <w:rPr>
                <w:sz w:val="18"/>
                <w:szCs w:val="18"/>
              </w:rPr>
            </w:pPr>
            <w:r w:rsidRPr="00DC559D">
              <w:rPr>
                <w:sz w:val="18"/>
                <w:szCs w:val="18"/>
              </w:rPr>
              <w:t>Num</w:t>
            </w:r>
          </w:p>
        </w:tc>
        <w:tc>
          <w:tcPr>
            <w:tcW w:w="1290" w:type="pct"/>
          </w:tcPr>
          <w:p w14:paraId="4B42A59C" w14:textId="77777777" w:rsidR="002021F1" w:rsidRPr="00DC559D" w:rsidRDefault="002021F1" w:rsidP="002021F1">
            <w:pPr>
              <w:spacing w:after="120"/>
              <w:rPr>
                <w:sz w:val="18"/>
                <w:szCs w:val="18"/>
              </w:rPr>
            </w:pPr>
            <w:r w:rsidRPr="00DC559D">
              <w:rPr>
                <w:sz w:val="18"/>
                <w:szCs w:val="18"/>
              </w:rPr>
              <w:t>Not used for WLR.</w:t>
            </w:r>
          </w:p>
        </w:tc>
        <w:tc>
          <w:tcPr>
            <w:tcW w:w="954" w:type="pct"/>
          </w:tcPr>
          <w:p w14:paraId="56D8236B" w14:textId="77777777" w:rsidR="002021F1" w:rsidRPr="00DC559D" w:rsidRDefault="002021F1" w:rsidP="002021F1">
            <w:pPr>
              <w:spacing w:after="120"/>
              <w:rPr>
                <w:sz w:val="18"/>
                <w:szCs w:val="18"/>
              </w:rPr>
            </w:pPr>
          </w:p>
        </w:tc>
      </w:tr>
      <w:tr w:rsidR="002021F1" w:rsidRPr="005B4766" w14:paraId="270EB7A6" w14:textId="77777777" w:rsidTr="00530A5C">
        <w:tc>
          <w:tcPr>
            <w:tcW w:w="1004" w:type="pct"/>
          </w:tcPr>
          <w:p w14:paraId="1DB6C18A" w14:textId="77777777" w:rsidR="002021F1" w:rsidRPr="005B4766" w:rsidRDefault="002021F1" w:rsidP="002021F1">
            <w:pPr>
              <w:spacing w:after="120"/>
              <w:rPr>
                <w:sz w:val="18"/>
                <w:szCs w:val="18"/>
              </w:rPr>
            </w:pPr>
            <w:r w:rsidRPr="005B4766">
              <w:rPr>
                <w:sz w:val="18"/>
                <w:szCs w:val="18"/>
              </w:rPr>
              <w:t>Product Rate/Price</w:t>
            </w:r>
          </w:p>
        </w:tc>
        <w:tc>
          <w:tcPr>
            <w:tcW w:w="450" w:type="pct"/>
          </w:tcPr>
          <w:p w14:paraId="072B9744" w14:textId="77777777" w:rsidR="002021F1" w:rsidRPr="005B4766" w:rsidRDefault="002021F1" w:rsidP="002021F1">
            <w:pPr>
              <w:spacing w:after="120"/>
              <w:rPr>
                <w:sz w:val="18"/>
                <w:szCs w:val="18"/>
              </w:rPr>
            </w:pPr>
            <w:r w:rsidRPr="005B4766">
              <w:rPr>
                <w:sz w:val="18"/>
                <w:szCs w:val="18"/>
              </w:rPr>
              <w:t>17</w:t>
            </w:r>
          </w:p>
        </w:tc>
        <w:tc>
          <w:tcPr>
            <w:tcW w:w="599" w:type="pct"/>
          </w:tcPr>
          <w:p w14:paraId="2E56ADCC" w14:textId="77777777" w:rsidR="002021F1" w:rsidRPr="005B4766" w:rsidRDefault="002021F1" w:rsidP="002021F1">
            <w:pPr>
              <w:spacing w:after="120"/>
              <w:rPr>
                <w:sz w:val="18"/>
                <w:szCs w:val="18"/>
              </w:rPr>
            </w:pPr>
            <w:r>
              <w:rPr>
                <w:sz w:val="18"/>
                <w:szCs w:val="18"/>
              </w:rPr>
              <w:t>18</w:t>
            </w:r>
          </w:p>
        </w:tc>
        <w:tc>
          <w:tcPr>
            <w:tcW w:w="703" w:type="pct"/>
          </w:tcPr>
          <w:p w14:paraId="4E563763" w14:textId="77777777" w:rsidR="002021F1" w:rsidRPr="005B4766" w:rsidRDefault="002021F1" w:rsidP="002021F1">
            <w:pPr>
              <w:spacing w:after="120"/>
              <w:rPr>
                <w:sz w:val="18"/>
                <w:szCs w:val="18"/>
              </w:rPr>
            </w:pPr>
            <w:r w:rsidRPr="005B4766">
              <w:rPr>
                <w:sz w:val="18"/>
                <w:szCs w:val="18"/>
              </w:rPr>
              <w:t>Num</w:t>
            </w:r>
          </w:p>
        </w:tc>
        <w:tc>
          <w:tcPr>
            <w:tcW w:w="1290" w:type="pct"/>
          </w:tcPr>
          <w:p w14:paraId="5C97A75B" w14:textId="77777777" w:rsidR="002021F1" w:rsidRPr="005B4766" w:rsidRDefault="002021F1" w:rsidP="002021F1">
            <w:pPr>
              <w:spacing w:after="120"/>
              <w:rPr>
                <w:sz w:val="18"/>
                <w:szCs w:val="18"/>
              </w:rPr>
            </w:pPr>
            <w:r w:rsidRPr="005B4766">
              <w:rPr>
                <w:sz w:val="18"/>
                <w:szCs w:val="18"/>
              </w:rPr>
              <w:t>e.g. 141 = £1.41</w:t>
            </w:r>
          </w:p>
        </w:tc>
        <w:tc>
          <w:tcPr>
            <w:tcW w:w="954" w:type="pct"/>
          </w:tcPr>
          <w:p w14:paraId="40FC3875" w14:textId="77777777" w:rsidR="002021F1" w:rsidRPr="005B4766" w:rsidRDefault="002021F1" w:rsidP="002021F1">
            <w:pPr>
              <w:spacing w:after="120"/>
              <w:rPr>
                <w:sz w:val="18"/>
                <w:szCs w:val="18"/>
              </w:rPr>
            </w:pPr>
          </w:p>
        </w:tc>
      </w:tr>
      <w:tr w:rsidR="002021F1" w:rsidRPr="00484C58" w14:paraId="30A669A2" w14:textId="77777777" w:rsidTr="00530A5C">
        <w:tc>
          <w:tcPr>
            <w:tcW w:w="1004" w:type="pct"/>
          </w:tcPr>
          <w:p w14:paraId="7AA8184B" w14:textId="77777777" w:rsidR="002021F1" w:rsidRPr="005B4766" w:rsidRDefault="002021F1" w:rsidP="002021F1">
            <w:pPr>
              <w:spacing w:after="120"/>
              <w:rPr>
                <w:sz w:val="18"/>
                <w:szCs w:val="18"/>
              </w:rPr>
            </w:pPr>
            <w:r w:rsidRPr="005B4766">
              <w:rPr>
                <w:sz w:val="18"/>
                <w:szCs w:val="18"/>
              </w:rPr>
              <w:t>VAT Status</w:t>
            </w:r>
          </w:p>
        </w:tc>
        <w:tc>
          <w:tcPr>
            <w:tcW w:w="450" w:type="pct"/>
          </w:tcPr>
          <w:p w14:paraId="1DB8EFE8" w14:textId="77777777" w:rsidR="002021F1" w:rsidRPr="005B4766" w:rsidRDefault="002021F1" w:rsidP="002021F1">
            <w:pPr>
              <w:spacing w:after="120"/>
              <w:rPr>
                <w:sz w:val="18"/>
                <w:szCs w:val="18"/>
              </w:rPr>
            </w:pPr>
            <w:r w:rsidRPr="005B4766">
              <w:rPr>
                <w:sz w:val="18"/>
                <w:szCs w:val="18"/>
              </w:rPr>
              <w:t>18</w:t>
            </w:r>
          </w:p>
        </w:tc>
        <w:tc>
          <w:tcPr>
            <w:tcW w:w="599" w:type="pct"/>
          </w:tcPr>
          <w:p w14:paraId="5AD85818" w14:textId="77777777" w:rsidR="002021F1" w:rsidRPr="005B4766" w:rsidRDefault="002021F1" w:rsidP="002021F1">
            <w:pPr>
              <w:spacing w:after="120"/>
              <w:rPr>
                <w:sz w:val="18"/>
                <w:szCs w:val="18"/>
              </w:rPr>
            </w:pPr>
            <w:r>
              <w:rPr>
                <w:sz w:val="18"/>
                <w:szCs w:val="18"/>
              </w:rPr>
              <w:t>2</w:t>
            </w:r>
          </w:p>
        </w:tc>
        <w:tc>
          <w:tcPr>
            <w:tcW w:w="703" w:type="pct"/>
          </w:tcPr>
          <w:p w14:paraId="38B86F21" w14:textId="77777777" w:rsidR="002021F1" w:rsidRPr="005B4766" w:rsidRDefault="002021F1" w:rsidP="002021F1">
            <w:pPr>
              <w:spacing w:after="120"/>
              <w:rPr>
                <w:sz w:val="18"/>
                <w:szCs w:val="18"/>
              </w:rPr>
            </w:pPr>
            <w:r w:rsidRPr="005B4766">
              <w:rPr>
                <w:sz w:val="18"/>
                <w:szCs w:val="18"/>
              </w:rPr>
              <w:t>Num</w:t>
            </w:r>
          </w:p>
        </w:tc>
        <w:tc>
          <w:tcPr>
            <w:tcW w:w="1290" w:type="pct"/>
          </w:tcPr>
          <w:p w14:paraId="168C19BC" w14:textId="77777777" w:rsidR="002021F1" w:rsidRPr="00484C58" w:rsidRDefault="002021F1" w:rsidP="002021F1">
            <w:pPr>
              <w:spacing w:after="120"/>
              <w:rPr>
                <w:sz w:val="18"/>
                <w:szCs w:val="18"/>
                <w:lang w:val="sv-SE"/>
              </w:rPr>
            </w:pPr>
            <w:r w:rsidRPr="00484C58">
              <w:rPr>
                <w:sz w:val="18"/>
                <w:szCs w:val="18"/>
                <w:lang w:val="sv-SE"/>
              </w:rPr>
              <w:t>e.g.</w:t>
            </w:r>
          </w:p>
          <w:p w14:paraId="17C4057C" w14:textId="77777777" w:rsidR="002021F1" w:rsidRPr="00484C58" w:rsidRDefault="002021F1" w:rsidP="002021F1">
            <w:pPr>
              <w:spacing w:after="120"/>
              <w:rPr>
                <w:sz w:val="18"/>
                <w:szCs w:val="18"/>
                <w:lang w:val="sv-SE"/>
              </w:rPr>
            </w:pPr>
            <w:r w:rsidRPr="00484C58">
              <w:rPr>
                <w:sz w:val="18"/>
                <w:szCs w:val="18"/>
                <w:lang w:val="sv-SE"/>
              </w:rPr>
              <w:t>1 = standard</w:t>
            </w:r>
          </w:p>
          <w:p w14:paraId="561324C3" w14:textId="77777777" w:rsidR="002021F1" w:rsidRPr="00484C58" w:rsidRDefault="002021F1" w:rsidP="002021F1">
            <w:pPr>
              <w:spacing w:after="120"/>
              <w:rPr>
                <w:sz w:val="18"/>
                <w:szCs w:val="18"/>
                <w:lang w:val="sv-SE"/>
              </w:rPr>
            </w:pPr>
            <w:r w:rsidRPr="00484C58">
              <w:rPr>
                <w:sz w:val="18"/>
                <w:szCs w:val="18"/>
                <w:lang w:val="sv-SE"/>
              </w:rPr>
              <w:t>2 = VAT exempt</w:t>
            </w:r>
          </w:p>
          <w:p w14:paraId="377627F4" w14:textId="77777777" w:rsidR="002021F1" w:rsidRPr="00484C58" w:rsidRDefault="002021F1" w:rsidP="002021F1">
            <w:pPr>
              <w:spacing w:after="120"/>
              <w:rPr>
                <w:sz w:val="18"/>
                <w:szCs w:val="18"/>
                <w:lang w:val="sv-SE"/>
              </w:rPr>
            </w:pPr>
            <w:r w:rsidRPr="00484C58">
              <w:rPr>
                <w:sz w:val="18"/>
                <w:szCs w:val="18"/>
                <w:lang w:val="sv-SE"/>
              </w:rPr>
              <w:t>3 = **DRC</w:t>
            </w:r>
          </w:p>
        </w:tc>
        <w:tc>
          <w:tcPr>
            <w:tcW w:w="954" w:type="pct"/>
          </w:tcPr>
          <w:p w14:paraId="4AE790AF" w14:textId="77777777" w:rsidR="002021F1" w:rsidRPr="00484C58" w:rsidRDefault="002021F1" w:rsidP="002021F1">
            <w:pPr>
              <w:spacing w:after="120"/>
              <w:rPr>
                <w:sz w:val="18"/>
                <w:szCs w:val="18"/>
                <w:lang w:val="sv-SE"/>
              </w:rPr>
            </w:pPr>
          </w:p>
        </w:tc>
      </w:tr>
      <w:tr w:rsidR="002021F1" w:rsidRPr="005B4766" w14:paraId="355932B9" w14:textId="77777777" w:rsidTr="00530A5C">
        <w:tc>
          <w:tcPr>
            <w:tcW w:w="1004" w:type="pct"/>
          </w:tcPr>
          <w:p w14:paraId="7B2F4071" w14:textId="77777777" w:rsidR="002021F1" w:rsidRPr="005B4766" w:rsidRDefault="002021F1" w:rsidP="002021F1">
            <w:pPr>
              <w:spacing w:after="120"/>
              <w:rPr>
                <w:sz w:val="18"/>
                <w:szCs w:val="18"/>
              </w:rPr>
            </w:pPr>
            <w:r w:rsidRPr="005B4766">
              <w:rPr>
                <w:sz w:val="18"/>
                <w:szCs w:val="18"/>
              </w:rPr>
              <w:t>CSS Account Number</w:t>
            </w:r>
          </w:p>
        </w:tc>
        <w:tc>
          <w:tcPr>
            <w:tcW w:w="450" w:type="pct"/>
          </w:tcPr>
          <w:p w14:paraId="5EC83206" w14:textId="77777777" w:rsidR="002021F1" w:rsidRPr="005B4766" w:rsidRDefault="002021F1" w:rsidP="002021F1">
            <w:pPr>
              <w:spacing w:after="120"/>
              <w:rPr>
                <w:sz w:val="18"/>
                <w:szCs w:val="18"/>
              </w:rPr>
            </w:pPr>
            <w:r w:rsidRPr="005B4766">
              <w:rPr>
                <w:sz w:val="18"/>
                <w:szCs w:val="18"/>
              </w:rPr>
              <w:t>19</w:t>
            </w:r>
          </w:p>
        </w:tc>
        <w:tc>
          <w:tcPr>
            <w:tcW w:w="599" w:type="pct"/>
          </w:tcPr>
          <w:p w14:paraId="4133FD80" w14:textId="77777777" w:rsidR="002021F1" w:rsidRPr="005B4766" w:rsidRDefault="002021F1" w:rsidP="002021F1">
            <w:pPr>
              <w:spacing w:after="120"/>
              <w:rPr>
                <w:sz w:val="18"/>
                <w:szCs w:val="18"/>
              </w:rPr>
            </w:pPr>
            <w:r>
              <w:rPr>
                <w:sz w:val="18"/>
                <w:szCs w:val="18"/>
              </w:rPr>
              <w:t>20</w:t>
            </w:r>
          </w:p>
        </w:tc>
        <w:tc>
          <w:tcPr>
            <w:tcW w:w="703" w:type="pct"/>
          </w:tcPr>
          <w:p w14:paraId="0290F1DE" w14:textId="77777777" w:rsidR="002021F1" w:rsidRPr="005B4766" w:rsidRDefault="002021F1" w:rsidP="002021F1">
            <w:pPr>
              <w:spacing w:after="120"/>
              <w:rPr>
                <w:sz w:val="18"/>
                <w:szCs w:val="18"/>
              </w:rPr>
            </w:pPr>
            <w:r w:rsidRPr="005B4766">
              <w:rPr>
                <w:sz w:val="18"/>
                <w:szCs w:val="18"/>
              </w:rPr>
              <w:t>Text</w:t>
            </w:r>
          </w:p>
        </w:tc>
        <w:tc>
          <w:tcPr>
            <w:tcW w:w="1290" w:type="pct"/>
          </w:tcPr>
          <w:p w14:paraId="0D9B8760" w14:textId="77777777" w:rsidR="002021F1" w:rsidRPr="00AD329F" w:rsidRDefault="002021F1" w:rsidP="002021F1">
            <w:pPr>
              <w:spacing w:after="120"/>
              <w:rPr>
                <w:sz w:val="18"/>
                <w:szCs w:val="18"/>
              </w:rPr>
            </w:pPr>
            <w:r w:rsidRPr="005B4766">
              <w:rPr>
                <w:sz w:val="18"/>
                <w:szCs w:val="18"/>
              </w:rPr>
              <w:t>e.g. NI12345678</w:t>
            </w:r>
          </w:p>
        </w:tc>
        <w:tc>
          <w:tcPr>
            <w:tcW w:w="954" w:type="pct"/>
          </w:tcPr>
          <w:p w14:paraId="22A52A6C" w14:textId="77777777" w:rsidR="002021F1" w:rsidRPr="005B4766" w:rsidRDefault="002021F1" w:rsidP="002021F1">
            <w:pPr>
              <w:spacing w:after="120"/>
              <w:rPr>
                <w:sz w:val="18"/>
                <w:szCs w:val="18"/>
              </w:rPr>
            </w:pPr>
          </w:p>
        </w:tc>
      </w:tr>
      <w:tr w:rsidR="002021F1" w:rsidRPr="005B4766" w14:paraId="213069FD" w14:textId="77777777" w:rsidTr="00530A5C">
        <w:tc>
          <w:tcPr>
            <w:tcW w:w="1004" w:type="pct"/>
          </w:tcPr>
          <w:p w14:paraId="39FBB39B" w14:textId="77777777" w:rsidR="002021F1" w:rsidRPr="005B4766" w:rsidRDefault="002021F1" w:rsidP="002021F1">
            <w:pPr>
              <w:spacing w:after="120"/>
              <w:rPr>
                <w:sz w:val="18"/>
                <w:szCs w:val="18"/>
              </w:rPr>
            </w:pPr>
            <w:r w:rsidRPr="005B4766">
              <w:rPr>
                <w:sz w:val="18"/>
                <w:szCs w:val="18"/>
              </w:rPr>
              <w:t>Prod Type</w:t>
            </w:r>
          </w:p>
        </w:tc>
        <w:tc>
          <w:tcPr>
            <w:tcW w:w="450" w:type="pct"/>
          </w:tcPr>
          <w:p w14:paraId="08261754" w14:textId="77777777" w:rsidR="002021F1" w:rsidRPr="005B4766" w:rsidRDefault="002021F1" w:rsidP="002021F1">
            <w:pPr>
              <w:spacing w:after="120"/>
              <w:rPr>
                <w:sz w:val="18"/>
                <w:szCs w:val="18"/>
              </w:rPr>
            </w:pPr>
            <w:r w:rsidRPr="005B4766">
              <w:rPr>
                <w:sz w:val="18"/>
                <w:szCs w:val="18"/>
              </w:rPr>
              <w:t>20</w:t>
            </w:r>
          </w:p>
        </w:tc>
        <w:tc>
          <w:tcPr>
            <w:tcW w:w="599" w:type="pct"/>
          </w:tcPr>
          <w:p w14:paraId="3859B913" w14:textId="77777777" w:rsidR="002021F1" w:rsidRPr="005B4766" w:rsidRDefault="002021F1" w:rsidP="002021F1">
            <w:pPr>
              <w:spacing w:after="120"/>
              <w:rPr>
                <w:sz w:val="18"/>
                <w:szCs w:val="18"/>
              </w:rPr>
            </w:pPr>
            <w:r>
              <w:rPr>
                <w:sz w:val="18"/>
                <w:szCs w:val="18"/>
              </w:rPr>
              <w:t>20</w:t>
            </w:r>
          </w:p>
        </w:tc>
        <w:tc>
          <w:tcPr>
            <w:tcW w:w="703" w:type="pct"/>
          </w:tcPr>
          <w:p w14:paraId="651DD349" w14:textId="77777777" w:rsidR="002021F1" w:rsidRPr="005B4766" w:rsidRDefault="002021F1" w:rsidP="002021F1">
            <w:pPr>
              <w:spacing w:after="120"/>
              <w:rPr>
                <w:sz w:val="18"/>
                <w:szCs w:val="18"/>
              </w:rPr>
            </w:pPr>
            <w:r w:rsidRPr="005B4766">
              <w:rPr>
                <w:sz w:val="18"/>
                <w:szCs w:val="18"/>
              </w:rPr>
              <w:t>Text</w:t>
            </w:r>
          </w:p>
        </w:tc>
        <w:tc>
          <w:tcPr>
            <w:tcW w:w="1290" w:type="pct"/>
          </w:tcPr>
          <w:p w14:paraId="443F7900" w14:textId="77777777" w:rsidR="002021F1" w:rsidRPr="005B4766" w:rsidRDefault="002021F1" w:rsidP="002021F1">
            <w:pPr>
              <w:spacing w:after="120"/>
              <w:rPr>
                <w:sz w:val="18"/>
                <w:szCs w:val="18"/>
              </w:rPr>
            </w:pPr>
            <w:r w:rsidRPr="005B4766">
              <w:rPr>
                <w:sz w:val="18"/>
                <w:szCs w:val="18"/>
              </w:rPr>
              <w:t>This will be a single text character used to identify the type of Product. Values are:</w:t>
            </w:r>
          </w:p>
          <w:p w14:paraId="5211DAE7" w14:textId="77777777" w:rsidR="002021F1" w:rsidRPr="005B4766" w:rsidRDefault="002021F1" w:rsidP="008C5985">
            <w:pPr>
              <w:numPr>
                <w:ilvl w:val="0"/>
                <w:numId w:val="11"/>
              </w:numPr>
              <w:spacing w:after="120" w:line="240" w:lineRule="auto"/>
              <w:rPr>
                <w:sz w:val="18"/>
                <w:szCs w:val="18"/>
              </w:rPr>
            </w:pPr>
            <w:r w:rsidRPr="005B4766">
              <w:rPr>
                <w:sz w:val="18"/>
                <w:szCs w:val="18"/>
              </w:rPr>
              <w:t>“L” for Lines</w:t>
            </w:r>
          </w:p>
          <w:p w14:paraId="1207AAF5" w14:textId="77777777" w:rsidR="002021F1" w:rsidRPr="005B4766" w:rsidRDefault="002021F1" w:rsidP="008C5985">
            <w:pPr>
              <w:numPr>
                <w:ilvl w:val="0"/>
                <w:numId w:val="11"/>
              </w:numPr>
              <w:spacing w:after="120" w:line="240" w:lineRule="auto"/>
              <w:rPr>
                <w:sz w:val="18"/>
                <w:szCs w:val="18"/>
              </w:rPr>
            </w:pPr>
            <w:r w:rsidRPr="005B4766">
              <w:rPr>
                <w:sz w:val="18"/>
                <w:szCs w:val="18"/>
              </w:rPr>
              <w:t>“P” for phonebooks</w:t>
            </w:r>
          </w:p>
          <w:p w14:paraId="4B364714" w14:textId="77777777" w:rsidR="002021F1" w:rsidRPr="005B4766" w:rsidRDefault="002021F1" w:rsidP="008C5985">
            <w:pPr>
              <w:numPr>
                <w:ilvl w:val="0"/>
                <w:numId w:val="11"/>
              </w:numPr>
              <w:spacing w:after="120" w:line="240" w:lineRule="auto"/>
              <w:rPr>
                <w:sz w:val="18"/>
                <w:szCs w:val="18"/>
              </w:rPr>
            </w:pPr>
            <w:r w:rsidRPr="005B4766">
              <w:rPr>
                <w:sz w:val="18"/>
                <w:szCs w:val="18"/>
              </w:rPr>
              <w:t>“M” for maintenance products</w:t>
            </w:r>
          </w:p>
          <w:p w14:paraId="7C51AE71" w14:textId="77777777" w:rsidR="002021F1" w:rsidRPr="005B4766" w:rsidRDefault="002021F1" w:rsidP="008C5985">
            <w:pPr>
              <w:numPr>
                <w:ilvl w:val="0"/>
                <w:numId w:val="11"/>
              </w:numPr>
              <w:spacing w:after="120" w:line="240" w:lineRule="auto"/>
              <w:rPr>
                <w:sz w:val="18"/>
                <w:szCs w:val="18"/>
              </w:rPr>
            </w:pPr>
            <w:r w:rsidRPr="005B4766">
              <w:rPr>
                <w:sz w:val="18"/>
                <w:szCs w:val="18"/>
              </w:rPr>
              <w:t>“S” for Wholesale Calling Features / Network features</w:t>
            </w:r>
          </w:p>
        </w:tc>
        <w:tc>
          <w:tcPr>
            <w:tcW w:w="954" w:type="pct"/>
          </w:tcPr>
          <w:p w14:paraId="649E1FA2" w14:textId="77777777" w:rsidR="002021F1" w:rsidRPr="005B4766" w:rsidRDefault="002021F1" w:rsidP="002021F1">
            <w:pPr>
              <w:spacing w:after="120"/>
              <w:rPr>
                <w:sz w:val="18"/>
                <w:szCs w:val="18"/>
              </w:rPr>
            </w:pPr>
          </w:p>
        </w:tc>
      </w:tr>
      <w:tr w:rsidR="002021F1" w:rsidRPr="005B4766" w14:paraId="379B35C2" w14:textId="77777777" w:rsidTr="00530A5C">
        <w:tc>
          <w:tcPr>
            <w:tcW w:w="1004" w:type="pct"/>
          </w:tcPr>
          <w:p w14:paraId="595EC41C" w14:textId="77777777" w:rsidR="002021F1" w:rsidRPr="005B4766" w:rsidRDefault="002021F1" w:rsidP="002021F1">
            <w:pPr>
              <w:spacing w:after="120"/>
              <w:rPr>
                <w:sz w:val="18"/>
                <w:szCs w:val="18"/>
              </w:rPr>
            </w:pPr>
            <w:r w:rsidRPr="005B4766">
              <w:rPr>
                <w:sz w:val="18"/>
                <w:szCs w:val="18"/>
              </w:rPr>
              <w:t>OR Service ID</w:t>
            </w:r>
          </w:p>
        </w:tc>
        <w:tc>
          <w:tcPr>
            <w:tcW w:w="450" w:type="pct"/>
          </w:tcPr>
          <w:p w14:paraId="23963EAA" w14:textId="77777777" w:rsidR="002021F1" w:rsidRPr="005B4766" w:rsidRDefault="002021F1" w:rsidP="002021F1">
            <w:pPr>
              <w:spacing w:after="120"/>
              <w:rPr>
                <w:sz w:val="18"/>
                <w:szCs w:val="18"/>
              </w:rPr>
            </w:pPr>
            <w:r w:rsidRPr="005B4766">
              <w:rPr>
                <w:sz w:val="18"/>
                <w:szCs w:val="18"/>
              </w:rPr>
              <w:t>21</w:t>
            </w:r>
          </w:p>
        </w:tc>
        <w:tc>
          <w:tcPr>
            <w:tcW w:w="599" w:type="pct"/>
          </w:tcPr>
          <w:p w14:paraId="55EEC717" w14:textId="77777777" w:rsidR="002021F1" w:rsidRPr="005B4766" w:rsidRDefault="002021F1" w:rsidP="002021F1">
            <w:pPr>
              <w:spacing w:after="120"/>
              <w:rPr>
                <w:sz w:val="18"/>
                <w:szCs w:val="18"/>
              </w:rPr>
            </w:pPr>
            <w:r>
              <w:rPr>
                <w:sz w:val="18"/>
                <w:szCs w:val="18"/>
              </w:rPr>
              <w:t>20</w:t>
            </w:r>
          </w:p>
        </w:tc>
        <w:tc>
          <w:tcPr>
            <w:tcW w:w="703" w:type="pct"/>
          </w:tcPr>
          <w:p w14:paraId="44589433" w14:textId="77777777" w:rsidR="002021F1" w:rsidRPr="005B4766" w:rsidRDefault="002021F1" w:rsidP="002021F1">
            <w:pPr>
              <w:spacing w:after="120"/>
              <w:rPr>
                <w:sz w:val="18"/>
                <w:szCs w:val="18"/>
              </w:rPr>
            </w:pPr>
            <w:r w:rsidRPr="005B4766">
              <w:rPr>
                <w:sz w:val="18"/>
                <w:szCs w:val="18"/>
              </w:rPr>
              <w:t>Text</w:t>
            </w:r>
          </w:p>
        </w:tc>
        <w:tc>
          <w:tcPr>
            <w:tcW w:w="1290" w:type="pct"/>
          </w:tcPr>
          <w:p w14:paraId="153A3003" w14:textId="77777777" w:rsidR="002021F1" w:rsidRDefault="002021F1" w:rsidP="002021F1">
            <w:pPr>
              <w:spacing w:after="120"/>
              <w:rPr>
                <w:sz w:val="18"/>
                <w:szCs w:val="18"/>
              </w:rPr>
            </w:pPr>
            <w:r>
              <w:rPr>
                <w:sz w:val="18"/>
                <w:szCs w:val="18"/>
              </w:rPr>
              <w:t>For WLR3, format is “</w:t>
            </w:r>
            <w:r w:rsidRPr="003505E9">
              <w:rPr>
                <w:sz w:val="18"/>
                <w:szCs w:val="18"/>
              </w:rPr>
              <w:t>OI3000001074</w:t>
            </w:r>
            <w:r>
              <w:rPr>
                <w:sz w:val="18"/>
                <w:szCs w:val="18"/>
              </w:rPr>
              <w:t xml:space="preserve">” etc. </w:t>
            </w:r>
          </w:p>
          <w:p w14:paraId="7450A181" w14:textId="77777777" w:rsidR="002021F1" w:rsidRPr="005B4766" w:rsidRDefault="002021F1" w:rsidP="002021F1">
            <w:pPr>
              <w:spacing w:after="120"/>
              <w:rPr>
                <w:sz w:val="18"/>
                <w:szCs w:val="18"/>
              </w:rPr>
            </w:pPr>
            <w:r>
              <w:rPr>
                <w:sz w:val="18"/>
                <w:szCs w:val="18"/>
              </w:rPr>
              <w:t>.</w:t>
            </w:r>
          </w:p>
        </w:tc>
        <w:tc>
          <w:tcPr>
            <w:tcW w:w="954" w:type="pct"/>
          </w:tcPr>
          <w:p w14:paraId="5450B777" w14:textId="77777777" w:rsidR="002021F1" w:rsidRDefault="002021F1" w:rsidP="002021F1">
            <w:pPr>
              <w:spacing w:after="120"/>
              <w:rPr>
                <w:sz w:val="18"/>
                <w:szCs w:val="18"/>
              </w:rPr>
            </w:pPr>
          </w:p>
        </w:tc>
      </w:tr>
      <w:tr w:rsidR="002021F1" w:rsidRPr="005B4766" w14:paraId="74394EA0" w14:textId="77777777" w:rsidTr="00530A5C">
        <w:tc>
          <w:tcPr>
            <w:tcW w:w="1004" w:type="pct"/>
          </w:tcPr>
          <w:p w14:paraId="586A3209" w14:textId="77777777" w:rsidR="002021F1" w:rsidRPr="00DC559D" w:rsidRDefault="002021F1" w:rsidP="002021F1">
            <w:pPr>
              <w:spacing w:after="120"/>
              <w:rPr>
                <w:sz w:val="18"/>
                <w:szCs w:val="18"/>
              </w:rPr>
            </w:pPr>
            <w:r w:rsidRPr="00DC559D">
              <w:rPr>
                <w:sz w:val="18"/>
                <w:szCs w:val="18"/>
              </w:rPr>
              <w:t>*Circuit ID</w:t>
            </w:r>
          </w:p>
        </w:tc>
        <w:tc>
          <w:tcPr>
            <w:tcW w:w="450" w:type="pct"/>
          </w:tcPr>
          <w:p w14:paraId="7D0E65F2" w14:textId="77777777" w:rsidR="002021F1" w:rsidRPr="00DC559D" w:rsidRDefault="002021F1" w:rsidP="002021F1">
            <w:pPr>
              <w:spacing w:after="120"/>
              <w:rPr>
                <w:sz w:val="18"/>
                <w:szCs w:val="18"/>
              </w:rPr>
            </w:pPr>
            <w:r w:rsidRPr="00DC559D">
              <w:rPr>
                <w:sz w:val="18"/>
                <w:szCs w:val="18"/>
              </w:rPr>
              <w:t>22</w:t>
            </w:r>
          </w:p>
        </w:tc>
        <w:tc>
          <w:tcPr>
            <w:tcW w:w="599" w:type="pct"/>
          </w:tcPr>
          <w:p w14:paraId="2C69FD96" w14:textId="77777777" w:rsidR="002021F1" w:rsidRPr="00DC559D" w:rsidRDefault="002021F1" w:rsidP="002021F1">
            <w:pPr>
              <w:spacing w:after="120"/>
              <w:rPr>
                <w:sz w:val="18"/>
                <w:szCs w:val="18"/>
              </w:rPr>
            </w:pPr>
            <w:r w:rsidRPr="00DC559D">
              <w:rPr>
                <w:sz w:val="18"/>
                <w:szCs w:val="18"/>
              </w:rPr>
              <w:t>20</w:t>
            </w:r>
          </w:p>
        </w:tc>
        <w:tc>
          <w:tcPr>
            <w:tcW w:w="703" w:type="pct"/>
          </w:tcPr>
          <w:p w14:paraId="793222F4" w14:textId="77777777" w:rsidR="002021F1" w:rsidRPr="00DC559D" w:rsidRDefault="002021F1" w:rsidP="002021F1">
            <w:pPr>
              <w:spacing w:after="120"/>
              <w:rPr>
                <w:sz w:val="18"/>
                <w:szCs w:val="18"/>
              </w:rPr>
            </w:pPr>
            <w:r w:rsidRPr="00DC559D">
              <w:rPr>
                <w:sz w:val="18"/>
                <w:szCs w:val="18"/>
              </w:rPr>
              <w:t>Text</w:t>
            </w:r>
          </w:p>
        </w:tc>
        <w:tc>
          <w:tcPr>
            <w:tcW w:w="1290" w:type="pct"/>
          </w:tcPr>
          <w:p w14:paraId="1373E514" w14:textId="77777777" w:rsidR="002021F1" w:rsidRPr="00DC559D" w:rsidRDefault="002021F1" w:rsidP="002021F1">
            <w:pPr>
              <w:spacing w:after="120"/>
              <w:rPr>
                <w:sz w:val="18"/>
                <w:szCs w:val="18"/>
              </w:rPr>
            </w:pPr>
            <w:r w:rsidRPr="00DC559D">
              <w:rPr>
                <w:sz w:val="18"/>
                <w:szCs w:val="18"/>
              </w:rPr>
              <w:t>Not used for WLR.</w:t>
            </w:r>
          </w:p>
        </w:tc>
        <w:tc>
          <w:tcPr>
            <w:tcW w:w="954" w:type="pct"/>
          </w:tcPr>
          <w:p w14:paraId="6027DC3F" w14:textId="77777777" w:rsidR="002021F1" w:rsidRPr="00DC559D" w:rsidRDefault="002021F1" w:rsidP="002021F1">
            <w:pPr>
              <w:spacing w:after="120"/>
              <w:rPr>
                <w:sz w:val="18"/>
                <w:szCs w:val="18"/>
              </w:rPr>
            </w:pPr>
          </w:p>
        </w:tc>
      </w:tr>
      <w:tr w:rsidR="002021F1" w:rsidRPr="005B4766" w14:paraId="0273CE0B" w14:textId="77777777" w:rsidTr="00530A5C">
        <w:tc>
          <w:tcPr>
            <w:tcW w:w="1004" w:type="pct"/>
          </w:tcPr>
          <w:p w14:paraId="558A45FC" w14:textId="77777777" w:rsidR="002021F1" w:rsidRPr="00DC559D" w:rsidRDefault="002021F1" w:rsidP="002021F1">
            <w:pPr>
              <w:spacing w:after="120"/>
              <w:rPr>
                <w:sz w:val="18"/>
                <w:szCs w:val="18"/>
              </w:rPr>
            </w:pPr>
            <w:r w:rsidRPr="00DC559D">
              <w:rPr>
                <w:sz w:val="18"/>
                <w:szCs w:val="18"/>
              </w:rPr>
              <w:t>*MDF Site</w:t>
            </w:r>
          </w:p>
        </w:tc>
        <w:tc>
          <w:tcPr>
            <w:tcW w:w="450" w:type="pct"/>
          </w:tcPr>
          <w:p w14:paraId="34ABCA1C" w14:textId="77777777" w:rsidR="002021F1" w:rsidRPr="00DC559D" w:rsidRDefault="002021F1" w:rsidP="002021F1">
            <w:pPr>
              <w:spacing w:after="120"/>
              <w:rPr>
                <w:sz w:val="18"/>
                <w:szCs w:val="18"/>
              </w:rPr>
            </w:pPr>
            <w:r w:rsidRPr="00DC559D">
              <w:rPr>
                <w:sz w:val="18"/>
                <w:szCs w:val="18"/>
              </w:rPr>
              <w:t>23</w:t>
            </w:r>
          </w:p>
        </w:tc>
        <w:tc>
          <w:tcPr>
            <w:tcW w:w="599" w:type="pct"/>
          </w:tcPr>
          <w:p w14:paraId="3D756DC9" w14:textId="77777777" w:rsidR="002021F1" w:rsidRPr="00DC559D" w:rsidRDefault="002021F1" w:rsidP="002021F1">
            <w:pPr>
              <w:spacing w:after="120"/>
              <w:rPr>
                <w:sz w:val="18"/>
                <w:szCs w:val="18"/>
              </w:rPr>
            </w:pPr>
            <w:r w:rsidRPr="00DC559D">
              <w:rPr>
                <w:sz w:val="18"/>
                <w:szCs w:val="18"/>
              </w:rPr>
              <w:t>20</w:t>
            </w:r>
          </w:p>
        </w:tc>
        <w:tc>
          <w:tcPr>
            <w:tcW w:w="703" w:type="pct"/>
          </w:tcPr>
          <w:p w14:paraId="5D019B26" w14:textId="77777777" w:rsidR="002021F1" w:rsidRPr="00DC559D" w:rsidRDefault="002021F1" w:rsidP="002021F1">
            <w:pPr>
              <w:spacing w:after="120"/>
              <w:rPr>
                <w:sz w:val="18"/>
                <w:szCs w:val="18"/>
              </w:rPr>
            </w:pPr>
            <w:r w:rsidRPr="00DC559D">
              <w:rPr>
                <w:sz w:val="18"/>
                <w:szCs w:val="18"/>
              </w:rPr>
              <w:t>Text</w:t>
            </w:r>
          </w:p>
        </w:tc>
        <w:tc>
          <w:tcPr>
            <w:tcW w:w="1290" w:type="pct"/>
          </w:tcPr>
          <w:p w14:paraId="21A9E68F" w14:textId="77777777" w:rsidR="002021F1" w:rsidRPr="00DC559D" w:rsidRDefault="002021F1" w:rsidP="002021F1">
            <w:pPr>
              <w:spacing w:after="120"/>
              <w:rPr>
                <w:sz w:val="18"/>
                <w:szCs w:val="18"/>
              </w:rPr>
            </w:pPr>
            <w:r w:rsidRPr="00DC559D">
              <w:rPr>
                <w:sz w:val="18"/>
                <w:szCs w:val="18"/>
              </w:rPr>
              <w:t>Not used for WLR.</w:t>
            </w:r>
          </w:p>
        </w:tc>
        <w:tc>
          <w:tcPr>
            <w:tcW w:w="954" w:type="pct"/>
          </w:tcPr>
          <w:p w14:paraId="0DFEC90E" w14:textId="77777777" w:rsidR="002021F1" w:rsidRPr="00DC559D" w:rsidRDefault="002021F1" w:rsidP="002021F1">
            <w:pPr>
              <w:spacing w:after="120"/>
              <w:rPr>
                <w:sz w:val="18"/>
                <w:szCs w:val="18"/>
              </w:rPr>
            </w:pPr>
          </w:p>
        </w:tc>
      </w:tr>
      <w:tr w:rsidR="002021F1" w:rsidRPr="005B4766" w14:paraId="4E1D6380" w14:textId="77777777" w:rsidTr="00530A5C">
        <w:tc>
          <w:tcPr>
            <w:tcW w:w="1004" w:type="pct"/>
          </w:tcPr>
          <w:p w14:paraId="2FB43910" w14:textId="77777777" w:rsidR="002021F1" w:rsidRPr="00DC559D" w:rsidRDefault="002021F1" w:rsidP="002021F1">
            <w:pPr>
              <w:spacing w:after="120"/>
              <w:rPr>
                <w:sz w:val="18"/>
                <w:szCs w:val="18"/>
              </w:rPr>
            </w:pPr>
            <w:r w:rsidRPr="00DC559D">
              <w:rPr>
                <w:sz w:val="18"/>
                <w:szCs w:val="18"/>
              </w:rPr>
              <w:t>*Room ID</w:t>
            </w:r>
          </w:p>
        </w:tc>
        <w:tc>
          <w:tcPr>
            <w:tcW w:w="450" w:type="pct"/>
          </w:tcPr>
          <w:p w14:paraId="2FFDF614" w14:textId="77777777" w:rsidR="002021F1" w:rsidRPr="00DC559D" w:rsidRDefault="002021F1" w:rsidP="002021F1">
            <w:pPr>
              <w:spacing w:after="120"/>
              <w:rPr>
                <w:sz w:val="18"/>
                <w:szCs w:val="18"/>
              </w:rPr>
            </w:pPr>
            <w:r w:rsidRPr="00DC559D">
              <w:rPr>
                <w:sz w:val="18"/>
                <w:szCs w:val="18"/>
              </w:rPr>
              <w:t>24</w:t>
            </w:r>
          </w:p>
        </w:tc>
        <w:tc>
          <w:tcPr>
            <w:tcW w:w="599" w:type="pct"/>
          </w:tcPr>
          <w:p w14:paraId="3CD630E3" w14:textId="77777777" w:rsidR="002021F1" w:rsidRPr="00DC559D" w:rsidRDefault="002021F1" w:rsidP="002021F1">
            <w:pPr>
              <w:spacing w:after="120"/>
              <w:rPr>
                <w:sz w:val="18"/>
                <w:szCs w:val="18"/>
              </w:rPr>
            </w:pPr>
            <w:r w:rsidRPr="00DC559D">
              <w:rPr>
                <w:sz w:val="18"/>
                <w:szCs w:val="18"/>
              </w:rPr>
              <w:t>20</w:t>
            </w:r>
          </w:p>
        </w:tc>
        <w:tc>
          <w:tcPr>
            <w:tcW w:w="703" w:type="pct"/>
          </w:tcPr>
          <w:p w14:paraId="001E4338" w14:textId="77777777" w:rsidR="002021F1" w:rsidRPr="00DC559D" w:rsidRDefault="002021F1" w:rsidP="002021F1">
            <w:pPr>
              <w:spacing w:after="120"/>
              <w:rPr>
                <w:sz w:val="18"/>
                <w:szCs w:val="18"/>
              </w:rPr>
            </w:pPr>
            <w:r w:rsidRPr="00DC559D">
              <w:rPr>
                <w:sz w:val="18"/>
                <w:szCs w:val="18"/>
              </w:rPr>
              <w:t>Text</w:t>
            </w:r>
          </w:p>
        </w:tc>
        <w:tc>
          <w:tcPr>
            <w:tcW w:w="1290" w:type="pct"/>
          </w:tcPr>
          <w:p w14:paraId="24056B26" w14:textId="77777777" w:rsidR="002021F1" w:rsidRPr="00DC559D" w:rsidRDefault="002021F1" w:rsidP="002021F1">
            <w:pPr>
              <w:spacing w:after="120"/>
              <w:rPr>
                <w:sz w:val="18"/>
                <w:szCs w:val="18"/>
              </w:rPr>
            </w:pPr>
            <w:r w:rsidRPr="00DC559D">
              <w:rPr>
                <w:sz w:val="18"/>
                <w:szCs w:val="18"/>
              </w:rPr>
              <w:t>Not used for WLR.</w:t>
            </w:r>
          </w:p>
        </w:tc>
        <w:tc>
          <w:tcPr>
            <w:tcW w:w="954" w:type="pct"/>
          </w:tcPr>
          <w:p w14:paraId="7EEC664C" w14:textId="77777777" w:rsidR="002021F1" w:rsidRPr="00DC559D" w:rsidRDefault="002021F1" w:rsidP="002021F1">
            <w:pPr>
              <w:spacing w:after="120"/>
              <w:rPr>
                <w:sz w:val="18"/>
                <w:szCs w:val="18"/>
              </w:rPr>
            </w:pPr>
          </w:p>
        </w:tc>
      </w:tr>
      <w:tr w:rsidR="002021F1" w:rsidRPr="005B4766" w14:paraId="0FCA8F1B" w14:textId="77777777" w:rsidTr="00530A5C">
        <w:tc>
          <w:tcPr>
            <w:tcW w:w="1004" w:type="pct"/>
          </w:tcPr>
          <w:p w14:paraId="587F02EF" w14:textId="77777777" w:rsidR="002021F1" w:rsidRPr="00DC559D" w:rsidRDefault="002021F1" w:rsidP="002021F1">
            <w:pPr>
              <w:spacing w:after="120"/>
              <w:rPr>
                <w:sz w:val="18"/>
                <w:szCs w:val="18"/>
              </w:rPr>
            </w:pPr>
            <w:r w:rsidRPr="00DC559D">
              <w:rPr>
                <w:sz w:val="18"/>
                <w:szCs w:val="18"/>
              </w:rPr>
              <w:t>*Service ID</w:t>
            </w:r>
          </w:p>
        </w:tc>
        <w:tc>
          <w:tcPr>
            <w:tcW w:w="450" w:type="pct"/>
          </w:tcPr>
          <w:p w14:paraId="1BA07812" w14:textId="77777777" w:rsidR="002021F1" w:rsidRPr="00DC559D" w:rsidRDefault="002021F1" w:rsidP="002021F1">
            <w:pPr>
              <w:spacing w:after="120"/>
              <w:rPr>
                <w:sz w:val="18"/>
                <w:szCs w:val="18"/>
              </w:rPr>
            </w:pPr>
            <w:r w:rsidRPr="00DC559D">
              <w:rPr>
                <w:sz w:val="18"/>
                <w:szCs w:val="18"/>
              </w:rPr>
              <w:t>25</w:t>
            </w:r>
          </w:p>
        </w:tc>
        <w:tc>
          <w:tcPr>
            <w:tcW w:w="599" w:type="pct"/>
          </w:tcPr>
          <w:p w14:paraId="762B1DEE" w14:textId="77777777" w:rsidR="002021F1" w:rsidRPr="00DC559D" w:rsidRDefault="002021F1" w:rsidP="002021F1">
            <w:pPr>
              <w:spacing w:after="120"/>
              <w:rPr>
                <w:sz w:val="18"/>
                <w:szCs w:val="18"/>
              </w:rPr>
            </w:pPr>
            <w:r>
              <w:rPr>
                <w:sz w:val="18"/>
                <w:szCs w:val="18"/>
              </w:rPr>
              <w:t>40</w:t>
            </w:r>
          </w:p>
        </w:tc>
        <w:tc>
          <w:tcPr>
            <w:tcW w:w="703" w:type="pct"/>
          </w:tcPr>
          <w:p w14:paraId="6F283A08" w14:textId="77777777" w:rsidR="002021F1" w:rsidRPr="00DC559D" w:rsidRDefault="002021F1" w:rsidP="002021F1">
            <w:pPr>
              <w:spacing w:after="120"/>
              <w:rPr>
                <w:sz w:val="18"/>
                <w:szCs w:val="18"/>
              </w:rPr>
            </w:pPr>
            <w:r w:rsidRPr="00DC559D">
              <w:rPr>
                <w:sz w:val="18"/>
                <w:szCs w:val="18"/>
              </w:rPr>
              <w:t>Text</w:t>
            </w:r>
          </w:p>
        </w:tc>
        <w:tc>
          <w:tcPr>
            <w:tcW w:w="1290" w:type="pct"/>
          </w:tcPr>
          <w:p w14:paraId="7547276F" w14:textId="77777777" w:rsidR="002021F1" w:rsidRPr="00DC559D" w:rsidRDefault="002021F1" w:rsidP="002021F1">
            <w:pPr>
              <w:spacing w:after="120"/>
              <w:rPr>
                <w:sz w:val="18"/>
                <w:szCs w:val="18"/>
              </w:rPr>
            </w:pPr>
            <w:r w:rsidRPr="00DC559D">
              <w:rPr>
                <w:sz w:val="18"/>
                <w:szCs w:val="18"/>
              </w:rPr>
              <w:t>Not used for WLR.</w:t>
            </w:r>
          </w:p>
        </w:tc>
        <w:tc>
          <w:tcPr>
            <w:tcW w:w="954" w:type="pct"/>
          </w:tcPr>
          <w:p w14:paraId="45C0C822" w14:textId="77777777" w:rsidR="002021F1" w:rsidRPr="00DC559D" w:rsidRDefault="002021F1" w:rsidP="002021F1">
            <w:pPr>
              <w:spacing w:after="120"/>
              <w:rPr>
                <w:sz w:val="18"/>
                <w:szCs w:val="18"/>
              </w:rPr>
            </w:pPr>
          </w:p>
        </w:tc>
      </w:tr>
      <w:tr w:rsidR="002021F1" w:rsidRPr="005B4766" w14:paraId="3793F9CF" w14:textId="77777777" w:rsidTr="00530A5C">
        <w:tc>
          <w:tcPr>
            <w:tcW w:w="1004" w:type="pct"/>
          </w:tcPr>
          <w:p w14:paraId="68E0AE9C" w14:textId="77777777" w:rsidR="002021F1" w:rsidRPr="00DC559D" w:rsidRDefault="002021F1" w:rsidP="002021F1">
            <w:pPr>
              <w:spacing w:after="120"/>
              <w:rPr>
                <w:sz w:val="18"/>
                <w:szCs w:val="18"/>
              </w:rPr>
            </w:pPr>
            <w:r w:rsidRPr="00DC559D">
              <w:rPr>
                <w:sz w:val="18"/>
                <w:szCs w:val="18"/>
              </w:rPr>
              <w:t>*Event Class</w:t>
            </w:r>
          </w:p>
        </w:tc>
        <w:tc>
          <w:tcPr>
            <w:tcW w:w="450" w:type="pct"/>
          </w:tcPr>
          <w:p w14:paraId="0E979288" w14:textId="77777777" w:rsidR="002021F1" w:rsidRPr="00DC559D" w:rsidRDefault="002021F1" w:rsidP="002021F1">
            <w:pPr>
              <w:spacing w:after="120"/>
              <w:rPr>
                <w:sz w:val="18"/>
                <w:szCs w:val="18"/>
              </w:rPr>
            </w:pPr>
            <w:r w:rsidRPr="00DC559D">
              <w:rPr>
                <w:sz w:val="18"/>
                <w:szCs w:val="18"/>
              </w:rPr>
              <w:t>26</w:t>
            </w:r>
          </w:p>
        </w:tc>
        <w:tc>
          <w:tcPr>
            <w:tcW w:w="599" w:type="pct"/>
          </w:tcPr>
          <w:p w14:paraId="67DD288C" w14:textId="77777777" w:rsidR="002021F1" w:rsidRPr="00DC559D" w:rsidRDefault="002021F1" w:rsidP="002021F1">
            <w:pPr>
              <w:spacing w:after="120"/>
              <w:rPr>
                <w:sz w:val="18"/>
                <w:szCs w:val="18"/>
              </w:rPr>
            </w:pPr>
            <w:r>
              <w:rPr>
                <w:sz w:val="18"/>
                <w:szCs w:val="18"/>
              </w:rPr>
              <w:t>40</w:t>
            </w:r>
          </w:p>
        </w:tc>
        <w:tc>
          <w:tcPr>
            <w:tcW w:w="703" w:type="pct"/>
          </w:tcPr>
          <w:p w14:paraId="2A696518" w14:textId="77777777" w:rsidR="002021F1" w:rsidRPr="00DC559D" w:rsidRDefault="002021F1" w:rsidP="002021F1">
            <w:pPr>
              <w:spacing w:after="120"/>
              <w:rPr>
                <w:sz w:val="18"/>
                <w:szCs w:val="18"/>
              </w:rPr>
            </w:pPr>
            <w:r w:rsidRPr="00DC559D">
              <w:rPr>
                <w:sz w:val="18"/>
                <w:szCs w:val="18"/>
              </w:rPr>
              <w:t>Text</w:t>
            </w:r>
          </w:p>
        </w:tc>
        <w:tc>
          <w:tcPr>
            <w:tcW w:w="1290" w:type="pct"/>
          </w:tcPr>
          <w:p w14:paraId="28580237" w14:textId="77777777" w:rsidR="002021F1" w:rsidRPr="00DC559D" w:rsidRDefault="002021F1" w:rsidP="002021F1">
            <w:pPr>
              <w:spacing w:after="120"/>
              <w:rPr>
                <w:sz w:val="18"/>
                <w:szCs w:val="18"/>
              </w:rPr>
            </w:pPr>
            <w:r w:rsidRPr="00DC559D">
              <w:rPr>
                <w:sz w:val="18"/>
                <w:szCs w:val="18"/>
              </w:rPr>
              <w:t>Not used for WLR.</w:t>
            </w:r>
          </w:p>
        </w:tc>
        <w:tc>
          <w:tcPr>
            <w:tcW w:w="954" w:type="pct"/>
          </w:tcPr>
          <w:p w14:paraId="5359D02C" w14:textId="77777777" w:rsidR="002021F1" w:rsidRPr="00DC559D" w:rsidRDefault="002021F1" w:rsidP="002021F1">
            <w:pPr>
              <w:spacing w:after="120"/>
              <w:rPr>
                <w:sz w:val="18"/>
                <w:szCs w:val="18"/>
              </w:rPr>
            </w:pPr>
          </w:p>
        </w:tc>
      </w:tr>
      <w:tr w:rsidR="002021F1" w:rsidRPr="005B4766" w14:paraId="6A9729F1" w14:textId="77777777" w:rsidTr="00530A5C">
        <w:tc>
          <w:tcPr>
            <w:tcW w:w="1004" w:type="pct"/>
          </w:tcPr>
          <w:p w14:paraId="42E33B2A" w14:textId="77777777" w:rsidR="002021F1" w:rsidRPr="00DC559D" w:rsidRDefault="002021F1" w:rsidP="002021F1">
            <w:pPr>
              <w:spacing w:after="120"/>
              <w:rPr>
                <w:sz w:val="18"/>
                <w:szCs w:val="18"/>
              </w:rPr>
            </w:pPr>
            <w:r w:rsidRPr="00DC559D">
              <w:rPr>
                <w:sz w:val="18"/>
                <w:szCs w:val="18"/>
              </w:rPr>
              <w:t>*Event Name</w:t>
            </w:r>
          </w:p>
        </w:tc>
        <w:tc>
          <w:tcPr>
            <w:tcW w:w="450" w:type="pct"/>
          </w:tcPr>
          <w:p w14:paraId="2261803E" w14:textId="77777777" w:rsidR="002021F1" w:rsidRPr="00DC559D" w:rsidRDefault="002021F1" w:rsidP="002021F1">
            <w:pPr>
              <w:spacing w:after="120"/>
              <w:rPr>
                <w:sz w:val="18"/>
                <w:szCs w:val="18"/>
              </w:rPr>
            </w:pPr>
            <w:r w:rsidRPr="00DC559D">
              <w:rPr>
                <w:sz w:val="18"/>
                <w:szCs w:val="18"/>
              </w:rPr>
              <w:t>27</w:t>
            </w:r>
          </w:p>
        </w:tc>
        <w:tc>
          <w:tcPr>
            <w:tcW w:w="599" w:type="pct"/>
          </w:tcPr>
          <w:p w14:paraId="11819707" w14:textId="77777777" w:rsidR="002021F1" w:rsidRPr="00DC559D" w:rsidRDefault="002021F1" w:rsidP="002021F1">
            <w:pPr>
              <w:spacing w:after="120"/>
              <w:rPr>
                <w:sz w:val="18"/>
                <w:szCs w:val="18"/>
              </w:rPr>
            </w:pPr>
            <w:r>
              <w:rPr>
                <w:sz w:val="18"/>
                <w:szCs w:val="18"/>
              </w:rPr>
              <w:t>40</w:t>
            </w:r>
          </w:p>
        </w:tc>
        <w:tc>
          <w:tcPr>
            <w:tcW w:w="703" w:type="pct"/>
          </w:tcPr>
          <w:p w14:paraId="338BAC7A" w14:textId="77777777" w:rsidR="002021F1" w:rsidRPr="00DC559D" w:rsidRDefault="002021F1" w:rsidP="002021F1">
            <w:pPr>
              <w:spacing w:after="120"/>
              <w:rPr>
                <w:sz w:val="18"/>
                <w:szCs w:val="18"/>
              </w:rPr>
            </w:pPr>
            <w:r w:rsidRPr="00DC559D">
              <w:rPr>
                <w:sz w:val="18"/>
                <w:szCs w:val="18"/>
              </w:rPr>
              <w:t>Text</w:t>
            </w:r>
          </w:p>
        </w:tc>
        <w:tc>
          <w:tcPr>
            <w:tcW w:w="1290" w:type="pct"/>
          </w:tcPr>
          <w:p w14:paraId="1064A25C" w14:textId="77777777" w:rsidR="002021F1" w:rsidRPr="00DC559D" w:rsidRDefault="002021F1" w:rsidP="002021F1">
            <w:pPr>
              <w:spacing w:after="120"/>
              <w:rPr>
                <w:sz w:val="18"/>
                <w:szCs w:val="18"/>
              </w:rPr>
            </w:pPr>
            <w:r w:rsidRPr="00DC559D">
              <w:rPr>
                <w:sz w:val="18"/>
                <w:szCs w:val="18"/>
              </w:rPr>
              <w:t>N/A</w:t>
            </w:r>
          </w:p>
        </w:tc>
        <w:tc>
          <w:tcPr>
            <w:tcW w:w="954" w:type="pct"/>
          </w:tcPr>
          <w:p w14:paraId="7FB55552" w14:textId="77777777" w:rsidR="002021F1" w:rsidRPr="00DC559D" w:rsidRDefault="002021F1" w:rsidP="002021F1">
            <w:pPr>
              <w:spacing w:after="120"/>
              <w:rPr>
                <w:sz w:val="18"/>
                <w:szCs w:val="18"/>
              </w:rPr>
            </w:pPr>
          </w:p>
        </w:tc>
      </w:tr>
      <w:tr w:rsidR="002021F1" w:rsidRPr="005B4766" w14:paraId="4BD46179" w14:textId="77777777" w:rsidTr="00530A5C">
        <w:tc>
          <w:tcPr>
            <w:tcW w:w="1004" w:type="pct"/>
          </w:tcPr>
          <w:p w14:paraId="4430E5D5" w14:textId="77777777" w:rsidR="002021F1" w:rsidRPr="00DC559D" w:rsidRDefault="002021F1" w:rsidP="002021F1">
            <w:pPr>
              <w:spacing w:after="120"/>
              <w:rPr>
                <w:sz w:val="18"/>
                <w:szCs w:val="18"/>
              </w:rPr>
            </w:pPr>
            <w:r w:rsidRPr="00DC559D">
              <w:rPr>
                <w:sz w:val="18"/>
                <w:szCs w:val="18"/>
              </w:rPr>
              <w:t>*CBUK reference number</w:t>
            </w:r>
          </w:p>
        </w:tc>
        <w:tc>
          <w:tcPr>
            <w:tcW w:w="450" w:type="pct"/>
          </w:tcPr>
          <w:p w14:paraId="22EDE9B5" w14:textId="77777777" w:rsidR="002021F1" w:rsidRPr="00DC559D" w:rsidRDefault="002021F1" w:rsidP="002021F1">
            <w:pPr>
              <w:spacing w:after="120"/>
              <w:rPr>
                <w:sz w:val="18"/>
                <w:szCs w:val="18"/>
              </w:rPr>
            </w:pPr>
            <w:r w:rsidRPr="00DC559D">
              <w:rPr>
                <w:sz w:val="18"/>
                <w:szCs w:val="18"/>
              </w:rPr>
              <w:t>28</w:t>
            </w:r>
          </w:p>
        </w:tc>
        <w:tc>
          <w:tcPr>
            <w:tcW w:w="599" w:type="pct"/>
          </w:tcPr>
          <w:p w14:paraId="1C2B899E" w14:textId="77777777" w:rsidR="002021F1" w:rsidRPr="00DC559D" w:rsidRDefault="002021F1" w:rsidP="002021F1">
            <w:pPr>
              <w:spacing w:after="120"/>
              <w:rPr>
                <w:sz w:val="18"/>
                <w:szCs w:val="18"/>
              </w:rPr>
            </w:pPr>
            <w:r w:rsidRPr="00DC559D">
              <w:rPr>
                <w:sz w:val="18"/>
                <w:szCs w:val="18"/>
              </w:rPr>
              <w:t>20</w:t>
            </w:r>
          </w:p>
        </w:tc>
        <w:tc>
          <w:tcPr>
            <w:tcW w:w="703" w:type="pct"/>
          </w:tcPr>
          <w:p w14:paraId="4D4B231A" w14:textId="77777777" w:rsidR="002021F1" w:rsidRPr="00DC559D" w:rsidRDefault="002021F1" w:rsidP="002021F1">
            <w:pPr>
              <w:spacing w:after="120"/>
              <w:rPr>
                <w:sz w:val="18"/>
                <w:szCs w:val="18"/>
              </w:rPr>
            </w:pPr>
            <w:r w:rsidRPr="00DC559D">
              <w:rPr>
                <w:sz w:val="18"/>
                <w:szCs w:val="18"/>
              </w:rPr>
              <w:t>Text</w:t>
            </w:r>
          </w:p>
        </w:tc>
        <w:tc>
          <w:tcPr>
            <w:tcW w:w="1290" w:type="pct"/>
          </w:tcPr>
          <w:p w14:paraId="568E78D5" w14:textId="77777777" w:rsidR="002021F1" w:rsidRPr="00DC559D" w:rsidRDefault="002021F1" w:rsidP="002021F1">
            <w:pPr>
              <w:spacing w:after="120"/>
              <w:rPr>
                <w:sz w:val="18"/>
                <w:szCs w:val="18"/>
              </w:rPr>
            </w:pPr>
            <w:r w:rsidRPr="00DC559D">
              <w:rPr>
                <w:sz w:val="18"/>
                <w:szCs w:val="18"/>
              </w:rPr>
              <w:t>Not used for WLR.</w:t>
            </w:r>
          </w:p>
        </w:tc>
        <w:tc>
          <w:tcPr>
            <w:tcW w:w="954" w:type="pct"/>
          </w:tcPr>
          <w:p w14:paraId="32BE5BCC" w14:textId="77777777" w:rsidR="002021F1" w:rsidRPr="00DC559D" w:rsidRDefault="002021F1" w:rsidP="002021F1">
            <w:pPr>
              <w:jc w:val="both"/>
              <w:rPr>
                <w:sz w:val="18"/>
                <w:szCs w:val="18"/>
              </w:rPr>
            </w:pPr>
          </w:p>
        </w:tc>
      </w:tr>
      <w:tr w:rsidR="002021F1" w:rsidRPr="005B4766" w14:paraId="57FD967C" w14:textId="77777777" w:rsidTr="00530A5C">
        <w:tc>
          <w:tcPr>
            <w:tcW w:w="1004" w:type="pct"/>
          </w:tcPr>
          <w:p w14:paraId="2DAC39EC" w14:textId="77777777" w:rsidR="002021F1" w:rsidRPr="00DC559D" w:rsidRDefault="002021F1" w:rsidP="002021F1">
            <w:pPr>
              <w:spacing w:after="120"/>
              <w:rPr>
                <w:sz w:val="18"/>
                <w:szCs w:val="18"/>
              </w:rPr>
            </w:pPr>
            <w:r w:rsidRPr="00DC559D">
              <w:rPr>
                <w:sz w:val="18"/>
                <w:szCs w:val="18"/>
              </w:rPr>
              <w:t>*CLI</w:t>
            </w:r>
          </w:p>
        </w:tc>
        <w:tc>
          <w:tcPr>
            <w:tcW w:w="450" w:type="pct"/>
          </w:tcPr>
          <w:p w14:paraId="4336D9D7" w14:textId="77777777" w:rsidR="002021F1" w:rsidRPr="00DC559D" w:rsidRDefault="002021F1" w:rsidP="002021F1">
            <w:pPr>
              <w:spacing w:after="120"/>
              <w:rPr>
                <w:sz w:val="18"/>
                <w:szCs w:val="18"/>
              </w:rPr>
            </w:pPr>
            <w:r w:rsidRPr="00DC559D">
              <w:rPr>
                <w:sz w:val="18"/>
                <w:szCs w:val="18"/>
              </w:rPr>
              <w:t>29</w:t>
            </w:r>
          </w:p>
        </w:tc>
        <w:tc>
          <w:tcPr>
            <w:tcW w:w="599" w:type="pct"/>
          </w:tcPr>
          <w:p w14:paraId="2A4FF568" w14:textId="77777777" w:rsidR="002021F1" w:rsidRPr="00DC559D" w:rsidRDefault="002021F1" w:rsidP="002021F1">
            <w:pPr>
              <w:spacing w:after="120"/>
              <w:rPr>
                <w:sz w:val="18"/>
                <w:szCs w:val="18"/>
              </w:rPr>
            </w:pPr>
            <w:r w:rsidRPr="00DC559D">
              <w:rPr>
                <w:sz w:val="18"/>
                <w:szCs w:val="18"/>
              </w:rPr>
              <w:t>20</w:t>
            </w:r>
          </w:p>
        </w:tc>
        <w:tc>
          <w:tcPr>
            <w:tcW w:w="703" w:type="pct"/>
          </w:tcPr>
          <w:p w14:paraId="58866AA0" w14:textId="77777777" w:rsidR="002021F1" w:rsidRPr="00DC559D" w:rsidRDefault="002021F1" w:rsidP="002021F1">
            <w:pPr>
              <w:spacing w:after="120"/>
              <w:rPr>
                <w:sz w:val="18"/>
                <w:szCs w:val="18"/>
              </w:rPr>
            </w:pPr>
            <w:r w:rsidRPr="00DC559D">
              <w:rPr>
                <w:sz w:val="18"/>
                <w:szCs w:val="18"/>
              </w:rPr>
              <w:t>Text</w:t>
            </w:r>
          </w:p>
        </w:tc>
        <w:tc>
          <w:tcPr>
            <w:tcW w:w="1290" w:type="pct"/>
          </w:tcPr>
          <w:p w14:paraId="37B55FC8" w14:textId="77777777" w:rsidR="002021F1" w:rsidRPr="00DC559D" w:rsidRDefault="002021F1" w:rsidP="002021F1">
            <w:pPr>
              <w:spacing w:after="120"/>
              <w:rPr>
                <w:sz w:val="18"/>
                <w:szCs w:val="18"/>
              </w:rPr>
            </w:pPr>
            <w:r w:rsidRPr="00DC559D">
              <w:rPr>
                <w:sz w:val="18"/>
                <w:szCs w:val="18"/>
              </w:rPr>
              <w:t>Not used for WLR</w:t>
            </w:r>
            <w:r>
              <w:rPr>
                <w:sz w:val="18"/>
                <w:szCs w:val="18"/>
              </w:rPr>
              <w:t xml:space="preserve"> as already shown in field 4</w:t>
            </w:r>
            <w:r w:rsidRPr="00DC559D">
              <w:rPr>
                <w:sz w:val="18"/>
                <w:szCs w:val="18"/>
              </w:rPr>
              <w:t>.</w:t>
            </w:r>
          </w:p>
        </w:tc>
        <w:tc>
          <w:tcPr>
            <w:tcW w:w="954" w:type="pct"/>
          </w:tcPr>
          <w:p w14:paraId="44284576" w14:textId="77777777" w:rsidR="002021F1" w:rsidRPr="00DC559D" w:rsidRDefault="002021F1" w:rsidP="002021F1">
            <w:pPr>
              <w:jc w:val="both"/>
              <w:rPr>
                <w:sz w:val="18"/>
                <w:szCs w:val="18"/>
              </w:rPr>
            </w:pPr>
          </w:p>
        </w:tc>
      </w:tr>
      <w:tr w:rsidR="002021F1" w:rsidRPr="005B4766" w14:paraId="100D786F" w14:textId="77777777" w:rsidTr="00530A5C">
        <w:trPr>
          <w:trHeight w:val="299"/>
        </w:trPr>
        <w:tc>
          <w:tcPr>
            <w:tcW w:w="1004" w:type="pct"/>
          </w:tcPr>
          <w:p w14:paraId="3682EBFD" w14:textId="77777777" w:rsidR="002021F1" w:rsidRPr="00DC559D" w:rsidRDefault="002021F1" w:rsidP="002021F1">
            <w:pPr>
              <w:spacing w:after="120"/>
              <w:rPr>
                <w:sz w:val="18"/>
                <w:szCs w:val="18"/>
              </w:rPr>
            </w:pPr>
            <w:r w:rsidRPr="00DC559D">
              <w:rPr>
                <w:sz w:val="18"/>
                <w:szCs w:val="18"/>
              </w:rPr>
              <w:t>*MAC code</w:t>
            </w:r>
          </w:p>
        </w:tc>
        <w:tc>
          <w:tcPr>
            <w:tcW w:w="450" w:type="pct"/>
          </w:tcPr>
          <w:p w14:paraId="57A413B0" w14:textId="77777777" w:rsidR="002021F1" w:rsidRPr="00DC559D" w:rsidRDefault="002021F1" w:rsidP="002021F1">
            <w:pPr>
              <w:spacing w:after="120"/>
              <w:rPr>
                <w:sz w:val="18"/>
                <w:szCs w:val="18"/>
              </w:rPr>
            </w:pPr>
            <w:r w:rsidRPr="00DC559D">
              <w:rPr>
                <w:sz w:val="18"/>
                <w:szCs w:val="18"/>
              </w:rPr>
              <w:t>30</w:t>
            </w:r>
          </w:p>
        </w:tc>
        <w:tc>
          <w:tcPr>
            <w:tcW w:w="599" w:type="pct"/>
          </w:tcPr>
          <w:p w14:paraId="4C942B6A" w14:textId="77777777" w:rsidR="002021F1" w:rsidRPr="00DC559D" w:rsidRDefault="002021F1" w:rsidP="002021F1">
            <w:pPr>
              <w:spacing w:after="120"/>
              <w:rPr>
                <w:sz w:val="18"/>
                <w:szCs w:val="18"/>
              </w:rPr>
            </w:pPr>
            <w:r w:rsidRPr="00DC559D">
              <w:rPr>
                <w:sz w:val="18"/>
                <w:szCs w:val="18"/>
              </w:rPr>
              <w:t>20</w:t>
            </w:r>
          </w:p>
        </w:tc>
        <w:tc>
          <w:tcPr>
            <w:tcW w:w="703" w:type="pct"/>
          </w:tcPr>
          <w:p w14:paraId="6B527199" w14:textId="77777777" w:rsidR="002021F1" w:rsidRPr="00DC559D" w:rsidRDefault="002021F1" w:rsidP="002021F1">
            <w:pPr>
              <w:spacing w:after="120"/>
              <w:rPr>
                <w:sz w:val="18"/>
                <w:szCs w:val="18"/>
              </w:rPr>
            </w:pPr>
            <w:r w:rsidRPr="00DC559D">
              <w:rPr>
                <w:sz w:val="18"/>
                <w:szCs w:val="18"/>
              </w:rPr>
              <w:t>Text</w:t>
            </w:r>
          </w:p>
        </w:tc>
        <w:tc>
          <w:tcPr>
            <w:tcW w:w="1290" w:type="pct"/>
          </w:tcPr>
          <w:p w14:paraId="54DCF098" w14:textId="77777777" w:rsidR="002021F1" w:rsidRPr="00DC559D" w:rsidRDefault="002021F1" w:rsidP="002021F1">
            <w:pPr>
              <w:spacing w:after="120"/>
              <w:rPr>
                <w:sz w:val="18"/>
                <w:szCs w:val="18"/>
              </w:rPr>
            </w:pPr>
            <w:r w:rsidRPr="00DC559D">
              <w:rPr>
                <w:sz w:val="18"/>
                <w:szCs w:val="18"/>
              </w:rPr>
              <w:t>Not used for WLR.</w:t>
            </w:r>
          </w:p>
        </w:tc>
        <w:tc>
          <w:tcPr>
            <w:tcW w:w="954" w:type="pct"/>
          </w:tcPr>
          <w:p w14:paraId="3B06D45B" w14:textId="77777777" w:rsidR="002021F1" w:rsidRPr="00DC559D" w:rsidRDefault="002021F1" w:rsidP="002021F1">
            <w:pPr>
              <w:jc w:val="both"/>
              <w:rPr>
                <w:sz w:val="18"/>
                <w:szCs w:val="18"/>
              </w:rPr>
            </w:pPr>
          </w:p>
        </w:tc>
      </w:tr>
      <w:tr w:rsidR="002021F1" w:rsidRPr="005B4766" w14:paraId="7CE765F5" w14:textId="77777777" w:rsidTr="00530A5C">
        <w:tc>
          <w:tcPr>
            <w:tcW w:w="1004" w:type="pct"/>
          </w:tcPr>
          <w:p w14:paraId="6FD1F7D6" w14:textId="77777777" w:rsidR="002021F1" w:rsidRPr="00DC559D" w:rsidRDefault="002021F1" w:rsidP="00A2111A">
            <w:pPr>
              <w:spacing w:after="120"/>
              <w:rPr>
                <w:sz w:val="18"/>
                <w:szCs w:val="18"/>
              </w:rPr>
            </w:pPr>
            <w:r w:rsidRPr="00DC559D">
              <w:rPr>
                <w:sz w:val="18"/>
                <w:szCs w:val="18"/>
              </w:rPr>
              <w:t>*</w:t>
            </w:r>
            <w:r w:rsidR="00A2111A" w:rsidRPr="00583571">
              <w:rPr>
                <w:sz w:val="18"/>
                <w:szCs w:val="18"/>
              </w:rPr>
              <w:t>Invoice Id</w:t>
            </w:r>
          </w:p>
        </w:tc>
        <w:tc>
          <w:tcPr>
            <w:tcW w:w="450" w:type="pct"/>
          </w:tcPr>
          <w:p w14:paraId="651DD1D0" w14:textId="77777777" w:rsidR="002021F1" w:rsidRPr="00DC559D" w:rsidRDefault="002021F1" w:rsidP="002021F1">
            <w:pPr>
              <w:spacing w:after="120"/>
              <w:rPr>
                <w:sz w:val="18"/>
                <w:szCs w:val="18"/>
              </w:rPr>
            </w:pPr>
            <w:r w:rsidRPr="00DC559D">
              <w:rPr>
                <w:sz w:val="18"/>
                <w:szCs w:val="18"/>
              </w:rPr>
              <w:t>31</w:t>
            </w:r>
          </w:p>
        </w:tc>
        <w:tc>
          <w:tcPr>
            <w:tcW w:w="599" w:type="pct"/>
          </w:tcPr>
          <w:p w14:paraId="4407092E" w14:textId="77777777" w:rsidR="002021F1" w:rsidRPr="00DC559D" w:rsidRDefault="00A2111A" w:rsidP="002021F1">
            <w:pPr>
              <w:spacing w:after="120"/>
              <w:rPr>
                <w:sz w:val="18"/>
                <w:szCs w:val="18"/>
              </w:rPr>
            </w:pPr>
            <w:r>
              <w:rPr>
                <w:sz w:val="18"/>
                <w:szCs w:val="18"/>
              </w:rPr>
              <w:t>2500</w:t>
            </w:r>
          </w:p>
        </w:tc>
        <w:tc>
          <w:tcPr>
            <w:tcW w:w="703" w:type="pct"/>
          </w:tcPr>
          <w:p w14:paraId="5CF803C6" w14:textId="77777777" w:rsidR="002021F1" w:rsidRPr="00DC559D" w:rsidRDefault="002021F1" w:rsidP="002021F1">
            <w:pPr>
              <w:spacing w:after="120"/>
              <w:rPr>
                <w:sz w:val="18"/>
                <w:szCs w:val="18"/>
              </w:rPr>
            </w:pPr>
            <w:r w:rsidRPr="00DC559D">
              <w:rPr>
                <w:sz w:val="18"/>
                <w:szCs w:val="18"/>
              </w:rPr>
              <w:t>Text</w:t>
            </w:r>
          </w:p>
        </w:tc>
        <w:tc>
          <w:tcPr>
            <w:tcW w:w="1290" w:type="pct"/>
          </w:tcPr>
          <w:p w14:paraId="31B5A982" w14:textId="77777777" w:rsidR="002021F1" w:rsidRPr="00ED7A76" w:rsidRDefault="00E9105E" w:rsidP="002021F1">
            <w:pPr>
              <w:spacing w:after="120"/>
              <w:rPr>
                <w:rFonts w:ascii="Calibri" w:hAnsi="Calibri"/>
                <w:color w:val="000000"/>
                <w:sz w:val="22"/>
                <w:szCs w:val="22"/>
              </w:rPr>
            </w:pPr>
            <w:r>
              <w:rPr>
                <w:rFonts w:cs="Arial"/>
                <w:sz w:val="18"/>
                <w:szCs w:val="18"/>
              </w:rPr>
              <w:t>e.g.</w:t>
            </w:r>
            <w:r>
              <w:rPr>
                <w:rFonts w:ascii="Calibri" w:hAnsi="Calibri"/>
                <w:color w:val="000000"/>
                <w:sz w:val="22"/>
                <w:szCs w:val="22"/>
              </w:rPr>
              <w:t>GM00000023 M001 1/GM00000023 M002 1 etc…</w:t>
            </w:r>
          </w:p>
        </w:tc>
        <w:tc>
          <w:tcPr>
            <w:tcW w:w="954" w:type="pct"/>
          </w:tcPr>
          <w:p w14:paraId="2134AD41" w14:textId="77777777" w:rsidR="002021F1" w:rsidRPr="00DC559D" w:rsidRDefault="00EA4F53" w:rsidP="004F1520">
            <w:pPr>
              <w:jc w:val="both"/>
              <w:rPr>
                <w:sz w:val="18"/>
                <w:szCs w:val="18"/>
              </w:rPr>
            </w:pPr>
            <w:r>
              <w:rPr>
                <w:sz w:val="18"/>
                <w:szCs w:val="18"/>
              </w:rPr>
              <w:t>Invoice Id is list of invoice against which charges are reconciled.</w:t>
            </w:r>
          </w:p>
        </w:tc>
      </w:tr>
      <w:tr w:rsidR="002021F1" w:rsidRPr="005B4766" w14:paraId="56DA2780" w14:textId="77777777" w:rsidTr="00530A5C">
        <w:tc>
          <w:tcPr>
            <w:tcW w:w="1004" w:type="pct"/>
          </w:tcPr>
          <w:p w14:paraId="543F75EB" w14:textId="77777777" w:rsidR="002021F1" w:rsidRPr="00DC559D" w:rsidRDefault="002021F1" w:rsidP="002021F1">
            <w:pPr>
              <w:spacing w:after="120"/>
              <w:rPr>
                <w:sz w:val="18"/>
                <w:szCs w:val="18"/>
              </w:rPr>
            </w:pPr>
            <w:r>
              <w:rPr>
                <w:sz w:val="18"/>
                <w:szCs w:val="18"/>
              </w:rPr>
              <w:t>*T</w:t>
            </w:r>
            <w:r w:rsidRPr="00DC559D">
              <w:rPr>
                <w:sz w:val="18"/>
                <w:szCs w:val="18"/>
              </w:rPr>
              <w:t>RC Start date time</w:t>
            </w:r>
          </w:p>
        </w:tc>
        <w:tc>
          <w:tcPr>
            <w:tcW w:w="450" w:type="pct"/>
          </w:tcPr>
          <w:p w14:paraId="219B9369" w14:textId="77777777" w:rsidR="002021F1" w:rsidRPr="00DC559D" w:rsidRDefault="002021F1" w:rsidP="002021F1">
            <w:pPr>
              <w:spacing w:after="120"/>
              <w:rPr>
                <w:sz w:val="18"/>
                <w:szCs w:val="18"/>
              </w:rPr>
            </w:pPr>
            <w:r w:rsidRPr="00DC559D">
              <w:rPr>
                <w:sz w:val="18"/>
                <w:szCs w:val="18"/>
              </w:rPr>
              <w:t>32</w:t>
            </w:r>
          </w:p>
        </w:tc>
        <w:tc>
          <w:tcPr>
            <w:tcW w:w="599" w:type="pct"/>
          </w:tcPr>
          <w:p w14:paraId="6872F138" w14:textId="77777777" w:rsidR="002021F1" w:rsidRPr="00DC559D" w:rsidRDefault="002021F1" w:rsidP="002021F1">
            <w:pPr>
              <w:spacing w:after="120"/>
              <w:rPr>
                <w:sz w:val="18"/>
                <w:szCs w:val="18"/>
              </w:rPr>
            </w:pPr>
          </w:p>
        </w:tc>
        <w:tc>
          <w:tcPr>
            <w:tcW w:w="703" w:type="pct"/>
          </w:tcPr>
          <w:p w14:paraId="1C9CD586" w14:textId="77777777" w:rsidR="002021F1" w:rsidRPr="00DC559D" w:rsidRDefault="002021F1" w:rsidP="002021F1">
            <w:pPr>
              <w:spacing w:after="120"/>
              <w:rPr>
                <w:sz w:val="18"/>
                <w:szCs w:val="18"/>
              </w:rPr>
            </w:pPr>
            <w:r w:rsidRPr="00DC559D">
              <w:rPr>
                <w:sz w:val="18"/>
                <w:szCs w:val="18"/>
              </w:rPr>
              <w:t>DATE</w:t>
            </w:r>
          </w:p>
        </w:tc>
        <w:tc>
          <w:tcPr>
            <w:tcW w:w="1290" w:type="pct"/>
          </w:tcPr>
          <w:p w14:paraId="47B849E6" w14:textId="77777777" w:rsidR="002021F1" w:rsidRPr="00DC559D" w:rsidRDefault="002021F1" w:rsidP="002021F1">
            <w:pPr>
              <w:spacing w:after="120"/>
              <w:rPr>
                <w:sz w:val="18"/>
                <w:szCs w:val="18"/>
              </w:rPr>
            </w:pPr>
            <w:r w:rsidRPr="00DC559D">
              <w:rPr>
                <w:sz w:val="18"/>
                <w:szCs w:val="18"/>
              </w:rPr>
              <w:t>N/A</w:t>
            </w:r>
          </w:p>
        </w:tc>
        <w:tc>
          <w:tcPr>
            <w:tcW w:w="954" w:type="pct"/>
          </w:tcPr>
          <w:p w14:paraId="03F7DCB1" w14:textId="77777777" w:rsidR="002021F1" w:rsidRPr="00DC559D" w:rsidRDefault="002021F1" w:rsidP="002021F1">
            <w:pPr>
              <w:jc w:val="both"/>
              <w:rPr>
                <w:sz w:val="18"/>
                <w:szCs w:val="18"/>
              </w:rPr>
            </w:pPr>
          </w:p>
        </w:tc>
      </w:tr>
      <w:tr w:rsidR="002021F1" w:rsidRPr="005B4766" w14:paraId="4C6638F6" w14:textId="77777777" w:rsidTr="00530A5C">
        <w:tc>
          <w:tcPr>
            <w:tcW w:w="1004" w:type="pct"/>
          </w:tcPr>
          <w:p w14:paraId="0A2A31FE" w14:textId="77777777" w:rsidR="002021F1" w:rsidRPr="00DC559D" w:rsidRDefault="002021F1" w:rsidP="002021F1">
            <w:pPr>
              <w:spacing w:after="120"/>
              <w:rPr>
                <w:sz w:val="18"/>
                <w:szCs w:val="18"/>
              </w:rPr>
            </w:pPr>
            <w:r>
              <w:rPr>
                <w:sz w:val="18"/>
                <w:szCs w:val="18"/>
              </w:rPr>
              <w:t>*</w:t>
            </w:r>
            <w:r w:rsidRPr="00DC559D">
              <w:rPr>
                <w:sz w:val="18"/>
                <w:szCs w:val="18"/>
              </w:rPr>
              <w:t>Clear code</w:t>
            </w:r>
          </w:p>
        </w:tc>
        <w:tc>
          <w:tcPr>
            <w:tcW w:w="450" w:type="pct"/>
          </w:tcPr>
          <w:p w14:paraId="0FCCA49C" w14:textId="77777777" w:rsidR="002021F1" w:rsidRPr="00DC559D" w:rsidRDefault="002021F1" w:rsidP="002021F1">
            <w:pPr>
              <w:spacing w:after="120"/>
              <w:rPr>
                <w:sz w:val="18"/>
                <w:szCs w:val="18"/>
              </w:rPr>
            </w:pPr>
            <w:r w:rsidRPr="00DC559D">
              <w:rPr>
                <w:sz w:val="18"/>
                <w:szCs w:val="18"/>
              </w:rPr>
              <w:t>33</w:t>
            </w:r>
          </w:p>
        </w:tc>
        <w:tc>
          <w:tcPr>
            <w:tcW w:w="599" w:type="pct"/>
          </w:tcPr>
          <w:p w14:paraId="38D3A527" w14:textId="77777777" w:rsidR="002021F1" w:rsidRPr="00DC559D" w:rsidRDefault="002021F1" w:rsidP="002021F1">
            <w:pPr>
              <w:spacing w:after="120"/>
              <w:rPr>
                <w:sz w:val="18"/>
                <w:szCs w:val="18"/>
              </w:rPr>
            </w:pPr>
            <w:r w:rsidRPr="00DC559D">
              <w:rPr>
                <w:sz w:val="18"/>
                <w:szCs w:val="18"/>
              </w:rPr>
              <w:t>20</w:t>
            </w:r>
          </w:p>
        </w:tc>
        <w:tc>
          <w:tcPr>
            <w:tcW w:w="703" w:type="pct"/>
          </w:tcPr>
          <w:p w14:paraId="2A7390A7" w14:textId="77777777" w:rsidR="002021F1" w:rsidRPr="00DC559D" w:rsidRDefault="002021F1" w:rsidP="002021F1">
            <w:pPr>
              <w:spacing w:after="120"/>
              <w:rPr>
                <w:sz w:val="18"/>
                <w:szCs w:val="18"/>
              </w:rPr>
            </w:pPr>
            <w:r w:rsidRPr="00DC559D">
              <w:rPr>
                <w:sz w:val="18"/>
                <w:szCs w:val="18"/>
              </w:rPr>
              <w:t>Text</w:t>
            </w:r>
          </w:p>
        </w:tc>
        <w:tc>
          <w:tcPr>
            <w:tcW w:w="1290" w:type="pct"/>
          </w:tcPr>
          <w:p w14:paraId="2E811516" w14:textId="77777777" w:rsidR="002021F1" w:rsidRPr="00DC559D" w:rsidRDefault="002021F1" w:rsidP="002021F1">
            <w:pPr>
              <w:spacing w:after="120"/>
              <w:rPr>
                <w:sz w:val="18"/>
                <w:szCs w:val="18"/>
              </w:rPr>
            </w:pPr>
            <w:r w:rsidRPr="00DC559D">
              <w:rPr>
                <w:sz w:val="18"/>
                <w:szCs w:val="18"/>
              </w:rPr>
              <w:t>N/A</w:t>
            </w:r>
          </w:p>
        </w:tc>
        <w:tc>
          <w:tcPr>
            <w:tcW w:w="954" w:type="pct"/>
          </w:tcPr>
          <w:p w14:paraId="2912AC3C" w14:textId="77777777" w:rsidR="002021F1" w:rsidRPr="00DC559D" w:rsidRDefault="002021F1" w:rsidP="002021F1">
            <w:pPr>
              <w:jc w:val="both"/>
              <w:rPr>
                <w:sz w:val="18"/>
                <w:szCs w:val="18"/>
              </w:rPr>
            </w:pPr>
          </w:p>
        </w:tc>
      </w:tr>
      <w:tr w:rsidR="002021F1" w:rsidRPr="005B4766" w14:paraId="3CD7F528" w14:textId="77777777" w:rsidTr="00530A5C">
        <w:tc>
          <w:tcPr>
            <w:tcW w:w="1004" w:type="pct"/>
          </w:tcPr>
          <w:p w14:paraId="08A413EE" w14:textId="77777777" w:rsidR="002021F1" w:rsidRPr="00DC559D" w:rsidRDefault="002021F1" w:rsidP="002021F1">
            <w:pPr>
              <w:spacing w:after="120"/>
              <w:rPr>
                <w:sz w:val="18"/>
                <w:szCs w:val="18"/>
              </w:rPr>
            </w:pPr>
            <w:r>
              <w:rPr>
                <w:sz w:val="18"/>
                <w:szCs w:val="18"/>
              </w:rPr>
              <w:t>*</w:t>
            </w:r>
            <w:r w:rsidRPr="00DC559D">
              <w:rPr>
                <w:sz w:val="18"/>
                <w:szCs w:val="18"/>
              </w:rPr>
              <w:t>TRC description code</w:t>
            </w:r>
          </w:p>
        </w:tc>
        <w:tc>
          <w:tcPr>
            <w:tcW w:w="450" w:type="pct"/>
          </w:tcPr>
          <w:p w14:paraId="199D4DC8" w14:textId="77777777" w:rsidR="002021F1" w:rsidRPr="00DC559D" w:rsidRDefault="002021F1" w:rsidP="002021F1">
            <w:pPr>
              <w:spacing w:after="120"/>
              <w:rPr>
                <w:sz w:val="18"/>
                <w:szCs w:val="18"/>
              </w:rPr>
            </w:pPr>
            <w:r w:rsidRPr="00DC559D">
              <w:rPr>
                <w:sz w:val="18"/>
                <w:szCs w:val="18"/>
              </w:rPr>
              <w:t>34</w:t>
            </w:r>
          </w:p>
        </w:tc>
        <w:tc>
          <w:tcPr>
            <w:tcW w:w="599" w:type="pct"/>
          </w:tcPr>
          <w:p w14:paraId="42BDAD99" w14:textId="77777777" w:rsidR="002021F1" w:rsidRPr="00DC559D" w:rsidRDefault="002021F1" w:rsidP="002021F1">
            <w:pPr>
              <w:spacing w:after="120"/>
              <w:rPr>
                <w:sz w:val="18"/>
                <w:szCs w:val="18"/>
              </w:rPr>
            </w:pPr>
            <w:r w:rsidRPr="00DC559D">
              <w:rPr>
                <w:sz w:val="18"/>
                <w:szCs w:val="18"/>
              </w:rPr>
              <w:t>20</w:t>
            </w:r>
          </w:p>
        </w:tc>
        <w:tc>
          <w:tcPr>
            <w:tcW w:w="703" w:type="pct"/>
          </w:tcPr>
          <w:p w14:paraId="01B9AC6A" w14:textId="77777777" w:rsidR="002021F1" w:rsidRPr="00DC559D" w:rsidRDefault="002021F1" w:rsidP="002021F1">
            <w:pPr>
              <w:spacing w:after="120"/>
              <w:rPr>
                <w:sz w:val="18"/>
                <w:szCs w:val="18"/>
              </w:rPr>
            </w:pPr>
            <w:r w:rsidRPr="00DC559D">
              <w:rPr>
                <w:sz w:val="18"/>
                <w:szCs w:val="18"/>
              </w:rPr>
              <w:t>Text</w:t>
            </w:r>
          </w:p>
        </w:tc>
        <w:tc>
          <w:tcPr>
            <w:tcW w:w="1290" w:type="pct"/>
          </w:tcPr>
          <w:p w14:paraId="4B180C37" w14:textId="77777777" w:rsidR="002021F1" w:rsidRPr="00DC559D" w:rsidRDefault="002021F1" w:rsidP="002021F1">
            <w:pPr>
              <w:spacing w:after="120"/>
              <w:rPr>
                <w:sz w:val="18"/>
                <w:szCs w:val="18"/>
              </w:rPr>
            </w:pPr>
            <w:r w:rsidRPr="00DC559D">
              <w:rPr>
                <w:sz w:val="18"/>
                <w:szCs w:val="18"/>
              </w:rPr>
              <w:t>N/A</w:t>
            </w:r>
          </w:p>
        </w:tc>
        <w:tc>
          <w:tcPr>
            <w:tcW w:w="954" w:type="pct"/>
          </w:tcPr>
          <w:p w14:paraId="74996C2D" w14:textId="77777777" w:rsidR="002021F1" w:rsidRPr="00DC559D" w:rsidRDefault="002021F1" w:rsidP="002021F1">
            <w:pPr>
              <w:jc w:val="both"/>
              <w:rPr>
                <w:sz w:val="18"/>
                <w:szCs w:val="18"/>
              </w:rPr>
            </w:pPr>
          </w:p>
        </w:tc>
      </w:tr>
      <w:tr w:rsidR="002021F1" w:rsidRPr="005B4766" w14:paraId="38255BAA" w14:textId="77777777" w:rsidTr="00530A5C">
        <w:tc>
          <w:tcPr>
            <w:tcW w:w="1004" w:type="pct"/>
          </w:tcPr>
          <w:p w14:paraId="43E4CE48" w14:textId="77777777" w:rsidR="002021F1" w:rsidRPr="007609EF" w:rsidRDefault="002021F1" w:rsidP="002021F1">
            <w:pPr>
              <w:spacing w:after="120"/>
              <w:rPr>
                <w:sz w:val="18"/>
                <w:szCs w:val="18"/>
              </w:rPr>
            </w:pPr>
            <w:r w:rsidRPr="007609EF">
              <w:rPr>
                <w:sz w:val="18"/>
                <w:szCs w:val="18"/>
              </w:rPr>
              <w:t>Price list reference</w:t>
            </w:r>
          </w:p>
        </w:tc>
        <w:tc>
          <w:tcPr>
            <w:tcW w:w="450" w:type="pct"/>
          </w:tcPr>
          <w:p w14:paraId="3BCA7653" w14:textId="77777777" w:rsidR="002021F1" w:rsidRPr="007609EF" w:rsidRDefault="002021F1" w:rsidP="002021F1">
            <w:pPr>
              <w:spacing w:after="120"/>
              <w:rPr>
                <w:sz w:val="18"/>
                <w:szCs w:val="18"/>
              </w:rPr>
            </w:pPr>
            <w:r w:rsidRPr="007609EF">
              <w:rPr>
                <w:sz w:val="18"/>
                <w:szCs w:val="18"/>
              </w:rPr>
              <w:t>35</w:t>
            </w:r>
          </w:p>
        </w:tc>
        <w:tc>
          <w:tcPr>
            <w:tcW w:w="599" w:type="pct"/>
          </w:tcPr>
          <w:p w14:paraId="612A23A5" w14:textId="77777777" w:rsidR="002021F1" w:rsidRPr="007609EF" w:rsidRDefault="002021F1" w:rsidP="002021F1">
            <w:pPr>
              <w:spacing w:after="120"/>
              <w:rPr>
                <w:sz w:val="18"/>
                <w:szCs w:val="18"/>
              </w:rPr>
            </w:pPr>
            <w:r w:rsidRPr="007609EF">
              <w:rPr>
                <w:sz w:val="18"/>
                <w:szCs w:val="18"/>
              </w:rPr>
              <w:t>2</w:t>
            </w:r>
            <w:r>
              <w:rPr>
                <w:sz w:val="18"/>
                <w:szCs w:val="18"/>
              </w:rPr>
              <w:t>56</w:t>
            </w:r>
          </w:p>
        </w:tc>
        <w:tc>
          <w:tcPr>
            <w:tcW w:w="703" w:type="pct"/>
          </w:tcPr>
          <w:p w14:paraId="28A65473" w14:textId="77777777" w:rsidR="002021F1" w:rsidRPr="007609EF" w:rsidRDefault="002021F1" w:rsidP="002021F1">
            <w:pPr>
              <w:spacing w:after="120"/>
              <w:rPr>
                <w:sz w:val="18"/>
                <w:szCs w:val="18"/>
              </w:rPr>
            </w:pPr>
            <w:r w:rsidRPr="007609EF">
              <w:rPr>
                <w:sz w:val="18"/>
                <w:szCs w:val="18"/>
              </w:rPr>
              <w:t>Text</w:t>
            </w:r>
          </w:p>
        </w:tc>
        <w:tc>
          <w:tcPr>
            <w:tcW w:w="1290" w:type="pct"/>
          </w:tcPr>
          <w:p w14:paraId="10027BA6" w14:textId="77777777" w:rsidR="002021F1" w:rsidRPr="003506A1" w:rsidRDefault="002021F1" w:rsidP="002021F1">
            <w:pPr>
              <w:spacing w:after="120"/>
              <w:rPr>
                <w:sz w:val="18"/>
                <w:szCs w:val="18"/>
              </w:rPr>
            </w:pPr>
            <w:r>
              <w:rPr>
                <w:sz w:val="18"/>
                <w:szCs w:val="18"/>
              </w:rPr>
              <w:t xml:space="preserve">e.g. </w:t>
            </w:r>
            <w:r w:rsidRPr="001F08BD">
              <w:rPr>
                <w:sz w:val="18"/>
                <w:szCs w:val="18"/>
              </w:rPr>
              <w:t>1.5.2</w:t>
            </w:r>
          </w:p>
        </w:tc>
        <w:tc>
          <w:tcPr>
            <w:tcW w:w="954" w:type="pct"/>
          </w:tcPr>
          <w:p w14:paraId="4A4E47CD" w14:textId="77777777" w:rsidR="002021F1" w:rsidRPr="007609EF" w:rsidRDefault="002021F1" w:rsidP="002021F1">
            <w:pPr>
              <w:jc w:val="both"/>
              <w:rPr>
                <w:sz w:val="18"/>
                <w:szCs w:val="18"/>
              </w:rPr>
            </w:pPr>
          </w:p>
        </w:tc>
      </w:tr>
      <w:tr w:rsidR="002021F1" w:rsidRPr="005B4766" w14:paraId="039B8FD5" w14:textId="77777777" w:rsidTr="00530A5C">
        <w:tc>
          <w:tcPr>
            <w:tcW w:w="1004" w:type="pct"/>
          </w:tcPr>
          <w:p w14:paraId="0C3A5A95" w14:textId="77777777" w:rsidR="002021F1" w:rsidRPr="007609EF" w:rsidRDefault="002021F1" w:rsidP="002021F1">
            <w:pPr>
              <w:spacing w:after="120"/>
              <w:rPr>
                <w:sz w:val="18"/>
                <w:szCs w:val="18"/>
              </w:rPr>
            </w:pPr>
            <w:r w:rsidRPr="007609EF">
              <w:rPr>
                <w:sz w:val="18"/>
                <w:szCs w:val="18"/>
              </w:rPr>
              <w:t>Price list description</w:t>
            </w:r>
          </w:p>
        </w:tc>
        <w:tc>
          <w:tcPr>
            <w:tcW w:w="450" w:type="pct"/>
          </w:tcPr>
          <w:p w14:paraId="35B1C718" w14:textId="77777777" w:rsidR="002021F1" w:rsidRPr="007609EF" w:rsidRDefault="002021F1" w:rsidP="002021F1">
            <w:pPr>
              <w:spacing w:after="120"/>
              <w:rPr>
                <w:sz w:val="18"/>
                <w:szCs w:val="18"/>
              </w:rPr>
            </w:pPr>
            <w:r w:rsidRPr="007609EF">
              <w:rPr>
                <w:sz w:val="18"/>
                <w:szCs w:val="18"/>
              </w:rPr>
              <w:t>36</w:t>
            </w:r>
          </w:p>
        </w:tc>
        <w:tc>
          <w:tcPr>
            <w:tcW w:w="599" w:type="pct"/>
          </w:tcPr>
          <w:p w14:paraId="002FA9B5" w14:textId="77777777" w:rsidR="002021F1" w:rsidRPr="007609EF" w:rsidRDefault="002021F1" w:rsidP="002021F1">
            <w:pPr>
              <w:spacing w:after="120"/>
              <w:rPr>
                <w:sz w:val="18"/>
                <w:szCs w:val="18"/>
              </w:rPr>
            </w:pPr>
            <w:r w:rsidRPr="007609EF">
              <w:rPr>
                <w:sz w:val="18"/>
                <w:szCs w:val="18"/>
              </w:rPr>
              <w:t>2</w:t>
            </w:r>
            <w:r>
              <w:rPr>
                <w:sz w:val="18"/>
                <w:szCs w:val="18"/>
              </w:rPr>
              <w:t>56</w:t>
            </w:r>
          </w:p>
        </w:tc>
        <w:tc>
          <w:tcPr>
            <w:tcW w:w="703" w:type="pct"/>
          </w:tcPr>
          <w:p w14:paraId="3F8E2AE5" w14:textId="77777777" w:rsidR="002021F1" w:rsidRPr="007609EF" w:rsidRDefault="002021F1" w:rsidP="002021F1">
            <w:pPr>
              <w:spacing w:after="120"/>
              <w:rPr>
                <w:sz w:val="18"/>
                <w:szCs w:val="18"/>
              </w:rPr>
            </w:pPr>
            <w:r w:rsidRPr="007609EF">
              <w:rPr>
                <w:sz w:val="18"/>
                <w:szCs w:val="18"/>
              </w:rPr>
              <w:t>Text</w:t>
            </w:r>
          </w:p>
        </w:tc>
        <w:tc>
          <w:tcPr>
            <w:tcW w:w="1290" w:type="pct"/>
          </w:tcPr>
          <w:p w14:paraId="4C105820" w14:textId="77777777" w:rsidR="002021F1" w:rsidRPr="007609EF" w:rsidRDefault="002021F1" w:rsidP="002021F1">
            <w:pPr>
              <w:spacing w:after="120"/>
              <w:rPr>
                <w:sz w:val="18"/>
                <w:szCs w:val="18"/>
              </w:rPr>
            </w:pPr>
            <w:r>
              <w:rPr>
                <w:sz w:val="18"/>
                <w:szCs w:val="18"/>
              </w:rPr>
              <w:t xml:space="preserve">e.g. </w:t>
            </w:r>
            <w:r w:rsidRPr="001F08BD">
              <w:rPr>
                <w:sz w:val="18"/>
                <w:szCs w:val="18"/>
              </w:rPr>
              <w:t>General features - Incoming Calls Barred Addtl Line</w:t>
            </w:r>
          </w:p>
        </w:tc>
        <w:tc>
          <w:tcPr>
            <w:tcW w:w="954" w:type="pct"/>
          </w:tcPr>
          <w:p w14:paraId="2A11B00C" w14:textId="77777777" w:rsidR="002021F1" w:rsidRPr="007609EF" w:rsidRDefault="002021F1" w:rsidP="002021F1">
            <w:pPr>
              <w:jc w:val="both"/>
              <w:rPr>
                <w:sz w:val="18"/>
                <w:szCs w:val="18"/>
              </w:rPr>
            </w:pPr>
          </w:p>
        </w:tc>
      </w:tr>
      <w:tr w:rsidR="00B93EBB" w:rsidRPr="005B4766" w14:paraId="7A8CF935" w14:textId="77777777" w:rsidTr="00B93EBB">
        <w:tc>
          <w:tcPr>
            <w:tcW w:w="5000" w:type="pct"/>
            <w:gridSpan w:val="6"/>
          </w:tcPr>
          <w:p w14:paraId="01E99F32" w14:textId="77777777" w:rsidR="00B93EBB" w:rsidRPr="007609EF" w:rsidRDefault="00B93EBB" w:rsidP="00B93EBB">
            <w:pPr>
              <w:jc w:val="both"/>
              <w:rPr>
                <w:sz w:val="18"/>
                <w:szCs w:val="18"/>
              </w:rPr>
            </w:pPr>
            <w:r w:rsidRPr="00B84ADA">
              <w:rPr>
                <w:sz w:val="18"/>
                <w:szCs w:val="18"/>
              </w:rPr>
              <w:t>Note:</w:t>
            </w:r>
            <w:r w:rsidRPr="00530A5C">
              <w:rPr>
                <w:sz w:val="18"/>
                <w:szCs w:val="18"/>
              </w:rPr>
              <w:t xml:space="preserve"> Fields 37-72 are specific and unique to WLR and will be displayed below if they carry any values. Field 60 shown below, but 37-59 and 61-72 will appear as empty fields. </w:t>
            </w:r>
            <w:r w:rsidRPr="0046150B">
              <w:rPr>
                <w:sz w:val="18"/>
                <w:szCs w:val="18"/>
              </w:rPr>
              <w:t>For WLR3, these are not used, but will appear as empty fields.</w:t>
            </w:r>
          </w:p>
        </w:tc>
      </w:tr>
      <w:tr w:rsidR="003E2CF6" w:rsidRPr="005B4766" w14:paraId="20A69549" w14:textId="77777777" w:rsidTr="00B84ADA">
        <w:tc>
          <w:tcPr>
            <w:tcW w:w="1004" w:type="pct"/>
          </w:tcPr>
          <w:p w14:paraId="0D41615E" w14:textId="77777777" w:rsidR="003E2CF6" w:rsidRPr="006560EB" w:rsidRDefault="003E2CF6" w:rsidP="002021F1">
            <w:pPr>
              <w:spacing w:after="120"/>
              <w:rPr>
                <w:sz w:val="18"/>
                <w:szCs w:val="18"/>
              </w:rPr>
            </w:pPr>
            <w:r w:rsidRPr="00B84ADA">
              <w:rPr>
                <w:sz w:val="18"/>
                <w:szCs w:val="18"/>
              </w:rPr>
              <w:t>Unique Price Code</w:t>
            </w:r>
          </w:p>
        </w:tc>
        <w:tc>
          <w:tcPr>
            <w:tcW w:w="450" w:type="pct"/>
          </w:tcPr>
          <w:p w14:paraId="204107FA" w14:textId="77777777" w:rsidR="003E2CF6" w:rsidRPr="0031348F" w:rsidRDefault="003E2CF6" w:rsidP="002021F1">
            <w:pPr>
              <w:spacing w:after="120"/>
              <w:rPr>
                <w:sz w:val="18"/>
                <w:szCs w:val="18"/>
              </w:rPr>
            </w:pPr>
            <w:r w:rsidRPr="006560EB">
              <w:rPr>
                <w:sz w:val="18"/>
                <w:szCs w:val="18"/>
              </w:rPr>
              <w:t>60</w:t>
            </w:r>
          </w:p>
        </w:tc>
        <w:tc>
          <w:tcPr>
            <w:tcW w:w="599" w:type="pct"/>
          </w:tcPr>
          <w:p w14:paraId="79DBB777" w14:textId="77777777" w:rsidR="003E2CF6" w:rsidRPr="0031348F" w:rsidRDefault="00AD7C78" w:rsidP="002021F1">
            <w:pPr>
              <w:spacing w:after="120"/>
              <w:rPr>
                <w:sz w:val="18"/>
                <w:szCs w:val="18"/>
              </w:rPr>
            </w:pPr>
            <w:r w:rsidRPr="0031348F">
              <w:rPr>
                <w:sz w:val="18"/>
                <w:szCs w:val="18"/>
              </w:rPr>
              <w:t>60</w:t>
            </w:r>
          </w:p>
        </w:tc>
        <w:tc>
          <w:tcPr>
            <w:tcW w:w="703" w:type="pct"/>
          </w:tcPr>
          <w:p w14:paraId="7D1A5287" w14:textId="77777777" w:rsidR="003E2CF6" w:rsidRPr="00547DCE" w:rsidRDefault="003E2CF6" w:rsidP="002021F1">
            <w:pPr>
              <w:spacing w:after="120"/>
              <w:rPr>
                <w:sz w:val="18"/>
                <w:szCs w:val="18"/>
              </w:rPr>
            </w:pPr>
            <w:r w:rsidRPr="0031348F">
              <w:rPr>
                <w:sz w:val="18"/>
                <w:szCs w:val="18"/>
              </w:rPr>
              <w:t>Text</w:t>
            </w:r>
          </w:p>
        </w:tc>
        <w:tc>
          <w:tcPr>
            <w:tcW w:w="1290" w:type="pct"/>
          </w:tcPr>
          <w:p w14:paraId="75DD0072" w14:textId="77777777" w:rsidR="003E2CF6" w:rsidRPr="006560EB" w:rsidRDefault="003E2CF6" w:rsidP="002021F1">
            <w:pPr>
              <w:spacing w:after="120"/>
              <w:rPr>
                <w:sz w:val="18"/>
                <w:szCs w:val="18"/>
              </w:rPr>
            </w:pPr>
            <w:r w:rsidRPr="00CA5D1F">
              <w:rPr>
                <w:sz w:val="18"/>
                <w:szCs w:val="18"/>
              </w:rPr>
              <w:t>e.g</w:t>
            </w:r>
            <w:r w:rsidR="000C142E" w:rsidRPr="00CA5D1F">
              <w:rPr>
                <w:sz w:val="18"/>
                <w:szCs w:val="18"/>
              </w:rPr>
              <w:t>.</w:t>
            </w:r>
            <w:r w:rsidR="00973D5C" w:rsidRPr="00CA5D1F">
              <w:rPr>
                <w:sz w:val="18"/>
                <w:szCs w:val="18"/>
              </w:rPr>
              <w:t xml:space="preserve"> WLRXXXXXXXX</w:t>
            </w:r>
            <w:r w:rsidR="006560EB" w:rsidRPr="00CA5D1F">
              <w:rPr>
                <w:sz w:val="18"/>
                <w:szCs w:val="18"/>
              </w:rPr>
              <w:t>/ WLRYYYYYYYY</w:t>
            </w:r>
          </w:p>
        </w:tc>
        <w:tc>
          <w:tcPr>
            <w:tcW w:w="954" w:type="pct"/>
          </w:tcPr>
          <w:p w14:paraId="3A671BE9" w14:textId="77777777" w:rsidR="003E2CF6" w:rsidRPr="007609EF" w:rsidRDefault="00E938BD" w:rsidP="002021F1">
            <w:pPr>
              <w:jc w:val="both"/>
              <w:rPr>
                <w:sz w:val="18"/>
                <w:szCs w:val="18"/>
              </w:rPr>
            </w:pPr>
            <w:r w:rsidRPr="006560EB">
              <w:rPr>
                <w:sz w:val="18"/>
                <w:szCs w:val="18"/>
              </w:rPr>
              <w:t>Reserved for future rollout.</w:t>
            </w:r>
          </w:p>
        </w:tc>
      </w:tr>
    </w:tbl>
    <w:p w14:paraId="31B9CA9E" w14:textId="77777777" w:rsidR="002021F1" w:rsidRDefault="002021F1" w:rsidP="00D57A92">
      <w:r w:rsidRPr="00E836D7">
        <w:rPr>
          <w:b/>
          <w:sz w:val="22"/>
        </w:rPr>
        <w:t>*</w:t>
      </w:r>
      <w:r>
        <w:rPr>
          <w:sz w:val="22"/>
        </w:rPr>
        <w:t xml:space="preserve"> </w:t>
      </w:r>
      <w:r>
        <w:t>Asterisk = Fields whose values will not get populated.</w:t>
      </w:r>
    </w:p>
    <w:p w14:paraId="3F9ED29C" w14:textId="77777777" w:rsidR="002021F1" w:rsidRDefault="002021F1" w:rsidP="00D57A92">
      <w:pPr>
        <w:rPr>
          <w:sz w:val="22"/>
        </w:rPr>
      </w:pPr>
      <w:r>
        <w:t>**</w:t>
      </w:r>
      <w:r w:rsidRPr="0052574A">
        <w:t xml:space="preserve"> Domestic Reverse charge (DRC): customer to account to HMRC for the reverse charge output tax on the VAT exclusive price of items marked reverse charge</w:t>
      </w:r>
    </w:p>
    <w:p w14:paraId="4B0281E3" w14:textId="77777777" w:rsidR="002021F1" w:rsidRPr="005B4766" w:rsidRDefault="002021F1" w:rsidP="00870DEA">
      <w:pPr>
        <w:pStyle w:val="Heading2"/>
      </w:pPr>
      <w:bookmarkStart w:id="43" w:name="event"/>
      <w:bookmarkStart w:id="44" w:name="_Toc47402953"/>
      <w:bookmarkStart w:id="45" w:name="_Toc73172919"/>
      <w:bookmarkStart w:id="46" w:name="_Toc268602747"/>
      <w:bookmarkStart w:id="47" w:name="_Toc292189143"/>
      <w:bookmarkStart w:id="48" w:name="_Toc488928563"/>
      <w:bookmarkStart w:id="49" w:name="_Toc488928788"/>
      <w:bookmarkStart w:id="50" w:name="_Ref4778667"/>
      <w:bookmarkStart w:id="51" w:name="_Toc205994538"/>
      <w:bookmarkEnd w:id="43"/>
      <w:r w:rsidRPr="00870DEA">
        <w:t>EVENT</w:t>
      </w:r>
      <w:r w:rsidRPr="005B4766">
        <w:t xml:space="preserve"> CHARGES RECORD</w:t>
      </w:r>
      <w:bookmarkEnd w:id="44"/>
      <w:bookmarkEnd w:id="45"/>
      <w:bookmarkEnd w:id="46"/>
      <w:bookmarkEnd w:id="47"/>
      <w:bookmarkEnd w:id="48"/>
      <w:bookmarkEnd w:id="49"/>
      <w:bookmarkEnd w:id="50"/>
      <w:bookmarkEnd w:id="51"/>
    </w:p>
    <w:p w14:paraId="3A3DCBCA" w14:textId="77777777" w:rsidR="002021F1" w:rsidRPr="00836694" w:rsidRDefault="002021F1" w:rsidP="002021F1">
      <w:pPr>
        <w:jc w:val="both"/>
      </w:pPr>
      <w:r w:rsidRPr="00836694">
        <w:t>The following event detail records will be included in the output file and will contain the following character separated bill data.</w:t>
      </w:r>
    </w:p>
    <w:p w14:paraId="6FBFD48E" w14:textId="77777777" w:rsidR="002021F1" w:rsidRPr="00836694" w:rsidRDefault="002021F1" w:rsidP="002021F1">
      <w:pPr>
        <w:jc w:val="both"/>
      </w:pPr>
      <w:r w:rsidRPr="00836694">
        <w:t xml:space="preserve">Record Type: </w:t>
      </w:r>
      <w:r w:rsidRPr="00170E70">
        <w:rPr>
          <w:b/>
        </w:rPr>
        <w:t>EVENT</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612"/>
        <w:gridCol w:w="650"/>
        <w:gridCol w:w="1107"/>
        <w:gridCol w:w="1999"/>
        <w:gridCol w:w="2568"/>
        <w:gridCol w:w="1300"/>
      </w:tblGrid>
      <w:tr w:rsidR="002021F1" w:rsidRPr="005B4766" w14:paraId="6D411EE8" w14:textId="77777777" w:rsidTr="0090382E">
        <w:tc>
          <w:tcPr>
            <w:tcW w:w="873" w:type="pct"/>
          </w:tcPr>
          <w:p w14:paraId="2D4A3310" w14:textId="77777777" w:rsidR="002021F1" w:rsidRPr="005B4766" w:rsidRDefault="002021F1" w:rsidP="002021F1">
            <w:pPr>
              <w:jc w:val="both"/>
              <w:rPr>
                <w:b/>
                <w:sz w:val="18"/>
                <w:szCs w:val="18"/>
              </w:rPr>
            </w:pPr>
            <w:r w:rsidRPr="005B4766">
              <w:rPr>
                <w:b/>
                <w:sz w:val="18"/>
                <w:szCs w:val="18"/>
              </w:rPr>
              <w:t>Field Name</w:t>
            </w:r>
          </w:p>
        </w:tc>
        <w:tc>
          <w:tcPr>
            <w:tcW w:w="352" w:type="pct"/>
          </w:tcPr>
          <w:p w14:paraId="1295C0CF" w14:textId="77777777" w:rsidR="002021F1" w:rsidRPr="005B4766" w:rsidRDefault="002021F1" w:rsidP="002021F1">
            <w:pPr>
              <w:jc w:val="both"/>
              <w:rPr>
                <w:b/>
                <w:sz w:val="18"/>
                <w:szCs w:val="18"/>
              </w:rPr>
            </w:pPr>
            <w:r w:rsidRPr="005B4766">
              <w:rPr>
                <w:b/>
                <w:sz w:val="18"/>
                <w:szCs w:val="18"/>
              </w:rPr>
              <w:t>Field No</w:t>
            </w:r>
          </w:p>
        </w:tc>
        <w:tc>
          <w:tcPr>
            <w:tcW w:w="599" w:type="pct"/>
          </w:tcPr>
          <w:p w14:paraId="1612906E" w14:textId="77777777" w:rsidR="002021F1" w:rsidRPr="005B4766" w:rsidRDefault="002021F1" w:rsidP="002021F1">
            <w:pPr>
              <w:jc w:val="both"/>
              <w:rPr>
                <w:b/>
                <w:sz w:val="18"/>
                <w:szCs w:val="18"/>
              </w:rPr>
            </w:pPr>
            <w:r w:rsidRPr="005B4766">
              <w:rPr>
                <w:b/>
                <w:sz w:val="18"/>
                <w:szCs w:val="18"/>
              </w:rPr>
              <w:t xml:space="preserve">Maximum Field Length          </w:t>
            </w:r>
          </w:p>
        </w:tc>
        <w:tc>
          <w:tcPr>
            <w:tcW w:w="1082" w:type="pct"/>
          </w:tcPr>
          <w:p w14:paraId="613B8D86" w14:textId="77777777" w:rsidR="002021F1" w:rsidRPr="005B4766" w:rsidRDefault="002021F1" w:rsidP="002021F1">
            <w:pPr>
              <w:jc w:val="both"/>
              <w:rPr>
                <w:b/>
                <w:sz w:val="18"/>
                <w:szCs w:val="18"/>
              </w:rPr>
            </w:pPr>
            <w:r w:rsidRPr="005B4766">
              <w:rPr>
                <w:b/>
                <w:sz w:val="18"/>
                <w:szCs w:val="18"/>
              </w:rPr>
              <w:t>Format</w:t>
            </w:r>
          </w:p>
        </w:tc>
        <w:tc>
          <w:tcPr>
            <w:tcW w:w="1390" w:type="pct"/>
          </w:tcPr>
          <w:p w14:paraId="44B1250C" w14:textId="77777777" w:rsidR="002021F1" w:rsidRPr="005B4766" w:rsidRDefault="002021F1" w:rsidP="002021F1">
            <w:pPr>
              <w:jc w:val="both"/>
              <w:rPr>
                <w:b/>
                <w:sz w:val="18"/>
                <w:szCs w:val="18"/>
              </w:rPr>
            </w:pPr>
            <w:r w:rsidRPr="005B4766">
              <w:rPr>
                <w:b/>
                <w:sz w:val="18"/>
                <w:szCs w:val="18"/>
              </w:rPr>
              <w:t>Value</w:t>
            </w:r>
          </w:p>
        </w:tc>
        <w:tc>
          <w:tcPr>
            <w:tcW w:w="704" w:type="pct"/>
          </w:tcPr>
          <w:p w14:paraId="5AE70F41" w14:textId="77777777" w:rsidR="002021F1" w:rsidRPr="005B4766" w:rsidRDefault="002021F1" w:rsidP="002021F1">
            <w:pPr>
              <w:jc w:val="both"/>
              <w:rPr>
                <w:b/>
                <w:sz w:val="18"/>
                <w:szCs w:val="18"/>
              </w:rPr>
            </w:pPr>
            <w:r>
              <w:rPr>
                <w:b/>
                <w:sz w:val="18"/>
                <w:szCs w:val="18"/>
              </w:rPr>
              <w:t>Note</w:t>
            </w:r>
          </w:p>
        </w:tc>
      </w:tr>
      <w:tr w:rsidR="002021F1" w:rsidRPr="005B4766" w14:paraId="0B3E5735" w14:textId="77777777" w:rsidTr="0090382E">
        <w:tc>
          <w:tcPr>
            <w:tcW w:w="873" w:type="pct"/>
          </w:tcPr>
          <w:p w14:paraId="764B9281" w14:textId="77777777" w:rsidR="002021F1" w:rsidRPr="005B4766" w:rsidRDefault="002021F1" w:rsidP="002021F1">
            <w:pPr>
              <w:spacing w:after="120"/>
              <w:rPr>
                <w:sz w:val="18"/>
                <w:szCs w:val="18"/>
              </w:rPr>
            </w:pPr>
            <w:r w:rsidRPr="005B4766">
              <w:rPr>
                <w:sz w:val="18"/>
                <w:szCs w:val="18"/>
              </w:rPr>
              <w:t>Record Type</w:t>
            </w:r>
          </w:p>
        </w:tc>
        <w:tc>
          <w:tcPr>
            <w:tcW w:w="352" w:type="pct"/>
          </w:tcPr>
          <w:p w14:paraId="4C40522D" w14:textId="77777777" w:rsidR="002021F1" w:rsidRPr="005B4766" w:rsidRDefault="002021F1" w:rsidP="002021F1">
            <w:pPr>
              <w:spacing w:after="120"/>
              <w:rPr>
                <w:sz w:val="18"/>
                <w:szCs w:val="18"/>
              </w:rPr>
            </w:pPr>
            <w:r w:rsidRPr="005B4766">
              <w:rPr>
                <w:sz w:val="18"/>
                <w:szCs w:val="18"/>
              </w:rPr>
              <w:t>1</w:t>
            </w:r>
          </w:p>
        </w:tc>
        <w:tc>
          <w:tcPr>
            <w:tcW w:w="599" w:type="pct"/>
          </w:tcPr>
          <w:p w14:paraId="5A9D772A" w14:textId="77777777" w:rsidR="002021F1" w:rsidRPr="005B4766" w:rsidRDefault="002021F1" w:rsidP="002021F1">
            <w:pPr>
              <w:spacing w:after="120"/>
              <w:rPr>
                <w:sz w:val="18"/>
                <w:szCs w:val="18"/>
              </w:rPr>
            </w:pPr>
            <w:r w:rsidRPr="003506A1">
              <w:rPr>
                <w:sz w:val="18"/>
                <w:szCs w:val="18"/>
              </w:rPr>
              <w:t>255</w:t>
            </w:r>
          </w:p>
        </w:tc>
        <w:tc>
          <w:tcPr>
            <w:tcW w:w="1082" w:type="pct"/>
          </w:tcPr>
          <w:p w14:paraId="65F178E5" w14:textId="77777777" w:rsidR="002021F1" w:rsidRPr="005B4766" w:rsidRDefault="002021F1" w:rsidP="002021F1">
            <w:pPr>
              <w:spacing w:after="120"/>
              <w:rPr>
                <w:sz w:val="18"/>
                <w:szCs w:val="18"/>
              </w:rPr>
            </w:pPr>
            <w:r w:rsidRPr="005B4766">
              <w:rPr>
                <w:sz w:val="18"/>
                <w:szCs w:val="18"/>
              </w:rPr>
              <w:t>Text</w:t>
            </w:r>
          </w:p>
        </w:tc>
        <w:tc>
          <w:tcPr>
            <w:tcW w:w="1390" w:type="pct"/>
          </w:tcPr>
          <w:p w14:paraId="7BB7E5F2" w14:textId="77777777" w:rsidR="002021F1" w:rsidRPr="005B4766" w:rsidRDefault="002021F1" w:rsidP="002021F1">
            <w:pPr>
              <w:spacing w:after="120"/>
              <w:rPr>
                <w:sz w:val="18"/>
                <w:szCs w:val="18"/>
              </w:rPr>
            </w:pPr>
            <w:r w:rsidRPr="005B4766">
              <w:rPr>
                <w:sz w:val="18"/>
                <w:szCs w:val="18"/>
              </w:rPr>
              <w:t>EVENT</w:t>
            </w:r>
          </w:p>
        </w:tc>
        <w:tc>
          <w:tcPr>
            <w:tcW w:w="704" w:type="pct"/>
          </w:tcPr>
          <w:p w14:paraId="58FD5F50" w14:textId="77777777" w:rsidR="002021F1" w:rsidRPr="005B4766" w:rsidRDefault="002021F1" w:rsidP="002021F1">
            <w:pPr>
              <w:spacing w:after="120"/>
              <w:rPr>
                <w:sz w:val="18"/>
                <w:szCs w:val="18"/>
              </w:rPr>
            </w:pPr>
          </w:p>
        </w:tc>
      </w:tr>
      <w:tr w:rsidR="002021F1" w:rsidRPr="005B4766" w14:paraId="6EB85C7D" w14:textId="77777777" w:rsidTr="0090382E">
        <w:tc>
          <w:tcPr>
            <w:tcW w:w="873" w:type="pct"/>
          </w:tcPr>
          <w:p w14:paraId="71A4493E" w14:textId="77777777" w:rsidR="002021F1" w:rsidRPr="00DC559D" w:rsidRDefault="002021F1" w:rsidP="002021F1">
            <w:pPr>
              <w:spacing w:after="120"/>
              <w:rPr>
                <w:sz w:val="18"/>
                <w:szCs w:val="18"/>
              </w:rPr>
            </w:pPr>
            <w:r w:rsidRPr="00DC559D">
              <w:rPr>
                <w:sz w:val="18"/>
                <w:szCs w:val="18"/>
              </w:rPr>
              <w:t>*Product Description</w:t>
            </w:r>
          </w:p>
        </w:tc>
        <w:tc>
          <w:tcPr>
            <w:tcW w:w="352" w:type="pct"/>
          </w:tcPr>
          <w:p w14:paraId="469ACA2E" w14:textId="77777777" w:rsidR="002021F1" w:rsidRPr="00DC559D" w:rsidRDefault="002021F1" w:rsidP="002021F1">
            <w:pPr>
              <w:spacing w:after="120"/>
              <w:rPr>
                <w:sz w:val="18"/>
                <w:szCs w:val="18"/>
              </w:rPr>
            </w:pPr>
            <w:r w:rsidRPr="00DC559D">
              <w:rPr>
                <w:sz w:val="18"/>
                <w:szCs w:val="18"/>
              </w:rPr>
              <w:t>2</w:t>
            </w:r>
          </w:p>
        </w:tc>
        <w:tc>
          <w:tcPr>
            <w:tcW w:w="599" w:type="pct"/>
          </w:tcPr>
          <w:p w14:paraId="3B4B2DE3" w14:textId="77777777" w:rsidR="002021F1" w:rsidRPr="00DC559D" w:rsidRDefault="002021F1" w:rsidP="002021F1">
            <w:pPr>
              <w:spacing w:after="120"/>
              <w:rPr>
                <w:sz w:val="18"/>
                <w:szCs w:val="18"/>
              </w:rPr>
            </w:pPr>
            <w:r w:rsidRPr="00DC559D">
              <w:rPr>
                <w:sz w:val="18"/>
                <w:szCs w:val="18"/>
              </w:rPr>
              <w:t>40</w:t>
            </w:r>
          </w:p>
        </w:tc>
        <w:tc>
          <w:tcPr>
            <w:tcW w:w="1082" w:type="pct"/>
          </w:tcPr>
          <w:p w14:paraId="4E2C3BE0" w14:textId="77777777" w:rsidR="002021F1" w:rsidRPr="00DC559D" w:rsidRDefault="002021F1" w:rsidP="002021F1">
            <w:pPr>
              <w:spacing w:after="120"/>
              <w:rPr>
                <w:sz w:val="18"/>
                <w:szCs w:val="18"/>
              </w:rPr>
            </w:pPr>
            <w:r w:rsidRPr="00DC559D">
              <w:rPr>
                <w:sz w:val="18"/>
                <w:szCs w:val="18"/>
              </w:rPr>
              <w:t>Text</w:t>
            </w:r>
          </w:p>
        </w:tc>
        <w:tc>
          <w:tcPr>
            <w:tcW w:w="1390" w:type="pct"/>
          </w:tcPr>
          <w:p w14:paraId="1201D51F" w14:textId="77777777" w:rsidR="002021F1" w:rsidRPr="00DC559D" w:rsidRDefault="002021F1" w:rsidP="002021F1">
            <w:pPr>
              <w:spacing w:after="120"/>
              <w:rPr>
                <w:sz w:val="18"/>
                <w:szCs w:val="18"/>
              </w:rPr>
            </w:pPr>
            <w:r w:rsidRPr="00DC559D">
              <w:rPr>
                <w:sz w:val="18"/>
                <w:szCs w:val="18"/>
              </w:rPr>
              <w:t>N/A to events.</w:t>
            </w:r>
          </w:p>
        </w:tc>
        <w:tc>
          <w:tcPr>
            <w:tcW w:w="704" w:type="pct"/>
          </w:tcPr>
          <w:p w14:paraId="6B59CA72" w14:textId="77777777" w:rsidR="002021F1" w:rsidRPr="00DC559D" w:rsidRDefault="002021F1" w:rsidP="002021F1">
            <w:pPr>
              <w:spacing w:after="120"/>
              <w:rPr>
                <w:sz w:val="18"/>
                <w:szCs w:val="18"/>
              </w:rPr>
            </w:pPr>
          </w:p>
        </w:tc>
      </w:tr>
      <w:tr w:rsidR="002021F1" w:rsidRPr="005B4766" w14:paraId="184C3C44" w14:textId="77777777" w:rsidTr="0090382E">
        <w:tc>
          <w:tcPr>
            <w:tcW w:w="873" w:type="pct"/>
          </w:tcPr>
          <w:p w14:paraId="31C128F6" w14:textId="77777777" w:rsidR="002021F1" w:rsidRPr="00DC559D" w:rsidRDefault="002021F1" w:rsidP="002021F1">
            <w:pPr>
              <w:spacing w:after="120"/>
              <w:rPr>
                <w:sz w:val="18"/>
                <w:szCs w:val="18"/>
              </w:rPr>
            </w:pPr>
            <w:r w:rsidRPr="00DC559D">
              <w:rPr>
                <w:sz w:val="18"/>
                <w:szCs w:val="18"/>
              </w:rPr>
              <w:t xml:space="preserve">*Product Tariff Name </w:t>
            </w:r>
          </w:p>
        </w:tc>
        <w:tc>
          <w:tcPr>
            <w:tcW w:w="352" w:type="pct"/>
          </w:tcPr>
          <w:p w14:paraId="5A4D4174" w14:textId="77777777" w:rsidR="002021F1" w:rsidRPr="00DC559D" w:rsidRDefault="002021F1" w:rsidP="002021F1">
            <w:pPr>
              <w:spacing w:after="120"/>
              <w:rPr>
                <w:sz w:val="18"/>
                <w:szCs w:val="18"/>
              </w:rPr>
            </w:pPr>
            <w:r w:rsidRPr="00DC559D">
              <w:rPr>
                <w:sz w:val="18"/>
                <w:szCs w:val="18"/>
              </w:rPr>
              <w:t>3</w:t>
            </w:r>
          </w:p>
        </w:tc>
        <w:tc>
          <w:tcPr>
            <w:tcW w:w="599" w:type="pct"/>
          </w:tcPr>
          <w:p w14:paraId="60D4E20B" w14:textId="77777777" w:rsidR="002021F1" w:rsidRPr="00DC559D" w:rsidRDefault="002021F1" w:rsidP="002021F1">
            <w:pPr>
              <w:spacing w:after="120"/>
              <w:rPr>
                <w:sz w:val="18"/>
                <w:szCs w:val="18"/>
              </w:rPr>
            </w:pPr>
            <w:r>
              <w:rPr>
                <w:sz w:val="18"/>
                <w:szCs w:val="18"/>
              </w:rPr>
              <w:t>40</w:t>
            </w:r>
          </w:p>
        </w:tc>
        <w:tc>
          <w:tcPr>
            <w:tcW w:w="1082" w:type="pct"/>
          </w:tcPr>
          <w:p w14:paraId="61F0B735" w14:textId="77777777" w:rsidR="002021F1" w:rsidRPr="00DC559D" w:rsidRDefault="002021F1" w:rsidP="002021F1">
            <w:pPr>
              <w:spacing w:after="120"/>
              <w:rPr>
                <w:sz w:val="18"/>
                <w:szCs w:val="18"/>
              </w:rPr>
            </w:pPr>
            <w:r w:rsidRPr="00DC559D">
              <w:rPr>
                <w:sz w:val="18"/>
                <w:szCs w:val="18"/>
              </w:rPr>
              <w:t>Text</w:t>
            </w:r>
          </w:p>
        </w:tc>
        <w:tc>
          <w:tcPr>
            <w:tcW w:w="1390" w:type="pct"/>
          </w:tcPr>
          <w:p w14:paraId="6AB145B7" w14:textId="77777777" w:rsidR="002021F1" w:rsidRPr="00DC559D" w:rsidRDefault="002021F1" w:rsidP="002021F1">
            <w:pPr>
              <w:spacing w:after="120"/>
              <w:rPr>
                <w:sz w:val="18"/>
                <w:szCs w:val="18"/>
              </w:rPr>
            </w:pPr>
            <w:r w:rsidRPr="00DC559D">
              <w:rPr>
                <w:sz w:val="18"/>
                <w:szCs w:val="18"/>
              </w:rPr>
              <w:t>N/A to events.</w:t>
            </w:r>
          </w:p>
        </w:tc>
        <w:tc>
          <w:tcPr>
            <w:tcW w:w="704" w:type="pct"/>
          </w:tcPr>
          <w:p w14:paraId="2DCC790A" w14:textId="77777777" w:rsidR="002021F1" w:rsidRPr="00DC559D" w:rsidRDefault="002021F1" w:rsidP="002021F1">
            <w:pPr>
              <w:spacing w:after="120"/>
              <w:rPr>
                <w:sz w:val="18"/>
                <w:szCs w:val="18"/>
              </w:rPr>
            </w:pPr>
          </w:p>
        </w:tc>
      </w:tr>
      <w:tr w:rsidR="002021F1" w:rsidRPr="005B4766" w14:paraId="45552038" w14:textId="77777777" w:rsidTr="0090382E">
        <w:tc>
          <w:tcPr>
            <w:tcW w:w="873" w:type="pct"/>
          </w:tcPr>
          <w:p w14:paraId="3FB0C90E" w14:textId="77777777" w:rsidR="002021F1" w:rsidRPr="005B4766" w:rsidRDefault="002021F1" w:rsidP="002021F1">
            <w:pPr>
              <w:spacing w:after="120"/>
              <w:rPr>
                <w:sz w:val="18"/>
                <w:szCs w:val="18"/>
              </w:rPr>
            </w:pPr>
            <w:r>
              <w:rPr>
                <w:sz w:val="18"/>
                <w:szCs w:val="18"/>
              </w:rPr>
              <w:t>Event Source</w:t>
            </w:r>
          </w:p>
        </w:tc>
        <w:tc>
          <w:tcPr>
            <w:tcW w:w="352" w:type="pct"/>
          </w:tcPr>
          <w:p w14:paraId="7C1DFB71" w14:textId="77777777" w:rsidR="002021F1" w:rsidRPr="005B4766" w:rsidRDefault="002021F1" w:rsidP="002021F1">
            <w:pPr>
              <w:spacing w:after="120"/>
              <w:rPr>
                <w:sz w:val="18"/>
                <w:szCs w:val="18"/>
              </w:rPr>
            </w:pPr>
            <w:r w:rsidRPr="005B4766">
              <w:rPr>
                <w:sz w:val="18"/>
                <w:szCs w:val="18"/>
              </w:rPr>
              <w:t>4</w:t>
            </w:r>
          </w:p>
        </w:tc>
        <w:tc>
          <w:tcPr>
            <w:tcW w:w="599" w:type="pct"/>
          </w:tcPr>
          <w:p w14:paraId="25442AB1" w14:textId="77777777" w:rsidR="002021F1" w:rsidRPr="005B4766" w:rsidRDefault="002021F1" w:rsidP="002021F1">
            <w:pPr>
              <w:spacing w:after="120"/>
              <w:rPr>
                <w:sz w:val="18"/>
                <w:szCs w:val="18"/>
              </w:rPr>
            </w:pPr>
            <w:r>
              <w:rPr>
                <w:sz w:val="18"/>
                <w:szCs w:val="18"/>
              </w:rPr>
              <w:t>40</w:t>
            </w:r>
          </w:p>
        </w:tc>
        <w:tc>
          <w:tcPr>
            <w:tcW w:w="1082" w:type="pct"/>
          </w:tcPr>
          <w:p w14:paraId="43269FE4" w14:textId="77777777" w:rsidR="002021F1" w:rsidRPr="005B4766" w:rsidRDefault="002021F1" w:rsidP="002021F1">
            <w:pPr>
              <w:spacing w:after="120"/>
              <w:rPr>
                <w:sz w:val="18"/>
                <w:szCs w:val="18"/>
              </w:rPr>
            </w:pPr>
            <w:r>
              <w:rPr>
                <w:sz w:val="18"/>
                <w:szCs w:val="18"/>
              </w:rPr>
              <w:t>Text</w:t>
            </w:r>
          </w:p>
        </w:tc>
        <w:tc>
          <w:tcPr>
            <w:tcW w:w="1390" w:type="pct"/>
          </w:tcPr>
          <w:p w14:paraId="3BD0D4A1" w14:textId="77777777" w:rsidR="002021F1" w:rsidRPr="003506A1" w:rsidRDefault="002021F1" w:rsidP="002021F1">
            <w:pPr>
              <w:spacing w:after="120"/>
              <w:rPr>
                <w:sz w:val="18"/>
                <w:szCs w:val="18"/>
              </w:rPr>
            </w:pPr>
            <w:r>
              <w:rPr>
                <w:sz w:val="18"/>
                <w:szCs w:val="18"/>
              </w:rPr>
              <w:t xml:space="preserve">e.g. </w:t>
            </w:r>
            <w:r w:rsidRPr="00DE4EF8">
              <w:rPr>
                <w:sz w:val="18"/>
                <w:szCs w:val="18"/>
              </w:rPr>
              <w:t>02075822937</w:t>
            </w:r>
          </w:p>
        </w:tc>
        <w:tc>
          <w:tcPr>
            <w:tcW w:w="704" w:type="pct"/>
          </w:tcPr>
          <w:p w14:paraId="557A066B" w14:textId="77777777" w:rsidR="002021F1" w:rsidRDefault="002021F1" w:rsidP="002021F1">
            <w:pPr>
              <w:spacing w:after="120"/>
              <w:rPr>
                <w:sz w:val="18"/>
                <w:szCs w:val="18"/>
              </w:rPr>
            </w:pPr>
          </w:p>
        </w:tc>
      </w:tr>
      <w:tr w:rsidR="002021F1" w:rsidRPr="005B4766" w14:paraId="4D260CE5" w14:textId="77777777" w:rsidTr="0090382E">
        <w:tc>
          <w:tcPr>
            <w:tcW w:w="873" w:type="pct"/>
          </w:tcPr>
          <w:p w14:paraId="6DC1ED04" w14:textId="77777777" w:rsidR="002021F1" w:rsidRPr="005B4766" w:rsidRDefault="002021F1" w:rsidP="002021F1">
            <w:pPr>
              <w:spacing w:after="120"/>
              <w:rPr>
                <w:sz w:val="18"/>
                <w:szCs w:val="18"/>
              </w:rPr>
            </w:pPr>
            <w:r>
              <w:rPr>
                <w:sz w:val="18"/>
                <w:szCs w:val="18"/>
              </w:rPr>
              <w:t>Event Description</w:t>
            </w:r>
          </w:p>
        </w:tc>
        <w:tc>
          <w:tcPr>
            <w:tcW w:w="352" w:type="pct"/>
          </w:tcPr>
          <w:p w14:paraId="43AEA924" w14:textId="77777777" w:rsidR="002021F1" w:rsidRPr="005B4766" w:rsidRDefault="002021F1" w:rsidP="002021F1">
            <w:pPr>
              <w:spacing w:after="120"/>
              <w:rPr>
                <w:sz w:val="18"/>
                <w:szCs w:val="18"/>
              </w:rPr>
            </w:pPr>
            <w:r w:rsidRPr="005B4766">
              <w:rPr>
                <w:sz w:val="18"/>
                <w:szCs w:val="18"/>
              </w:rPr>
              <w:t>5</w:t>
            </w:r>
          </w:p>
        </w:tc>
        <w:tc>
          <w:tcPr>
            <w:tcW w:w="599" w:type="pct"/>
          </w:tcPr>
          <w:p w14:paraId="1E9B9921" w14:textId="77777777" w:rsidR="002021F1" w:rsidRPr="005B4766" w:rsidRDefault="002021F1" w:rsidP="002021F1">
            <w:pPr>
              <w:spacing w:after="120"/>
              <w:rPr>
                <w:sz w:val="18"/>
                <w:szCs w:val="18"/>
              </w:rPr>
            </w:pPr>
            <w:r>
              <w:rPr>
                <w:sz w:val="18"/>
                <w:szCs w:val="18"/>
              </w:rPr>
              <w:t>40</w:t>
            </w:r>
          </w:p>
        </w:tc>
        <w:tc>
          <w:tcPr>
            <w:tcW w:w="1082" w:type="pct"/>
          </w:tcPr>
          <w:p w14:paraId="524E52AA" w14:textId="77777777" w:rsidR="002021F1" w:rsidRPr="005B4766" w:rsidRDefault="002021F1" w:rsidP="002021F1">
            <w:pPr>
              <w:spacing w:after="120"/>
              <w:rPr>
                <w:sz w:val="18"/>
                <w:szCs w:val="18"/>
              </w:rPr>
            </w:pPr>
            <w:r w:rsidRPr="005B4766">
              <w:rPr>
                <w:sz w:val="18"/>
                <w:szCs w:val="18"/>
              </w:rPr>
              <w:t>Text</w:t>
            </w:r>
          </w:p>
        </w:tc>
        <w:tc>
          <w:tcPr>
            <w:tcW w:w="1390" w:type="pct"/>
          </w:tcPr>
          <w:p w14:paraId="21C62F22" w14:textId="77777777" w:rsidR="002021F1" w:rsidRPr="003506A1" w:rsidRDefault="002021F1" w:rsidP="002021F1">
            <w:pPr>
              <w:spacing w:after="120"/>
              <w:rPr>
                <w:sz w:val="18"/>
                <w:szCs w:val="18"/>
              </w:rPr>
            </w:pPr>
            <w:r w:rsidRPr="003506A1">
              <w:rPr>
                <w:sz w:val="18"/>
                <w:szCs w:val="18"/>
              </w:rPr>
              <w:t>Event Description. Will specify the type of charge – e.g.:</w:t>
            </w:r>
          </w:p>
          <w:p w14:paraId="4B0AE9FE" w14:textId="77777777" w:rsidR="002021F1" w:rsidRPr="003506A1" w:rsidRDefault="002021F1" w:rsidP="008C5985">
            <w:pPr>
              <w:numPr>
                <w:ilvl w:val="0"/>
                <w:numId w:val="10"/>
              </w:numPr>
              <w:spacing w:after="120" w:line="240" w:lineRule="auto"/>
              <w:rPr>
                <w:sz w:val="18"/>
                <w:szCs w:val="18"/>
              </w:rPr>
            </w:pPr>
            <w:r w:rsidRPr="003506A1">
              <w:rPr>
                <w:sz w:val="18"/>
                <w:szCs w:val="18"/>
              </w:rPr>
              <w:t>Internal shift</w:t>
            </w:r>
          </w:p>
          <w:p w14:paraId="7CBF896A" w14:textId="77777777" w:rsidR="002021F1" w:rsidRPr="003506A1" w:rsidRDefault="002021F1" w:rsidP="008C5985">
            <w:pPr>
              <w:numPr>
                <w:ilvl w:val="0"/>
                <w:numId w:val="10"/>
              </w:numPr>
              <w:spacing w:after="120" w:line="240" w:lineRule="auto"/>
              <w:rPr>
                <w:sz w:val="18"/>
                <w:szCs w:val="18"/>
              </w:rPr>
            </w:pPr>
            <w:r w:rsidRPr="003506A1">
              <w:rPr>
                <w:sz w:val="18"/>
                <w:szCs w:val="18"/>
              </w:rPr>
              <w:t>External shift</w:t>
            </w:r>
          </w:p>
          <w:p w14:paraId="5B07A709" w14:textId="77777777" w:rsidR="002021F1" w:rsidRPr="003506A1" w:rsidRDefault="002021F1" w:rsidP="008C5985">
            <w:pPr>
              <w:numPr>
                <w:ilvl w:val="0"/>
                <w:numId w:val="10"/>
              </w:numPr>
              <w:spacing w:after="120" w:line="240" w:lineRule="auto"/>
              <w:rPr>
                <w:sz w:val="18"/>
                <w:szCs w:val="18"/>
              </w:rPr>
            </w:pPr>
            <w:r w:rsidRPr="003506A1">
              <w:rPr>
                <w:sz w:val="18"/>
                <w:szCs w:val="18"/>
              </w:rPr>
              <w:t>Renumber charge (per occasion/channel)</w:t>
            </w:r>
          </w:p>
          <w:p w14:paraId="4F9FE41A" w14:textId="77777777" w:rsidR="002021F1" w:rsidRPr="003506A1" w:rsidRDefault="002021F1" w:rsidP="008C5985">
            <w:pPr>
              <w:numPr>
                <w:ilvl w:val="0"/>
                <w:numId w:val="10"/>
              </w:numPr>
              <w:spacing w:after="120" w:line="240" w:lineRule="auto"/>
              <w:rPr>
                <w:sz w:val="18"/>
                <w:szCs w:val="18"/>
              </w:rPr>
            </w:pPr>
            <w:r w:rsidRPr="003506A1">
              <w:rPr>
                <w:sz w:val="18"/>
                <w:szCs w:val="18"/>
              </w:rPr>
              <w:t>Timescale related charges</w:t>
            </w:r>
          </w:p>
          <w:p w14:paraId="43FE9F7F" w14:textId="77777777" w:rsidR="002021F1" w:rsidRPr="003506A1" w:rsidRDefault="002021F1" w:rsidP="008C5985">
            <w:pPr>
              <w:numPr>
                <w:ilvl w:val="0"/>
                <w:numId w:val="10"/>
              </w:numPr>
              <w:spacing w:after="120" w:line="240" w:lineRule="auto"/>
              <w:rPr>
                <w:sz w:val="18"/>
                <w:szCs w:val="18"/>
              </w:rPr>
            </w:pPr>
            <w:r w:rsidRPr="003506A1">
              <w:rPr>
                <w:sz w:val="18"/>
                <w:szCs w:val="18"/>
              </w:rPr>
              <w:t>Engineering Visit</w:t>
            </w:r>
          </w:p>
          <w:p w14:paraId="1A39B41D" w14:textId="77777777" w:rsidR="002021F1" w:rsidRPr="003506A1" w:rsidRDefault="002021F1" w:rsidP="008C5985">
            <w:pPr>
              <w:numPr>
                <w:ilvl w:val="0"/>
                <w:numId w:val="10"/>
              </w:numPr>
              <w:spacing w:after="120" w:line="240" w:lineRule="auto"/>
              <w:rPr>
                <w:sz w:val="18"/>
                <w:szCs w:val="18"/>
              </w:rPr>
            </w:pPr>
            <w:r w:rsidRPr="003506A1">
              <w:rPr>
                <w:sz w:val="18"/>
                <w:szCs w:val="18"/>
              </w:rPr>
              <w:t>Excess Construction Charge</w:t>
            </w:r>
          </w:p>
          <w:p w14:paraId="32BF825F" w14:textId="77777777" w:rsidR="002021F1" w:rsidRPr="003506A1" w:rsidRDefault="002021F1" w:rsidP="008C5985">
            <w:pPr>
              <w:numPr>
                <w:ilvl w:val="0"/>
                <w:numId w:val="10"/>
              </w:numPr>
              <w:spacing w:after="120" w:line="240" w:lineRule="auto"/>
              <w:rPr>
                <w:sz w:val="18"/>
                <w:szCs w:val="18"/>
              </w:rPr>
            </w:pPr>
            <w:r w:rsidRPr="003506A1">
              <w:rPr>
                <w:sz w:val="18"/>
                <w:szCs w:val="18"/>
              </w:rPr>
              <w:t>Survey Charge</w:t>
            </w:r>
          </w:p>
          <w:p w14:paraId="77F93513" w14:textId="77777777" w:rsidR="002021F1" w:rsidRPr="003506A1" w:rsidRDefault="002021F1" w:rsidP="008C5985">
            <w:pPr>
              <w:numPr>
                <w:ilvl w:val="0"/>
                <w:numId w:val="10"/>
              </w:numPr>
              <w:spacing w:after="120" w:line="240" w:lineRule="auto"/>
              <w:rPr>
                <w:sz w:val="18"/>
                <w:szCs w:val="18"/>
              </w:rPr>
            </w:pPr>
            <w:r w:rsidRPr="003506A1">
              <w:rPr>
                <w:sz w:val="18"/>
                <w:szCs w:val="18"/>
              </w:rPr>
              <w:t>Hardwired Socket Conversion</w:t>
            </w:r>
          </w:p>
          <w:p w14:paraId="2E760D71" w14:textId="77777777" w:rsidR="002021F1" w:rsidRPr="003506A1" w:rsidRDefault="002021F1" w:rsidP="008C5985">
            <w:pPr>
              <w:numPr>
                <w:ilvl w:val="0"/>
                <w:numId w:val="10"/>
              </w:numPr>
              <w:spacing w:after="120" w:line="240" w:lineRule="auto"/>
              <w:rPr>
                <w:sz w:val="18"/>
                <w:szCs w:val="18"/>
              </w:rPr>
            </w:pPr>
            <w:r w:rsidRPr="003506A1">
              <w:rPr>
                <w:sz w:val="18"/>
                <w:szCs w:val="18"/>
              </w:rPr>
              <w:t>Additional Phonebook</w:t>
            </w:r>
          </w:p>
          <w:p w14:paraId="01EE857E" w14:textId="77777777" w:rsidR="002021F1" w:rsidRPr="003506A1" w:rsidRDefault="002021F1" w:rsidP="008C5985">
            <w:pPr>
              <w:numPr>
                <w:ilvl w:val="0"/>
                <w:numId w:val="10"/>
              </w:numPr>
              <w:spacing w:after="120" w:line="240" w:lineRule="auto"/>
              <w:rPr>
                <w:sz w:val="18"/>
                <w:szCs w:val="18"/>
              </w:rPr>
            </w:pPr>
            <w:r w:rsidRPr="003506A1">
              <w:rPr>
                <w:sz w:val="18"/>
                <w:szCs w:val="18"/>
              </w:rPr>
              <w:t>DDI Planning/Reconfiguration</w:t>
            </w:r>
          </w:p>
          <w:p w14:paraId="3683D34B" w14:textId="77777777" w:rsidR="002021F1" w:rsidRPr="003506A1" w:rsidRDefault="002021F1" w:rsidP="008C5985">
            <w:pPr>
              <w:numPr>
                <w:ilvl w:val="0"/>
                <w:numId w:val="10"/>
              </w:numPr>
              <w:spacing w:after="120" w:line="240" w:lineRule="auto"/>
              <w:rPr>
                <w:sz w:val="18"/>
                <w:szCs w:val="18"/>
              </w:rPr>
            </w:pPr>
            <w:r w:rsidRPr="003506A1">
              <w:rPr>
                <w:sz w:val="18"/>
                <w:szCs w:val="18"/>
              </w:rPr>
              <w:t xml:space="preserve">MSN Reconfiguration </w:t>
            </w:r>
          </w:p>
          <w:p w14:paraId="7A4DB7A4" w14:textId="77777777" w:rsidR="002021F1" w:rsidRPr="003506A1" w:rsidRDefault="002021F1" w:rsidP="008C5985">
            <w:pPr>
              <w:numPr>
                <w:ilvl w:val="0"/>
                <w:numId w:val="10"/>
              </w:numPr>
              <w:spacing w:after="120" w:line="240" w:lineRule="auto"/>
              <w:rPr>
                <w:sz w:val="18"/>
                <w:szCs w:val="18"/>
              </w:rPr>
            </w:pPr>
            <w:r w:rsidRPr="003506A1">
              <w:rPr>
                <w:sz w:val="18"/>
                <w:szCs w:val="18"/>
              </w:rPr>
              <w:t>ISDN30 Reconfiguration charge</w:t>
            </w:r>
          </w:p>
          <w:p w14:paraId="128B05CB" w14:textId="77777777" w:rsidR="002021F1" w:rsidRPr="003506A1" w:rsidRDefault="002021F1" w:rsidP="002021F1">
            <w:pPr>
              <w:spacing w:after="120"/>
              <w:rPr>
                <w:sz w:val="18"/>
                <w:szCs w:val="18"/>
              </w:rPr>
            </w:pPr>
            <w:r w:rsidRPr="003506A1">
              <w:rPr>
                <w:sz w:val="18"/>
                <w:szCs w:val="18"/>
              </w:rPr>
              <w:t>ISDN30 Cancellation Charge</w:t>
            </w:r>
          </w:p>
        </w:tc>
        <w:tc>
          <w:tcPr>
            <w:tcW w:w="704" w:type="pct"/>
          </w:tcPr>
          <w:p w14:paraId="7A69EFEB" w14:textId="77777777" w:rsidR="002021F1" w:rsidRPr="003506A1" w:rsidRDefault="002021F1" w:rsidP="002021F1">
            <w:pPr>
              <w:spacing w:after="120"/>
              <w:rPr>
                <w:sz w:val="18"/>
                <w:szCs w:val="18"/>
              </w:rPr>
            </w:pPr>
          </w:p>
        </w:tc>
      </w:tr>
      <w:tr w:rsidR="002021F1" w:rsidRPr="005B4766" w14:paraId="4CE1D964" w14:textId="77777777" w:rsidTr="0090382E">
        <w:tc>
          <w:tcPr>
            <w:tcW w:w="873" w:type="pct"/>
          </w:tcPr>
          <w:p w14:paraId="47C99737" w14:textId="77777777" w:rsidR="002021F1" w:rsidRPr="00DC559D" w:rsidRDefault="002021F1" w:rsidP="002021F1">
            <w:pPr>
              <w:jc w:val="both"/>
              <w:rPr>
                <w:sz w:val="18"/>
                <w:szCs w:val="18"/>
              </w:rPr>
            </w:pPr>
            <w:r w:rsidRPr="00DC559D">
              <w:rPr>
                <w:sz w:val="18"/>
                <w:szCs w:val="18"/>
              </w:rPr>
              <w:t>*Charge Reason</w:t>
            </w:r>
          </w:p>
        </w:tc>
        <w:tc>
          <w:tcPr>
            <w:tcW w:w="352" w:type="pct"/>
          </w:tcPr>
          <w:p w14:paraId="1BBAF3A5" w14:textId="77777777" w:rsidR="002021F1" w:rsidRPr="00DC559D" w:rsidRDefault="002021F1" w:rsidP="002021F1">
            <w:pPr>
              <w:jc w:val="both"/>
              <w:rPr>
                <w:sz w:val="18"/>
                <w:szCs w:val="18"/>
              </w:rPr>
            </w:pPr>
            <w:r w:rsidRPr="00DC559D">
              <w:rPr>
                <w:sz w:val="18"/>
                <w:szCs w:val="18"/>
              </w:rPr>
              <w:t>6</w:t>
            </w:r>
          </w:p>
        </w:tc>
        <w:tc>
          <w:tcPr>
            <w:tcW w:w="599" w:type="pct"/>
          </w:tcPr>
          <w:p w14:paraId="6E21D289" w14:textId="77777777" w:rsidR="002021F1" w:rsidRPr="00DC559D" w:rsidRDefault="002021F1" w:rsidP="002021F1">
            <w:pPr>
              <w:jc w:val="both"/>
              <w:rPr>
                <w:sz w:val="18"/>
                <w:szCs w:val="18"/>
              </w:rPr>
            </w:pPr>
            <w:r w:rsidRPr="00DC559D">
              <w:rPr>
                <w:sz w:val="18"/>
                <w:szCs w:val="18"/>
              </w:rPr>
              <w:t>40</w:t>
            </w:r>
          </w:p>
        </w:tc>
        <w:tc>
          <w:tcPr>
            <w:tcW w:w="1082" w:type="pct"/>
          </w:tcPr>
          <w:p w14:paraId="2296CA8E" w14:textId="77777777" w:rsidR="002021F1" w:rsidRPr="00DC559D" w:rsidRDefault="002021F1" w:rsidP="002021F1">
            <w:pPr>
              <w:jc w:val="both"/>
              <w:rPr>
                <w:sz w:val="18"/>
                <w:szCs w:val="18"/>
              </w:rPr>
            </w:pPr>
            <w:r w:rsidRPr="00DC559D">
              <w:rPr>
                <w:sz w:val="18"/>
                <w:szCs w:val="18"/>
              </w:rPr>
              <w:t>Text</w:t>
            </w:r>
          </w:p>
        </w:tc>
        <w:tc>
          <w:tcPr>
            <w:tcW w:w="1390" w:type="pct"/>
          </w:tcPr>
          <w:p w14:paraId="0DE57BEF" w14:textId="77777777" w:rsidR="002021F1" w:rsidRPr="00DC559D" w:rsidRDefault="002021F1" w:rsidP="002021F1">
            <w:pPr>
              <w:spacing w:after="120"/>
              <w:rPr>
                <w:sz w:val="18"/>
                <w:szCs w:val="18"/>
              </w:rPr>
            </w:pPr>
            <w:r w:rsidRPr="00DC559D">
              <w:rPr>
                <w:sz w:val="18"/>
                <w:szCs w:val="18"/>
              </w:rPr>
              <w:t>Not used for WLR.</w:t>
            </w:r>
          </w:p>
        </w:tc>
        <w:tc>
          <w:tcPr>
            <w:tcW w:w="704" w:type="pct"/>
          </w:tcPr>
          <w:p w14:paraId="37D04B34" w14:textId="77777777" w:rsidR="002021F1" w:rsidRPr="00DC559D" w:rsidRDefault="002021F1" w:rsidP="002021F1">
            <w:pPr>
              <w:spacing w:after="120"/>
              <w:rPr>
                <w:sz w:val="18"/>
                <w:szCs w:val="18"/>
              </w:rPr>
            </w:pPr>
          </w:p>
        </w:tc>
      </w:tr>
      <w:tr w:rsidR="002021F1" w:rsidRPr="005B4766" w14:paraId="0C40CBC5" w14:textId="77777777" w:rsidTr="0090382E">
        <w:tc>
          <w:tcPr>
            <w:tcW w:w="873" w:type="pct"/>
          </w:tcPr>
          <w:p w14:paraId="0F5DA075" w14:textId="77777777" w:rsidR="002021F1" w:rsidRPr="00CA5D1F" w:rsidRDefault="002021F1" w:rsidP="002021F1">
            <w:pPr>
              <w:jc w:val="both"/>
              <w:rPr>
                <w:sz w:val="18"/>
                <w:szCs w:val="18"/>
              </w:rPr>
            </w:pPr>
            <w:r w:rsidRPr="00CA5D1F">
              <w:rPr>
                <w:sz w:val="18"/>
                <w:szCs w:val="18"/>
              </w:rPr>
              <w:t>Event Date</w:t>
            </w:r>
          </w:p>
        </w:tc>
        <w:tc>
          <w:tcPr>
            <w:tcW w:w="352" w:type="pct"/>
          </w:tcPr>
          <w:p w14:paraId="15E154CA" w14:textId="77777777" w:rsidR="002021F1" w:rsidRPr="00CA5D1F" w:rsidRDefault="002021F1" w:rsidP="002021F1">
            <w:pPr>
              <w:jc w:val="both"/>
              <w:rPr>
                <w:sz w:val="18"/>
                <w:szCs w:val="18"/>
              </w:rPr>
            </w:pPr>
            <w:r w:rsidRPr="00CA5D1F">
              <w:rPr>
                <w:sz w:val="18"/>
                <w:szCs w:val="18"/>
              </w:rPr>
              <w:t>7</w:t>
            </w:r>
          </w:p>
        </w:tc>
        <w:tc>
          <w:tcPr>
            <w:tcW w:w="599" w:type="pct"/>
          </w:tcPr>
          <w:p w14:paraId="007E8A46" w14:textId="77777777" w:rsidR="002021F1" w:rsidRPr="00CA5D1F" w:rsidRDefault="002021F1" w:rsidP="002021F1">
            <w:pPr>
              <w:jc w:val="both"/>
              <w:rPr>
                <w:sz w:val="18"/>
                <w:szCs w:val="18"/>
              </w:rPr>
            </w:pPr>
            <w:r w:rsidRPr="00CA5D1F">
              <w:rPr>
                <w:sz w:val="18"/>
                <w:szCs w:val="18"/>
              </w:rPr>
              <w:t>DATE</w:t>
            </w:r>
          </w:p>
        </w:tc>
        <w:tc>
          <w:tcPr>
            <w:tcW w:w="1082" w:type="pct"/>
          </w:tcPr>
          <w:p w14:paraId="118B5E73" w14:textId="77777777" w:rsidR="002021F1" w:rsidRPr="00CA5D1F" w:rsidRDefault="002021F1" w:rsidP="002021F1">
            <w:pPr>
              <w:jc w:val="both"/>
              <w:rPr>
                <w:sz w:val="18"/>
                <w:szCs w:val="18"/>
              </w:rPr>
            </w:pPr>
            <w:r w:rsidRPr="00CA5D1F">
              <w:rPr>
                <w:sz w:val="18"/>
                <w:szCs w:val="18"/>
              </w:rPr>
              <w:t>YYYYMMDD</w:t>
            </w:r>
          </w:p>
          <w:p w14:paraId="2AB30C0A" w14:textId="77777777" w:rsidR="00850053" w:rsidRPr="00CA5D1F" w:rsidRDefault="00850053" w:rsidP="00850053">
            <w:pPr>
              <w:jc w:val="both"/>
              <w:rPr>
                <w:sz w:val="18"/>
                <w:szCs w:val="18"/>
              </w:rPr>
            </w:pPr>
            <w:r w:rsidRPr="00CA5D1F">
              <w:rPr>
                <w:sz w:val="18"/>
                <w:szCs w:val="18"/>
              </w:rPr>
              <w:t>or</w:t>
            </w:r>
          </w:p>
          <w:p w14:paraId="31E1ABB2" w14:textId="77777777" w:rsidR="00850053" w:rsidRPr="00CA5D1F" w:rsidRDefault="00850053" w:rsidP="00850053">
            <w:pPr>
              <w:jc w:val="both"/>
              <w:rPr>
                <w:sz w:val="18"/>
                <w:szCs w:val="18"/>
              </w:rPr>
            </w:pPr>
            <w:r w:rsidRPr="00CA5D1F">
              <w:rPr>
                <w:sz w:val="18"/>
                <w:szCs w:val="18"/>
              </w:rPr>
              <w:t xml:space="preserve">YYYYMMDD </w:t>
            </w:r>
            <w:r w:rsidR="00CB531B" w:rsidRPr="00CA5D1F">
              <w:rPr>
                <w:sz w:val="18"/>
                <w:szCs w:val="18"/>
              </w:rPr>
              <w:t>HH:MM:SS</w:t>
            </w:r>
          </w:p>
        </w:tc>
        <w:tc>
          <w:tcPr>
            <w:tcW w:w="1390" w:type="pct"/>
          </w:tcPr>
          <w:p w14:paraId="39849582" w14:textId="77777777" w:rsidR="002021F1" w:rsidRPr="00CA5D1F" w:rsidRDefault="002021F1" w:rsidP="002021F1">
            <w:pPr>
              <w:spacing w:after="120"/>
              <w:rPr>
                <w:sz w:val="18"/>
                <w:szCs w:val="18"/>
              </w:rPr>
            </w:pPr>
            <w:r w:rsidRPr="00CA5D1F">
              <w:rPr>
                <w:sz w:val="18"/>
                <w:szCs w:val="18"/>
              </w:rPr>
              <w:t>e.g. 20090101</w:t>
            </w:r>
            <w:r w:rsidR="00850053" w:rsidRPr="00CA5D1F">
              <w:rPr>
                <w:sz w:val="18"/>
                <w:szCs w:val="18"/>
              </w:rPr>
              <w:t xml:space="preserve"> or</w:t>
            </w:r>
          </w:p>
          <w:p w14:paraId="2E686326" w14:textId="77777777" w:rsidR="00850053" w:rsidRPr="00CA5D1F" w:rsidRDefault="00485064" w:rsidP="002021F1">
            <w:pPr>
              <w:spacing w:after="120"/>
              <w:rPr>
                <w:sz w:val="18"/>
                <w:szCs w:val="18"/>
              </w:rPr>
            </w:pPr>
            <w:r w:rsidRPr="00CA5D1F">
              <w:rPr>
                <w:sz w:val="18"/>
                <w:szCs w:val="18"/>
              </w:rPr>
              <w:t>20090101 15</w:t>
            </w:r>
            <w:r w:rsidR="00CB531B" w:rsidRPr="00CA5D1F">
              <w:rPr>
                <w:sz w:val="18"/>
                <w:szCs w:val="18"/>
              </w:rPr>
              <w:t>:</w:t>
            </w:r>
            <w:r w:rsidRPr="00CA5D1F">
              <w:rPr>
                <w:sz w:val="18"/>
                <w:szCs w:val="18"/>
              </w:rPr>
              <w:t>10</w:t>
            </w:r>
            <w:r w:rsidR="00CB531B" w:rsidRPr="00CA5D1F">
              <w:rPr>
                <w:sz w:val="18"/>
                <w:szCs w:val="18"/>
              </w:rPr>
              <w:t>:</w:t>
            </w:r>
            <w:r w:rsidRPr="00CA5D1F">
              <w:rPr>
                <w:sz w:val="18"/>
                <w:szCs w:val="18"/>
              </w:rPr>
              <w:t>10</w:t>
            </w:r>
          </w:p>
        </w:tc>
        <w:tc>
          <w:tcPr>
            <w:tcW w:w="704" w:type="pct"/>
          </w:tcPr>
          <w:p w14:paraId="75B06C89" w14:textId="77777777" w:rsidR="002021F1" w:rsidRPr="000B3017" w:rsidRDefault="00485064" w:rsidP="002021F1">
            <w:pPr>
              <w:spacing w:after="120"/>
              <w:rPr>
                <w:sz w:val="18"/>
                <w:szCs w:val="18"/>
              </w:rPr>
            </w:pPr>
            <w:r w:rsidRPr="00CA5D1F">
              <w:rPr>
                <w:sz w:val="18"/>
                <w:szCs w:val="18"/>
              </w:rPr>
              <w:t>Date with Time will be populated only for TRC charges</w:t>
            </w:r>
            <w:r w:rsidR="00F10ED0" w:rsidRPr="00CA5D1F">
              <w:rPr>
                <w:sz w:val="18"/>
                <w:szCs w:val="18"/>
              </w:rPr>
              <w:t xml:space="preserve">, </w:t>
            </w:r>
            <w:bookmarkStart w:id="52" w:name="_Hlk73013149"/>
            <w:r w:rsidR="00F10ED0" w:rsidRPr="00CA5D1F">
              <w:rPr>
                <w:sz w:val="18"/>
                <w:szCs w:val="18"/>
              </w:rPr>
              <w:t xml:space="preserve">effective from </w:t>
            </w:r>
            <w:r w:rsidR="003150B2" w:rsidRPr="00CA5D1F">
              <w:rPr>
                <w:sz w:val="18"/>
                <w:szCs w:val="18"/>
              </w:rPr>
              <w:t>1</w:t>
            </w:r>
            <w:r w:rsidR="003150B2" w:rsidRPr="00CA5D1F">
              <w:rPr>
                <w:sz w:val="18"/>
                <w:szCs w:val="18"/>
                <w:vertAlign w:val="superscript"/>
              </w:rPr>
              <w:t>st</w:t>
            </w:r>
            <w:r w:rsidR="003150B2" w:rsidRPr="00CA5D1F">
              <w:rPr>
                <w:sz w:val="18"/>
                <w:szCs w:val="18"/>
              </w:rPr>
              <w:t xml:space="preserve"> August </w:t>
            </w:r>
            <w:r w:rsidR="00F10ED0" w:rsidRPr="00CA5D1F">
              <w:rPr>
                <w:sz w:val="18"/>
                <w:szCs w:val="18"/>
              </w:rPr>
              <w:t>2021 bills</w:t>
            </w:r>
            <w:r w:rsidR="006A53F6" w:rsidRPr="00CA5D1F">
              <w:rPr>
                <w:sz w:val="18"/>
                <w:szCs w:val="18"/>
              </w:rPr>
              <w:t>.</w:t>
            </w:r>
            <w:bookmarkEnd w:id="52"/>
          </w:p>
        </w:tc>
      </w:tr>
      <w:tr w:rsidR="002021F1" w:rsidRPr="005B4766" w14:paraId="2EAD17FD" w14:textId="77777777" w:rsidTr="0090382E">
        <w:tc>
          <w:tcPr>
            <w:tcW w:w="873" w:type="pct"/>
          </w:tcPr>
          <w:p w14:paraId="2CD5EBC1" w14:textId="77777777" w:rsidR="002021F1" w:rsidRPr="00DC559D" w:rsidRDefault="002021F1" w:rsidP="002021F1">
            <w:pPr>
              <w:spacing w:after="120"/>
              <w:rPr>
                <w:sz w:val="18"/>
                <w:szCs w:val="18"/>
              </w:rPr>
            </w:pPr>
            <w:r w:rsidRPr="00DC559D">
              <w:rPr>
                <w:sz w:val="18"/>
                <w:szCs w:val="18"/>
              </w:rPr>
              <w:t>*End Date</w:t>
            </w:r>
          </w:p>
        </w:tc>
        <w:tc>
          <w:tcPr>
            <w:tcW w:w="352" w:type="pct"/>
          </w:tcPr>
          <w:p w14:paraId="25C224E1" w14:textId="77777777" w:rsidR="002021F1" w:rsidRPr="00DC559D" w:rsidRDefault="002021F1" w:rsidP="002021F1">
            <w:pPr>
              <w:spacing w:after="120"/>
              <w:rPr>
                <w:sz w:val="18"/>
                <w:szCs w:val="18"/>
              </w:rPr>
            </w:pPr>
            <w:r w:rsidRPr="00DC559D">
              <w:rPr>
                <w:sz w:val="18"/>
                <w:szCs w:val="18"/>
              </w:rPr>
              <w:t>8</w:t>
            </w:r>
          </w:p>
        </w:tc>
        <w:tc>
          <w:tcPr>
            <w:tcW w:w="599" w:type="pct"/>
          </w:tcPr>
          <w:p w14:paraId="240D9672" w14:textId="77777777" w:rsidR="002021F1" w:rsidRPr="00DC559D" w:rsidRDefault="002021F1" w:rsidP="002021F1">
            <w:pPr>
              <w:spacing w:after="120"/>
              <w:rPr>
                <w:sz w:val="18"/>
                <w:szCs w:val="18"/>
              </w:rPr>
            </w:pPr>
            <w:r>
              <w:rPr>
                <w:sz w:val="18"/>
                <w:szCs w:val="18"/>
              </w:rPr>
              <w:t>DATE</w:t>
            </w:r>
          </w:p>
        </w:tc>
        <w:tc>
          <w:tcPr>
            <w:tcW w:w="1082" w:type="pct"/>
          </w:tcPr>
          <w:p w14:paraId="38514A90" w14:textId="77777777" w:rsidR="002021F1" w:rsidRPr="00DC559D" w:rsidRDefault="002021F1" w:rsidP="002021F1">
            <w:pPr>
              <w:spacing w:after="120"/>
              <w:rPr>
                <w:sz w:val="18"/>
                <w:szCs w:val="18"/>
              </w:rPr>
            </w:pPr>
            <w:r w:rsidRPr="00DC559D">
              <w:rPr>
                <w:sz w:val="18"/>
                <w:szCs w:val="18"/>
              </w:rPr>
              <w:t>YYYYMMDD</w:t>
            </w:r>
          </w:p>
        </w:tc>
        <w:tc>
          <w:tcPr>
            <w:tcW w:w="1390" w:type="pct"/>
          </w:tcPr>
          <w:p w14:paraId="21A6442A" w14:textId="77777777" w:rsidR="002021F1" w:rsidRPr="00DC559D" w:rsidRDefault="002021F1" w:rsidP="002021F1">
            <w:pPr>
              <w:spacing w:after="120"/>
              <w:rPr>
                <w:sz w:val="18"/>
                <w:szCs w:val="18"/>
              </w:rPr>
            </w:pPr>
            <w:r w:rsidRPr="00DC559D">
              <w:rPr>
                <w:sz w:val="18"/>
                <w:szCs w:val="18"/>
              </w:rPr>
              <w:t>Not used for WLR.</w:t>
            </w:r>
          </w:p>
        </w:tc>
        <w:tc>
          <w:tcPr>
            <w:tcW w:w="704" w:type="pct"/>
          </w:tcPr>
          <w:p w14:paraId="0291CE89" w14:textId="77777777" w:rsidR="002021F1" w:rsidRPr="00DC559D" w:rsidRDefault="002021F1" w:rsidP="002021F1">
            <w:pPr>
              <w:spacing w:after="120"/>
              <w:rPr>
                <w:sz w:val="18"/>
                <w:szCs w:val="18"/>
              </w:rPr>
            </w:pPr>
          </w:p>
        </w:tc>
      </w:tr>
      <w:tr w:rsidR="002021F1" w:rsidRPr="005B4766" w14:paraId="031A0FEF" w14:textId="77777777" w:rsidTr="0090382E">
        <w:tc>
          <w:tcPr>
            <w:tcW w:w="873" w:type="pct"/>
          </w:tcPr>
          <w:p w14:paraId="417E23EC" w14:textId="77777777" w:rsidR="002021F1" w:rsidRPr="00DC559D" w:rsidRDefault="002021F1" w:rsidP="002021F1">
            <w:pPr>
              <w:spacing w:after="120"/>
              <w:rPr>
                <w:sz w:val="18"/>
                <w:szCs w:val="18"/>
              </w:rPr>
            </w:pPr>
            <w:r w:rsidRPr="00DC559D">
              <w:rPr>
                <w:sz w:val="18"/>
                <w:szCs w:val="18"/>
              </w:rPr>
              <w:t>*Address Line 1</w:t>
            </w:r>
          </w:p>
        </w:tc>
        <w:tc>
          <w:tcPr>
            <w:tcW w:w="352" w:type="pct"/>
          </w:tcPr>
          <w:p w14:paraId="1F34EB81" w14:textId="77777777" w:rsidR="002021F1" w:rsidRPr="00DC559D" w:rsidRDefault="002021F1" w:rsidP="002021F1">
            <w:pPr>
              <w:spacing w:after="120"/>
              <w:rPr>
                <w:sz w:val="18"/>
                <w:szCs w:val="18"/>
              </w:rPr>
            </w:pPr>
            <w:r w:rsidRPr="00DC559D">
              <w:rPr>
                <w:sz w:val="18"/>
                <w:szCs w:val="18"/>
              </w:rPr>
              <w:t>9</w:t>
            </w:r>
          </w:p>
        </w:tc>
        <w:tc>
          <w:tcPr>
            <w:tcW w:w="599" w:type="pct"/>
          </w:tcPr>
          <w:p w14:paraId="4C3B7460" w14:textId="77777777" w:rsidR="002021F1" w:rsidRPr="00DC559D" w:rsidRDefault="002021F1" w:rsidP="002021F1">
            <w:pPr>
              <w:spacing w:after="120"/>
              <w:rPr>
                <w:sz w:val="18"/>
                <w:szCs w:val="18"/>
              </w:rPr>
            </w:pPr>
            <w:r w:rsidRPr="00DC559D">
              <w:rPr>
                <w:sz w:val="18"/>
                <w:szCs w:val="18"/>
              </w:rPr>
              <w:t>80</w:t>
            </w:r>
          </w:p>
        </w:tc>
        <w:tc>
          <w:tcPr>
            <w:tcW w:w="1082" w:type="pct"/>
          </w:tcPr>
          <w:p w14:paraId="1FEC6FC7" w14:textId="77777777" w:rsidR="002021F1" w:rsidRPr="00DC559D" w:rsidRDefault="002021F1" w:rsidP="002021F1">
            <w:pPr>
              <w:spacing w:after="120"/>
              <w:rPr>
                <w:sz w:val="18"/>
                <w:szCs w:val="18"/>
              </w:rPr>
            </w:pPr>
            <w:r w:rsidRPr="00DC559D">
              <w:rPr>
                <w:sz w:val="18"/>
                <w:szCs w:val="18"/>
              </w:rPr>
              <w:t>Text</w:t>
            </w:r>
          </w:p>
        </w:tc>
        <w:tc>
          <w:tcPr>
            <w:tcW w:w="1390" w:type="pct"/>
          </w:tcPr>
          <w:p w14:paraId="4C88E428" w14:textId="77777777" w:rsidR="002021F1" w:rsidRPr="00DC559D" w:rsidRDefault="002021F1" w:rsidP="002021F1">
            <w:pPr>
              <w:spacing w:after="120"/>
              <w:rPr>
                <w:sz w:val="18"/>
                <w:szCs w:val="18"/>
              </w:rPr>
            </w:pPr>
            <w:r w:rsidRPr="00DC559D">
              <w:rPr>
                <w:sz w:val="18"/>
                <w:szCs w:val="18"/>
              </w:rPr>
              <w:t>Not used for WLR,</w:t>
            </w:r>
          </w:p>
        </w:tc>
        <w:tc>
          <w:tcPr>
            <w:tcW w:w="704" w:type="pct"/>
          </w:tcPr>
          <w:p w14:paraId="3AA5BB95" w14:textId="77777777" w:rsidR="002021F1" w:rsidRPr="00DC559D" w:rsidRDefault="002021F1" w:rsidP="002021F1">
            <w:pPr>
              <w:spacing w:after="120"/>
              <w:rPr>
                <w:sz w:val="18"/>
                <w:szCs w:val="18"/>
              </w:rPr>
            </w:pPr>
          </w:p>
        </w:tc>
      </w:tr>
      <w:tr w:rsidR="002021F1" w:rsidRPr="005B4766" w14:paraId="4C3FD369" w14:textId="77777777" w:rsidTr="0090382E">
        <w:tc>
          <w:tcPr>
            <w:tcW w:w="873" w:type="pct"/>
          </w:tcPr>
          <w:p w14:paraId="19E1FE45" w14:textId="77777777" w:rsidR="002021F1" w:rsidRPr="00DC559D" w:rsidRDefault="002021F1" w:rsidP="002021F1">
            <w:pPr>
              <w:spacing w:after="120"/>
              <w:rPr>
                <w:sz w:val="18"/>
                <w:szCs w:val="18"/>
              </w:rPr>
            </w:pPr>
            <w:r w:rsidRPr="00DC559D">
              <w:rPr>
                <w:sz w:val="18"/>
                <w:szCs w:val="18"/>
              </w:rPr>
              <w:t>*Post Code</w:t>
            </w:r>
          </w:p>
        </w:tc>
        <w:tc>
          <w:tcPr>
            <w:tcW w:w="352" w:type="pct"/>
          </w:tcPr>
          <w:p w14:paraId="0DE46A9F" w14:textId="77777777" w:rsidR="002021F1" w:rsidRPr="00DC559D" w:rsidRDefault="002021F1" w:rsidP="002021F1">
            <w:pPr>
              <w:spacing w:after="120"/>
              <w:rPr>
                <w:sz w:val="18"/>
                <w:szCs w:val="18"/>
              </w:rPr>
            </w:pPr>
            <w:r w:rsidRPr="00DC559D">
              <w:rPr>
                <w:sz w:val="18"/>
                <w:szCs w:val="18"/>
              </w:rPr>
              <w:t>10</w:t>
            </w:r>
          </w:p>
        </w:tc>
        <w:tc>
          <w:tcPr>
            <w:tcW w:w="599" w:type="pct"/>
          </w:tcPr>
          <w:p w14:paraId="0EDB202B" w14:textId="77777777" w:rsidR="002021F1" w:rsidRPr="00DC559D" w:rsidRDefault="002021F1" w:rsidP="002021F1">
            <w:pPr>
              <w:spacing w:after="120"/>
              <w:rPr>
                <w:sz w:val="18"/>
                <w:szCs w:val="18"/>
              </w:rPr>
            </w:pPr>
            <w:r w:rsidRPr="00DC559D">
              <w:rPr>
                <w:sz w:val="18"/>
                <w:szCs w:val="18"/>
              </w:rPr>
              <w:t>16</w:t>
            </w:r>
          </w:p>
        </w:tc>
        <w:tc>
          <w:tcPr>
            <w:tcW w:w="1082" w:type="pct"/>
          </w:tcPr>
          <w:p w14:paraId="076DD343" w14:textId="77777777" w:rsidR="002021F1" w:rsidRPr="00DC559D" w:rsidRDefault="002021F1" w:rsidP="002021F1">
            <w:pPr>
              <w:spacing w:after="120"/>
              <w:rPr>
                <w:sz w:val="18"/>
                <w:szCs w:val="18"/>
              </w:rPr>
            </w:pPr>
            <w:r w:rsidRPr="00DC559D">
              <w:rPr>
                <w:sz w:val="18"/>
                <w:szCs w:val="18"/>
              </w:rPr>
              <w:t>Text</w:t>
            </w:r>
          </w:p>
        </w:tc>
        <w:tc>
          <w:tcPr>
            <w:tcW w:w="1390" w:type="pct"/>
          </w:tcPr>
          <w:p w14:paraId="1B4E6950" w14:textId="77777777" w:rsidR="002021F1" w:rsidRPr="00DC559D" w:rsidRDefault="002021F1" w:rsidP="002021F1">
            <w:pPr>
              <w:spacing w:after="120"/>
              <w:rPr>
                <w:sz w:val="18"/>
                <w:szCs w:val="18"/>
              </w:rPr>
            </w:pPr>
            <w:r w:rsidRPr="00DC559D">
              <w:rPr>
                <w:sz w:val="18"/>
                <w:szCs w:val="18"/>
              </w:rPr>
              <w:t>Not used for WLR,</w:t>
            </w:r>
          </w:p>
        </w:tc>
        <w:tc>
          <w:tcPr>
            <w:tcW w:w="704" w:type="pct"/>
          </w:tcPr>
          <w:p w14:paraId="2A2AEFD7" w14:textId="77777777" w:rsidR="002021F1" w:rsidRPr="00DC559D" w:rsidRDefault="002021F1" w:rsidP="002021F1">
            <w:pPr>
              <w:spacing w:after="120"/>
              <w:rPr>
                <w:sz w:val="18"/>
                <w:szCs w:val="18"/>
              </w:rPr>
            </w:pPr>
          </w:p>
        </w:tc>
      </w:tr>
      <w:tr w:rsidR="002021F1" w:rsidRPr="005B4766" w14:paraId="6C9DE3ED" w14:textId="77777777" w:rsidTr="0090382E">
        <w:tc>
          <w:tcPr>
            <w:tcW w:w="873" w:type="pct"/>
          </w:tcPr>
          <w:p w14:paraId="479E47D9" w14:textId="77777777" w:rsidR="002021F1" w:rsidRPr="00A13756" w:rsidRDefault="002021F1" w:rsidP="002021F1">
            <w:pPr>
              <w:spacing w:after="120"/>
              <w:rPr>
                <w:sz w:val="18"/>
                <w:szCs w:val="18"/>
              </w:rPr>
            </w:pPr>
            <w:r w:rsidRPr="00A13756">
              <w:rPr>
                <w:sz w:val="18"/>
                <w:szCs w:val="18"/>
              </w:rPr>
              <w:t>CSS/</w:t>
            </w:r>
            <w:r w:rsidR="00A26F4E">
              <w:rPr>
                <w:sz w:val="18"/>
                <w:szCs w:val="18"/>
              </w:rPr>
              <w:t>Siebel</w:t>
            </w:r>
            <w:r w:rsidRPr="00A13756">
              <w:rPr>
                <w:sz w:val="18"/>
                <w:szCs w:val="18"/>
              </w:rPr>
              <w:t xml:space="preserve"> Job No</w:t>
            </w:r>
          </w:p>
        </w:tc>
        <w:tc>
          <w:tcPr>
            <w:tcW w:w="352" w:type="pct"/>
          </w:tcPr>
          <w:p w14:paraId="1E372E78" w14:textId="77777777" w:rsidR="002021F1" w:rsidRPr="00A13756" w:rsidRDefault="002021F1" w:rsidP="002021F1">
            <w:pPr>
              <w:spacing w:after="120"/>
              <w:rPr>
                <w:sz w:val="18"/>
                <w:szCs w:val="18"/>
              </w:rPr>
            </w:pPr>
            <w:r w:rsidRPr="00A13756">
              <w:rPr>
                <w:sz w:val="18"/>
                <w:szCs w:val="18"/>
              </w:rPr>
              <w:t>11</w:t>
            </w:r>
          </w:p>
        </w:tc>
        <w:tc>
          <w:tcPr>
            <w:tcW w:w="599" w:type="pct"/>
          </w:tcPr>
          <w:p w14:paraId="45FE74E1" w14:textId="77777777" w:rsidR="002021F1" w:rsidRPr="00A13756" w:rsidRDefault="002021F1" w:rsidP="002021F1">
            <w:pPr>
              <w:spacing w:after="120"/>
              <w:rPr>
                <w:sz w:val="18"/>
                <w:szCs w:val="18"/>
              </w:rPr>
            </w:pPr>
            <w:r w:rsidRPr="00A13756">
              <w:rPr>
                <w:sz w:val="18"/>
                <w:szCs w:val="18"/>
              </w:rPr>
              <w:t>20</w:t>
            </w:r>
          </w:p>
        </w:tc>
        <w:tc>
          <w:tcPr>
            <w:tcW w:w="1082" w:type="pct"/>
          </w:tcPr>
          <w:p w14:paraId="4DD6B9EC" w14:textId="77777777" w:rsidR="002021F1" w:rsidRPr="00A13756" w:rsidRDefault="002021F1" w:rsidP="002021F1">
            <w:pPr>
              <w:spacing w:after="120"/>
              <w:rPr>
                <w:sz w:val="18"/>
                <w:szCs w:val="18"/>
              </w:rPr>
            </w:pPr>
            <w:r w:rsidRPr="00A13756">
              <w:rPr>
                <w:sz w:val="18"/>
                <w:szCs w:val="18"/>
              </w:rPr>
              <w:t>Text</w:t>
            </w:r>
          </w:p>
        </w:tc>
        <w:tc>
          <w:tcPr>
            <w:tcW w:w="1390" w:type="pct"/>
          </w:tcPr>
          <w:p w14:paraId="41A778F0" w14:textId="77777777" w:rsidR="002021F1" w:rsidRPr="00A13756" w:rsidRDefault="002021F1" w:rsidP="002021F1">
            <w:pPr>
              <w:spacing w:after="120"/>
              <w:rPr>
                <w:sz w:val="18"/>
                <w:szCs w:val="18"/>
              </w:rPr>
            </w:pPr>
            <w:r w:rsidRPr="00A13756">
              <w:rPr>
                <w:sz w:val="18"/>
                <w:szCs w:val="18"/>
              </w:rPr>
              <w:t xml:space="preserve">e.g. </w:t>
            </w:r>
            <w:r w:rsidRPr="00D96217">
              <w:rPr>
                <w:sz w:val="18"/>
                <w:szCs w:val="18"/>
              </w:rPr>
              <w:t>WDK673.</w:t>
            </w:r>
          </w:p>
        </w:tc>
        <w:tc>
          <w:tcPr>
            <w:tcW w:w="704" w:type="pct"/>
          </w:tcPr>
          <w:p w14:paraId="50D75FBC" w14:textId="77777777" w:rsidR="002021F1" w:rsidRPr="00A13756" w:rsidRDefault="002021F1" w:rsidP="002021F1">
            <w:pPr>
              <w:spacing w:after="120"/>
              <w:rPr>
                <w:sz w:val="18"/>
                <w:szCs w:val="18"/>
              </w:rPr>
            </w:pPr>
            <w:r w:rsidRPr="00A13756">
              <w:rPr>
                <w:sz w:val="18"/>
                <w:szCs w:val="18"/>
              </w:rPr>
              <w:t>Contains the CSS Job number if present.</w:t>
            </w:r>
          </w:p>
          <w:p w14:paraId="71809340" w14:textId="77777777" w:rsidR="002021F1" w:rsidRPr="00A13756" w:rsidRDefault="002021F1" w:rsidP="002021F1">
            <w:pPr>
              <w:spacing w:after="120"/>
              <w:rPr>
                <w:sz w:val="18"/>
                <w:szCs w:val="18"/>
              </w:rPr>
            </w:pPr>
          </w:p>
        </w:tc>
      </w:tr>
      <w:tr w:rsidR="002021F1" w:rsidRPr="005B4766" w14:paraId="31BC4E07" w14:textId="77777777" w:rsidTr="0090382E">
        <w:tc>
          <w:tcPr>
            <w:tcW w:w="873" w:type="pct"/>
          </w:tcPr>
          <w:p w14:paraId="003DE7AC" w14:textId="77777777" w:rsidR="002021F1" w:rsidRPr="005B4766" w:rsidRDefault="002021F1" w:rsidP="002021F1">
            <w:pPr>
              <w:spacing w:after="120"/>
              <w:rPr>
                <w:sz w:val="18"/>
                <w:szCs w:val="18"/>
              </w:rPr>
            </w:pPr>
            <w:r>
              <w:rPr>
                <w:sz w:val="18"/>
                <w:szCs w:val="18"/>
              </w:rPr>
              <w:t>Cust/SP Order No/Fault No.1/2</w:t>
            </w:r>
          </w:p>
        </w:tc>
        <w:tc>
          <w:tcPr>
            <w:tcW w:w="352" w:type="pct"/>
          </w:tcPr>
          <w:p w14:paraId="61ED6C9A" w14:textId="77777777" w:rsidR="002021F1" w:rsidRPr="005B4766" w:rsidRDefault="002021F1" w:rsidP="002021F1">
            <w:pPr>
              <w:spacing w:after="120"/>
              <w:rPr>
                <w:sz w:val="18"/>
                <w:szCs w:val="18"/>
              </w:rPr>
            </w:pPr>
            <w:r w:rsidRPr="005B4766">
              <w:rPr>
                <w:sz w:val="18"/>
                <w:szCs w:val="18"/>
              </w:rPr>
              <w:t>12</w:t>
            </w:r>
          </w:p>
        </w:tc>
        <w:tc>
          <w:tcPr>
            <w:tcW w:w="599" w:type="pct"/>
          </w:tcPr>
          <w:p w14:paraId="6C6C35D9" w14:textId="77777777" w:rsidR="002021F1" w:rsidRPr="005B4766" w:rsidRDefault="002021F1" w:rsidP="002021F1">
            <w:pPr>
              <w:spacing w:after="120"/>
              <w:rPr>
                <w:sz w:val="18"/>
                <w:szCs w:val="18"/>
              </w:rPr>
            </w:pPr>
            <w:r>
              <w:rPr>
                <w:sz w:val="18"/>
                <w:szCs w:val="18"/>
              </w:rPr>
              <w:t>80</w:t>
            </w:r>
          </w:p>
        </w:tc>
        <w:tc>
          <w:tcPr>
            <w:tcW w:w="1082" w:type="pct"/>
          </w:tcPr>
          <w:p w14:paraId="0E5AAF42" w14:textId="77777777" w:rsidR="002021F1" w:rsidRPr="005B4766" w:rsidRDefault="002021F1" w:rsidP="002021F1">
            <w:pPr>
              <w:spacing w:after="120"/>
              <w:rPr>
                <w:sz w:val="18"/>
                <w:szCs w:val="18"/>
              </w:rPr>
            </w:pPr>
            <w:r w:rsidRPr="005B4766">
              <w:rPr>
                <w:sz w:val="18"/>
                <w:szCs w:val="18"/>
              </w:rPr>
              <w:t>Text</w:t>
            </w:r>
          </w:p>
        </w:tc>
        <w:tc>
          <w:tcPr>
            <w:tcW w:w="1390" w:type="pct"/>
          </w:tcPr>
          <w:p w14:paraId="48024055" w14:textId="77777777" w:rsidR="002021F1" w:rsidRPr="003506A1" w:rsidRDefault="002021F1" w:rsidP="002021F1">
            <w:pPr>
              <w:spacing w:after="120"/>
              <w:rPr>
                <w:sz w:val="18"/>
                <w:szCs w:val="18"/>
              </w:rPr>
            </w:pPr>
            <w:r w:rsidRPr="00D96217">
              <w:rPr>
                <w:sz w:val="18"/>
                <w:szCs w:val="18"/>
              </w:rPr>
              <w:t>e.g.</w:t>
            </w:r>
            <w:r w:rsidRPr="000938FB">
              <w:rPr>
                <w:sz w:val="18"/>
                <w:szCs w:val="18"/>
              </w:rPr>
              <w:t>HCHGDESC2; CH3.00;xr45678uytr3456789</w:t>
            </w:r>
          </w:p>
        </w:tc>
        <w:tc>
          <w:tcPr>
            <w:tcW w:w="704" w:type="pct"/>
          </w:tcPr>
          <w:p w14:paraId="196AD00D" w14:textId="77777777" w:rsidR="002021F1" w:rsidRPr="005B4766" w:rsidRDefault="002021F1" w:rsidP="002021F1">
            <w:pPr>
              <w:spacing w:after="120"/>
              <w:rPr>
                <w:sz w:val="18"/>
                <w:szCs w:val="18"/>
              </w:rPr>
            </w:pPr>
            <w:r w:rsidRPr="005B4766">
              <w:rPr>
                <w:sz w:val="18"/>
                <w:szCs w:val="18"/>
              </w:rPr>
              <w:t>This is the CP order reference. This is only populated when the charge type is “Connection”.</w:t>
            </w:r>
          </w:p>
        </w:tc>
      </w:tr>
      <w:tr w:rsidR="002021F1" w:rsidRPr="005B4766" w14:paraId="0885A270" w14:textId="77777777" w:rsidTr="0090382E">
        <w:tc>
          <w:tcPr>
            <w:tcW w:w="873" w:type="pct"/>
          </w:tcPr>
          <w:p w14:paraId="200A2B13" w14:textId="77777777" w:rsidR="002021F1" w:rsidRPr="00DC559D" w:rsidRDefault="002021F1" w:rsidP="002021F1">
            <w:pPr>
              <w:spacing w:after="120"/>
              <w:rPr>
                <w:sz w:val="18"/>
                <w:szCs w:val="18"/>
              </w:rPr>
            </w:pPr>
            <w:r w:rsidRPr="00DC559D">
              <w:rPr>
                <w:sz w:val="18"/>
                <w:szCs w:val="18"/>
              </w:rPr>
              <w:t>*Spare</w:t>
            </w:r>
          </w:p>
        </w:tc>
        <w:tc>
          <w:tcPr>
            <w:tcW w:w="352" w:type="pct"/>
          </w:tcPr>
          <w:p w14:paraId="41234B26" w14:textId="77777777" w:rsidR="002021F1" w:rsidRPr="00DC559D" w:rsidRDefault="002021F1" w:rsidP="002021F1">
            <w:pPr>
              <w:spacing w:after="120"/>
              <w:rPr>
                <w:sz w:val="18"/>
                <w:szCs w:val="18"/>
              </w:rPr>
            </w:pPr>
            <w:r w:rsidRPr="00DC559D">
              <w:rPr>
                <w:sz w:val="18"/>
                <w:szCs w:val="18"/>
              </w:rPr>
              <w:t>13</w:t>
            </w:r>
          </w:p>
        </w:tc>
        <w:tc>
          <w:tcPr>
            <w:tcW w:w="599" w:type="pct"/>
          </w:tcPr>
          <w:p w14:paraId="0206C314" w14:textId="77777777" w:rsidR="002021F1" w:rsidRPr="00DC559D" w:rsidRDefault="002021F1" w:rsidP="002021F1">
            <w:pPr>
              <w:spacing w:after="120"/>
              <w:rPr>
                <w:sz w:val="18"/>
                <w:szCs w:val="18"/>
              </w:rPr>
            </w:pPr>
            <w:r w:rsidRPr="00DC559D">
              <w:rPr>
                <w:sz w:val="18"/>
                <w:szCs w:val="18"/>
              </w:rPr>
              <w:t>20</w:t>
            </w:r>
          </w:p>
        </w:tc>
        <w:tc>
          <w:tcPr>
            <w:tcW w:w="1082" w:type="pct"/>
          </w:tcPr>
          <w:p w14:paraId="58769AAD" w14:textId="77777777" w:rsidR="002021F1" w:rsidRPr="00DC559D" w:rsidRDefault="002021F1" w:rsidP="002021F1">
            <w:pPr>
              <w:spacing w:after="120"/>
              <w:rPr>
                <w:sz w:val="18"/>
                <w:szCs w:val="18"/>
              </w:rPr>
            </w:pPr>
            <w:r w:rsidRPr="00DC559D">
              <w:rPr>
                <w:sz w:val="18"/>
                <w:szCs w:val="18"/>
              </w:rPr>
              <w:t>Text</w:t>
            </w:r>
          </w:p>
        </w:tc>
        <w:tc>
          <w:tcPr>
            <w:tcW w:w="1390" w:type="pct"/>
          </w:tcPr>
          <w:p w14:paraId="5918B278" w14:textId="77777777" w:rsidR="002021F1" w:rsidRPr="00DC559D" w:rsidRDefault="002021F1" w:rsidP="002021F1">
            <w:pPr>
              <w:pStyle w:val="tables"/>
              <w:spacing w:after="120" w:line="240" w:lineRule="auto"/>
              <w:rPr>
                <w:rFonts w:ascii="Arial" w:hAnsi="Arial"/>
                <w:noProof w:val="0"/>
                <w:sz w:val="18"/>
                <w:szCs w:val="18"/>
              </w:rPr>
            </w:pPr>
            <w:r w:rsidRPr="00DC559D">
              <w:rPr>
                <w:rFonts w:ascii="Arial" w:hAnsi="Arial"/>
                <w:noProof w:val="0"/>
                <w:sz w:val="18"/>
                <w:szCs w:val="18"/>
              </w:rPr>
              <w:t>Not used for WLR.</w:t>
            </w:r>
          </w:p>
        </w:tc>
        <w:tc>
          <w:tcPr>
            <w:tcW w:w="704" w:type="pct"/>
          </w:tcPr>
          <w:p w14:paraId="23838B59" w14:textId="77777777" w:rsidR="002021F1" w:rsidRPr="00DC559D" w:rsidRDefault="002021F1" w:rsidP="002021F1">
            <w:pPr>
              <w:pStyle w:val="tables"/>
              <w:spacing w:after="120" w:line="240" w:lineRule="auto"/>
              <w:rPr>
                <w:rFonts w:ascii="Arial" w:hAnsi="Arial"/>
                <w:noProof w:val="0"/>
                <w:sz w:val="18"/>
                <w:szCs w:val="18"/>
              </w:rPr>
            </w:pPr>
          </w:p>
        </w:tc>
      </w:tr>
      <w:tr w:rsidR="002021F1" w:rsidRPr="005B4766" w14:paraId="2286759E" w14:textId="77777777" w:rsidTr="0090382E">
        <w:tc>
          <w:tcPr>
            <w:tcW w:w="873" w:type="pct"/>
          </w:tcPr>
          <w:p w14:paraId="09B552A5" w14:textId="77777777" w:rsidR="002021F1" w:rsidRPr="00DC559D" w:rsidRDefault="002021F1" w:rsidP="002021F1">
            <w:pPr>
              <w:spacing w:after="120"/>
              <w:rPr>
                <w:sz w:val="18"/>
                <w:szCs w:val="18"/>
              </w:rPr>
            </w:pPr>
            <w:r w:rsidRPr="00DC559D">
              <w:rPr>
                <w:sz w:val="18"/>
                <w:szCs w:val="18"/>
              </w:rPr>
              <w:t>Quantity/HDFP air count</w:t>
            </w:r>
          </w:p>
          <w:p w14:paraId="0C304103" w14:textId="77777777" w:rsidR="002021F1" w:rsidRPr="00DC559D" w:rsidRDefault="002021F1" w:rsidP="002021F1">
            <w:pPr>
              <w:spacing w:after="120"/>
              <w:rPr>
                <w:sz w:val="18"/>
                <w:szCs w:val="18"/>
              </w:rPr>
            </w:pPr>
          </w:p>
        </w:tc>
        <w:tc>
          <w:tcPr>
            <w:tcW w:w="352" w:type="pct"/>
          </w:tcPr>
          <w:p w14:paraId="323AC4FE" w14:textId="77777777" w:rsidR="002021F1" w:rsidRPr="00DC559D" w:rsidRDefault="002021F1" w:rsidP="002021F1">
            <w:pPr>
              <w:spacing w:after="120"/>
              <w:rPr>
                <w:sz w:val="18"/>
                <w:szCs w:val="18"/>
              </w:rPr>
            </w:pPr>
            <w:r w:rsidRPr="00DC559D">
              <w:rPr>
                <w:sz w:val="18"/>
                <w:szCs w:val="18"/>
              </w:rPr>
              <w:t>14</w:t>
            </w:r>
          </w:p>
        </w:tc>
        <w:tc>
          <w:tcPr>
            <w:tcW w:w="599" w:type="pct"/>
          </w:tcPr>
          <w:p w14:paraId="13A400E5" w14:textId="77777777" w:rsidR="002021F1" w:rsidRPr="00DC559D" w:rsidRDefault="002021F1" w:rsidP="002021F1">
            <w:pPr>
              <w:spacing w:after="120"/>
              <w:rPr>
                <w:sz w:val="18"/>
                <w:szCs w:val="18"/>
              </w:rPr>
            </w:pPr>
            <w:r w:rsidRPr="00DC559D">
              <w:rPr>
                <w:sz w:val="18"/>
                <w:szCs w:val="18"/>
              </w:rPr>
              <w:t>9</w:t>
            </w:r>
          </w:p>
        </w:tc>
        <w:tc>
          <w:tcPr>
            <w:tcW w:w="1082" w:type="pct"/>
          </w:tcPr>
          <w:p w14:paraId="15C302A6" w14:textId="77777777" w:rsidR="002021F1" w:rsidRPr="00DC559D" w:rsidRDefault="002021F1" w:rsidP="002021F1">
            <w:pPr>
              <w:spacing w:after="120"/>
              <w:rPr>
                <w:sz w:val="18"/>
                <w:szCs w:val="18"/>
              </w:rPr>
            </w:pPr>
            <w:r w:rsidRPr="00DC559D">
              <w:rPr>
                <w:sz w:val="18"/>
                <w:szCs w:val="18"/>
              </w:rPr>
              <w:t>Num</w:t>
            </w:r>
          </w:p>
        </w:tc>
        <w:tc>
          <w:tcPr>
            <w:tcW w:w="1390" w:type="pct"/>
          </w:tcPr>
          <w:p w14:paraId="75494948" w14:textId="77777777" w:rsidR="002021F1" w:rsidRPr="00DC559D" w:rsidRDefault="002021F1" w:rsidP="002021F1">
            <w:pPr>
              <w:spacing w:after="120"/>
              <w:rPr>
                <w:sz w:val="18"/>
                <w:szCs w:val="18"/>
              </w:rPr>
            </w:pPr>
            <w:r w:rsidRPr="00DC559D">
              <w:rPr>
                <w:sz w:val="18"/>
                <w:szCs w:val="18"/>
              </w:rPr>
              <w:t>e.g. 1</w:t>
            </w:r>
          </w:p>
        </w:tc>
        <w:tc>
          <w:tcPr>
            <w:tcW w:w="704" w:type="pct"/>
          </w:tcPr>
          <w:p w14:paraId="178D4B17" w14:textId="77777777" w:rsidR="002021F1" w:rsidRPr="00DC559D" w:rsidRDefault="002021F1" w:rsidP="002021F1">
            <w:pPr>
              <w:spacing w:after="120"/>
              <w:rPr>
                <w:sz w:val="18"/>
                <w:szCs w:val="18"/>
              </w:rPr>
            </w:pPr>
          </w:p>
        </w:tc>
      </w:tr>
      <w:tr w:rsidR="002021F1" w:rsidRPr="005B4766" w14:paraId="4B91E6B2" w14:textId="77777777" w:rsidTr="0090382E">
        <w:tc>
          <w:tcPr>
            <w:tcW w:w="873" w:type="pct"/>
          </w:tcPr>
          <w:p w14:paraId="1B5AF416" w14:textId="77777777" w:rsidR="002021F1" w:rsidRPr="00DC559D" w:rsidRDefault="002021F1" w:rsidP="002021F1">
            <w:pPr>
              <w:spacing w:after="120"/>
              <w:rPr>
                <w:sz w:val="18"/>
                <w:szCs w:val="18"/>
              </w:rPr>
            </w:pPr>
            <w:r w:rsidRPr="00DC559D">
              <w:rPr>
                <w:sz w:val="18"/>
                <w:szCs w:val="18"/>
              </w:rPr>
              <w:t>*Units</w:t>
            </w:r>
          </w:p>
        </w:tc>
        <w:tc>
          <w:tcPr>
            <w:tcW w:w="352" w:type="pct"/>
          </w:tcPr>
          <w:p w14:paraId="0B52A0A0" w14:textId="77777777" w:rsidR="002021F1" w:rsidRPr="00DC559D" w:rsidRDefault="002021F1" w:rsidP="002021F1">
            <w:pPr>
              <w:spacing w:after="120"/>
              <w:rPr>
                <w:sz w:val="18"/>
                <w:szCs w:val="18"/>
              </w:rPr>
            </w:pPr>
            <w:r w:rsidRPr="00DC559D">
              <w:rPr>
                <w:sz w:val="18"/>
                <w:szCs w:val="18"/>
              </w:rPr>
              <w:t>15</w:t>
            </w:r>
          </w:p>
        </w:tc>
        <w:tc>
          <w:tcPr>
            <w:tcW w:w="599" w:type="pct"/>
          </w:tcPr>
          <w:p w14:paraId="7BE8C92D" w14:textId="77777777" w:rsidR="002021F1" w:rsidRPr="00DC559D" w:rsidRDefault="002021F1" w:rsidP="002021F1">
            <w:pPr>
              <w:spacing w:after="120"/>
              <w:rPr>
                <w:sz w:val="18"/>
                <w:szCs w:val="18"/>
              </w:rPr>
            </w:pPr>
            <w:r w:rsidRPr="00DC559D">
              <w:rPr>
                <w:sz w:val="18"/>
                <w:szCs w:val="18"/>
              </w:rPr>
              <w:t>40</w:t>
            </w:r>
          </w:p>
        </w:tc>
        <w:tc>
          <w:tcPr>
            <w:tcW w:w="1082" w:type="pct"/>
          </w:tcPr>
          <w:p w14:paraId="2C7AC640" w14:textId="77777777" w:rsidR="002021F1" w:rsidRPr="00DC559D" w:rsidRDefault="002021F1" w:rsidP="002021F1">
            <w:pPr>
              <w:spacing w:after="120"/>
              <w:rPr>
                <w:sz w:val="18"/>
                <w:szCs w:val="18"/>
              </w:rPr>
            </w:pPr>
            <w:r w:rsidRPr="00DC559D">
              <w:rPr>
                <w:sz w:val="18"/>
                <w:szCs w:val="18"/>
              </w:rPr>
              <w:t>Text</w:t>
            </w:r>
          </w:p>
        </w:tc>
        <w:tc>
          <w:tcPr>
            <w:tcW w:w="1390" w:type="pct"/>
          </w:tcPr>
          <w:p w14:paraId="7D14454F" w14:textId="77777777" w:rsidR="002021F1" w:rsidRPr="00DC559D" w:rsidRDefault="002021F1" w:rsidP="002021F1">
            <w:pPr>
              <w:spacing w:after="120"/>
              <w:rPr>
                <w:sz w:val="18"/>
                <w:szCs w:val="18"/>
              </w:rPr>
            </w:pPr>
            <w:r w:rsidRPr="00DC559D">
              <w:rPr>
                <w:sz w:val="18"/>
                <w:szCs w:val="18"/>
              </w:rPr>
              <w:t>Not used for WLR,</w:t>
            </w:r>
          </w:p>
        </w:tc>
        <w:tc>
          <w:tcPr>
            <w:tcW w:w="704" w:type="pct"/>
          </w:tcPr>
          <w:p w14:paraId="0DB3F385" w14:textId="77777777" w:rsidR="002021F1" w:rsidRPr="00DC559D" w:rsidRDefault="002021F1" w:rsidP="002021F1">
            <w:pPr>
              <w:spacing w:after="120"/>
              <w:rPr>
                <w:sz w:val="18"/>
                <w:szCs w:val="18"/>
              </w:rPr>
            </w:pPr>
          </w:p>
        </w:tc>
      </w:tr>
      <w:tr w:rsidR="002021F1" w:rsidRPr="005B4766" w14:paraId="46880136" w14:textId="77777777" w:rsidTr="0090382E">
        <w:tc>
          <w:tcPr>
            <w:tcW w:w="873" w:type="pct"/>
          </w:tcPr>
          <w:p w14:paraId="374C090A" w14:textId="77777777" w:rsidR="002021F1" w:rsidRPr="00DC559D" w:rsidRDefault="002021F1" w:rsidP="002021F1">
            <w:pPr>
              <w:spacing w:after="120"/>
              <w:rPr>
                <w:sz w:val="18"/>
                <w:szCs w:val="18"/>
              </w:rPr>
            </w:pPr>
            <w:r w:rsidRPr="00DC559D">
              <w:rPr>
                <w:sz w:val="18"/>
                <w:szCs w:val="18"/>
              </w:rPr>
              <w:t>*Unit rate</w:t>
            </w:r>
          </w:p>
        </w:tc>
        <w:tc>
          <w:tcPr>
            <w:tcW w:w="352" w:type="pct"/>
          </w:tcPr>
          <w:p w14:paraId="7B039E52" w14:textId="77777777" w:rsidR="002021F1" w:rsidRPr="00DC559D" w:rsidRDefault="002021F1" w:rsidP="002021F1">
            <w:pPr>
              <w:spacing w:after="120"/>
              <w:rPr>
                <w:sz w:val="18"/>
                <w:szCs w:val="18"/>
              </w:rPr>
            </w:pPr>
            <w:r w:rsidRPr="00DC559D">
              <w:rPr>
                <w:sz w:val="18"/>
                <w:szCs w:val="18"/>
              </w:rPr>
              <w:t>16</w:t>
            </w:r>
          </w:p>
        </w:tc>
        <w:tc>
          <w:tcPr>
            <w:tcW w:w="599" w:type="pct"/>
          </w:tcPr>
          <w:p w14:paraId="54DD99E3" w14:textId="77777777" w:rsidR="002021F1" w:rsidRPr="00DC559D" w:rsidRDefault="002021F1" w:rsidP="002021F1">
            <w:pPr>
              <w:spacing w:after="120"/>
              <w:rPr>
                <w:sz w:val="18"/>
                <w:szCs w:val="18"/>
              </w:rPr>
            </w:pPr>
            <w:r w:rsidRPr="00DC559D">
              <w:rPr>
                <w:sz w:val="18"/>
                <w:szCs w:val="18"/>
              </w:rPr>
              <w:t>18</w:t>
            </w:r>
          </w:p>
        </w:tc>
        <w:tc>
          <w:tcPr>
            <w:tcW w:w="1082" w:type="pct"/>
          </w:tcPr>
          <w:p w14:paraId="54657B18" w14:textId="77777777" w:rsidR="002021F1" w:rsidRPr="00DC559D" w:rsidRDefault="002021F1" w:rsidP="002021F1">
            <w:pPr>
              <w:spacing w:after="120"/>
              <w:rPr>
                <w:sz w:val="18"/>
                <w:szCs w:val="18"/>
              </w:rPr>
            </w:pPr>
            <w:r w:rsidRPr="00DC559D">
              <w:rPr>
                <w:sz w:val="18"/>
                <w:szCs w:val="18"/>
              </w:rPr>
              <w:t>Num</w:t>
            </w:r>
          </w:p>
        </w:tc>
        <w:tc>
          <w:tcPr>
            <w:tcW w:w="1390" w:type="pct"/>
          </w:tcPr>
          <w:p w14:paraId="54303B8F" w14:textId="77777777" w:rsidR="002021F1" w:rsidRPr="00DC559D" w:rsidRDefault="002021F1" w:rsidP="002021F1">
            <w:pPr>
              <w:spacing w:after="120"/>
              <w:rPr>
                <w:sz w:val="18"/>
                <w:szCs w:val="18"/>
              </w:rPr>
            </w:pPr>
            <w:r w:rsidRPr="00DC559D">
              <w:rPr>
                <w:sz w:val="18"/>
                <w:szCs w:val="18"/>
              </w:rPr>
              <w:t>Not used for WLR,</w:t>
            </w:r>
          </w:p>
        </w:tc>
        <w:tc>
          <w:tcPr>
            <w:tcW w:w="704" w:type="pct"/>
          </w:tcPr>
          <w:p w14:paraId="5969AFBE" w14:textId="77777777" w:rsidR="002021F1" w:rsidRPr="00DC559D" w:rsidRDefault="002021F1" w:rsidP="002021F1">
            <w:pPr>
              <w:spacing w:after="120"/>
              <w:rPr>
                <w:sz w:val="18"/>
                <w:szCs w:val="18"/>
              </w:rPr>
            </w:pPr>
          </w:p>
        </w:tc>
      </w:tr>
      <w:tr w:rsidR="002021F1" w:rsidRPr="005B4766" w14:paraId="6BDEC877" w14:textId="77777777" w:rsidTr="0090382E">
        <w:tc>
          <w:tcPr>
            <w:tcW w:w="873" w:type="pct"/>
          </w:tcPr>
          <w:p w14:paraId="6AA351C0" w14:textId="77777777" w:rsidR="002021F1" w:rsidRPr="005B4766" w:rsidRDefault="002021F1" w:rsidP="002021F1">
            <w:pPr>
              <w:spacing w:after="120"/>
              <w:rPr>
                <w:sz w:val="18"/>
                <w:szCs w:val="18"/>
              </w:rPr>
            </w:pPr>
            <w:r>
              <w:rPr>
                <w:sz w:val="18"/>
                <w:szCs w:val="18"/>
              </w:rPr>
              <w:t>Event Cost</w:t>
            </w:r>
          </w:p>
        </w:tc>
        <w:tc>
          <w:tcPr>
            <w:tcW w:w="352" w:type="pct"/>
          </w:tcPr>
          <w:p w14:paraId="16842A7D" w14:textId="77777777" w:rsidR="002021F1" w:rsidRPr="005B4766" w:rsidRDefault="002021F1" w:rsidP="002021F1">
            <w:pPr>
              <w:spacing w:after="120"/>
              <w:rPr>
                <w:sz w:val="18"/>
                <w:szCs w:val="18"/>
              </w:rPr>
            </w:pPr>
            <w:r w:rsidRPr="005B4766">
              <w:rPr>
                <w:sz w:val="18"/>
                <w:szCs w:val="18"/>
              </w:rPr>
              <w:t>17</w:t>
            </w:r>
          </w:p>
        </w:tc>
        <w:tc>
          <w:tcPr>
            <w:tcW w:w="599" w:type="pct"/>
          </w:tcPr>
          <w:p w14:paraId="675EBAED" w14:textId="77777777" w:rsidR="002021F1" w:rsidRPr="005B4766" w:rsidRDefault="002021F1" w:rsidP="002021F1">
            <w:pPr>
              <w:spacing w:after="120"/>
              <w:rPr>
                <w:sz w:val="18"/>
                <w:szCs w:val="18"/>
              </w:rPr>
            </w:pPr>
            <w:r>
              <w:rPr>
                <w:sz w:val="18"/>
                <w:szCs w:val="18"/>
              </w:rPr>
              <w:t>18</w:t>
            </w:r>
          </w:p>
        </w:tc>
        <w:tc>
          <w:tcPr>
            <w:tcW w:w="1082" w:type="pct"/>
          </w:tcPr>
          <w:p w14:paraId="3835F4CF" w14:textId="77777777" w:rsidR="002021F1" w:rsidRPr="005B4766" w:rsidRDefault="002021F1" w:rsidP="002021F1">
            <w:pPr>
              <w:spacing w:after="120"/>
              <w:rPr>
                <w:sz w:val="18"/>
                <w:szCs w:val="18"/>
              </w:rPr>
            </w:pPr>
            <w:r w:rsidRPr="005B4766">
              <w:rPr>
                <w:sz w:val="18"/>
                <w:szCs w:val="18"/>
              </w:rPr>
              <w:t>Num</w:t>
            </w:r>
          </w:p>
        </w:tc>
        <w:tc>
          <w:tcPr>
            <w:tcW w:w="1390" w:type="pct"/>
          </w:tcPr>
          <w:p w14:paraId="08FD7375" w14:textId="77777777" w:rsidR="002021F1" w:rsidRPr="005B4766" w:rsidRDefault="002021F1" w:rsidP="002021F1">
            <w:pPr>
              <w:spacing w:after="120"/>
              <w:rPr>
                <w:sz w:val="18"/>
                <w:szCs w:val="18"/>
              </w:rPr>
            </w:pPr>
            <w:r w:rsidRPr="005B4766">
              <w:rPr>
                <w:sz w:val="18"/>
                <w:szCs w:val="18"/>
              </w:rPr>
              <w:t>e.g. 141 = £1.41</w:t>
            </w:r>
          </w:p>
        </w:tc>
        <w:tc>
          <w:tcPr>
            <w:tcW w:w="704" w:type="pct"/>
          </w:tcPr>
          <w:p w14:paraId="7E430333" w14:textId="77777777" w:rsidR="002021F1" w:rsidRPr="005B4766" w:rsidRDefault="002021F1" w:rsidP="002021F1">
            <w:pPr>
              <w:spacing w:after="120"/>
              <w:rPr>
                <w:sz w:val="18"/>
                <w:szCs w:val="18"/>
              </w:rPr>
            </w:pPr>
          </w:p>
        </w:tc>
      </w:tr>
      <w:tr w:rsidR="002021F1" w:rsidRPr="00484C58" w14:paraId="72D6E90E" w14:textId="77777777" w:rsidTr="0090382E">
        <w:tc>
          <w:tcPr>
            <w:tcW w:w="873" w:type="pct"/>
          </w:tcPr>
          <w:p w14:paraId="5CBD70B2" w14:textId="77777777" w:rsidR="002021F1" w:rsidRPr="005B4766" w:rsidRDefault="002021F1" w:rsidP="002021F1">
            <w:pPr>
              <w:spacing w:after="120"/>
              <w:rPr>
                <w:sz w:val="18"/>
                <w:szCs w:val="18"/>
              </w:rPr>
            </w:pPr>
            <w:r>
              <w:rPr>
                <w:sz w:val="18"/>
                <w:szCs w:val="18"/>
              </w:rPr>
              <w:t>VAT Status</w:t>
            </w:r>
          </w:p>
        </w:tc>
        <w:tc>
          <w:tcPr>
            <w:tcW w:w="352" w:type="pct"/>
          </w:tcPr>
          <w:p w14:paraId="6A99330E" w14:textId="77777777" w:rsidR="002021F1" w:rsidRPr="005B4766" w:rsidRDefault="002021F1" w:rsidP="002021F1">
            <w:pPr>
              <w:spacing w:after="120"/>
              <w:rPr>
                <w:sz w:val="18"/>
                <w:szCs w:val="18"/>
              </w:rPr>
            </w:pPr>
            <w:r w:rsidRPr="005B4766">
              <w:rPr>
                <w:sz w:val="18"/>
                <w:szCs w:val="18"/>
              </w:rPr>
              <w:t>18</w:t>
            </w:r>
          </w:p>
        </w:tc>
        <w:tc>
          <w:tcPr>
            <w:tcW w:w="599" w:type="pct"/>
          </w:tcPr>
          <w:p w14:paraId="12488A7D" w14:textId="77777777" w:rsidR="002021F1" w:rsidRPr="005B4766" w:rsidRDefault="002021F1" w:rsidP="002021F1">
            <w:pPr>
              <w:spacing w:after="120"/>
              <w:rPr>
                <w:sz w:val="18"/>
                <w:szCs w:val="18"/>
              </w:rPr>
            </w:pPr>
            <w:r>
              <w:rPr>
                <w:sz w:val="18"/>
                <w:szCs w:val="18"/>
              </w:rPr>
              <w:t>2</w:t>
            </w:r>
          </w:p>
        </w:tc>
        <w:tc>
          <w:tcPr>
            <w:tcW w:w="1082" w:type="pct"/>
          </w:tcPr>
          <w:p w14:paraId="03F58E31" w14:textId="77777777" w:rsidR="002021F1" w:rsidRPr="005B4766" w:rsidRDefault="002021F1" w:rsidP="002021F1">
            <w:pPr>
              <w:spacing w:after="120"/>
              <w:rPr>
                <w:sz w:val="18"/>
                <w:szCs w:val="18"/>
              </w:rPr>
            </w:pPr>
            <w:r>
              <w:rPr>
                <w:sz w:val="18"/>
                <w:szCs w:val="18"/>
              </w:rPr>
              <w:t>Num</w:t>
            </w:r>
          </w:p>
        </w:tc>
        <w:tc>
          <w:tcPr>
            <w:tcW w:w="1390" w:type="pct"/>
          </w:tcPr>
          <w:p w14:paraId="7E5CAACA" w14:textId="77777777" w:rsidR="002021F1" w:rsidRPr="00484C58" w:rsidRDefault="002021F1" w:rsidP="002021F1">
            <w:pPr>
              <w:spacing w:after="120"/>
              <w:rPr>
                <w:sz w:val="18"/>
                <w:szCs w:val="18"/>
                <w:lang w:val="sv-SE"/>
              </w:rPr>
            </w:pPr>
            <w:r w:rsidRPr="00484C58">
              <w:rPr>
                <w:sz w:val="18"/>
                <w:szCs w:val="18"/>
                <w:lang w:val="sv-SE"/>
              </w:rPr>
              <w:t>e.g.</w:t>
            </w:r>
          </w:p>
          <w:p w14:paraId="4411020A" w14:textId="77777777" w:rsidR="002021F1" w:rsidRPr="00484C58" w:rsidRDefault="002021F1" w:rsidP="002021F1">
            <w:pPr>
              <w:spacing w:after="120"/>
              <w:rPr>
                <w:sz w:val="18"/>
                <w:szCs w:val="18"/>
                <w:lang w:val="sv-SE"/>
              </w:rPr>
            </w:pPr>
            <w:r w:rsidRPr="00484C58">
              <w:rPr>
                <w:sz w:val="18"/>
                <w:szCs w:val="18"/>
                <w:lang w:val="sv-SE"/>
              </w:rPr>
              <w:t>1 = standard</w:t>
            </w:r>
          </w:p>
          <w:p w14:paraId="5B8820CF" w14:textId="77777777" w:rsidR="002021F1" w:rsidRPr="00484C58" w:rsidRDefault="002021F1" w:rsidP="002021F1">
            <w:pPr>
              <w:spacing w:after="120"/>
              <w:rPr>
                <w:sz w:val="18"/>
                <w:szCs w:val="18"/>
                <w:lang w:val="sv-SE"/>
              </w:rPr>
            </w:pPr>
            <w:r w:rsidRPr="00484C58">
              <w:rPr>
                <w:sz w:val="18"/>
                <w:szCs w:val="18"/>
                <w:lang w:val="sv-SE"/>
              </w:rPr>
              <w:t>2 = VAT exempt</w:t>
            </w:r>
          </w:p>
          <w:p w14:paraId="105F839D" w14:textId="77777777" w:rsidR="002021F1" w:rsidRPr="00484C58" w:rsidRDefault="002021F1" w:rsidP="002021F1">
            <w:pPr>
              <w:spacing w:after="120"/>
              <w:rPr>
                <w:sz w:val="18"/>
                <w:szCs w:val="18"/>
                <w:lang w:val="sv-SE"/>
              </w:rPr>
            </w:pPr>
            <w:r w:rsidRPr="00484C58">
              <w:rPr>
                <w:sz w:val="18"/>
                <w:szCs w:val="18"/>
                <w:lang w:val="sv-SE"/>
              </w:rPr>
              <w:t>3 = **DRC</w:t>
            </w:r>
          </w:p>
        </w:tc>
        <w:tc>
          <w:tcPr>
            <w:tcW w:w="704" w:type="pct"/>
          </w:tcPr>
          <w:p w14:paraId="3B48CC6B" w14:textId="77777777" w:rsidR="002021F1" w:rsidRPr="00484C58" w:rsidRDefault="002021F1" w:rsidP="002021F1">
            <w:pPr>
              <w:spacing w:after="120"/>
              <w:rPr>
                <w:sz w:val="18"/>
                <w:szCs w:val="18"/>
                <w:lang w:val="sv-SE"/>
              </w:rPr>
            </w:pPr>
          </w:p>
        </w:tc>
      </w:tr>
      <w:tr w:rsidR="002021F1" w:rsidRPr="005B4766" w14:paraId="2AE14877" w14:textId="77777777" w:rsidTr="0090382E">
        <w:tc>
          <w:tcPr>
            <w:tcW w:w="873" w:type="pct"/>
          </w:tcPr>
          <w:p w14:paraId="39B7A32A" w14:textId="77777777" w:rsidR="002021F1" w:rsidRPr="005B4766" w:rsidRDefault="002021F1" w:rsidP="002021F1">
            <w:pPr>
              <w:spacing w:after="120"/>
              <w:rPr>
                <w:sz w:val="18"/>
                <w:szCs w:val="18"/>
              </w:rPr>
            </w:pPr>
            <w:r w:rsidRPr="005B4766">
              <w:rPr>
                <w:sz w:val="18"/>
                <w:szCs w:val="18"/>
              </w:rPr>
              <w:t>CSS Account Number</w:t>
            </w:r>
          </w:p>
        </w:tc>
        <w:tc>
          <w:tcPr>
            <w:tcW w:w="352" w:type="pct"/>
          </w:tcPr>
          <w:p w14:paraId="54FB5D72" w14:textId="77777777" w:rsidR="002021F1" w:rsidRPr="005B4766" w:rsidRDefault="002021F1" w:rsidP="002021F1">
            <w:pPr>
              <w:spacing w:after="120"/>
              <w:rPr>
                <w:sz w:val="18"/>
                <w:szCs w:val="18"/>
              </w:rPr>
            </w:pPr>
            <w:r w:rsidRPr="005B4766">
              <w:rPr>
                <w:sz w:val="18"/>
                <w:szCs w:val="18"/>
              </w:rPr>
              <w:t>19</w:t>
            </w:r>
          </w:p>
        </w:tc>
        <w:tc>
          <w:tcPr>
            <w:tcW w:w="599" w:type="pct"/>
          </w:tcPr>
          <w:p w14:paraId="4A3CBA6D" w14:textId="77777777" w:rsidR="002021F1" w:rsidRPr="005B4766" w:rsidRDefault="002021F1" w:rsidP="002021F1">
            <w:pPr>
              <w:spacing w:after="120"/>
              <w:rPr>
                <w:sz w:val="18"/>
                <w:szCs w:val="18"/>
              </w:rPr>
            </w:pPr>
            <w:r>
              <w:rPr>
                <w:sz w:val="18"/>
                <w:szCs w:val="18"/>
              </w:rPr>
              <w:t>20</w:t>
            </w:r>
          </w:p>
        </w:tc>
        <w:tc>
          <w:tcPr>
            <w:tcW w:w="1082" w:type="pct"/>
          </w:tcPr>
          <w:p w14:paraId="16C8C38A" w14:textId="77777777" w:rsidR="002021F1" w:rsidRPr="00FC38C1" w:rsidRDefault="002021F1" w:rsidP="002021F1">
            <w:pPr>
              <w:spacing w:after="120"/>
              <w:rPr>
                <w:sz w:val="18"/>
                <w:szCs w:val="18"/>
              </w:rPr>
            </w:pPr>
            <w:r w:rsidRPr="00FC38C1">
              <w:rPr>
                <w:sz w:val="18"/>
                <w:szCs w:val="18"/>
              </w:rPr>
              <w:t>Text</w:t>
            </w:r>
          </w:p>
        </w:tc>
        <w:tc>
          <w:tcPr>
            <w:tcW w:w="1390" w:type="pct"/>
          </w:tcPr>
          <w:p w14:paraId="2F0233BD" w14:textId="77777777" w:rsidR="002021F1" w:rsidRPr="00FC38C1" w:rsidRDefault="002021F1" w:rsidP="002021F1">
            <w:pPr>
              <w:spacing w:after="120"/>
              <w:rPr>
                <w:sz w:val="18"/>
                <w:szCs w:val="18"/>
              </w:rPr>
            </w:pPr>
            <w:r w:rsidRPr="00FC38C1">
              <w:rPr>
                <w:sz w:val="18"/>
                <w:szCs w:val="18"/>
              </w:rPr>
              <w:t>Contains the CSS Account number</w:t>
            </w:r>
            <w:r>
              <w:rPr>
                <w:sz w:val="18"/>
                <w:szCs w:val="18"/>
              </w:rPr>
              <w:t>.</w:t>
            </w:r>
          </w:p>
        </w:tc>
        <w:tc>
          <w:tcPr>
            <w:tcW w:w="704" w:type="pct"/>
          </w:tcPr>
          <w:p w14:paraId="0287B2C1" w14:textId="77777777" w:rsidR="002021F1" w:rsidRPr="00FC38C1" w:rsidRDefault="002021F1" w:rsidP="002021F1">
            <w:pPr>
              <w:spacing w:after="120"/>
              <w:rPr>
                <w:sz w:val="18"/>
                <w:szCs w:val="18"/>
              </w:rPr>
            </w:pPr>
          </w:p>
        </w:tc>
      </w:tr>
      <w:tr w:rsidR="002021F1" w:rsidRPr="005B4766" w14:paraId="4B57EA39" w14:textId="77777777" w:rsidTr="0090382E">
        <w:tc>
          <w:tcPr>
            <w:tcW w:w="873" w:type="pct"/>
          </w:tcPr>
          <w:p w14:paraId="1FA5D979" w14:textId="77777777" w:rsidR="002021F1" w:rsidRPr="00DC559D" w:rsidRDefault="002021F1" w:rsidP="002021F1">
            <w:pPr>
              <w:spacing w:after="120"/>
              <w:rPr>
                <w:sz w:val="18"/>
                <w:szCs w:val="18"/>
              </w:rPr>
            </w:pPr>
            <w:r w:rsidRPr="00DC559D">
              <w:rPr>
                <w:sz w:val="18"/>
                <w:szCs w:val="18"/>
              </w:rPr>
              <w:t>*Prod Type</w:t>
            </w:r>
          </w:p>
        </w:tc>
        <w:tc>
          <w:tcPr>
            <w:tcW w:w="352" w:type="pct"/>
          </w:tcPr>
          <w:p w14:paraId="3894B214" w14:textId="77777777" w:rsidR="002021F1" w:rsidRPr="00DC559D" w:rsidRDefault="002021F1" w:rsidP="002021F1">
            <w:pPr>
              <w:spacing w:after="120"/>
              <w:rPr>
                <w:sz w:val="18"/>
                <w:szCs w:val="18"/>
              </w:rPr>
            </w:pPr>
            <w:r w:rsidRPr="00DC559D">
              <w:rPr>
                <w:sz w:val="18"/>
                <w:szCs w:val="18"/>
              </w:rPr>
              <w:t>20</w:t>
            </w:r>
          </w:p>
        </w:tc>
        <w:tc>
          <w:tcPr>
            <w:tcW w:w="599" w:type="pct"/>
          </w:tcPr>
          <w:p w14:paraId="3B8068CE" w14:textId="77777777" w:rsidR="002021F1" w:rsidRPr="00DC559D" w:rsidRDefault="002021F1" w:rsidP="002021F1">
            <w:pPr>
              <w:spacing w:after="120"/>
              <w:rPr>
                <w:sz w:val="18"/>
                <w:szCs w:val="18"/>
              </w:rPr>
            </w:pPr>
            <w:r w:rsidRPr="00DC559D">
              <w:rPr>
                <w:sz w:val="18"/>
                <w:szCs w:val="18"/>
              </w:rPr>
              <w:t>20</w:t>
            </w:r>
          </w:p>
        </w:tc>
        <w:tc>
          <w:tcPr>
            <w:tcW w:w="1082" w:type="pct"/>
          </w:tcPr>
          <w:p w14:paraId="484181E0" w14:textId="77777777" w:rsidR="002021F1" w:rsidRPr="00DC559D" w:rsidRDefault="002021F1" w:rsidP="002021F1">
            <w:pPr>
              <w:spacing w:after="120"/>
              <w:rPr>
                <w:sz w:val="18"/>
                <w:szCs w:val="18"/>
              </w:rPr>
            </w:pPr>
            <w:r w:rsidRPr="00DC559D">
              <w:rPr>
                <w:sz w:val="18"/>
                <w:szCs w:val="18"/>
              </w:rPr>
              <w:t>Text</w:t>
            </w:r>
          </w:p>
        </w:tc>
        <w:tc>
          <w:tcPr>
            <w:tcW w:w="1390" w:type="pct"/>
          </w:tcPr>
          <w:p w14:paraId="14203C74" w14:textId="77777777" w:rsidR="002021F1" w:rsidRPr="00DC559D" w:rsidRDefault="002021F1" w:rsidP="002021F1">
            <w:pPr>
              <w:spacing w:after="120"/>
              <w:rPr>
                <w:sz w:val="18"/>
                <w:szCs w:val="18"/>
              </w:rPr>
            </w:pPr>
            <w:r w:rsidRPr="00DC559D">
              <w:rPr>
                <w:sz w:val="18"/>
                <w:szCs w:val="18"/>
              </w:rPr>
              <w:t>Not used for WLR,</w:t>
            </w:r>
          </w:p>
        </w:tc>
        <w:tc>
          <w:tcPr>
            <w:tcW w:w="704" w:type="pct"/>
          </w:tcPr>
          <w:p w14:paraId="33BBEBF5" w14:textId="77777777" w:rsidR="002021F1" w:rsidRPr="00DC559D" w:rsidRDefault="002021F1" w:rsidP="002021F1">
            <w:pPr>
              <w:spacing w:after="120"/>
              <w:rPr>
                <w:sz w:val="18"/>
                <w:szCs w:val="18"/>
              </w:rPr>
            </w:pPr>
          </w:p>
        </w:tc>
      </w:tr>
      <w:tr w:rsidR="002021F1" w:rsidRPr="005B4766" w14:paraId="3192D8E5" w14:textId="77777777" w:rsidTr="0090382E">
        <w:tc>
          <w:tcPr>
            <w:tcW w:w="873" w:type="pct"/>
          </w:tcPr>
          <w:p w14:paraId="06C16CD8" w14:textId="77777777" w:rsidR="002021F1" w:rsidRPr="00DC559D" w:rsidRDefault="002021F1" w:rsidP="002021F1">
            <w:pPr>
              <w:spacing w:after="120"/>
              <w:rPr>
                <w:sz w:val="18"/>
                <w:szCs w:val="18"/>
              </w:rPr>
            </w:pPr>
            <w:r w:rsidRPr="00DC559D">
              <w:rPr>
                <w:sz w:val="18"/>
                <w:szCs w:val="18"/>
              </w:rPr>
              <w:t>*OR Service ID</w:t>
            </w:r>
          </w:p>
        </w:tc>
        <w:tc>
          <w:tcPr>
            <w:tcW w:w="352" w:type="pct"/>
          </w:tcPr>
          <w:p w14:paraId="45794FAB" w14:textId="77777777" w:rsidR="002021F1" w:rsidRPr="00DC559D" w:rsidRDefault="002021F1" w:rsidP="002021F1">
            <w:pPr>
              <w:spacing w:after="120"/>
              <w:rPr>
                <w:sz w:val="18"/>
                <w:szCs w:val="18"/>
              </w:rPr>
            </w:pPr>
            <w:r w:rsidRPr="00DC559D">
              <w:rPr>
                <w:sz w:val="18"/>
                <w:szCs w:val="18"/>
              </w:rPr>
              <w:t>21</w:t>
            </w:r>
          </w:p>
        </w:tc>
        <w:tc>
          <w:tcPr>
            <w:tcW w:w="599" w:type="pct"/>
          </w:tcPr>
          <w:p w14:paraId="59F22B9C" w14:textId="77777777" w:rsidR="002021F1" w:rsidRPr="00DC559D" w:rsidRDefault="002021F1" w:rsidP="002021F1">
            <w:pPr>
              <w:spacing w:after="120"/>
              <w:rPr>
                <w:sz w:val="18"/>
                <w:szCs w:val="18"/>
              </w:rPr>
            </w:pPr>
            <w:r w:rsidRPr="00DC559D">
              <w:rPr>
                <w:sz w:val="18"/>
                <w:szCs w:val="18"/>
              </w:rPr>
              <w:t>20</w:t>
            </w:r>
          </w:p>
        </w:tc>
        <w:tc>
          <w:tcPr>
            <w:tcW w:w="1082" w:type="pct"/>
          </w:tcPr>
          <w:p w14:paraId="3A7FED5E" w14:textId="77777777" w:rsidR="002021F1" w:rsidRPr="00DC559D" w:rsidRDefault="002021F1" w:rsidP="002021F1">
            <w:pPr>
              <w:spacing w:after="120"/>
              <w:rPr>
                <w:sz w:val="18"/>
                <w:szCs w:val="18"/>
              </w:rPr>
            </w:pPr>
            <w:r w:rsidRPr="00DC559D">
              <w:rPr>
                <w:sz w:val="18"/>
                <w:szCs w:val="18"/>
              </w:rPr>
              <w:t>Text</w:t>
            </w:r>
          </w:p>
        </w:tc>
        <w:tc>
          <w:tcPr>
            <w:tcW w:w="1390" w:type="pct"/>
          </w:tcPr>
          <w:p w14:paraId="58C205FD" w14:textId="77777777" w:rsidR="002021F1" w:rsidRPr="00DC559D" w:rsidRDefault="002021F1" w:rsidP="002021F1">
            <w:pPr>
              <w:spacing w:after="120"/>
              <w:rPr>
                <w:sz w:val="18"/>
                <w:szCs w:val="18"/>
              </w:rPr>
            </w:pPr>
            <w:r w:rsidRPr="00DC559D">
              <w:rPr>
                <w:sz w:val="18"/>
                <w:szCs w:val="18"/>
              </w:rPr>
              <w:t>Not used for WLR,</w:t>
            </w:r>
          </w:p>
        </w:tc>
        <w:tc>
          <w:tcPr>
            <w:tcW w:w="704" w:type="pct"/>
          </w:tcPr>
          <w:p w14:paraId="266CA8C2" w14:textId="77777777" w:rsidR="002021F1" w:rsidRPr="00DC559D" w:rsidRDefault="002021F1" w:rsidP="002021F1">
            <w:pPr>
              <w:spacing w:after="120"/>
              <w:rPr>
                <w:sz w:val="18"/>
                <w:szCs w:val="18"/>
              </w:rPr>
            </w:pPr>
          </w:p>
        </w:tc>
      </w:tr>
      <w:tr w:rsidR="002021F1" w:rsidRPr="005B4766" w14:paraId="1C129D9A" w14:textId="77777777" w:rsidTr="0090382E">
        <w:tc>
          <w:tcPr>
            <w:tcW w:w="873" w:type="pct"/>
          </w:tcPr>
          <w:p w14:paraId="6997886E" w14:textId="77777777" w:rsidR="002021F1" w:rsidRPr="00DC559D" w:rsidRDefault="002021F1" w:rsidP="002021F1">
            <w:pPr>
              <w:spacing w:after="120"/>
              <w:rPr>
                <w:sz w:val="18"/>
                <w:szCs w:val="18"/>
              </w:rPr>
            </w:pPr>
            <w:r w:rsidRPr="00DC559D">
              <w:rPr>
                <w:sz w:val="18"/>
                <w:szCs w:val="18"/>
              </w:rPr>
              <w:t>*Circuit ID</w:t>
            </w:r>
          </w:p>
        </w:tc>
        <w:tc>
          <w:tcPr>
            <w:tcW w:w="352" w:type="pct"/>
          </w:tcPr>
          <w:p w14:paraId="7559C97C" w14:textId="77777777" w:rsidR="002021F1" w:rsidRPr="00DC559D" w:rsidRDefault="002021F1" w:rsidP="002021F1">
            <w:pPr>
              <w:spacing w:after="120"/>
              <w:rPr>
                <w:sz w:val="18"/>
                <w:szCs w:val="18"/>
              </w:rPr>
            </w:pPr>
            <w:r w:rsidRPr="00DC559D">
              <w:rPr>
                <w:sz w:val="18"/>
                <w:szCs w:val="18"/>
              </w:rPr>
              <w:t>22</w:t>
            </w:r>
          </w:p>
        </w:tc>
        <w:tc>
          <w:tcPr>
            <w:tcW w:w="599" w:type="pct"/>
          </w:tcPr>
          <w:p w14:paraId="10939EF9" w14:textId="77777777" w:rsidR="002021F1" w:rsidRPr="00DC559D" w:rsidRDefault="002021F1" w:rsidP="002021F1">
            <w:pPr>
              <w:spacing w:after="120"/>
              <w:rPr>
                <w:sz w:val="18"/>
                <w:szCs w:val="18"/>
              </w:rPr>
            </w:pPr>
            <w:r w:rsidRPr="00DC559D">
              <w:rPr>
                <w:sz w:val="18"/>
                <w:szCs w:val="18"/>
              </w:rPr>
              <w:t>20</w:t>
            </w:r>
          </w:p>
        </w:tc>
        <w:tc>
          <w:tcPr>
            <w:tcW w:w="1082" w:type="pct"/>
          </w:tcPr>
          <w:p w14:paraId="0A4672EE" w14:textId="77777777" w:rsidR="002021F1" w:rsidRPr="00DC559D" w:rsidRDefault="002021F1" w:rsidP="002021F1">
            <w:pPr>
              <w:spacing w:after="120"/>
              <w:rPr>
                <w:sz w:val="18"/>
                <w:szCs w:val="18"/>
              </w:rPr>
            </w:pPr>
            <w:r w:rsidRPr="00DC559D">
              <w:rPr>
                <w:sz w:val="18"/>
                <w:szCs w:val="18"/>
              </w:rPr>
              <w:t>Text</w:t>
            </w:r>
          </w:p>
        </w:tc>
        <w:tc>
          <w:tcPr>
            <w:tcW w:w="1390" w:type="pct"/>
          </w:tcPr>
          <w:p w14:paraId="4BB3B7FA" w14:textId="77777777" w:rsidR="002021F1" w:rsidRPr="00DC559D" w:rsidRDefault="002021F1" w:rsidP="002021F1">
            <w:pPr>
              <w:spacing w:after="120"/>
              <w:rPr>
                <w:sz w:val="18"/>
                <w:szCs w:val="18"/>
              </w:rPr>
            </w:pPr>
            <w:r w:rsidRPr="00DC559D">
              <w:rPr>
                <w:sz w:val="18"/>
                <w:szCs w:val="18"/>
              </w:rPr>
              <w:t>Not used for WLR,</w:t>
            </w:r>
          </w:p>
        </w:tc>
        <w:tc>
          <w:tcPr>
            <w:tcW w:w="704" w:type="pct"/>
          </w:tcPr>
          <w:p w14:paraId="48A5CF68" w14:textId="77777777" w:rsidR="002021F1" w:rsidRPr="00DC559D" w:rsidRDefault="002021F1" w:rsidP="002021F1">
            <w:pPr>
              <w:spacing w:after="120"/>
              <w:rPr>
                <w:sz w:val="18"/>
                <w:szCs w:val="18"/>
              </w:rPr>
            </w:pPr>
          </w:p>
        </w:tc>
      </w:tr>
      <w:tr w:rsidR="002021F1" w:rsidRPr="005B4766" w14:paraId="090C53C1" w14:textId="77777777" w:rsidTr="0090382E">
        <w:tc>
          <w:tcPr>
            <w:tcW w:w="873" w:type="pct"/>
          </w:tcPr>
          <w:p w14:paraId="1134E81A" w14:textId="77777777" w:rsidR="002021F1" w:rsidRPr="00DC559D" w:rsidRDefault="002021F1" w:rsidP="002021F1">
            <w:pPr>
              <w:spacing w:after="120"/>
              <w:rPr>
                <w:sz w:val="18"/>
                <w:szCs w:val="18"/>
              </w:rPr>
            </w:pPr>
            <w:r w:rsidRPr="00DC559D">
              <w:rPr>
                <w:sz w:val="18"/>
                <w:szCs w:val="18"/>
              </w:rPr>
              <w:t>*MDF Site</w:t>
            </w:r>
          </w:p>
        </w:tc>
        <w:tc>
          <w:tcPr>
            <w:tcW w:w="352" w:type="pct"/>
          </w:tcPr>
          <w:p w14:paraId="35B8E80A" w14:textId="77777777" w:rsidR="002021F1" w:rsidRPr="00DC559D" w:rsidRDefault="002021F1" w:rsidP="002021F1">
            <w:pPr>
              <w:spacing w:after="120"/>
              <w:rPr>
                <w:sz w:val="18"/>
                <w:szCs w:val="18"/>
              </w:rPr>
            </w:pPr>
            <w:r w:rsidRPr="00DC559D">
              <w:rPr>
                <w:sz w:val="18"/>
                <w:szCs w:val="18"/>
              </w:rPr>
              <w:t>23</w:t>
            </w:r>
          </w:p>
        </w:tc>
        <w:tc>
          <w:tcPr>
            <w:tcW w:w="599" w:type="pct"/>
          </w:tcPr>
          <w:p w14:paraId="11AAA320" w14:textId="77777777" w:rsidR="002021F1" w:rsidRPr="00DC559D" w:rsidRDefault="002021F1" w:rsidP="002021F1">
            <w:pPr>
              <w:spacing w:after="120"/>
              <w:rPr>
                <w:sz w:val="18"/>
                <w:szCs w:val="18"/>
              </w:rPr>
            </w:pPr>
            <w:r w:rsidRPr="00DC559D">
              <w:rPr>
                <w:sz w:val="18"/>
                <w:szCs w:val="18"/>
              </w:rPr>
              <w:t>20</w:t>
            </w:r>
          </w:p>
        </w:tc>
        <w:tc>
          <w:tcPr>
            <w:tcW w:w="1082" w:type="pct"/>
          </w:tcPr>
          <w:p w14:paraId="5A40ADC8" w14:textId="77777777" w:rsidR="002021F1" w:rsidRPr="00DC559D" w:rsidRDefault="002021F1" w:rsidP="002021F1">
            <w:pPr>
              <w:spacing w:after="120"/>
              <w:rPr>
                <w:sz w:val="18"/>
                <w:szCs w:val="18"/>
              </w:rPr>
            </w:pPr>
            <w:r w:rsidRPr="00DC559D">
              <w:rPr>
                <w:sz w:val="18"/>
                <w:szCs w:val="18"/>
              </w:rPr>
              <w:t>Text</w:t>
            </w:r>
          </w:p>
        </w:tc>
        <w:tc>
          <w:tcPr>
            <w:tcW w:w="1390" w:type="pct"/>
          </w:tcPr>
          <w:p w14:paraId="7E57C378" w14:textId="77777777" w:rsidR="002021F1" w:rsidRPr="00DC559D" w:rsidRDefault="002021F1" w:rsidP="002021F1">
            <w:pPr>
              <w:spacing w:after="120"/>
              <w:rPr>
                <w:sz w:val="18"/>
                <w:szCs w:val="18"/>
              </w:rPr>
            </w:pPr>
            <w:r w:rsidRPr="00DC559D">
              <w:rPr>
                <w:sz w:val="18"/>
                <w:szCs w:val="18"/>
              </w:rPr>
              <w:t>Not used for WLR,</w:t>
            </w:r>
          </w:p>
        </w:tc>
        <w:tc>
          <w:tcPr>
            <w:tcW w:w="704" w:type="pct"/>
          </w:tcPr>
          <w:p w14:paraId="07F2CF6E" w14:textId="77777777" w:rsidR="002021F1" w:rsidRPr="00DC559D" w:rsidRDefault="002021F1" w:rsidP="002021F1">
            <w:pPr>
              <w:spacing w:after="120"/>
              <w:rPr>
                <w:sz w:val="18"/>
                <w:szCs w:val="18"/>
              </w:rPr>
            </w:pPr>
          </w:p>
        </w:tc>
      </w:tr>
      <w:tr w:rsidR="002021F1" w:rsidRPr="005B4766" w14:paraId="1A5A2B69" w14:textId="77777777" w:rsidTr="0090382E">
        <w:tc>
          <w:tcPr>
            <w:tcW w:w="873" w:type="pct"/>
          </w:tcPr>
          <w:p w14:paraId="38F5CDB5" w14:textId="77777777" w:rsidR="002021F1" w:rsidRPr="00DC559D" w:rsidRDefault="002021F1" w:rsidP="002021F1">
            <w:pPr>
              <w:spacing w:after="120"/>
              <w:rPr>
                <w:sz w:val="18"/>
                <w:szCs w:val="18"/>
              </w:rPr>
            </w:pPr>
            <w:r w:rsidRPr="00DC559D">
              <w:rPr>
                <w:sz w:val="18"/>
                <w:szCs w:val="18"/>
              </w:rPr>
              <w:t>*Room ID</w:t>
            </w:r>
          </w:p>
        </w:tc>
        <w:tc>
          <w:tcPr>
            <w:tcW w:w="352" w:type="pct"/>
          </w:tcPr>
          <w:p w14:paraId="48E1743E" w14:textId="77777777" w:rsidR="002021F1" w:rsidRPr="00DC559D" w:rsidRDefault="002021F1" w:rsidP="002021F1">
            <w:pPr>
              <w:spacing w:after="120"/>
              <w:rPr>
                <w:sz w:val="18"/>
                <w:szCs w:val="18"/>
              </w:rPr>
            </w:pPr>
            <w:r w:rsidRPr="00DC559D">
              <w:rPr>
                <w:sz w:val="18"/>
                <w:szCs w:val="18"/>
              </w:rPr>
              <w:t>24</w:t>
            </w:r>
          </w:p>
        </w:tc>
        <w:tc>
          <w:tcPr>
            <w:tcW w:w="599" w:type="pct"/>
          </w:tcPr>
          <w:p w14:paraId="0C35400D" w14:textId="77777777" w:rsidR="002021F1" w:rsidRPr="00DC559D" w:rsidRDefault="002021F1" w:rsidP="002021F1">
            <w:pPr>
              <w:spacing w:after="120"/>
              <w:rPr>
                <w:sz w:val="18"/>
                <w:szCs w:val="18"/>
              </w:rPr>
            </w:pPr>
            <w:r w:rsidRPr="00DC559D">
              <w:rPr>
                <w:sz w:val="18"/>
                <w:szCs w:val="18"/>
              </w:rPr>
              <w:t>20</w:t>
            </w:r>
          </w:p>
        </w:tc>
        <w:tc>
          <w:tcPr>
            <w:tcW w:w="1082" w:type="pct"/>
          </w:tcPr>
          <w:p w14:paraId="71E6D7CF" w14:textId="77777777" w:rsidR="002021F1" w:rsidRPr="00DC559D" w:rsidRDefault="002021F1" w:rsidP="002021F1">
            <w:pPr>
              <w:spacing w:after="120"/>
              <w:rPr>
                <w:sz w:val="18"/>
                <w:szCs w:val="18"/>
              </w:rPr>
            </w:pPr>
            <w:r w:rsidRPr="00DC559D">
              <w:rPr>
                <w:sz w:val="18"/>
                <w:szCs w:val="18"/>
              </w:rPr>
              <w:t>Text</w:t>
            </w:r>
          </w:p>
        </w:tc>
        <w:tc>
          <w:tcPr>
            <w:tcW w:w="1390" w:type="pct"/>
          </w:tcPr>
          <w:p w14:paraId="3FF21D08" w14:textId="77777777" w:rsidR="002021F1" w:rsidRPr="00DC559D" w:rsidRDefault="002021F1" w:rsidP="002021F1">
            <w:pPr>
              <w:spacing w:after="120"/>
              <w:rPr>
                <w:sz w:val="18"/>
                <w:szCs w:val="18"/>
              </w:rPr>
            </w:pPr>
            <w:r w:rsidRPr="00DC559D">
              <w:rPr>
                <w:sz w:val="18"/>
                <w:szCs w:val="18"/>
              </w:rPr>
              <w:t>Not used for WLR</w:t>
            </w:r>
          </w:p>
        </w:tc>
        <w:tc>
          <w:tcPr>
            <w:tcW w:w="704" w:type="pct"/>
          </w:tcPr>
          <w:p w14:paraId="4650870F" w14:textId="77777777" w:rsidR="002021F1" w:rsidRPr="00DC559D" w:rsidRDefault="002021F1" w:rsidP="002021F1">
            <w:pPr>
              <w:spacing w:after="120"/>
              <w:rPr>
                <w:sz w:val="18"/>
                <w:szCs w:val="18"/>
              </w:rPr>
            </w:pPr>
          </w:p>
        </w:tc>
      </w:tr>
      <w:tr w:rsidR="002021F1" w:rsidRPr="005B4766" w14:paraId="1BD3B7A6" w14:textId="77777777" w:rsidTr="0090382E">
        <w:tc>
          <w:tcPr>
            <w:tcW w:w="873" w:type="pct"/>
          </w:tcPr>
          <w:p w14:paraId="10401046" w14:textId="77777777" w:rsidR="002021F1" w:rsidRPr="00DC559D" w:rsidRDefault="002021F1" w:rsidP="002021F1">
            <w:pPr>
              <w:spacing w:after="120"/>
              <w:rPr>
                <w:sz w:val="18"/>
                <w:szCs w:val="18"/>
              </w:rPr>
            </w:pPr>
            <w:r w:rsidRPr="00DC559D">
              <w:rPr>
                <w:sz w:val="18"/>
                <w:szCs w:val="18"/>
              </w:rPr>
              <w:t>*Service ID</w:t>
            </w:r>
          </w:p>
        </w:tc>
        <w:tc>
          <w:tcPr>
            <w:tcW w:w="352" w:type="pct"/>
          </w:tcPr>
          <w:p w14:paraId="04BCF898" w14:textId="77777777" w:rsidR="002021F1" w:rsidRPr="00DC559D" w:rsidRDefault="002021F1" w:rsidP="002021F1">
            <w:pPr>
              <w:spacing w:after="120"/>
              <w:rPr>
                <w:sz w:val="18"/>
                <w:szCs w:val="18"/>
              </w:rPr>
            </w:pPr>
            <w:r w:rsidRPr="00DC559D">
              <w:rPr>
                <w:sz w:val="18"/>
                <w:szCs w:val="18"/>
              </w:rPr>
              <w:t>25</w:t>
            </w:r>
          </w:p>
        </w:tc>
        <w:tc>
          <w:tcPr>
            <w:tcW w:w="599" w:type="pct"/>
          </w:tcPr>
          <w:p w14:paraId="6099844E" w14:textId="77777777" w:rsidR="002021F1" w:rsidRPr="00DC559D" w:rsidRDefault="002021F1" w:rsidP="002021F1">
            <w:pPr>
              <w:spacing w:after="120"/>
              <w:rPr>
                <w:sz w:val="18"/>
                <w:szCs w:val="18"/>
              </w:rPr>
            </w:pPr>
            <w:r>
              <w:rPr>
                <w:sz w:val="18"/>
                <w:szCs w:val="18"/>
              </w:rPr>
              <w:t>40</w:t>
            </w:r>
          </w:p>
        </w:tc>
        <w:tc>
          <w:tcPr>
            <w:tcW w:w="1082" w:type="pct"/>
          </w:tcPr>
          <w:p w14:paraId="7C75A12A" w14:textId="77777777" w:rsidR="002021F1" w:rsidRPr="00DC559D" w:rsidRDefault="002021F1" w:rsidP="002021F1">
            <w:pPr>
              <w:spacing w:after="120"/>
              <w:rPr>
                <w:sz w:val="18"/>
                <w:szCs w:val="18"/>
              </w:rPr>
            </w:pPr>
            <w:r w:rsidRPr="00DC559D">
              <w:rPr>
                <w:sz w:val="18"/>
                <w:szCs w:val="18"/>
              </w:rPr>
              <w:t>Text</w:t>
            </w:r>
          </w:p>
        </w:tc>
        <w:tc>
          <w:tcPr>
            <w:tcW w:w="1390" w:type="pct"/>
          </w:tcPr>
          <w:p w14:paraId="47B4B9A0" w14:textId="77777777" w:rsidR="002021F1" w:rsidRPr="003506A1" w:rsidRDefault="002021F1" w:rsidP="002021F1">
            <w:pPr>
              <w:spacing w:after="120"/>
              <w:rPr>
                <w:sz w:val="18"/>
                <w:szCs w:val="18"/>
              </w:rPr>
            </w:pPr>
            <w:r w:rsidRPr="003506A1">
              <w:rPr>
                <w:sz w:val="18"/>
                <w:szCs w:val="18"/>
              </w:rPr>
              <w:t>CLI or Openreach Service ID e.g OI30xxxxx</w:t>
            </w:r>
          </w:p>
          <w:p w14:paraId="7B420238" w14:textId="77777777" w:rsidR="002021F1" w:rsidRPr="002B26DA" w:rsidRDefault="002021F1" w:rsidP="002021F1">
            <w:pPr>
              <w:spacing w:after="120"/>
              <w:rPr>
                <w:sz w:val="18"/>
                <w:szCs w:val="18"/>
              </w:rPr>
            </w:pPr>
            <w:r w:rsidRPr="003506A1">
              <w:rPr>
                <w:sz w:val="18"/>
                <w:szCs w:val="18"/>
              </w:rPr>
              <w:t>OI2Exxxxx</w:t>
            </w:r>
          </w:p>
        </w:tc>
        <w:tc>
          <w:tcPr>
            <w:tcW w:w="704" w:type="pct"/>
          </w:tcPr>
          <w:p w14:paraId="2E5C090B" w14:textId="77777777" w:rsidR="002021F1" w:rsidRPr="002B26DA" w:rsidRDefault="002021F1" w:rsidP="002021F1">
            <w:pPr>
              <w:spacing w:after="120"/>
              <w:rPr>
                <w:sz w:val="18"/>
                <w:szCs w:val="18"/>
              </w:rPr>
            </w:pPr>
            <w:r w:rsidRPr="003506A1">
              <w:rPr>
                <w:sz w:val="18"/>
                <w:szCs w:val="18"/>
              </w:rPr>
              <w:t>Contains Service id of the line the charge relates to. Populated where available for charges raised at account level only .</w:t>
            </w:r>
          </w:p>
        </w:tc>
      </w:tr>
      <w:tr w:rsidR="002021F1" w:rsidRPr="005B4766" w14:paraId="12467A93" w14:textId="77777777" w:rsidTr="0090382E">
        <w:tc>
          <w:tcPr>
            <w:tcW w:w="873" w:type="pct"/>
          </w:tcPr>
          <w:p w14:paraId="24392E2D" w14:textId="77777777" w:rsidR="002021F1" w:rsidRPr="00DC559D" w:rsidRDefault="002021F1" w:rsidP="002021F1">
            <w:pPr>
              <w:spacing w:after="120"/>
              <w:rPr>
                <w:sz w:val="18"/>
                <w:szCs w:val="18"/>
              </w:rPr>
            </w:pPr>
            <w:r w:rsidRPr="00DC559D">
              <w:rPr>
                <w:sz w:val="18"/>
                <w:szCs w:val="18"/>
              </w:rPr>
              <w:t>*Event Class</w:t>
            </w:r>
          </w:p>
        </w:tc>
        <w:tc>
          <w:tcPr>
            <w:tcW w:w="352" w:type="pct"/>
          </w:tcPr>
          <w:p w14:paraId="40AD4A24" w14:textId="77777777" w:rsidR="002021F1" w:rsidRPr="00DC559D" w:rsidRDefault="002021F1" w:rsidP="002021F1">
            <w:pPr>
              <w:spacing w:after="120"/>
              <w:rPr>
                <w:sz w:val="18"/>
                <w:szCs w:val="18"/>
              </w:rPr>
            </w:pPr>
            <w:r w:rsidRPr="00DC559D">
              <w:rPr>
                <w:sz w:val="18"/>
                <w:szCs w:val="18"/>
              </w:rPr>
              <w:t>26</w:t>
            </w:r>
          </w:p>
        </w:tc>
        <w:tc>
          <w:tcPr>
            <w:tcW w:w="599" w:type="pct"/>
          </w:tcPr>
          <w:p w14:paraId="53022018" w14:textId="77777777" w:rsidR="002021F1" w:rsidRPr="00DC559D" w:rsidRDefault="002021F1" w:rsidP="002021F1">
            <w:pPr>
              <w:spacing w:after="120"/>
              <w:rPr>
                <w:sz w:val="18"/>
                <w:szCs w:val="18"/>
              </w:rPr>
            </w:pPr>
            <w:r>
              <w:rPr>
                <w:sz w:val="18"/>
                <w:szCs w:val="18"/>
              </w:rPr>
              <w:t>40</w:t>
            </w:r>
          </w:p>
        </w:tc>
        <w:tc>
          <w:tcPr>
            <w:tcW w:w="1082" w:type="pct"/>
          </w:tcPr>
          <w:p w14:paraId="13960A78" w14:textId="77777777" w:rsidR="002021F1" w:rsidRPr="00DC559D" w:rsidRDefault="002021F1" w:rsidP="002021F1">
            <w:pPr>
              <w:spacing w:after="120"/>
              <w:rPr>
                <w:sz w:val="18"/>
                <w:szCs w:val="18"/>
              </w:rPr>
            </w:pPr>
            <w:r w:rsidRPr="00DC559D">
              <w:rPr>
                <w:sz w:val="18"/>
                <w:szCs w:val="18"/>
              </w:rPr>
              <w:t>Text</w:t>
            </w:r>
          </w:p>
        </w:tc>
        <w:tc>
          <w:tcPr>
            <w:tcW w:w="1390" w:type="pct"/>
          </w:tcPr>
          <w:p w14:paraId="7E1C5796" w14:textId="77777777" w:rsidR="002021F1" w:rsidRPr="00DC559D" w:rsidRDefault="002021F1" w:rsidP="002021F1">
            <w:pPr>
              <w:spacing w:after="120"/>
              <w:rPr>
                <w:sz w:val="18"/>
                <w:szCs w:val="18"/>
              </w:rPr>
            </w:pPr>
            <w:r w:rsidRPr="00DC559D">
              <w:rPr>
                <w:sz w:val="18"/>
                <w:szCs w:val="18"/>
              </w:rPr>
              <w:t>Not used for WLR</w:t>
            </w:r>
          </w:p>
        </w:tc>
        <w:tc>
          <w:tcPr>
            <w:tcW w:w="704" w:type="pct"/>
          </w:tcPr>
          <w:p w14:paraId="205905F6" w14:textId="77777777" w:rsidR="002021F1" w:rsidRPr="00DC559D" w:rsidRDefault="002021F1" w:rsidP="002021F1">
            <w:pPr>
              <w:spacing w:after="120"/>
              <w:rPr>
                <w:sz w:val="18"/>
                <w:szCs w:val="18"/>
              </w:rPr>
            </w:pPr>
          </w:p>
        </w:tc>
      </w:tr>
      <w:tr w:rsidR="002021F1" w:rsidRPr="005B4766" w14:paraId="581CC4BF" w14:textId="77777777" w:rsidTr="0090382E">
        <w:tc>
          <w:tcPr>
            <w:tcW w:w="873" w:type="pct"/>
          </w:tcPr>
          <w:p w14:paraId="34D90277" w14:textId="77777777" w:rsidR="002021F1" w:rsidRPr="00DC559D" w:rsidRDefault="002021F1" w:rsidP="002021F1">
            <w:pPr>
              <w:spacing w:after="120"/>
              <w:rPr>
                <w:sz w:val="18"/>
                <w:szCs w:val="18"/>
              </w:rPr>
            </w:pPr>
            <w:r w:rsidRPr="00DC559D">
              <w:rPr>
                <w:sz w:val="18"/>
                <w:szCs w:val="18"/>
              </w:rPr>
              <w:t>*Event Name</w:t>
            </w:r>
          </w:p>
        </w:tc>
        <w:tc>
          <w:tcPr>
            <w:tcW w:w="352" w:type="pct"/>
          </w:tcPr>
          <w:p w14:paraId="04405764" w14:textId="77777777" w:rsidR="002021F1" w:rsidRPr="00DC559D" w:rsidRDefault="002021F1" w:rsidP="002021F1">
            <w:pPr>
              <w:spacing w:after="120"/>
              <w:rPr>
                <w:sz w:val="18"/>
                <w:szCs w:val="18"/>
              </w:rPr>
            </w:pPr>
            <w:r w:rsidRPr="00DC559D">
              <w:rPr>
                <w:sz w:val="18"/>
                <w:szCs w:val="18"/>
              </w:rPr>
              <w:t>27</w:t>
            </w:r>
          </w:p>
        </w:tc>
        <w:tc>
          <w:tcPr>
            <w:tcW w:w="599" w:type="pct"/>
          </w:tcPr>
          <w:p w14:paraId="336547BC" w14:textId="77777777" w:rsidR="002021F1" w:rsidRPr="00DC559D" w:rsidRDefault="002021F1" w:rsidP="002021F1">
            <w:pPr>
              <w:spacing w:after="120"/>
              <w:rPr>
                <w:sz w:val="18"/>
                <w:szCs w:val="18"/>
              </w:rPr>
            </w:pPr>
            <w:r>
              <w:rPr>
                <w:sz w:val="18"/>
                <w:szCs w:val="18"/>
              </w:rPr>
              <w:t>40</w:t>
            </w:r>
          </w:p>
        </w:tc>
        <w:tc>
          <w:tcPr>
            <w:tcW w:w="1082" w:type="pct"/>
          </w:tcPr>
          <w:p w14:paraId="4F7DB7CF" w14:textId="77777777" w:rsidR="002021F1" w:rsidRPr="00DC559D" w:rsidRDefault="002021F1" w:rsidP="002021F1">
            <w:pPr>
              <w:spacing w:after="120"/>
              <w:rPr>
                <w:sz w:val="18"/>
                <w:szCs w:val="18"/>
              </w:rPr>
            </w:pPr>
            <w:r w:rsidRPr="00DC559D">
              <w:rPr>
                <w:sz w:val="18"/>
                <w:szCs w:val="18"/>
              </w:rPr>
              <w:t>Text</w:t>
            </w:r>
          </w:p>
        </w:tc>
        <w:tc>
          <w:tcPr>
            <w:tcW w:w="1390" w:type="pct"/>
          </w:tcPr>
          <w:p w14:paraId="2501691A" w14:textId="77777777" w:rsidR="002021F1" w:rsidRPr="00DC559D" w:rsidRDefault="002021F1" w:rsidP="002021F1">
            <w:pPr>
              <w:spacing w:after="120"/>
              <w:rPr>
                <w:sz w:val="18"/>
                <w:szCs w:val="18"/>
              </w:rPr>
            </w:pPr>
            <w:r w:rsidRPr="00DC559D">
              <w:rPr>
                <w:sz w:val="18"/>
                <w:szCs w:val="18"/>
              </w:rPr>
              <w:t>Not used for WLR</w:t>
            </w:r>
          </w:p>
        </w:tc>
        <w:tc>
          <w:tcPr>
            <w:tcW w:w="704" w:type="pct"/>
          </w:tcPr>
          <w:p w14:paraId="4229C94F" w14:textId="77777777" w:rsidR="002021F1" w:rsidRPr="00DC559D" w:rsidRDefault="002021F1" w:rsidP="002021F1">
            <w:pPr>
              <w:spacing w:after="120"/>
              <w:rPr>
                <w:sz w:val="18"/>
                <w:szCs w:val="18"/>
              </w:rPr>
            </w:pPr>
          </w:p>
        </w:tc>
      </w:tr>
      <w:tr w:rsidR="002021F1" w:rsidRPr="005B4766" w14:paraId="54BEC71D" w14:textId="77777777" w:rsidTr="0090382E">
        <w:tc>
          <w:tcPr>
            <w:tcW w:w="873" w:type="pct"/>
          </w:tcPr>
          <w:p w14:paraId="62B4C68D" w14:textId="77777777" w:rsidR="002021F1" w:rsidRPr="00DC559D" w:rsidRDefault="002021F1" w:rsidP="002021F1">
            <w:pPr>
              <w:spacing w:after="120"/>
              <w:rPr>
                <w:sz w:val="18"/>
                <w:szCs w:val="18"/>
              </w:rPr>
            </w:pPr>
            <w:r w:rsidRPr="00DC559D">
              <w:rPr>
                <w:sz w:val="18"/>
                <w:szCs w:val="18"/>
              </w:rPr>
              <w:t>*CBUK reference number</w:t>
            </w:r>
          </w:p>
        </w:tc>
        <w:tc>
          <w:tcPr>
            <w:tcW w:w="352" w:type="pct"/>
          </w:tcPr>
          <w:p w14:paraId="4C31F008" w14:textId="77777777" w:rsidR="002021F1" w:rsidRPr="00DC559D" w:rsidRDefault="002021F1" w:rsidP="002021F1">
            <w:pPr>
              <w:spacing w:after="120"/>
              <w:rPr>
                <w:sz w:val="18"/>
                <w:szCs w:val="18"/>
              </w:rPr>
            </w:pPr>
            <w:r w:rsidRPr="00DC559D">
              <w:rPr>
                <w:sz w:val="18"/>
                <w:szCs w:val="18"/>
              </w:rPr>
              <w:t>28</w:t>
            </w:r>
          </w:p>
        </w:tc>
        <w:tc>
          <w:tcPr>
            <w:tcW w:w="599" w:type="pct"/>
          </w:tcPr>
          <w:p w14:paraId="32D23075" w14:textId="77777777" w:rsidR="002021F1" w:rsidRPr="00DC559D" w:rsidRDefault="002021F1" w:rsidP="002021F1">
            <w:pPr>
              <w:spacing w:after="120"/>
              <w:rPr>
                <w:sz w:val="18"/>
                <w:szCs w:val="18"/>
              </w:rPr>
            </w:pPr>
            <w:r w:rsidRPr="00DC559D">
              <w:rPr>
                <w:sz w:val="18"/>
                <w:szCs w:val="18"/>
              </w:rPr>
              <w:t>20</w:t>
            </w:r>
          </w:p>
        </w:tc>
        <w:tc>
          <w:tcPr>
            <w:tcW w:w="1082" w:type="pct"/>
          </w:tcPr>
          <w:p w14:paraId="4499D245" w14:textId="77777777" w:rsidR="002021F1" w:rsidRPr="00DC559D" w:rsidRDefault="002021F1" w:rsidP="002021F1">
            <w:pPr>
              <w:spacing w:after="120"/>
              <w:rPr>
                <w:sz w:val="18"/>
                <w:szCs w:val="18"/>
              </w:rPr>
            </w:pPr>
            <w:r w:rsidRPr="00DC559D">
              <w:rPr>
                <w:sz w:val="18"/>
                <w:szCs w:val="18"/>
              </w:rPr>
              <w:t>Text</w:t>
            </w:r>
          </w:p>
        </w:tc>
        <w:tc>
          <w:tcPr>
            <w:tcW w:w="1390" w:type="pct"/>
          </w:tcPr>
          <w:p w14:paraId="5C246BC5" w14:textId="77777777" w:rsidR="002021F1" w:rsidRPr="00DC559D" w:rsidRDefault="002021F1" w:rsidP="002021F1">
            <w:pPr>
              <w:spacing w:after="120"/>
              <w:rPr>
                <w:sz w:val="18"/>
                <w:szCs w:val="18"/>
              </w:rPr>
            </w:pPr>
            <w:r w:rsidRPr="00DC559D">
              <w:rPr>
                <w:sz w:val="18"/>
                <w:szCs w:val="18"/>
              </w:rPr>
              <w:t>Not used for WLR</w:t>
            </w:r>
          </w:p>
        </w:tc>
        <w:tc>
          <w:tcPr>
            <w:tcW w:w="704" w:type="pct"/>
          </w:tcPr>
          <w:p w14:paraId="7C474213" w14:textId="77777777" w:rsidR="002021F1" w:rsidRPr="00DC559D" w:rsidRDefault="002021F1" w:rsidP="002021F1">
            <w:pPr>
              <w:spacing w:after="120"/>
              <w:rPr>
                <w:sz w:val="18"/>
                <w:szCs w:val="18"/>
              </w:rPr>
            </w:pPr>
          </w:p>
        </w:tc>
      </w:tr>
      <w:tr w:rsidR="002021F1" w:rsidRPr="005B4766" w14:paraId="22885FF4" w14:textId="77777777" w:rsidTr="0090382E">
        <w:tc>
          <w:tcPr>
            <w:tcW w:w="873" w:type="pct"/>
          </w:tcPr>
          <w:p w14:paraId="35E99940" w14:textId="77777777" w:rsidR="002021F1" w:rsidRPr="00DC559D" w:rsidRDefault="002021F1" w:rsidP="002021F1">
            <w:pPr>
              <w:spacing w:after="120"/>
              <w:rPr>
                <w:sz w:val="18"/>
                <w:szCs w:val="18"/>
              </w:rPr>
            </w:pPr>
            <w:r w:rsidRPr="00DC559D">
              <w:rPr>
                <w:sz w:val="18"/>
                <w:szCs w:val="18"/>
              </w:rPr>
              <w:t>*CLI</w:t>
            </w:r>
          </w:p>
        </w:tc>
        <w:tc>
          <w:tcPr>
            <w:tcW w:w="352" w:type="pct"/>
          </w:tcPr>
          <w:p w14:paraId="5DA8ED70" w14:textId="77777777" w:rsidR="002021F1" w:rsidRPr="00DC559D" w:rsidRDefault="002021F1" w:rsidP="002021F1">
            <w:pPr>
              <w:spacing w:after="120"/>
              <w:rPr>
                <w:sz w:val="18"/>
                <w:szCs w:val="18"/>
              </w:rPr>
            </w:pPr>
            <w:r w:rsidRPr="00DC559D">
              <w:rPr>
                <w:sz w:val="18"/>
                <w:szCs w:val="18"/>
              </w:rPr>
              <w:t>29</w:t>
            </w:r>
          </w:p>
        </w:tc>
        <w:tc>
          <w:tcPr>
            <w:tcW w:w="599" w:type="pct"/>
          </w:tcPr>
          <w:p w14:paraId="34A9BC94" w14:textId="77777777" w:rsidR="002021F1" w:rsidRPr="00DC559D" w:rsidRDefault="002021F1" w:rsidP="002021F1">
            <w:pPr>
              <w:spacing w:after="120"/>
              <w:rPr>
                <w:sz w:val="18"/>
                <w:szCs w:val="18"/>
              </w:rPr>
            </w:pPr>
            <w:r w:rsidRPr="00DC559D">
              <w:rPr>
                <w:sz w:val="18"/>
                <w:szCs w:val="18"/>
              </w:rPr>
              <w:t>20</w:t>
            </w:r>
          </w:p>
        </w:tc>
        <w:tc>
          <w:tcPr>
            <w:tcW w:w="1082" w:type="pct"/>
          </w:tcPr>
          <w:p w14:paraId="6EB439E7" w14:textId="77777777" w:rsidR="002021F1" w:rsidRPr="00DC559D" w:rsidRDefault="002021F1" w:rsidP="002021F1">
            <w:pPr>
              <w:spacing w:after="120"/>
              <w:rPr>
                <w:sz w:val="18"/>
                <w:szCs w:val="18"/>
              </w:rPr>
            </w:pPr>
            <w:r w:rsidRPr="00DC559D">
              <w:rPr>
                <w:sz w:val="18"/>
                <w:szCs w:val="18"/>
              </w:rPr>
              <w:t>Text</w:t>
            </w:r>
          </w:p>
        </w:tc>
        <w:tc>
          <w:tcPr>
            <w:tcW w:w="1390" w:type="pct"/>
          </w:tcPr>
          <w:p w14:paraId="131E3F58" w14:textId="77777777" w:rsidR="002021F1" w:rsidRPr="00DC559D" w:rsidRDefault="002021F1" w:rsidP="002021F1">
            <w:pPr>
              <w:spacing w:after="120"/>
              <w:rPr>
                <w:sz w:val="18"/>
                <w:szCs w:val="18"/>
              </w:rPr>
            </w:pPr>
            <w:r w:rsidRPr="00DC559D">
              <w:rPr>
                <w:sz w:val="18"/>
                <w:szCs w:val="18"/>
              </w:rPr>
              <w:t>Not used for WLR</w:t>
            </w:r>
            <w:r>
              <w:rPr>
                <w:sz w:val="18"/>
                <w:szCs w:val="18"/>
              </w:rPr>
              <w:t xml:space="preserve"> as already shown in field 4</w:t>
            </w:r>
            <w:r w:rsidRPr="00DC559D">
              <w:rPr>
                <w:sz w:val="18"/>
                <w:szCs w:val="18"/>
              </w:rPr>
              <w:t>.</w:t>
            </w:r>
          </w:p>
        </w:tc>
        <w:tc>
          <w:tcPr>
            <w:tcW w:w="704" w:type="pct"/>
          </w:tcPr>
          <w:p w14:paraId="0A70C027" w14:textId="77777777" w:rsidR="002021F1" w:rsidRPr="00DC559D" w:rsidRDefault="002021F1" w:rsidP="002021F1">
            <w:pPr>
              <w:spacing w:after="120"/>
              <w:rPr>
                <w:sz w:val="18"/>
                <w:szCs w:val="18"/>
              </w:rPr>
            </w:pPr>
          </w:p>
        </w:tc>
      </w:tr>
      <w:tr w:rsidR="002021F1" w:rsidRPr="005B4766" w14:paraId="76E06B0B" w14:textId="77777777" w:rsidTr="0090382E">
        <w:tc>
          <w:tcPr>
            <w:tcW w:w="873" w:type="pct"/>
          </w:tcPr>
          <w:p w14:paraId="64D5C790" w14:textId="77777777" w:rsidR="002021F1" w:rsidRPr="00DC559D" w:rsidRDefault="002021F1" w:rsidP="002021F1">
            <w:pPr>
              <w:spacing w:after="120"/>
              <w:rPr>
                <w:sz w:val="18"/>
                <w:szCs w:val="18"/>
              </w:rPr>
            </w:pPr>
            <w:r w:rsidRPr="00DC559D">
              <w:rPr>
                <w:sz w:val="18"/>
                <w:szCs w:val="18"/>
              </w:rPr>
              <w:t>*MAC code</w:t>
            </w:r>
          </w:p>
        </w:tc>
        <w:tc>
          <w:tcPr>
            <w:tcW w:w="352" w:type="pct"/>
          </w:tcPr>
          <w:p w14:paraId="7855DACB" w14:textId="77777777" w:rsidR="002021F1" w:rsidRPr="00DC559D" w:rsidRDefault="002021F1" w:rsidP="002021F1">
            <w:pPr>
              <w:spacing w:after="120"/>
              <w:rPr>
                <w:sz w:val="18"/>
                <w:szCs w:val="18"/>
              </w:rPr>
            </w:pPr>
            <w:r w:rsidRPr="00DC559D">
              <w:rPr>
                <w:sz w:val="18"/>
                <w:szCs w:val="18"/>
              </w:rPr>
              <w:t>30</w:t>
            </w:r>
          </w:p>
        </w:tc>
        <w:tc>
          <w:tcPr>
            <w:tcW w:w="599" w:type="pct"/>
          </w:tcPr>
          <w:p w14:paraId="10B784C7" w14:textId="77777777" w:rsidR="002021F1" w:rsidRPr="00DC559D" w:rsidRDefault="002021F1" w:rsidP="002021F1">
            <w:pPr>
              <w:spacing w:after="120"/>
              <w:rPr>
                <w:sz w:val="18"/>
                <w:szCs w:val="18"/>
              </w:rPr>
            </w:pPr>
            <w:r w:rsidRPr="00DC559D">
              <w:rPr>
                <w:sz w:val="18"/>
                <w:szCs w:val="18"/>
              </w:rPr>
              <w:t>20</w:t>
            </w:r>
          </w:p>
        </w:tc>
        <w:tc>
          <w:tcPr>
            <w:tcW w:w="1082" w:type="pct"/>
          </w:tcPr>
          <w:p w14:paraId="6B6D707A" w14:textId="77777777" w:rsidR="002021F1" w:rsidRPr="00DC559D" w:rsidRDefault="002021F1" w:rsidP="002021F1">
            <w:pPr>
              <w:spacing w:after="120"/>
              <w:rPr>
                <w:sz w:val="18"/>
                <w:szCs w:val="18"/>
              </w:rPr>
            </w:pPr>
            <w:r w:rsidRPr="00DC559D">
              <w:rPr>
                <w:sz w:val="18"/>
                <w:szCs w:val="18"/>
              </w:rPr>
              <w:t>Text</w:t>
            </w:r>
          </w:p>
        </w:tc>
        <w:tc>
          <w:tcPr>
            <w:tcW w:w="1390" w:type="pct"/>
          </w:tcPr>
          <w:p w14:paraId="6080DC46" w14:textId="77777777" w:rsidR="002021F1" w:rsidRPr="00DC559D" w:rsidRDefault="002021F1" w:rsidP="002021F1">
            <w:pPr>
              <w:spacing w:after="120"/>
              <w:rPr>
                <w:sz w:val="18"/>
                <w:szCs w:val="18"/>
              </w:rPr>
            </w:pPr>
            <w:r w:rsidRPr="00DC559D">
              <w:rPr>
                <w:sz w:val="18"/>
                <w:szCs w:val="18"/>
              </w:rPr>
              <w:t>Not used for WLR</w:t>
            </w:r>
          </w:p>
        </w:tc>
        <w:tc>
          <w:tcPr>
            <w:tcW w:w="704" w:type="pct"/>
          </w:tcPr>
          <w:p w14:paraId="4A8F4F42" w14:textId="77777777" w:rsidR="002021F1" w:rsidRPr="00DC559D" w:rsidRDefault="002021F1" w:rsidP="002021F1">
            <w:pPr>
              <w:spacing w:after="120"/>
              <w:rPr>
                <w:sz w:val="18"/>
                <w:szCs w:val="18"/>
              </w:rPr>
            </w:pPr>
          </w:p>
        </w:tc>
      </w:tr>
      <w:tr w:rsidR="002021F1" w:rsidRPr="005B4766" w14:paraId="3F2EB196" w14:textId="77777777" w:rsidTr="0090382E">
        <w:tc>
          <w:tcPr>
            <w:tcW w:w="873" w:type="pct"/>
          </w:tcPr>
          <w:p w14:paraId="1A777D8F" w14:textId="77777777" w:rsidR="002021F1" w:rsidRPr="00DC559D" w:rsidRDefault="002021F1" w:rsidP="00502670">
            <w:pPr>
              <w:spacing w:after="120"/>
              <w:rPr>
                <w:sz w:val="18"/>
                <w:szCs w:val="18"/>
              </w:rPr>
            </w:pPr>
            <w:r w:rsidRPr="00DC559D">
              <w:rPr>
                <w:sz w:val="18"/>
                <w:szCs w:val="18"/>
              </w:rPr>
              <w:t>*</w:t>
            </w:r>
            <w:r w:rsidR="00502670" w:rsidRPr="00583571">
              <w:rPr>
                <w:sz w:val="18"/>
                <w:szCs w:val="18"/>
              </w:rPr>
              <w:t>Invoice Id</w:t>
            </w:r>
          </w:p>
        </w:tc>
        <w:tc>
          <w:tcPr>
            <w:tcW w:w="352" w:type="pct"/>
          </w:tcPr>
          <w:p w14:paraId="75189476" w14:textId="77777777" w:rsidR="002021F1" w:rsidRPr="00DC559D" w:rsidRDefault="002021F1" w:rsidP="002021F1">
            <w:pPr>
              <w:spacing w:after="120"/>
              <w:rPr>
                <w:sz w:val="18"/>
                <w:szCs w:val="18"/>
              </w:rPr>
            </w:pPr>
            <w:r w:rsidRPr="00DC559D">
              <w:rPr>
                <w:sz w:val="18"/>
                <w:szCs w:val="18"/>
              </w:rPr>
              <w:t>31</w:t>
            </w:r>
          </w:p>
        </w:tc>
        <w:tc>
          <w:tcPr>
            <w:tcW w:w="599" w:type="pct"/>
          </w:tcPr>
          <w:p w14:paraId="4B0477F1" w14:textId="77777777" w:rsidR="002021F1" w:rsidRPr="00DC559D" w:rsidRDefault="002021F1" w:rsidP="002021F1">
            <w:pPr>
              <w:spacing w:after="120"/>
              <w:rPr>
                <w:sz w:val="18"/>
                <w:szCs w:val="18"/>
              </w:rPr>
            </w:pPr>
            <w:r w:rsidRPr="00DC559D">
              <w:rPr>
                <w:sz w:val="18"/>
                <w:szCs w:val="18"/>
              </w:rPr>
              <w:t>2</w:t>
            </w:r>
            <w:r w:rsidR="00502670">
              <w:rPr>
                <w:sz w:val="18"/>
                <w:szCs w:val="18"/>
              </w:rPr>
              <w:t>50</w:t>
            </w:r>
            <w:r w:rsidRPr="00DC559D">
              <w:rPr>
                <w:sz w:val="18"/>
                <w:szCs w:val="18"/>
              </w:rPr>
              <w:t>0</w:t>
            </w:r>
          </w:p>
        </w:tc>
        <w:tc>
          <w:tcPr>
            <w:tcW w:w="1082" w:type="pct"/>
          </w:tcPr>
          <w:p w14:paraId="057A22CF" w14:textId="77777777" w:rsidR="002021F1" w:rsidRPr="00DC559D" w:rsidRDefault="002021F1" w:rsidP="002021F1">
            <w:pPr>
              <w:spacing w:after="120"/>
              <w:rPr>
                <w:sz w:val="18"/>
                <w:szCs w:val="18"/>
              </w:rPr>
            </w:pPr>
            <w:r w:rsidRPr="00DC559D">
              <w:rPr>
                <w:sz w:val="18"/>
                <w:szCs w:val="18"/>
              </w:rPr>
              <w:t>Text</w:t>
            </w:r>
          </w:p>
        </w:tc>
        <w:tc>
          <w:tcPr>
            <w:tcW w:w="1390" w:type="pct"/>
          </w:tcPr>
          <w:p w14:paraId="399612E7" w14:textId="77777777" w:rsidR="007A6341" w:rsidRDefault="007A6341" w:rsidP="00AA6268">
            <w:pPr>
              <w:spacing w:after="120"/>
              <w:rPr>
                <w:rFonts w:ascii="Calibri" w:hAnsi="Calibri"/>
                <w:color w:val="000000"/>
                <w:sz w:val="22"/>
                <w:szCs w:val="22"/>
              </w:rPr>
            </w:pPr>
            <w:r>
              <w:rPr>
                <w:rFonts w:cs="Arial"/>
                <w:sz w:val="18"/>
                <w:szCs w:val="18"/>
              </w:rPr>
              <w:t>e.g.</w:t>
            </w:r>
            <w:r>
              <w:rPr>
                <w:rFonts w:ascii="Calibri" w:hAnsi="Calibri"/>
                <w:color w:val="000000"/>
                <w:sz w:val="22"/>
                <w:szCs w:val="22"/>
              </w:rPr>
              <w:t>GM00000023 M001 1/GM00000023 M002 1</w:t>
            </w:r>
          </w:p>
          <w:p w14:paraId="4D5FE822" w14:textId="77777777" w:rsidR="002021F1" w:rsidRPr="00ED7A76" w:rsidRDefault="007A6341" w:rsidP="002021F1">
            <w:pPr>
              <w:spacing w:after="120"/>
              <w:rPr>
                <w:rFonts w:cs="Arial"/>
                <w:sz w:val="18"/>
                <w:szCs w:val="18"/>
              </w:rPr>
            </w:pPr>
            <w:r>
              <w:rPr>
                <w:rFonts w:ascii="Calibri" w:hAnsi="Calibri"/>
                <w:color w:val="000000"/>
                <w:sz w:val="22"/>
                <w:szCs w:val="22"/>
              </w:rPr>
              <w:t>etc..</w:t>
            </w:r>
          </w:p>
        </w:tc>
        <w:tc>
          <w:tcPr>
            <w:tcW w:w="704" w:type="pct"/>
          </w:tcPr>
          <w:p w14:paraId="73592D60" w14:textId="77777777" w:rsidR="002021F1" w:rsidRPr="00DC559D" w:rsidRDefault="00EA4F53" w:rsidP="002021F1">
            <w:pPr>
              <w:spacing w:after="120"/>
              <w:rPr>
                <w:sz w:val="18"/>
                <w:szCs w:val="18"/>
              </w:rPr>
            </w:pPr>
            <w:r>
              <w:rPr>
                <w:sz w:val="18"/>
                <w:szCs w:val="18"/>
              </w:rPr>
              <w:t>Invoice Id is list of invoice against which charges are reconciled.</w:t>
            </w:r>
          </w:p>
        </w:tc>
      </w:tr>
      <w:tr w:rsidR="002021F1" w:rsidRPr="005B4766" w14:paraId="2E93A4B5" w14:textId="77777777" w:rsidTr="0090382E">
        <w:tc>
          <w:tcPr>
            <w:tcW w:w="873" w:type="pct"/>
          </w:tcPr>
          <w:p w14:paraId="7D5FAF1D" w14:textId="77777777" w:rsidR="002021F1" w:rsidRPr="0039678B" w:rsidRDefault="002021F1" w:rsidP="002021F1">
            <w:pPr>
              <w:spacing w:after="120"/>
              <w:rPr>
                <w:sz w:val="18"/>
                <w:szCs w:val="18"/>
              </w:rPr>
            </w:pPr>
            <w:r w:rsidRPr="0039678B">
              <w:rPr>
                <w:sz w:val="18"/>
                <w:szCs w:val="18"/>
              </w:rPr>
              <w:t>TRC Start date time</w:t>
            </w:r>
          </w:p>
        </w:tc>
        <w:tc>
          <w:tcPr>
            <w:tcW w:w="352" w:type="pct"/>
          </w:tcPr>
          <w:p w14:paraId="5ACDF3C1" w14:textId="77777777" w:rsidR="002021F1" w:rsidRPr="005B4766" w:rsidRDefault="002021F1" w:rsidP="002021F1">
            <w:pPr>
              <w:spacing w:after="120"/>
              <w:rPr>
                <w:sz w:val="18"/>
                <w:szCs w:val="18"/>
              </w:rPr>
            </w:pPr>
            <w:r>
              <w:rPr>
                <w:sz w:val="18"/>
                <w:szCs w:val="18"/>
              </w:rPr>
              <w:t>32</w:t>
            </w:r>
          </w:p>
        </w:tc>
        <w:tc>
          <w:tcPr>
            <w:tcW w:w="599" w:type="pct"/>
          </w:tcPr>
          <w:p w14:paraId="2A0D15A5" w14:textId="77777777" w:rsidR="002021F1" w:rsidRPr="005B4766" w:rsidRDefault="002021F1" w:rsidP="002021F1">
            <w:pPr>
              <w:spacing w:after="120"/>
              <w:rPr>
                <w:sz w:val="18"/>
                <w:szCs w:val="18"/>
              </w:rPr>
            </w:pPr>
            <w:r>
              <w:rPr>
                <w:sz w:val="18"/>
                <w:szCs w:val="18"/>
              </w:rPr>
              <w:t>DATE</w:t>
            </w:r>
          </w:p>
        </w:tc>
        <w:tc>
          <w:tcPr>
            <w:tcW w:w="1082" w:type="pct"/>
          </w:tcPr>
          <w:p w14:paraId="53042F4F" w14:textId="77777777" w:rsidR="002021F1" w:rsidRPr="005B4766" w:rsidRDefault="002021F1" w:rsidP="002021F1">
            <w:pPr>
              <w:spacing w:after="120"/>
              <w:rPr>
                <w:sz w:val="18"/>
                <w:szCs w:val="18"/>
              </w:rPr>
            </w:pPr>
            <w:r>
              <w:rPr>
                <w:sz w:val="18"/>
                <w:szCs w:val="18"/>
              </w:rPr>
              <w:t>YYYYMMDDHH24MISS</w:t>
            </w:r>
          </w:p>
        </w:tc>
        <w:tc>
          <w:tcPr>
            <w:tcW w:w="1390" w:type="pct"/>
          </w:tcPr>
          <w:p w14:paraId="6297D7C4" w14:textId="77777777" w:rsidR="002021F1" w:rsidRPr="005B4766" w:rsidRDefault="002021F1" w:rsidP="002021F1">
            <w:pPr>
              <w:spacing w:after="120"/>
              <w:rPr>
                <w:sz w:val="18"/>
                <w:szCs w:val="18"/>
              </w:rPr>
            </w:pPr>
            <w:r>
              <w:rPr>
                <w:sz w:val="18"/>
                <w:szCs w:val="18"/>
              </w:rPr>
              <w:t>e.g.</w:t>
            </w:r>
            <w:r w:rsidRPr="00EF3F17">
              <w:rPr>
                <w:sz w:val="18"/>
                <w:szCs w:val="18"/>
              </w:rPr>
              <w:t>20090401 15:20:10</w:t>
            </w:r>
          </w:p>
        </w:tc>
        <w:tc>
          <w:tcPr>
            <w:tcW w:w="704" w:type="pct"/>
          </w:tcPr>
          <w:p w14:paraId="763D73E2" w14:textId="77777777" w:rsidR="002021F1" w:rsidRDefault="002021F1" w:rsidP="002021F1">
            <w:pPr>
              <w:spacing w:after="120"/>
              <w:rPr>
                <w:sz w:val="18"/>
                <w:szCs w:val="18"/>
              </w:rPr>
            </w:pPr>
          </w:p>
        </w:tc>
      </w:tr>
      <w:tr w:rsidR="002021F1" w:rsidRPr="005B4766" w14:paraId="10EBB630" w14:textId="77777777" w:rsidTr="0090382E">
        <w:tc>
          <w:tcPr>
            <w:tcW w:w="873" w:type="pct"/>
          </w:tcPr>
          <w:p w14:paraId="7122741D" w14:textId="77777777" w:rsidR="002021F1" w:rsidRPr="0039678B" w:rsidRDefault="002021F1" w:rsidP="002021F1">
            <w:pPr>
              <w:spacing w:after="120"/>
              <w:rPr>
                <w:sz w:val="18"/>
                <w:szCs w:val="18"/>
              </w:rPr>
            </w:pPr>
            <w:r w:rsidRPr="0039678B">
              <w:rPr>
                <w:sz w:val="18"/>
                <w:szCs w:val="18"/>
              </w:rPr>
              <w:t>Clear code</w:t>
            </w:r>
          </w:p>
        </w:tc>
        <w:tc>
          <w:tcPr>
            <w:tcW w:w="352" w:type="pct"/>
          </w:tcPr>
          <w:p w14:paraId="51CD7DDC" w14:textId="77777777" w:rsidR="002021F1" w:rsidRPr="005B4766" w:rsidRDefault="002021F1" w:rsidP="002021F1">
            <w:pPr>
              <w:spacing w:after="120"/>
              <w:rPr>
                <w:sz w:val="18"/>
                <w:szCs w:val="18"/>
              </w:rPr>
            </w:pPr>
            <w:r>
              <w:rPr>
                <w:sz w:val="18"/>
                <w:szCs w:val="18"/>
              </w:rPr>
              <w:t>33</w:t>
            </w:r>
          </w:p>
        </w:tc>
        <w:tc>
          <w:tcPr>
            <w:tcW w:w="599" w:type="pct"/>
          </w:tcPr>
          <w:p w14:paraId="53624E8B" w14:textId="77777777" w:rsidR="002021F1" w:rsidRPr="005B4766" w:rsidRDefault="002021F1" w:rsidP="002021F1">
            <w:pPr>
              <w:spacing w:after="120"/>
              <w:rPr>
                <w:sz w:val="18"/>
                <w:szCs w:val="18"/>
              </w:rPr>
            </w:pPr>
            <w:r>
              <w:rPr>
                <w:sz w:val="18"/>
                <w:szCs w:val="18"/>
              </w:rPr>
              <w:t>20</w:t>
            </w:r>
          </w:p>
        </w:tc>
        <w:tc>
          <w:tcPr>
            <w:tcW w:w="1082" w:type="pct"/>
          </w:tcPr>
          <w:p w14:paraId="7D6BFA5E" w14:textId="77777777" w:rsidR="002021F1" w:rsidRPr="005B4766" w:rsidRDefault="002021F1" w:rsidP="002021F1">
            <w:pPr>
              <w:spacing w:after="120"/>
              <w:rPr>
                <w:sz w:val="18"/>
                <w:szCs w:val="18"/>
              </w:rPr>
            </w:pPr>
            <w:r>
              <w:rPr>
                <w:sz w:val="18"/>
                <w:szCs w:val="18"/>
              </w:rPr>
              <w:t>Tex</w:t>
            </w:r>
          </w:p>
        </w:tc>
        <w:tc>
          <w:tcPr>
            <w:tcW w:w="1390" w:type="pct"/>
          </w:tcPr>
          <w:p w14:paraId="3270DA1E" w14:textId="77777777" w:rsidR="002021F1" w:rsidRPr="005B4766" w:rsidRDefault="002021F1" w:rsidP="002021F1">
            <w:pPr>
              <w:spacing w:after="120"/>
              <w:rPr>
                <w:sz w:val="18"/>
                <w:szCs w:val="18"/>
              </w:rPr>
            </w:pPr>
            <w:r>
              <w:rPr>
                <w:sz w:val="18"/>
                <w:szCs w:val="18"/>
              </w:rPr>
              <w:t xml:space="preserve">e.g. </w:t>
            </w:r>
            <w:r w:rsidRPr="00EF3F17">
              <w:rPr>
                <w:sz w:val="18"/>
                <w:szCs w:val="18"/>
              </w:rPr>
              <w:t>16.1, 16.2, 61.1, 60.6</w:t>
            </w:r>
          </w:p>
        </w:tc>
        <w:tc>
          <w:tcPr>
            <w:tcW w:w="704" w:type="pct"/>
          </w:tcPr>
          <w:p w14:paraId="2E6C6F04" w14:textId="77777777" w:rsidR="002021F1" w:rsidRPr="005B4766" w:rsidRDefault="002021F1" w:rsidP="002021F1">
            <w:pPr>
              <w:spacing w:after="120"/>
              <w:rPr>
                <w:sz w:val="18"/>
                <w:szCs w:val="18"/>
              </w:rPr>
            </w:pPr>
          </w:p>
        </w:tc>
      </w:tr>
      <w:tr w:rsidR="002021F1" w:rsidRPr="005B4766" w14:paraId="0A4137FE" w14:textId="77777777" w:rsidTr="0090382E">
        <w:tc>
          <w:tcPr>
            <w:tcW w:w="873" w:type="pct"/>
          </w:tcPr>
          <w:p w14:paraId="3DB8F8B9" w14:textId="77777777" w:rsidR="002021F1" w:rsidRPr="0039678B" w:rsidRDefault="002021F1" w:rsidP="002021F1">
            <w:pPr>
              <w:spacing w:after="120"/>
              <w:rPr>
                <w:sz w:val="18"/>
                <w:szCs w:val="18"/>
              </w:rPr>
            </w:pPr>
            <w:r w:rsidRPr="0039678B">
              <w:rPr>
                <w:sz w:val="18"/>
                <w:szCs w:val="18"/>
              </w:rPr>
              <w:t>TRC description code</w:t>
            </w:r>
          </w:p>
        </w:tc>
        <w:tc>
          <w:tcPr>
            <w:tcW w:w="352" w:type="pct"/>
          </w:tcPr>
          <w:p w14:paraId="7C2AAE44" w14:textId="77777777" w:rsidR="002021F1" w:rsidRDefault="002021F1" w:rsidP="002021F1">
            <w:pPr>
              <w:spacing w:after="120"/>
              <w:rPr>
                <w:sz w:val="18"/>
                <w:szCs w:val="18"/>
              </w:rPr>
            </w:pPr>
            <w:r>
              <w:rPr>
                <w:sz w:val="18"/>
                <w:szCs w:val="18"/>
              </w:rPr>
              <w:t>34</w:t>
            </w:r>
          </w:p>
        </w:tc>
        <w:tc>
          <w:tcPr>
            <w:tcW w:w="599" w:type="pct"/>
          </w:tcPr>
          <w:p w14:paraId="0C6C5779" w14:textId="77777777" w:rsidR="002021F1" w:rsidRPr="005B4766" w:rsidRDefault="002021F1" w:rsidP="002021F1">
            <w:pPr>
              <w:spacing w:after="120"/>
              <w:rPr>
                <w:sz w:val="18"/>
                <w:szCs w:val="18"/>
              </w:rPr>
            </w:pPr>
            <w:r>
              <w:rPr>
                <w:sz w:val="18"/>
                <w:szCs w:val="18"/>
              </w:rPr>
              <w:t>20</w:t>
            </w:r>
          </w:p>
        </w:tc>
        <w:tc>
          <w:tcPr>
            <w:tcW w:w="1082" w:type="pct"/>
          </w:tcPr>
          <w:p w14:paraId="33647EAC" w14:textId="77777777" w:rsidR="002021F1" w:rsidRPr="005B4766" w:rsidRDefault="002021F1" w:rsidP="002021F1">
            <w:pPr>
              <w:spacing w:after="120"/>
              <w:rPr>
                <w:sz w:val="18"/>
                <w:szCs w:val="18"/>
              </w:rPr>
            </w:pPr>
            <w:r w:rsidRPr="005B4766">
              <w:rPr>
                <w:sz w:val="18"/>
                <w:szCs w:val="18"/>
              </w:rPr>
              <w:t>Text</w:t>
            </w:r>
          </w:p>
        </w:tc>
        <w:tc>
          <w:tcPr>
            <w:tcW w:w="1390" w:type="pct"/>
          </w:tcPr>
          <w:p w14:paraId="315C4B6D" w14:textId="77777777" w:rsidR="002021F1" w:rsidRDefault="002021F1" w:rsidP="002021F1">
            <w:pPr>
              <w:spacing w:after="120"/>
              <w:rPr>
                <w:sz w:val="18"/>
                <w:szCs w:val="18"/>
              </w:rPr>
            </w:pPr>
            <w:r>
              <w:rPr>
                <w:sz w:val="18"/>
                <w:szCs w:val="18"/>
              </w:rPr>
              <w:t>e.g.</w:t>
            </w:r>
          </w:p>
          <w:p w14:paraId="3CC65E41" w14:textId="77777777" w:rsidR="002021F1" w:rsidRPr="00593595" w:rsidRDefault="002021F1" w:rsidP="002021F1">
            <w:pPr>
              <w:spacing w:after="120"/>
              <w:rPr>
                <w:sz w:val="18"/>
                <w:szCs w:val="18"/>
              </w:rPr>
            </w:pPr>
            <w:r w:rsidRPr="00593595">
              <w:rPr>
                <w:sz w:val="18"/>
                <w:szCs w:val="18"/>
              </w:rPr>
              <w:t>VCHGDESC1,</w:t>
            </w:r>
          </w:p>
          <w:p w14:paraId="211AAC4C" w14:textId="77777777" w:rsidR="002021F1" w:rsidRPr="005B4766" w:rsidRDefault="002021F1" w:rsidP="002021F1">
            <w:pPr>
              <w:spacing w:after="120"/>
              <w:rPr>
                <w:sz w:val="18"/>
                <w:szCs w:val="18"/>
              </w:rPr>
            </w:pPr>
            <w:r w:rsidRPr="00593595">
              <w:rPr>
                <w:sz w:val="18"/>
                <w:szCs w:val="18"/>
              </w:rPr>
              <w:t>HCHGDESC2</w:t>
            </w:r>
          </w:p>
        </w:tc>
        <w:tc>
          <w:tcPr>
            <w:tcW w:w="704" w:type="pct"/>
          </w:tcPr>
          <w:p w14:paraId="17509A6E" w14:textId="77777777" w:rsidR="002021F1" w:rsidRPr="005B4766" w:rsidRDefault="002021F1" w:rsidP="002021F1">
            <w:pPr>
              <w:spacing w:after="120"/>
              <w:rPr>
                <w:sz w:val="18"/>
                <w:szCs w:val="18"/>
              </w:rPr>
            </w:pPr>
          </w:p>
        </w:tc>
      </w:tr>
      <w:tr w:rsidR="002021F1" w:rsidRPr="005B4766" w14:paraId="288BFBC6" w14:textId="77777777" w:rsidTr="0090382E">
        <w:tc>
          <w:tcPr>
            <w:tcW w:w="873" w:type="pct"/>
          </w:tcPr>
          <w:p w14:paraId="030DD070" w14:textId="77777777" w:rsidR="002021F1" w:rsidRPr="005B4766" w:rsidRDefault="002021F1" w:rsidP="002021F1">
            <w:pPr>
              <w:spacing w:after="120"/>
              <w:rPr>
                <w:sz w:val="18"/>
                <w:szCs w:val="18"/>
              </w:rPr>
            </w:pPr>
            <w:r w:rsidRPr="005B4766">
              <w:rPr>
                <w:sz w:val="18"/>
                <w:szCs w:val="18"/>
              </w:rPr>
              <w:t>Price list reference</w:t>
            </w:r>
          </w:p>
        </w:tc>
        <w:tc>
          <w:tcPr>
            <w:tcW w:w="352" w:type="pct"/>
          </w:tcPr>
          <w:p w14:paraId="4401FEE7" w14:textId="77777777" w:rsidR="002021F1" w:rsidRPr="005B4766" w:rsidRDefault="002021F1" w:rsidP="002021F1">
            <w:pPr>
              <w:spacing w:after="120"/>
              <w:rPr>
                <w:sz w:val="18"/>
                <w:szCs w:val="18"/>
              </w:rPr>
            </w:pPr>
            <w:r>
              <w:rPr>
                <w:sz w:val="18"/>
                <w:szCs w:val="18"/>
              </w:rPr>
              <w:t>35</w:t>
            </w:r>
          </w:p>
        </w:tc>
        <w:tc>
          <w:tcPr>
            <w:tcW w:w="599" w:type="pct"/>
          </w:tcPr>
          <w:p w14:paraId="1B9CAFD3" w14:textId="77777777" w:rsidR="002021F1" w:rsidRPr="005B4766" w:rsidRDefault="002021F1" w:rsidP="002021F1">
            <w:pPr>
              <w:spacing w:after="120"/>
              <w:rPr>
                <w:sz w:val="18"/>
                <w:szCs w:val="18"/>
              </w:rPr>
            </w:pPr>
            <w:r>
              <w:rPr>
                <w:sz w:val="18"/>
                <w:szCs w:val="18"/>
              </w:rPr>
              <w:t>256</w:t>
            </w:r>
          </w:p>
        </w:tc>
        <w:tc>
          <w:tcPr>
            <w:tcW w:w="1082" w:type="pct"/>
          </w:tcPr>
          <w:p w14:paraId="6511FC34" w14:textId="77777777" w:rsidR="002021F1" w:rsidRPr="005B4766" w:rsidRDefault="002021F1" w:rsidP="002021F1">
            <w:pPr>
              <w:spacing w:after="120"/>
              <w:rPr>
                <w:sz w:val="18"/>
                <w:szCs w:val="18"/>
              </w:rPr>
            </w:pPr>
            <w:r w:rsidRPr="005B4766">
              <w:rPr>
                <w:sz w:val="18"/>
                <w:szCs w:val="18"/>
              </w:rPr>
              <w:t>Text</w:t>
            </w:r>
          </w:p>
        </w:tc>
        <w:tc>
          <w:tcPr>
            <w:tcW w:w="1390" w:type="pct"/>
          </w:tcPr>
          <w:p w14:paraId="7E054CD3" w14:textId="77777777" w:rsidR="002021F1" w:rsidRPr="005B4766" w:rsidRDefault="002021F1" w:rsidP="002021F1">
            <w:pPr>
              <w:spacing w:after="120"/>
              <w:rPr>
                <w:sz w:val="18"/>
                <w:szCs w:val="18"/>
              </w:rPr>
            </w:pPr>
            <w:r>
              <w:rPr>
                <w:sz w:val="18"/>
                <w:szCs w:val="18"/>
              </w:rPr>
              <w:t>e.g.4.1.1</w:t>
            </w:r>
          </w:p>
        </w:tc>
        <w:tc>
          <w:tcPr>
            <w:tcW w:w="704" w:type="pct"/>
          </w:tcPr>
          <w:p w14:paraId="2C61371C" w14:textId="77777777" w:rsidR="002021F1" w:rsidRDefault="002021F1" w:rsidP="002021F1">
            <w:pPr>
              <w:spacing w:after="120"/>
              <w:rPr>
                <w:sz w:val="18"/>
                <w:szCs w:val="18"/>
              </w:rPr>
            </w:pPr>
            <w:r>
              <w:rPr>
                <w:sz w:val="18"/>
                <w:szCs w:val="18"/>
              </w:rPr>
              <w:t>Populated from June 2010</w:t>
            </w:r>
          </w:p>
        </w:tc>
      </w:tr>
      <w:tr w:rsidR="002021F1" w:rsidRPr="005B4766" w14:paraId="6859D37B" w14:textId="77777777" w:rsidTr="0090382E">
        <w:tc>
          <w:tcPr>
            <w:tcW w:w="873" w:type="pct"/>
          </w:tcPr>
          <w:p w14:paraId="1D46A32A" w14:textId="77777777" w:rsidR="002021F1" w:rsidRPr="005B4766" w:rsidRDefault="002021F1" w:rsidP="002021F1">
            <w:pPr>
              <w:spacing w:after="120"/>
              <w:rPr>
                <w:sz w:val="18"/>
                <w:szCs w:val="18"/>
              </w:rPr>
            </w:pPr>
            <w:r>
              <w:rPr>
                <w:sz w:val="18"/>
                <w:szCs w:val="18"/>
              </w:rPr>
              <w:t>P</w:t>
            </w:r>
            <w:r w:rsidRPr="005B4766">
              <w:rPr>
                <w:sz w:val="18"/>
                <w:szCs w:val="18"/>
              </w:rPr>
              <w:t>rice list description</w:t>
            </w:r>
          </w:p>
        </w:tc>
        <w:tc>
          <w:tcPr>
            <w:tcW w:w="352" w:type="pct"/>
          </w:tcPr>
          <w:p w14:paraId="39EE39A1" w14:textId="77777777" w:rsidR="002021F1" w:rsidRPr="005B4766" w:rsidRDefault="002021F1" w:rsidP="002021F1">
            <w:pPr>
              <w:spacing w:after="120"/>
              <w:rPr>
                <w:sz w:val="18"/>
                <w:szCs w:val="18"/>
              </w:rPr>
            </w:pPr>
            <w:r>
              <w:rPr>
                <w:sz w:val="18"/>
                <w:szCs w:val="18"/>
              </w:rPr>
              <w:t>36</w:t>
            </w:r>
          </w:p>
        </w:tc>
        <w:tc>
          <w:tcPr>
            <w:tcW w:w="599" w:type="pct"/>
          </w:tcPr>
          <w:p w14:paraId="0325B83F" w14:textId="77777777" w:rsidR="002021F1" w:rsidRPr="005B4766" w:rsidRDefault="002021F1" w:rsidP="002021F1">
            <w:pPr>
              <w:spacing w:after="120"/>
              <w:rPr>
                <w:sz w:val="18"/>
                <w:szCs w:val="18"/>
              </w:rPr>
            </w:pPr>
            <w:r>
              <w:rPr>
                <w:sz w:val="18"/>
                <w:szCs w:val="18"/>
              </w:rPr>
              <w:t>256</w:t>
            </w:r>
          </w:p>
        </w:tc>
        <w:tc>
          <w:tcPr>
            <w:tcW w:w="1082" w:type="pct"/>
          </w:tcPr>
          <w:p w14:paraId="591A0BCC" w14:textId="77777777" w:rsidR="002021F1" w:rsidRPr="005B4766" w:rsidRDefault="002021F1" w:rsidP="002021F1">
            <w:pPr>
              <w:spacing w:after="120"/>
              <w:rPr>
                <w:sz w:val="18"/>
                <w:szCs w:val="18"/>
              </w:rPr>
            </w:pPr>
            <w:r w:rsidRPr="005B4766">
              <w:rPr>
                <w:sz w:val="18"/>
                <w:szCs w:val="18"/>
              </w:rPr>
              <w:t>Text</w:t>
            </w:r>
          </w:p>
        </w:tc>
        <w:tc>
          <w:tcPr>
            <w:tcW w:w="1390" w:type="pct"/>
          </w:tcPr>
          <w:p w14:paraId="574372D1" w14:textId="77777777" w:rsidR="002021F1" w:rsidRPr="005B4766" w:rsidRDefault="002021F1" w:rsidP="002021F1">
            <w:pPr>
              <w:spacing w:after="120"/>
              <w:rPr>
                <w:sz w:val="18"/>
                <w:szCs w:val="18"/>
              </w:rPr>
            </w:pPr>
            <w:r>
              <w:rPr>
                <w:sz w:val="18"/>
                <w:szCs w:val="18"/>
              </w:rPr>
              <w:t>e.g. Visit or Abortive Visit Charge (per engineer per visit or call out)</w:t>
            </w:r>
          </w:p>
        </w:tc>
        <w:tc>
          <w:tcPr>
            <w:tcW w:w="704" w:type="pct"/>
          </w:tcPr>
          <w:p w14:paraId="5198A75F" w14:textId="77777777" w:rsidR="002021F1" w:rsidRDefault="002021F1" w:rsidP="002021F1">
            <w:pPr>
              <w:spacing w:after="120"/>
              <w:rPr>
                <w:sz w:val="18"/>
                <w:szCs w:val="18"/>
              </w:rPr>
            </w:pPr>
            <w:r>
              <w:rPr>
                <w:sz w:val="18"/>
                <w:szCs w:val="18"/>
              </w:rPr>
              <w:t>Populated from June 2010</w:t>
            </w:r>
          </w:p>
        </w:tc>
      </w:tr>
      <w:tr w:rsidR="002021F1" w:rsidRPr="005B4766" w14:paraId="4AC2E814" w14:textId="77777777" w:rsidTr="002021F1">
        <w:tc>
          <w:tcPr>
            <w:tcW w:w="5000" w:type="pct"/>
            <w:gridSpan w:val="6"/>
            <w:shd w:val="clear" w:color="auto" w:fill="C0C0C0"/>
          </w:tcPr>
          <w:p w14:paraId="59130C12" w14:textId="77777777" w:rsidR="002021F1" w:rsidRPr="00B84ADA" w:rsidRDefault="002021F1" w:rsidP="00CB205D">
            <w:pPr>
              <w:jc w:val="both"/>
              <w:rPr>
                <w:sz w:val="18"/>
                <w:szCs w:val="18"/>
              </w:rPr>
            </w:pPr>
            <w:r w:rsidRPr="00530A5C">
              <w:rPr>
                <w:sz w:val="18"/>
                <w:szCs w:val="18"/>
              </w:rPr>
              <w:t xml:space="preserve">Note: Fields from 37-72 are specific and unique to WLR events and will be populated if it carry any values. Field 37 </w:t>
            </w:r>
            <w:r w:rsidR="003C3CA6" w:rsidRPr="0046150B">
              <w:rPr>
                <w:sz w:val="18"/>
                <w:szCs w:val="18"/>
              </w:rPr>
              <w:t xml:space="preserve">and </w:t>
            </w:r>
            <w:r w:rsidR="00B93EBB" w:rsidRPr="00D31A75">
              <w:rPr>
                <w:sz w:val="18"/>
                <w:szCs w:val="18"/>
              </w:rPr>
              <w:t xml:space="preserve">60 </w:t>
            </w:r>
            <w:r w:rsidR="002A1B07" w:rsidRPr="00AB1621">
              <w:rPr>
                <w:sz w:val="18"/>
                <w:szCs w:val="18"/>
              </w:rPr>
              <w:t xml:space="preserve">are shown </w:t>
            </w:r>
            <w:r w:rsidRPr="00AB1621">
              <w:rPr>
                <w:sz w:val="18"/>
                <w:szCs w:val="18"/>
              </w:rPr>
              <w:t>below, but 38</w:t>
            </w:r>
            <w:r w:rsidR="003C3CA6" w:rsidRPr="00AB1621">
              <w:rPr>
                <w:sz w:val="18"/>
                <w:szCs w:val="18"/>
              </w:rPr>
              <w:t>-</w:t>
            </w:r>
            <w:r w:rsidR="00B93EBB" w:rsidRPr="00B84ADA">
              <w:rPr>
                <w:sz w:val="18"/>
                <w:szCs w:val="18"/>
              </w:rPr>
              <w:t xml:space="preserve">59 </w:t>
            </w:r>
            <w:r w:rsidR="003C3CA6" w:rsidRPr="00B84ADA">
              <w:rPr>
                <w:sz w:val="18"/>
                <w:szCs w:val="18"/>
              </w:rPr>
              <w:t xml:space="preserve">and </w:t>
            </w:r>
            <w:r w:rsidR="00B93EBB" w:rsidRPr="00B84ADA">
              <w:rPr>
                <w:sz w:val="18"/>
                <w:szCs w:val="18"/>
              </w:rPr>
              <w:t>61</w:t>
            </w:r>
            <w:r w:rsidRPr="00B84ADA">
              <w:rPr>
                <w:sz w:val="18"/>
                <w:szCs w:val="18"/>
              </w:rPr>
              <w:t>-72 will appear as empty fields.</w:t>
            </w:r>
          </w:p>
        </w:tc>
      </w:tr>
      <w:tr w:rsidR="002021F1" w:rsidRPr="005B4766" w14:paraId="5C5B471A" w14:textId="77777777" w:rsidTr="0090382E">
        <w:tc>
          <w:tcPr>
            <w:tcW w:w="873" w:type="pct"/>
          </w:tcPr>
          <w:p w14:paraId="324E236E" w14:textId="77777777" w:rsidR="002021F1" w:rsidRPr="003506A1" w:rsidRDefault="002021F1" w:rsidP="002021F1">
            <w:pPr>
              <w:spacing w:after="120"/>
              <w:rPr>
                <w:sz w:val="18"/>
                <w:szCs w:val="18"/>
              </w:rPr>
            </w:pPr>
            <w:r w:rsidRPr="003506A1">
              <w:rPr>
                <w:sz w:val="18"/>
                <w:szCs w:val="18"/>
              </w:rPr>
              <w:t>Customer Event /</w:t>
            </w:r>
          </w:p>
          <w:p w14:paraId="7AB1F678" w14:textId="77777777" w:rsidR="002021F1" w:rsidRPr="00847053" w:rsidRDefault="00A26F4E" w:rsidP="002021F1">
            <w:pPr>
              <w:spacing w:after="120"/>
              <w:rPr>
                <w:sz w:val="18"/>
                <w:szCs w:val="18"/>
              </w:rPr>
            </w:pPr>
            <w:r>
              <w:rPr>
                <w:sz w:val="18"/>
                <w:szCs w:val="18"/>
              </w:rPr>
              <w:t>Siebel</w:t>
            </w:r>
            <w:r w:rsidR="002021F1" w:rsidRPr="003506A1">
              <w:rPr>
                <w:sz w:val="18"/>
                <w:szCs w:val="18"/>
              </w:rPr>
              <w:t xml:space="preserve"> Ref</w:t>
            </w:r>
          </w:p>
        </w:tc>
        <w:tc>
          <w:tcPr>
            <w:tcW w:w="352" w:type="pct"/>
          </w:tcPr>
          <w:p w14:paraId="18494CB0" w14:textId="77777777" w:rsidR="002021F1" w:rsidRPr="00847053" w:rsidRDefault="002021F1" w:rsidP="002021F1">
            <w:pPr>
              <w:spacing w:after="120"/>
              <w:rPr>
                <w:sz w:val="18"/>
                <w:szCs w:val="18"/>
              </w:rPr>
            </w:pPr>
            <w:r w:rsidRPr="00847053">
              <w:rPr>
                <w:sz w:val="18"/>
                <w:szCs w:val="18"/>
              </w:rPr>
              <w:t>37</w:t>
            </w:r>
          </w:p>
        </w:tc>
        <w:tc>
          <w:tcPr>
            <w:tcW w:w="599" w:type="pct"/>
          </w:tcPr>
          <w:p w14:paraId="4F0FAF6A" w14:textId="77777777" w:rsidR="002021F1" w:rsidRPr="00847053" w:rsidRDefault="002021F1" w:rsidP="002021F1">
            <w:pPr>
              <w:spacing w:after="120"/>
              <w:rPr>
                <w:sz w:val="18"/>
                <w:szCs w:val="18"/>
              </w:rPr>
            </w:pPr>
            <w:r>
              <w:rPr>
                <w:sz w:val="18"/>
                <w:szCs w:val="18"/>
              </w:rPr>
              <w:t>40</w:t>
            </w:r>
          </w:p>
        </w:tc>
        <w:tc>
          <w:tcPr>
            <w:tcW w:w="1082" w:type="pct"/>
          </w:tcPr>
          <w:p w14:paraId="27C9472E" w14:textId="77777777" w:rsidR="002021F1" w:rsidRPr="00847053" w:rsidRDefault="002021F1" w:rsidP="002021F1">
            <w:pPr>
              <w:spacing w:after="120"/>
              <w:rPr>
                <w:sz w:val="18"/>
                <w:szCs w:val="18"/>
              </w:rPr>
            </w:pPr>
            <w:r w:rsidRPr="00847053">
              <w:rPr>
                <w:sz w:val="18"/>
                <w:szCs w:val="18"/>
              </w:rPr>
              <w:t>Text</w:t>
            </w:r>
          </w:p>
        </w:tc>
        <w:tc>
          <w:tcPr>
            <w:tcW w:w="1390" w:type="pct"/>
          </w:tcPr>
          <w:p w14:paraId="6FBC8919" w14:textId="77777777" w:rsidR="002021F1" w:rsidRPr="003506A1" w:rsidRDefault="002021F1" w:rsidP="002021F1">
            <w:pPr>
              <w:spacing w:after="120"/>
              <w:rPr>
                <w:sz w:val="18"/>
                <w:szCs w:val="18"/>
              </w:rPr>
            </w:pPr>
            <w:r w:rsidRPr="003506A1">
              <w:rPr>
                <w:sz w:val="18"/>
                <w:szCs w:val="18"/>
              </w:rPr>
              <w:t xml:space="preserve">WLR3: </w:t>
            </w:r>
          </w:p>
          <w:p w14:paraId="2EE478AC" w14:textId="77777777" w:rsidR="002021F1" w:rsidRPr="003506A1" w:rsidRDefault="002021F1" w:rsidP="002021F1">
            <w:pPr>
              <w:spacing w:after="120"/>
              <w:rPr>
                <w:sz w:val="18"/>
                <w:szCs w:val="18"/>
              </w:rPr>
            </w:pPr>
            <w:r w:rsidRPr="003506A1">
              <w:rPr>
                <w:sz w:val="18"/>
                <w:szCs w:val="18"/>
              </w:rPr>
              <w:t xml:space="preserve">Contains the </w:t>
            </w:r>
            <w:r w:rsidR="00A26F4E">
              <w:rPr>
                <w:sz w:val="18"/>
                <w:szCs w:val="18"/>
              </w:rPr>
              <w:t>Siebel</w:t>
            </w:r>
            <w:r w:rsidRPr="003506A1">
              <w:rPr>
                <w:sz w:val="18"/>
                <w:szCs w:val="18"/>
              </w:rPr>
              <w:t xml:space="preserve"> Reference if present</w:t>
            </w:r>
          </w:p>
          <w:p w14:paraId="0DF62A3E" w14:textId="77777777" w:rsidR="002021F1" w:rsidRDefault="002021F1" w:rsidP="002021F1">
            <w:pPr>
              <w:spacing w:after="120"/>
              <w:rPr>
                <w:sz w:val="18"/>
                <w:szCs w:val="18"/>
              </w:rPr>
            </w:pPr>
            <w:r>
              <w:rPr>
                <w:sz w:val="18"/>
                <w:szCs w:val="18"/>
              </w:rPr>
              <w:t>e.g.</w:t>
            </w:r>
          </w:p>
          <w:p w14:paraId="37BF3223" w14:textId="77777777" w:rsidR="002021F1" w:rsidRPr="00847053" w:rsidRDefault="002021F1" w:rsidP="002021F1">
            <w:pPr>
              <w:spacing w:after="120"/>
              <w:rPr>
                <w:sz w:val="18"/>
                <w:szCs w:val="18"/>
              </w:rPr>
            </w:pPr>
            <w:r w:rsidRPr="00847053">
              <w:rPr>
                <w:sz w:val="18"/>
                <w:szCs w:val="18"/>
              </w:rPr>
              <w:t>e.g. 1000094446:7090, 1000102734:7263 etc.</w:t>
            </w:r>
          </w:p>
        </w:tc>
        <w:tc>
          <w:tcPr>
            <w:tcW w:w="704" w:type="pct"/>
          </w:tcPr>
          <w:p w14:paraId="3CF34999" w14:textId="77777777" w:rsidR="002021F1" w:rsidRDefault="002021F1" w:rsidP="002021F1">
            <w:pPr>
              <w:jc w:val="both"/>
              <w:rPr>
                <w:sz w:val="18"/>
                <w:szCs w:val="18"/>
              </w:rPr>
            </w:pPr>
          </w:p>
        </w:tc>
      </w:tr>
      <w:tr w:rsidR="003E2CF6" w:rsidRPr="005B4766" w14:paraId="4AA9D0B9" w14:textId="77777777" w:rsidTr="0090382E">
        <w:tc>
          <w:tcPr>
            <w:tcW w:w="873" w:type="pct"/>
          </w:tcPr>
          <w:p w14:paraId="34C38617" w14:textId="77777777" w:rsidR="003E2CF6" w:rsidRPr="007609EF" w:rsidRDefault="003E2CF6" w:rsidP="003E2CF6">
            <w:pPr>
              <w:spacing w:after="120"/>
              <w:rPr>
                <w:sz w:val="18"/>
                <w:szCs w:val="18"/>
              </w:rPr>
            </w:pPr>
            <w:r w:rsidRPr="00B84ADA">
              <w:rPr>
                <w:sz w:val="18"/>
                <w:szCs w:val="18"/>
              </w:rPr>
              <w:t>Unique Price Code</w:t>
            </w:r>
          </w:p>
        </w:tc>
        <w:tc>
          <w:tcPr>
            <w:tcW w:w="352" w:type="pct"/>
          </w:tcPr>
          <w:p w14:paraId="4BFBEB6F" w14:textId="77777777" w:rsidR="003E2CF6" w:rsidRPr="007609EF" w:rsidRDefault="003E2CF6" w:rsidP="003E2CF6">
            <w:pPr>
              <w:spacing w:after="120"/>
              <w:rPr>
                <w:sz w:val="18"/>
                <w:szCs w:val="18"/>
              </w:rPr>
            </w:pPr>
            <w:r>
              <w:rPr>
                <w:sz w:val="18"/>
                <w:szCs w:val="18"/>
              </w:rPr>
              <w:t>60</w:t>
            </w:r>
          </w:p>
        </w:tc>
        <w:tc>
          <w:tcPr>
            <w:tcW w:w="599" w:type="pct"/>
          </w:tcPr>
          <w:p w14:paraId="1A83DB51" w14:textId="77777777" w:rsidR="003E2CF6" w:rsidRPr="007609EF" w:rsidRDefault="00AD7C78" w:rsidP="003E2CF6">
            <w:pPr>
              <w:spacing w:after="120"/>
              <w:rPr>
                <w:sz w:val="18"/>
                <w:szCs w:val="18"/>
              </w:rPr>
            </w:pPr>
            <w:r>
              <w:rPr>
                <w:sz w:val="18"/>
                <w:szCs w:val="18"/>
              </w:rPr>
              <w:t>60</w:t>
            </w:r>
          </w:p>
        </w:tc>
        <w:tc>
          <w:tcPr>
            <w:tcW w:w="1082" w:type="pct"/>
          </w:tcPr>
          <w:p w14:paraId="4F816BAC" w14:textId="77777777" w:rsidR="003E2CF6" w:rsidRPr="007609EF" w:rsidRDefault="003E2CF6" w:rsidP="003E2CF6">
            <w:pPr>
              <w:spacing w:after="120"/>
              <w:rPr>
                <w:sz w:val="18"/>
                <w:szCs w:val="18"/>
              </w:rPr>
            </w:pPr>
            <w:r>
              <w:rPr>
                <w:sz w:val="18"/>
                <w:szCs w:val="18"/>
              </w:rPr>
              <w:t>Text</w:t>
            </w:r>
          </w:p>
        </w:tc>
        <w:tc>
          <w:tcPr>
            <w:tcW w:w="1390" w:type="pct"/>
          </w:tcPr>
          <w:p w14:paraId="330C76A2" w14:textId="77777777" w:rsidR="003E2CF6" w:rsidRDefault="003E2CF6" w:rsidP="003E2CF6">
            <w:pPr>
              <w:spacing w:after="120"/>
              <w:rPr>
                <w:sz w:val="18"/>
                <w:szCs w:val="18"/>
              </w:rPr>
            </w:pPr>
            <w:r w:rsidRPr="00CA5D1F">
              <w:rPr>
                <w:sz w:val="18"/>
                <w:szCs w:val="18"/>
              </w:rPr>
              <w:t>e.g</w:t>
            </w:r>
            <w:r w:rsidR="000E0CD8" w:rsidRPr="00CA5D1F">
              <w:rPr>
                <w:sz w:val="18"/>
                <w:szCs w:val="18"/>
              </w:rPr>
              <w:t>. WLRXXXXXXXX</w:t>
            </w:r>
            <w:r w:rsidR="00547DCE" w:rsidRPr="00CA5D1F">
              <w:rPr>
                <w:sz w:val="18"/>
                <w:szCs w:val="18"/>
              </w:rPr>
              <w:t>/</w:t>
            </w:r>
            <w:r w:rsidR="00547DCE" w:rsidRPr="00CA5D1F">
              <w:t xml:space="preserve"> </w:t>
            </w:r>
            <w:r w:rsidR="00547DCE" w:rsidRPr="00CA5D1F">
              <w:rPr>
                <w:sz w:val="18"/>
                <w:szCs w:val="18"/>
              </w:rPr>
              <w:t>WLRYYYYYYYY</w:t>
            </w:r>
          </w:p>
        </w:tc>
        <w:tc>
          <w:tcPr>
            <w:tcW w:w="704" w:type="pct"/>
          </w:tcPr>
          <w:p w14:paraId="002FF3D5" w14:textId="77777777" w:rsidR="003E2CF6" w:rsidRPr="007609EF" w:rsidRDefault="00E938BD" w:rsidP="00A31BF9">
            <w:pPr>
              <w:spacing w:after="120"/>
              <w:rPr>
                <w:sz w:val="18"/>
                <w:szCs w:val="18"/>
              </w:rPr>
            </w:pPr>
            <w:r>
              <w:rPr>
                <w:sz w:val="18"/>
                <w:szCs w:val="18"/>
              </w:rPr>
              <w:t>Reserved for future rollout.</w:t>
            </w:r>
          </w:p>
        </w:tc>
      </w:tr>
    </w:tbl>
    <w:p w14:paraId="6FB938B3" w14:textId="77777777" w:rsidR="0090382E" w:rsidRDefault="0090382E" w:rsidP="002021F1">
      <w:pPr>
        <w:jc w:val="both"/>
        <w:rPr>
          <w:b/>
          <w:sz w:val="22"/>
        </w:rPr>
      </w:pPr>
    </w:p>
    <w:p w14:paraId="2FC11E0B" w14:textId="77777777" w:rsidR="002021F1" w:rsidRDefault="002021F1" w:rsidP="002021F1">
      <w:pPr>
        <w:jc w:val="both"/>
        <w:rPr>
          <w:rFonts w:ascii="Verdana" w:hAnsi="Verdana"/>
          <w:color w:val="000000"/>
        </w:rPr>
      </w:pPr>
      <w:r w:rsidRPr="00E836D7">
        <w:rPr>
          <w:b/>
          <w:sz w:val="22"/>
        </w:rPr>
        <w:t>*</w:t>
      </w:r>
      <w:r>
        <w:rPr>
          <w:sz w:val="22"/>
        </w:rPr>
        <w:t xml:space="preserve"> </w:t>
      </w:r>
      <w:r>
        <w:rPr>
          <w:rFonts w:ascii="Verdana" w:hAnsi="Verdana"/>
          <w:color w:val="000000"/>
        </w:rPr>
        <w:t>Asterisk = Fields whose values will not get populated.</w:t>
      </w:r>
    </w:p>
    <w:p w14:paraId="1EAA5EF2" w14:textId="77777777" w:rsidR="002021F1" w:rsidRDefault="002021F1" w:rsidP="00A151BB">
      <w:pPr>
        <w:rPr>
          <w:sz w:val="22"/>
        </w:rPr>
      </w:pPr>
      <w:r>
        <w:t>**</w:t>
      </w:r>
      <w:r w:rsidRPr="0052574A">
        <w:t xml:space="preserve"> Domestic Reverse charge (DRC): customer to account to HMRC for the reverse charge output tax on the VAT exclusive price of items marked reverse charge</w:t>
      </w:r>
    </w:p>
    <w:p w14:paraId="09092051" w14:textId="77777777" w:rsidR="002021F1" w:rsidRPr="00FA5DF2" w:rsidRDefault="002021F1" w:rsidP="00870DEA">
      <w:pPr>
        <w:pStyle w:val="Heading2"/>
      </w:pPr>
      <w:bookmarkStart w:id="53" w:name="_Toc148175807"/>
      <w:bookmarkStart w:id="54" w:name="_Toc268602748"/>
      <w:bookmarkStart w:id="55" w:name="_Toc292189144"/>
      <w:bookmarkStart w:id="56" w:name="_Toc488928564"/>
      <w:bookmarkStart w:id="57" w:name="_Toc488928789"/>
      <w:bookmarkStart w:id="58" w:name="_Ref4778676"/>
      <w:bookmarkStart w:id="59" w:name="_ADJUSTMENT_RECORD"/>
      <w:bookmarkStart w:id="60" w:name="_Toc205994539"/>
      <w:bookmarkEnd w:id="59"/>
      <w:r w:rsidRPr="00FA5DF2">
        <w:t xml:space="preserve">ADJUSTMENT </w:t>
      </w:r>
      <w:r w:rsidRPr="00870DEA">
        <w:t>RECORD</w:t>
      </w:r>
      <w:bookmarkEnd w:id="53"/>
      <w:bookmarkEnd w:id="54"/>
      <w:bookmarkEnd w:id="55"/>
      <w:bookmarkEnd w:id="56"/>
      <w:bookmarkEnd w:id="57"/>
      <w:bookmarkEnd w:id="58"/>
      <w:bookmarkEnd w:id="60"/>
    </w:p>
    <w:p w14:paraId="3E2971F5" w14:textId="77777777" w:rsidR="002021F1" w:rsidRPr="00836694" w:rsidRDefault="002021F1" w:rsidP="002021F1">
      <w:pPr>
        <w:jc w:val="both"/>
      </w:pPr>
      <w:r w:rsidRPr="00836694">
        <w:t>The following adjustment records will be included in the output file and will contain the following data.</w:t>
      </w:r>
    </w:p>
    <w:p w14:paraId="57059620" w14:textId="77777777" w:rsidR="002021F1" w:rsidRDefault="002021F1" w:rsidP="002021F1">
      <w:pPr>
        <w:jc w:val="both"/>
      </w:pPr>
      <w:r w:rsidRPr="00836694">
        <w:t xml:space="preserve">Record Type: </w:t>
      </w:r>
      <w:r w:rsidRPr="0039530C">
        <w:rPr>
          <w:b/>
        </w:rPr>
        <w:t>ADJUSTMENTS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802"/>
        <w:gridCol w:w="752"/>
        <w:gridCol w:w="1127"/>
        <w:gridCol w:w="1313"/>
        <w:gridCol w:w="2629"/>
        <w:gridCol w:w="1613"/>
      </w:tblGrid>
      <w:tr w:rsidR="002021F1" w:rsidRPr="005B4766" w14:paraId="0D198540" w14:textId="77777777" w:rsidTr="002021F1">
        <w:tc>
          <w:tcPr>
            <w:tcW w:w="976" w:type="pct"/>
          </w:tcPr>
          <w:p w14:paraId="0C5D2677" w14:textId="77777777" w:rsidR="002021F1" w:rsidRPr="005B4766" w:rsidRDefault="002021F1" w:rsidP="002021F1">
            <w:pPr>
              <w:spacing w:after="120"/>
              <w:rPr>
                <w:b/>
                <w:sz w:val="18"/>
                <w:szCs w:val="18"/>
              </w:rPr>
            </w:pPr>
            <w:r w:rsidRPr="005B4766">
              <w:rPr>
                <w:b/>
                <w:sz w:val="18"/>
                <w:szCs w:val="18"/>
              </w:rPr>
              <w:t>Field Name</w:t>
            </w:r>
          </w:p>
        </w:tc>
        <w:tc>
          <w:tcPr>
            <w:tcW w:w="407" w:type="pct"/>
          </w:tcPr>
          <w:p w14:paraId="6C9958BA" w14:textId="77777777" w:rsidR="002021F1" w:rsidRPr="005B4766" w:rsidRDefault="002021F1" w:rsidP="002021F1">
            <w:pPr>
              <w:spacing w:after="120"/>
              <w:rPr>
                <w:b/>
                <w:sz w:val="18"/>
                <w:szCs w:val="18"/>
              </w:rPr>
            </w:pPr>
            <w:r w:rsidRPr="005B4766">
              <w:rPr>
                <w:b/>
                <w:sz w:val="18"/>
                <w:szCs w:val="18"/>
              </w:rPr>
              <w:t>Field No</w:t>
            </w:r>
          </w:p>
        </w:tc>
        <w:tc>
          <w:tcPr>
            <w:tcW w:w="610" w:type="pct"/>
          </w:tcPr>
          <w:p w14:paraId="51EDCBEF" w14:textId="77777777" w:rsidR="002021F1" w:rsidRPr="005B4766" w:rsidRDefault="002021F1" w:rsidP="002021F1">
            <w:pPr>
              <w:spacing w:after="120"/>
              <w:rPr>
                <w:b/>
                <w:sz w:val="18"/>
                <w:szCs w:val="18"/>
              </w:rPr>
            </w:pPr>
            <w:r w:rsidRPr="005B4766">
              <w:rPr>
                <w:b/>
                <w:sz w:val="18"/>
                <w:szCs w:val="18"/>
              </w:rPr>
              <w:t xml:space="preserve">Maximum Field Length          </w:t>
            </w:r>
          </w:p>
        </w:tc>
        <w:tc>
          <w:tcPr>
            <w:tcW w:w="711" w:type="pct"/>
          </w:tcPr>
          <w:p w14:paraId="2AB56D1D" w14:textId="77777777" w:rsidR="002021F1" w:rsidRPr="005B4766" w:rsidRDefault="002021F1" w:rsidP="002021F1">
            <w:pPr>
              <w:spacing w:after="120"/>
              <w:rPr>
                <w:b/>
                <w:sz w:val="18"/>
                <w:szCs w:val="18"/>
              </w:rPr>
            </w:pPr>
            <w:r w:rsidRPr="005B4766">
              <w:rPr>
                <w:b/>
                <w:sz w:val="18"/>
                <w:szCs w:val="18"/>
              </w:rPr>
              <w:t>Format</w:t>
            </w:r>
          </w:p>
        </w:tc>
        <w:tc>
          <w:tcPr>
            <w:tcW w:w="1423" w:type="pct"/>
          </w:tcPr>
          <w:p w14:paraId="0D27AA7C" w14:textId="77777777" w:rsidR="002021F1" w:rsidRPr="005B4766" w:rsidRDefault="002021F1" w:rsidP="002021F1">
            <w:pPr>
              <w:spacing w:after="120"/>
              <w:rPr>
                <w:b/>
                <w:sz w:val="18"/>
                <w:szCs w:val="18"/>
              </w:rPr>
            </w:pPr>
            <w:r w:rsidRPr="005B4766">
              <w:rPr>
                <w:b/>
                <w:sz w:val="18"/>
                <w:szCs w:val="18"/>
              </w:rPr>
              <w:t>Value</w:t>
            </w:r>
          </w:p>
        </w:tc>
        <w:tc>
          <w:tcPr>
            <w:tcW w:w="874" w:type="pct"/>
          </w:tcPr>
          <w:p w14:paraId="45C40C52" w14:textId="77777777" w:rsidR="002021F1" w:rsidRPr="005B4766" w:rsidRDefault="002021F1" w:rsidP="002021F1">
            <w:pPr>
              <w:spacing w:after="120"/>
              <w:rPr>
                <w:b/>
                <w:sz w:val="18"/>
                <w:szCs w:val="18"/>
              </w:rPr>
            </w:pPr>
            <w:r>
              <w:rPr>
                <w:b/>
                <w:sz w:val="18"/>
                <w:szCs w:val="18"/>
              </w:rPr>
              <w:t>Note</w:t>
            </w:r>
          </w:p>
        </w:tc>
      </w:tr>
      <w:tr w:rsidR="002021F1" w:rsidRPr="005B4766" w14:paraId="6281FDD8" w14:textId="77777777" w:rsidTr="002021F1">
        <w:tc>
          <w:tcPr>
            <w:tcW w:w="976" w:type="pct"/>
          </w:tcPr>
          <w:p w14:paraId="2719AB76" w14:textId="77777777" w:rsidR="002021F1" w:rsidRPr="005B4766" w:rsidRDefault="002021F1" w:rsidP="002021F1">
            <w:pPr>
              <w:spacing w:after="120"/>
              <w:rPr>
                <w:sz w:val="18"/>
                <w:szCs w:val="18"/>
              </w:rPr>
            </w:pPr>
            <w:r w:rsidRPr="005B4766">
              <w:rPr>
                <w:sz w:val="18"/>
                <w:szCs w:val="18"/>
              </w:rPr>
              <w:t>Record Type</w:t>
            </w:r>
          </w:p>
        </w:tc>
        <w:tc>
          <w:tcPr>
            <w:tcW w:w="407" w:type="pct"/>
          </w:tcPr>
          <w:p w14:paraId="1ED3A516" w14:textId="77777777" w:rsidR="002021F1" w:rsidRPr="005B4766" w:rsidRDefault="002021F1" w:rsidP="002021F1">
            <w:pPr>
              <w:spacing w:after="120"/>
              <w:rPr>
                <w:sz w:val="18"/>
                <w:szCs w:val="18"/>
              </w:rPr>
            </w:pPr>
            <w:r w:rsidRPr="005B4766">
              <w:rPr>
                <w:sz w:val="18"/>
                <w:szCs w:val="18"/>
              </w:rPr>
              <w:t>1</w:t>
            </w:r>
          </w:p>
        </w:tc>
        <w:tc>
          <w:tcPr>
            <w:tcW w:w="610" w:type="pct"/>
          </w:tcPr>
          <w:p w14:paraId="387100F4" w14:textId="77777777" w:rsidR="002021F1" w:rsidRPr="005B4766" w:rsidRDefault="002021F1" w:rsidP="002021F1">
            <w:pPr>
              <w:spacing w:after="120"/>
              <w:rPr>
                <w:sz w:val="18"/>
                <w:szCs w:val="18"/>
              </w:rPr>
            </w:pPr>
            <w:r w:rsidRPr="003506A1">
              <w:rPr>
                <w:sz w:val="18"/>
                <w:szCs w:val="18"/>
              </w:rPr>
              <w:t>255</w:t>
            </w:r>
          </w:p>
        </w:tc>
        <w:tc>
          <w:tcPr>
            <w:tcW w:w="711" w:type="pct"/>
          </w:tcPr>
          <w:p w14:paraId="623E60D0" w14:textId="77777777" w:rsidR="002021F1" w:rsidRPr="005B4766" w:rsidRDefault="002021F1" w:rsidP="002021F1">
            <w:pPr>
              <w:spacing w:after="120"/>
              <w:rPr>
                <w:sz w:val="18"/>
                <w:szCs w:val="18"/>
              </w:rPr>
            </w:pPr>
            <w:r w:rsidRPr="005B4766">
              <w:rPr>
                <w:sz w:val="18"/>
                <w:szCs w:val="18"/>
              </w:rPr>
              <w:t>Text</w:t>
            </w:r>
          </w:p>
        </w:tc>
        <w:tc>
          <w:tcPr>
            <w:tcW w:w="1423" w:type="pct"/>
          </w:tcPr>
          <w:p w14:paraId="0E14F30B" w14:textId="77777777" w:rsidR="002021F1" w:rsidRPr="001F6B61" w:rsidRDefault="002021F1" w:rsidP="002021F1">
            <w:pPr>
              <w:spacing w:after="120"/>
              <w:rPr>
                <w:sz w:val="18"/>
                <w:szCs w:val="18"/>
              </w:rPr>
            </w:pPr>
            <w:r w:rsidRPr="001F6B61">
              <w:rPr>
                <w:sz w:val="18"/>
                <w:szCs w:val="18"/>
              </w:rPr>
              <w:t>ADJUSTMENTS</w:t>
            </w:r>
          </w:p>
        </w:tc>
        <w:tc>
          <w:tcPr>
            <w:tcW w:w="874" w:type="pct"/>
          </w:tcPr>
          <w:p w14:paraId="54BC9A8D" w14:textId="77777777" w:rsidR="002021F1" w:rsidRPr="001F6B61" w:rsidRDefault="002021F1" w:rsidP="002021F1">
            <w:pPr>
              <w:spacing w:after="120"/>
              <w:rPr>
                <w:sz w:val="18"/>
                <w:szCs w:val="18"/>
              </w:rPr>
            </w:pPr>
          </w:p>
        </w:tc>
      </w:tr>
      <w:tr w:rsidR="002021F1" w:rsidRPr="005B4766" w14:paraId="4C77DE7E" w14:textId="77777777" w:rsidTr="002021F1">
        <w:tc>
          <w:tcPr>
            <w:tcW w:w="976" w:type="pct"/>
          </w:tcPr>
          <w:p w14:paraId="2FF43384" w14:textId="77777777" w:rsidR="002021F1" w:rsidRPr="00DC559D" w:rsidRDefault="002021F1" w:rsidP="002021F1">
            <w:pPr>
              <w:spacing w:after="120"/>
              <w:rPr>
                <w:sz w:val="18"/>
                <w:szCs w:val="18"/>
              </w:rPr>
            </w:pPr>
            <w:r w:rsidRPr="00DC559D">
              <w:rPr>
                <w:sz w:val="18"/>
                <w:szCs w:val="18"/>
              </w:rPr>
              <w:t>Adjustment Name</w:t>
            </w:r>
          </w:p>
        </w:tc>
        <w:tc>
          <w:tcPr>
            <w:tcW w:w="407" w:type="pct"/>
          </w:tcPr>
          <w:p w14:paraId="466925F2" w14:textId="77777777" w:rsidR="002021F1" w:rsidRPr="00DC559D" w:rsidRDefault="002021F1" w:rsidP="002021F1">
            <w:pPr>
              <w:spacing w:after="120"/>
              <w:rPr>
                <w:sz w:val="18"/>
                <w:szCs w:val="18"/>
              </w:rPr>
            </w:pPr>
            <w:r w:rsidRPr="00DC559D">
              <w:rPr>
                <w:sz w:val="18"/>
                <w:szCs w:val="18"/>
              </w:rPr>
              <w:t>2</w:t>
            </w:r>
          </w:p>
        </w:tc>
        <w:tc>
          <w:tcPr>
            <w:tcW w:w="610" w:type="pct"/>
          </w:tcPr>
          <w:p w14:paraId="4AE18A55" w14:textId="77777777" w:rsidR="002021F1" w:rsidRPr="00DC559D" w:rsidRDefault="002021F1" w:rsidP="002021F1">
            <w:pPr>
              <w:spacing w:after="120"/>
              <w:rPr>
                <w:sz w:val="18"/>
                <w:szCs w:val="18"/>
              </w:rPr>
            </w:pPr>
            <w:r w:rsidRPr="00DC559D">
              <w:rPr>
                <w:sz w:val="18"/>
                <w:szCs w:val="18"/>
              </w:rPr>
              <w:t>40</w:t>
            </w:r>
          </w:p>
        </w:tc>
        <w:tc>
          <w:tcPr>
            <w:tcW w:w="711" w:type="pct"/>
          </w:tcPr>
          <w:p w14:paraId="4984BB6A" w14:textId="77777777" w:rsidR="002021F1" w:rsidRPr="00DC559D" w:rsidRDefault="002021F1" w:rsidP="002021F1">
            <w:pPr>
              <w:spacing w:after="120"/>
              <w:rPr>
                <w:sz w:val="18"/>
                <w:szCs w:val="18"/>
              </w:rPr>
            </w:pPr>
            <w:r w:rsidRPr="00DC559D">
              <w:rPr>
                <w:sz w:val="18"/>
                <w:szCs w:val="18"/>
              </w:rPr>
              <w:t>Text</w:t>
            </w:r>
          </w:p>
        </w:tc>
        <w:tc>
          <w:tcPr>
            <w:tcW w:w="1423" w:type="pct"/>
          </w:tcPr>
          <w:p w14:paraId="0416B7DD" w14:textId="77777777" w:rsidR="002021F1" w:rsidRPr="00DC559D" w:rsidRDefault="002021F1" w:rsidP="002021F1">
            <w:pPr>
              <w:spacing w:after="120"/>
              <w:rPr>
                <w:sz w:val="18"/>
                <w:szCs w:val="18"/>
              </w:rPr>
            </w:pPr>
            <w:r w:rsidRPr="003506A1">
              <w:rPr>
                <w:sz w:val="18"/>
                <w:szCs w:val="18"/>
              </w:rPr>
              <w:t>e.g. AFW Charge Correction</w:t>
            </w:r>
          </w:p>
        </w:tc>
        <w:tc>
          <w:tcPr>
            <w:tcW w:w="874" w:type="pct"/>
          </w:tcPr>
          <w:p w14:paraId="76985167" w14:textId="77777777" w:rsidR="002021F1" w:rsidRPr="003506A1" w:rsidRDefault="002021F1" w:rsidP="002021F1">
            <w:pPr>
              <w:spacing w:after="120"/>
              <w:rPr>
                <w:sz w:val="18"/>
                <w:szCs w:val="18"/>
              </w:rPr>
            </w:pPr>
          </w:p>
        </w:tc>
      </w:tr>
      <w:tr w:rsidR="002021F1" w:rsidRPr="005B4766" w14:paraId="37E23A87" w14:textId="77777777" w:rsidTr="002021F1">
        <w:tc>
          <w:tcPr>
            <w:tcW w:w="976" w:type="pct"/>
          </w:tcPr>
          <w:p w14:paraId="2D9F6E34" w14:textId="77777777" w:rsidR="002021F1" w:rsidRPr="00DC559D" w:rsidRDefault="002021F1" w:rsidP="002021F1">
            <w:pPr>
              <w:spacing w:after="120"/>
              <w:rPr>
                <w:sz w:val="18"/>
                <w:szCs w:val="18"/>
              </w:rPr>
            </w:pPr>
            <w:r w:rsidRPr="00DC559D">
              <w:rPr>
                <w:sz w:val="18"/>
                <w:szCs w:val="18"/>
              </w:rPr>
              <w:t xml:space="preserve">*Product Tariff Name </w:t>
            </w:r>
          </w:p>
        </w:tc>
        <w:tc>
          <w:tcPr>
            <w:tcW w:w="407" w:type="pct"/>
          </w:tcPr>
          <w:p w14:paraId="58537FFB" w14:textId="77777777" w:rsidR="002021F1" w:rsidRPr="00DC559D" w:rsidRDefault="002021F1" w:rsidP="002021F1">
            <w:pPr>
              <w:spacing w:after="120"/>
              <w:rPr>
                <w:sz w:val="18"/>
                <w:szCs w:val="18"/>
              </w:rPr>
            </w:pPr>
            <w:r w:rsidRPr="00DC559D">
              <w:rPr>
                <w:sz w:val="18"/>
                <w:szCs w:val="18"/>
              </w:rPr>
              <w:t>3</w:t>
            </w:r>
          </w:p>
        </w:tc>
        <w:tc>
          <w:tcPr>
            <w:tcW w:w="610" w:type="pct"/>
          </w:tcPr>
          <w:p w14:paraId="166197C7" w14:textId="77777777" w:rsidR="002021F1" w:rsidRPr="00DC559D" w:rsidRDefault="002021F1" w:rsidP="002021F1">
            <w:pPr>
              <w:spacing w:after="120"/>
              <w:rPr>
                <w:sz w:val="18"/>
                <w:szCs w:val="18"/>
              </w:rPr>
            </w:pPr>
            <w:r>
              <w:rPr>
                <w:sz w:val="18"/>
                <w:szCs w:val="18"/>
              </w:rPr>
              <w:t>40</w:t>
            </w:r>
          </w:p>
        </w:tc>
        <w:tc>
          <w:tcPr>
            <w:tcW w:w="711" w:type="pct"/>
          </w:tcPr>
          <w:p w14:paraId="39086DBB" w14:textId="77777777" w:rsidR="002021F1" w:rsidRPr="00DC559D" w:rsidRDefault="002021F1" w:rsidP="002021F1">
            <w:pPr>
              <w:spacing w:after="120"/>
              <w:rPr>
                <w:sz w:val="18"/>
                <w:szCs w:val="18"/>
              </w:rPr>
            </w:pPr>
            <w:r w:rsidRPr="00DC559D">
              <w:rPr>
                <w:sz w:val="18"/>
                <w:szCs w:val="18"/>
              </w:rPr>
              <w:t>Text</w:t>
            </w:r>
          </w:p>
        </w:tc>
        <w:tc>
          <w:tcPr>
            <w:tcW w:w="1423" w:type="pct"/>
          </w:tcPr>
          <w:p w14:paraId="136680DE" w14:textId="77777777" w:rsidR="002021F1" w:rsidRPr="00DC559D" w:rsidRDefault="002021F1" w:rsidP="002021F1">
            <w:pPr>
              <w:spacing w:after="120"/>
              <w:rPr>
                <w:sz w:val="18"/>
                <w:szCs w:val="18"/>
              </w:rPr>
            </w:pPr>
            <w:r w:rsidRPr="00DC559D">
              <w:rPr>
                <w:sz w:val="18"/>
                <w:szCs w:val="18"/>
              </w:rPr>
              <w:t>N/A</w:t>
            </w:r>
          </w:p>
        </w:tc>
        <w:tc>
          <w:tcPr>
            <w:tcW w:w="874" w:type="pct"/>
          </w:tcPr>
          <w:p w14:paraId="5E6A87A2" w14:textId="77777777" w:rsidR="002021F1" w:rsidRPr="00DC559D" w:rsidRDefault="002021F1" w:rsidP="002021F1">
            <w:pPr>
              <w:spacing w:after="120"/>
              <w:rPr>
                <w:sz w:val="18"/>
                <w:szCs w:val="18"/>
              </w:rPr>
            </w:pPr>
          </w:p>
        </w:tc>
      </w:tr>
      <w:tr w:rsidR="002021F1" w:rsidRPr="005B4766" w14:paraId="5DC6CBD9" w14:textId="77777777" w:rsidTr="002021F1">
        <w:tc>
          <w:tcPr>
            <w:tcW w:w="976" w:type="pct"/>
          </w:tcPr>
          <w:p w14:paraId="7CEC1D5D" w14:textId="77777777" w:rsidR="002021F1" w:rsidRPr="00DC559D" w:rsidRDefault="002021F1" w:rsidP="002021F1">
            <w:pPr>
              <w:spacing w:after="120"/>
              <w:rPr>
                <w:sz w:val="18"/>
                <w:szCs w:val="18"/>
              </w:rPr>
            </w:pPr>
            <w:r w:rsidRPr="00DC559D">
              <w:rPr>
                <w:sz w:val="18"/>
                <w:szCs w:val="18"/>
              </w:rPr>
              <w:t>Adjustment free text field</w:t>
            </w:r>
          </w:p>
        </w:tc>
        <w:tc>
          <w:tcPr>
            <w:tcW w:w="407" w:type="pct"/>
          </w:tcPr>
          <w:p w14:paraId="092F6E34" w14:textId="77777777" w:rsidR="002021F1" w:rsidRPr="00DC559D" w:rsidRDefault="002021F1" w:rsidP="002021F1">
            <w:pPr>
              <w:spacing w:after="120"/>
              <w:rPr>
                <w:sz w:val="18"/>
                <w:szCs w:val="18"/>
              </w:rPr>
            </w:pPr>
            <w:r w:rsidRPr="00DC559D">
              <w:rPr>
                <w:sz w:val="18"/>
                <w:szCs w:val="18"/>
              </w:rPr>
              <w:t>4</w:t>
            </w:r>
          </w:p>
        </w:tc>
        <w:tc>
          <w:tcPr>
            <w:tcW w:w="610" w:type="pct"/>
          </w:tcPr>
          <w:p w14:paraId="7BA36647" w14:textId="77777777" w:rsidR="002021F1" w:rsidRPr="00DC559D" w:rsidRDefault="002021F1" w:rsidP="002021F1">
            <w:pPr>
              <w:spacing w:after="120"/>
              <w:rPr>
                <w:sz w:val="18"/>
                <w:szCs w:val="18"/>
              </w:rPr>
            </w:pPr>
            <w:r w:rsidRPr="00DC559D">
              <w:rPr>
                <w:sz w:val="18"/>
                <w:szCs w:val="18"/>
              </w:rPr>
              <w:t>255</w:t>
            </w:r>
          </w:p>
        </w:tc>
        <w:tc>
          <w:tcPr>
            <w:tcW w:w="711" w:type="pct"/>
          </w:tcPr>
          <w:p w14:paraId="4697A422" w14:textId="77777777" w:rsidR="002021F1" w:rsidRPr="00DC559D" w:rsidRDefault="002021F1" w:rsidP="002021F1">
            <w:pPr>
              <w:spacing w:after="120"/>
              <w:rPr>
                <w:sz w:val="18"/>
                <w:szCs w:val="18"/>
              </w:rPr>
            </w:pPr>
            <w:r w:rsidRPr="00DC559D">
              <w:rPr>
                <w:sz w:val="18"/>
                <w:szCs w:val="18"/>
              </w:rPr>
              <w:t>Text</w:t>
            </w:r>
          </w:p>
        </w:tc>
        <w:tc>
          <w:tcPr>
            <w:tcW w:w="1423" w:type="pct"/>
          </w:tcPr>
          <w:p w14:paraId="42808D62" w14:textId="77777777" w:rsidR="002021F1" w:rsidRPr="00DC559D" w:rsidRDefault="002021F1" w:rsidP="002021F1">
            <w:pPr>
              <w:spacing w:after="120"/>
              <w:rPr>
                <w:sz w:val="18"/>
                <w:szCs w:val="18"/>
              </w:rPr>
            </w:pPr>
            <w:r w:rsidRPr="00DC559D">
              <w:rPr>
                <w:sz w:val="18"/>
                <w:szCs w:val="18"/>
              </w:rPr>
              <w:t>Adjustment</w:t>
            </w:r>
            <w:r w:rsidRPr="003506A1">
              <w:rPr>
                <w:sz w:val="18"/>
                <w:szCs w:val="18"/>
              </w:rPr>
              <w:t xml:space="preserve"> text.</w:t>
            </w:r>
          </w:p>
        </w:tc>
        <w:tc>
          <w:tcPr>
            <w:tcW w:w="874" w:type="pct"/>
          </w:tcPr>
          <w:p w14:paraId="58BCCB0E" w14:textId="77777777" w:rsidR="002021F1" w:rsidRPr="003506A1" w:rsidRDefault="002021F1" w:rsidP="002021F1">
            <w:pPr>
              <w:spacing w:after="120"/>
              <w:rPr>
                <w:sz w:val="18"/>
                <w:szCs w:val="18"/>
              </w:rPr>
            </w:pPr>
          </w:p>
        </w:tc>
      </w:tr>
      <w:tr w:rsidR="002021F1" w:rsidRPr="005B4766" w14:paraId="3AD4B73F" w14:textId="77777777" w:rsidTr="002021F1">
        <w:tc>
          <w:tcPr>
            <w:tcW w:w="976" w:type="pct"/>
          </w:tcPr>
          <w:p w14:paraId="2E873606" w14:textId="77777777" w:rsidR="002021F1" w:rsidRPr="00DC559D" w:rsidRDefault="002021F1" w:rsidP="002021F1">
            <w:pPr>
              <w:spacing w:after="120"/>
              <w:rPr>
                <w:sz w:val="18"/>
                <w:szCs w:val="18"/>
              </w:rPr>
            </w:pPr>
            <w:r w:rsidRPr="00DC559D">
              <w:rPr>
                <w:sz w:val="18"/>
                <w:szCs w:val="18"/>
              </w:rPr>
              <w:t>*Charge Desc/Type</w:t>
            </w:r>
          </w:p>
        </w:tc>
        <w:tc>
          <w:tcPr>
            <w:tcW w:w="407" w:type="pct"/>
          </w:tcPr>
          <w:p w14:paraId="14305721" w14:textId="77777777" w:rsidR="002021F1" w:rsidRPr="00DC559D" w:rsidRDefault="002021F1" w:rsidP="002021F1">
            <w:pPr>
              <w:spacing w:after="120"/>
              <w:rPr>
                <w:sz w:val="18"/>
                <w:szCs w:val="18"/>
              </w:rPr>
            </w:pPr>
            <w:r w:rsidRPr="00DC559D">
              <w:rPr>
                <w:sz w:val="18"/>
                <w:szCs w:val="18"/>
              </w:rPr>
              <w:t>5</w:t>
            </w:r>
          </w:p>
        </w:tc>
        <w:tc>
          <w:tcPr>
            <w:tcW w:w="610" w:type="pct"/>
          </w:tcPr>
          <w:p w14:paraId="1D8B4363" w14:textId="77777777" w:rsidR="002021F1" w:rsidRPr="00DC559D" w:rsidRDefault="002021F1" w:rsidP="002021F1">
            <w:pPr>
              <w:spacing w:after="120"/>
              <w:rPr>
                <w:sz w:val="18"/>
                <w:szCs w:val="18"/>
              </w:rPr>
            </w:pPr>
            <w:r w:rsidRPr="00DC559D">
              <w:rPr>
                <w:sz w:val="18"/>
                <w:szCs w:val="18"/>
              </w:rPr>
              <w:t>20</w:t>
            </w:r>
          </w:p>
        </w:tc>
        <w:tc>
          <w:tcPr>
            <w:tcW w:w="711" w:type="pct"/>
          </w:tcPr>
          <w:p w14:paraId="02A501DD" w14:textId="77777777" w:rsidR="002021F1" w:rsidRPr="00DC559D" w:rsidRDefault="002021F1" w:rsidP="002021F1">
            <w:pPr>
              <w:spacing w:after="120"/>
              <w:rPr>
                <w:sz w:val="18"/>
                <w:szCs w:val="18"/>
              </w:rPr>
            </w:pPr>
            <w:r w:rsidRPr="00DC559D">
              <w:rPr>
                <w:sz w:val="18"/>
                <w:szCs w:val="18"/>
              </w:rPr>
              <w:t>Text</w:t>
            </w:r>
          </w:p>
        </w:tc>
        <w:tc>
          <w:tcPr>
            <w:tcW w:w="1423" w:type="pct"/>
          </w:tcPr>
          <w:p w14:paraId="0F45270C" w14:textId="77777777" w:rsidR="002021F1" w:rsidRPr="003506A1" w:rsidRDefault="002021F1" w:rsidP="002021F1">
            <w:pPr>
              <w:spacing w:after="120"/>
              <w:rPr>
                <w:sz w:val="18"/>
                <w:szCs w:val="18"/>
              </w:rPr>
            </w:pPr>
            <w:r w:rsidRPr="00DC559D">
              <w:rPr>
                <w:sz w:val="18"/>
                <w:szCs w:val="18"/>
              </w:rPr>
              <w:t>N/A</w:t>
            </w:r>
          </w:p>
        </w:tc>
        <w:tc>
          <w:tcPr>
            <w:tcW w:w="874" w:type="pct"/>
          </w:tcPr>
          <w:p w14:paraId="6AF7ADD5" w14:textId="77777777" w:rsidR="002021F1" w:rsidRPr="00DC559D" w:rsidRDefault="002021F1" w:rsidP="002021F1">
            <w:pPr>
              <w:spacing w:after="120"/>
              <w:rPr>
                <w:sz w:val="18"/>
                <w:szCs w:val="18"/>
              </w:rPr>
            </w:pPr>
          </w:p>
        </w:tc>
      </w:tr>
      <w:tr w:rsidR="002021F1" w:rsidRPr="005B4766" w14:paraId="062DC8E8" w14:textId="77777777" w:rsidTr="002021F1">
        <w:tc>
          <w:tcPr>
            <w:tcW w:w="976" w:type="pct"/>
          </w:tcPr>
          <w:p w14:paraId="0D86B0E6" w14:textId="77777777" w:rsidR="002021F1" w:rsidRPr="00DC559D" w:rsidRDefault="002021F1" w:rsidP="002021F1">
            <w:pPr>
              <w:spacing w:after="120"/>
              <w:rPr>
                <w:sz w:val="18"/>
                <w:szCs w:val="18"/>
              </w:rPr>
            </w:pPr>
            <w:r w:rsidRPr="00DC559D">
              <w:rPr>
                <w:sz w:val="18"/>
                <w:szCs w:val="18"/>
              </w:rPr>
              <w:t>*Charge Reason</w:t>
            </w:r>
          </w:p>
        </w:tc>
        <w:tc>
          <w:tcPr>
            <w:tcW w:w="407" w:type="pct"/>
          </w:tcPr>
          <w:p w14:paraId="033D2633" w14:textId="77777777" w:rsidR="002021F1" w:rsidRPr="00DC559D" w:rsidRDefault="002021F1" w:rsidP="002021F1">
            <w:pPr>
              <w:spacing w:after="120"/>
              <w:rPr>
                <w:sz w:val="18"/>
                <w:szCs w:val="18"/>
              </w:rPr>
            </w:pPr>
            <w:r w:rsidRPr="00DC559D">
              <w:rPr>
                <w:sz w:val="18"/>
                <w:szCs w:val="18"/>
              </w:rPr>
              <w:t>6</w:t>
            </w:r>
          </w:p>
        </w:tc>
        <w:tc>
          <w:tcPr>
            <w:tcW w:w="610" w:type="pct"/>
          </w:tcPr>
          <w:p w14:paraId="5BEF204F" w14:textId="77777777" w:rsidR="002021F1" w:rsidRPr="00DC559D" w:rsidRDefault="002021F1" w:rsidP="002021F1">
            <w:pPr>
              <w:spacing w:after="120"/>
              <w:rPr>
                <w:sz w:val="18"/>
                <w:szCs w:val="18"/>
              </w:rPr>
            </w:pPr>
            <w:r w:rsidRPr="00DC559D">
              <w:rPr>
                <w:sz w:val="18"/>
                <w:szCs w:val="18"/>
              </w:rPr>
              <w:t>40</w:t>
            </w:r>
          </w:p>
        </w:tc>
        <w:tc>
          <w:tcPr>
            <w:tcW w:w="711" w:type="pct"/>
          </w:tcPr>
          <w:p w14:paraId="7FB74FDD" w14:textId="77777777" w:rsidR="002021F1" w:rsidRPr="00DC559D" w:rsidRDefault="002021F1" w:rsidP="002021F1">
            <w:pPr>
              <w:spacing w:after="120"/>
              <w:rPr>
                <w:sz w:val="18"/>
                <w:szCs w:val="18"/>
              </w:rPr>
            </w:pPr>
            <w:r w:rsidRPr="00DC559D">
              <w:rPr>
                <w:sz w:val="18"/>
                <w:szCs w:val="18"/>
              </w:rPr>
              <w:t>Text</w:t>
            </w:r>
          </w:p>
        </w:tc>
        <w:tc>
          <w:tcPr>
            <w:tcW w:w="1423" w:type="pct"/>
          </w:tcPr>
          <w:p w14:paraId="367FC7F9" w14:textId="77777777" w:rsidR="002021F1" w:rsidRPr="003506A1" w:rsidRDefault="002021F1" w:rsidP="002021F1">
            <w:pPr>
              <w:spacing w:after="120"/>
              <w:rPr>
                <w:sz w:val="18"/>
                <w:szCs w:val="18"/>
              </w:rPr>
            </w:pPr>
            <w:r w:rsidRPr="00DC559D">
              <w:rPr>
                <w:sz w:val="18"/>
                <w:szCs w:val="18"/>
              </w:rPr>
              <w:t>N/A.</w:t>
            </w:r>
          </w:p>
        </w:tc>
        <w:tc>
          <w:tcPr>
            <w:tcW w:w="874" w:type="pct"/>
          </w:tcPr>
          <w:p w14:paraId="5F276A81" w14:textId="77777777" w:rsidR="002021F1" w:rsidRPr="00DC559D" w:rsidRDefault="002021F1" w:rsidP="002021F1">
            <w:pPr>
              <w:spacing w:after="120"/>
              <w:rPr>
                <w:sz w:val="18"/>
                <w:szCs w:val="18"/>
              </w:rPr>
            </w:pPr>
          </w:p>
        </w:tc>
      </w:tr>
      <w:tr w:rsidR="002021F1" w:rsidRPr="005B4766" w14:paraId="57FE6655" w14:textId="77777777" w:rsidTr="002021F1">
        <w:tc>
          <w:tcPr>
            <w:tcW w:w="976" w:type="pct"/>
          </w:tcPr>
          <w:p w14:paraId="2581314B" w14:textId="77777777" w:rsidR="002021F1" w:rsidRPr="005B4766" w:rsidRDefault="002021F1" w:rsidP="002021F1">
            <w:pPr>
              <w:spacing w:after="120"/>
              <w:rPr>
                <w:sz w:val="18"/>
                <w:szCs w:val="18"/>
              </w:rPr>
            </w:pPr>
            <w:r>
              <w:rPr>
                <w:sz w:val="18"/>
                <w:szCs w:val="18"/>
              </w:rPr>
              <w:t>Adjustment Date</w:t>
            </w:r>
          </w:p>
        </w:tc>
        <w:tc>
          <w:tcPr>
            <w:tcW w:w="407" w:type="pct"/>
          </w:tcPr>
          <w:p w14:paraId="684CC8E2" w14:textId="77777777" w:rsidR="002021F1" w:rsidRPr="005B4766" w:rsidRDefault="002021F1" w:rsidP="002021F1">
            <w:pPr>
              <w:spacing w:after="120"/>
              <w:rPr>
                <w:sz w:val="18"/>
                <w:szCs w:val="18"/>
              </w:rPr>
            </w:pPr>
            <w:r w:rsidRPr="005B4766">
              <w:rPr>
                <w:sz w:val="18"/>
                <w:szCs w:val="18"/>
              </w:rPr>
              <w:t>7</w:t>
            </w:r>
          </w:p>
        </w:tc>
        <w:tc>
          <w:tcPr>
            <w:tcW w:w="610" w:type="pct"/>
          </w:tcPr>
          <w:p w14:paraId="64C3809B" w14:textId="77777777" w:rsidR="002021F1" w:rsidRPr="005B4766" w:rsidRDefault="002021F1" w:rsidP="002021F1">
            <w:pPr>
              <w:spacing w:after="120"/>
              <w:rPr>
                <w:sz w:val="18"/>
                <w:szCs w:val="18"/>
              </w:rPr>
            </w:pPr>
          </w:p>
        </w:tc>
        <w:tc>
          <w:tcPr>
            <w:tcW w:w="711" w:type="pct"/>
          </w:tcPr>
          <w:p w14:paraId="3B29B9D6" w14:textId="77777777" w:rsidR="002021F1" w:rsidRPr="005B4766" w:rsidRDefault="002021F1" w:rsidP="002021F1">
            <w:pPr>
              <w:spacing w:after="120"/>
              <w:rPr>
                <w:sz w:val="18"/>
                <w:szCs w:val="18"/>
              </w:rPr>
            </w:pPr>
            <w:r w:rsidRPr="00335990">
              <w:rPr>
                <w:sz w:val="18"/>
                <w:szCs w:val="18"/>
              </w:rPr>
              <w:t>YYYYMMDD</w:t>
            </w:r>
          </w:p>
        </w:tc>
        <w:tc>
          <w:tcPr>
            <w:tcW w:w="1423" w:type="pct"/>
          </w:tcPr>
          <w:p w14:paraId="4ACB266D" w14:textId="77777777" w:rsidR="002021F1" w:rsidRPr="005B4766" w:rsidRDefault="002021F1" w:rsidP="002021F1">
            <w:pPr>
              <w:spacing w:after="120"/>
              <w:rPr>
                <w:sz w:val="18"/>
                <w:szCs w:val="18"/>
              </w:rPr>
            </w:pPr>
            <w:r>
              <w:rPr>
                <w:sz w:val="18"/>
                <w:szCs w:val="18"/>
              </w:rPr>
              <w:t>e.g. 20090101</w:t>
            </w:r>
          </w:p>
        </w:tc>
        <w:tc>
          <w:tcPr>
            <w:tcW w:w="874" w:type="pct"/>
          </w:tcPr>
          <w:p w14:paraId="6E8DFBB6" w14:textId="77777777" w:rsidR="002021F1" w:rsidRDefault="002021F1" w:rsidP="002021F1">
            <w:pPr>
              <w:spacing w:after="120"/>
              <w:rPr>
                <w:sz w:val="18"/>
                <w:szCs w:val="18"/>
              </w:rPr>
            </w:pPr>
          </w:p>
        </w:tc>
      </w:tr>
      <w:tr w:rsidR="002021F1" w:rsidRPr="005B4766" w14:paraId="39D9C2AB" w14:textId="77777777" w:rsidTr="002021F1">
        <w:tc>
          <w:tcPr>
            <w:tcW w:w="976" w:type="pct"/>
          </w:tcPr>
          <w:p w14:paraId="55A8B666" w14:textId="77777777" w:rsidR="002021F1" w:rsidRPr="00DC559D" w:rsidRDefault="002021F1" w:rsidP="002021F1">
            <w:pPr>
              <w:spacing w:after="120"/>
              <w:rPr>
                <w:sz w:val="18"/>
                <w:szCs w:val="18"/>
              </w:rPr>
            </w:pPr>
            <w:r w:rsidRPr="00DC559D">
              <w:rPr>
                <w:sz w:val="18"/>
                <w:szCs w:val="18"/>
              </w:rPr>
              <w:t>*End Date</w:t>
            </w:r>
          </w:p>
        </w:tc>
        <w:tc>
          <w:tcPr>
            <w:tcW w:w="407" w:type="pct"/>
          </w:tcPr>
          <w:p w14:paraId="446A59FF" w14:textId="77777777" w:rsidR="002021F1" w:rsidRPr="00DC559D" w:rsidRDefault="002021F1" w:rsidP="002021F1">
            <w:pPr>
              <w:spacing w:after="120"/>
              <w:rPr>
                <w:sz w:val="18"/>
                <w:szCs w:val="18"/>
              </w:rPr>
            </w:pPr>
            <w:r w:rsidRPr="00DC559D">
              <w:rPr>
                <w:sz w:val="18"/>
                <w:szCs w:val="18"/>
              </w:rPr>
              <w:t>8</w:t>
            </w:r>
          </w:p>
        </w:tc>
        <w:tc>
          <w:tcPr>
            <w:tcW w:w="610" w:type="pct"/>
          </w:tcPr>
          <w:p w14:paraId="3F0B578A" w14:textId="77777777" w:rsidR="002021F1" w:rsidRPr="00DC559D" w:rsidRDefault="002021F1" w:rsidP="002021F1">
            <w:pPr>
              <w:spacing w:after="120"/>
              <w:rPr>
                <w:sz w:val="18"/>
                <w:szCs w:val="18"/>
              </w:rPr>
            </w:pPr>
          </w:p>
        </w:tc>
        <w:tc>
          <w:tcPr>
            <w:tcW w:w="711" w:type="pct"/>
          </w:tcPr>
          <w:p w14:paraId="312A230C" w14:textId="77777777" w:rsidR="002021F1" w:rsidRPr="00DC559D" w:rsidRDefault="002021F1" w:rsidP="002021F1">
            <w:pPr>
              <w:spacing w:after="120"/>
              <w:rPr>
                <w:sz w:val="18"/>
                <w:szCs w:val="18"/>
              </w:rPr>
            </w:pPr>
            <w:r w:rsidRPr="00DC559D">
              <w:rPr>
                <w:sz w:val="18"/>
                <w:szCs w:val="18"/>
              </w:rPr>
              <w:t>YYYYMMDD</w:t>
            </w:r>
          </w:p>
        </w:tc>
        <w:tc>
          <w:tcPr>
            <w:tcW w:w="1423" w:type="pct"/>
          </w:tcPr>
          <w:p w14:paraId="388F5C00" w14:textId="77777777" w:rsidR="002021F1" w:rsidRPr="003506A1" w:rsidRDefault="002021F1" w:rsidP="002021F1">
            <w:pPr>
              <w:spacing w:after="120"/>
              <w:rPr>
                <w:sz w:val="18"/>
                <w:szCs w:val="18"/>
              </w:rPr>
            </w:pPr>
            <w:r w:rsidRPr="00DC559D">
              <w:rPr>
                <w:sz w:val="18"/>
                <w:szCs w:val="18"/>
              </w:rPr>
              <w:t>N/A</w:t>
            </w:r>
          </w:p>
        </w:tc>
        <w:tc>
          <w:tcPr>
            <w:tcW w:w="874" w:type="pct"/>
          </w:tcPr>
          <w:p w14:paraId="6EC94144" w14:textId="77777777" w:rsidR="002021F1" w:rsidRPr="00DC559D" w:rsidRDefault="002021F1" w:rsidP="002021F1">
            <w:pPr>
              <w:spacing w:after="120"/>
              <w:rPr>
                <w:sz w:val="18"/>
                <w:szCs w:val="18"/>
              </w:rPr>
            </w:pPr>
          </w:p>
        </w:tc>
      </w:tr>
      <w:tr w:rsidR="002021F1" w:rsidRPr="005B4766" w14:paraId="6B3E1720" w14:textId="77777777" w:rsidTr="002021F1">
        <w:tc>
          <w:tcPr>
            <w:tcW w:w="976" w:type="pct"/>
          </w:tcPr>
          <w:p w14:paraId="720DE26D" w14:textId="77777777" w:rsidR="002021F1" w:rsidRPr="00DC559D" w:rsidRDefault="002021F1" w:rsidP="002021F1">
            <w:pPr>
              <w:spacing w:after="120"/>
              <w:rPr>
                <w:sz w:val="18"/>
                <w:szCs w:val="18"/>
              </w:rPr>
            </w:pPr>
            <w:r w:rsidRPr="00DC559D">
              <w:rPr>
                <w:sz w:val="18"/>
                <w:szCs w:val="18"/>
              </w:rPr>
              <w:t>*Address Line 1</w:t>
            </w:r>
          </w:p>
        </w:tc>
        <w:tc>
          <w:tcPr>
            <w:tcW w:w="407" w:type="pct"/>
          </w:tcPr>
          <w:p w14:paraId="19B4544E" w14:textId="77777777" w:rsidR="002021F1" w:rsidRPr="00DC559D" w:rsidRDefault="002021F1" w:rsidP="002021F1">
            <w:pPr>
              <w:spacing w:after="120"/>
              <w:rPr>
                <w:sz w:val="18"/>
                <w:szCs w:val="18"/>
              </w:rPr>
            </w:pPr>
            <w:r w:rsidRPr="00DC559D">
              <w:rPr>
                <w:sz w:val="18"/>
                <w:szCs w:val="18"/>
              </w:rPr>
              <w:t>9</w:t>
            </w:r>
          </w:p>
        </w:tc>
        <w:tc>
          <w:tcPr>
            <w:tcW w:w="610" w:type="pct"/>
          </w:tcPr>
          <w:p w14:paraId="3612EC9C" w14:textId="77777777" w:rsidR="002021F1" w:rsidRPr="00DC559D" w:rsidRDefault="002021F1" w:rsidP="002021F1">
            <w:pPr>
              <w:spacing w:after="120"/>
              <w:rPr>
                <w:sz w:val="18"/>
                <w:szCs w:val="18"/>
              </w:rPr>
            </w:pPr>
            <w:r w:rsidRPr="00DC559D">
              <w:rPr>
                <w:sz w:val="18"/>
                <w:szCs w:val="18"/>
              </w:rPr>
              <w:t>80</w:t>
            </w:r>
          </w:p>
        </w:tc>
        <w:tc>
          <w:tcPr>
            <w:tcW w:w="711" w:type="pct"/>
          </w:tcPr>
          <w:p w14:paraId="0F0BDFF6" w14:textId="77777777" w:rsidR="002021F1" w:rsidRPr="00DC559D" w:rsidRDefault="002021F1" w:rsidP="002021F1">
            <w:pPr>
              <w:spacing w:after="120"/>
              <w:rPr>
                <w:sz w:val="18"/>
                <w:szCs w:val="18"/>
              </w:rPr>
            </w:pPr>
            <w:r w:rsidRPr="00DC559D">
              <w:rPr>
                <w:sz w:val="18"/>
                <w:szCs w:val="18"/>
              </w:rPr>
              <w:t>Text</w:t>
            </w:r>
          </w:p>
        </w:tc>
        <w:tc>
          <w:tcPr>
            <w:tcW w:w="1423" w:type="pct"/>
          </w:tcPr>
          <w:p w14:paraId="559B9830" w14:textId="77777777" w:rsidR="002021F1" w:rsidRPr="003506A1" w:rsidRDefault="002021F1" w:rsidP="002021F1">
            <w:pPr>
              <w:spacing w:after="120"/>
              <w:rPr>
                <w:sz w:val="18"/>
                <w:szCs w:val="18"/>
              </w:rPr>
            </w:pPr>
            <w:r w:rsidRPr="00DC559D">
              <w:rPr>
                <w:sz w:val="18"/>
                <w:szCs w:val="18"/>
              </w:rPr>
              <w:t>N/A</w:t>
            </w:r>
          </w:p>
        </w:tc>
        <w:tc>
          <w:tcPr>
            <w:tcW w:w="874" w:type="pct"/>
          </w:tcPr>
          <w:p w14:paraId="4D2A4FA4" w14:textId="77777777" w:rsidR="002021F1" w:rsidRPr="00DC559D" w:rsidRDefault="002021F1" w:rsidP="002021F1">
            <w:pPr>
              <w:spacing w:after="120"/>
              <w:rPr>
                <w:sz w:val="18"/>
                <w:szCs w:val="18"/>
              </w:rPr>
            </w:pPr>
          </w:p>
        </w:tc>
      </w:tr>
      <w:tr w:rsidR="002021F1" w:rsidRPr="005B4766" w14:paraId="5FBE9E9B" w14:textId="77777777" w:rsidTr="002021F1">
        <w:tc>
          <w:tcPr>
            <w:tcW w:w="976" w:type="pct"/>
          </w:tcPr>
          <w:p w14:paraId="480A0A94" w14:textId="77777777" w:rsidR="002021F1" w:rsidRPr="00DC559D" w:rsidRDefault="002021F1" w:rsidP="002021F1">
            <w:pPr>
              <w:spacing w:after="120"/>
              <w:rPr>
                <w:sz w:val="18"/>
                <w:szCs w:val="18"/>
              </w:rPr>
            </w:pPr>
            <w:r w:rsidRPr="00DC559D">
              <w:rPr>
                <w:sz w:val="18"/>
                <w:szCs w:val="18"/>
              </w:rPr>
              <w:t>*Post Code</w:t>
            </w:r>
          </w:p>
        </w:tc>
        <w:tc>
          <w:tcPr>
            <w:tcW w:w="407" w:type="pct"/>
          </w:tcPr>
          <w:p w14:paraId="4444B598" w14:textId="77777777" w:rsidR="002021F1" w:rsidRPr="00DC559D" w:rsidRDefault="002021F1" w:rsidP="002021F1">
            <w:pPr>
              <w:spacing w:after="120"/>
              <w:rPr>
                <w:sz w:val="18"/>
                <w:szCs w:val="18"/>
              </w:rPr>
            </w:pPr>
            <w:r w:rsidRPr="00DC559D">
              <w:rPr>
                <w:sz w:val="18"/>
                <w:szCs w:val="18"/>
              </w:rPr>
              <w:t>10</w:t>
            </w:r>
          </w:p>
        </w:tc>
        <w:tc>
          <w:tcPr>
            <w:tcW w:w="610" w:type="pct"/>
          </w:tcPr>
          <w:p w14:paraId="1AF75C4A" w14:textId="77777777" w:rsidR="002021F1" w:rsidRPr="00DC559D" w:rsidRDefault="002021F1" w:rsidP="002021F1">
            <w:pPr>
              <w:spacing w:after="120"/>
              <w:rPr>
                <w:sz w:val="18"/>
                <w:szCs w:val="18"/>
              </w:rPr>
            </w:pPr>
            <w:r w:rsidRPr="00DC559D">
              <w:rPr>
                <w:sz w:val="18"/>
                <w:szCs w:val="18"/>
              </w:rPr>
              <w:t>16</w:t>
            </w:r>
          </w:p>
        </w:tc>
        <w:tc>
          <w:tcPr>
            <w:tcW w:w="711" w:type="pct"/>
          </w:tcPr>
          <w:p w14:paraId="1E9C5515" w14:textId="77777777" w:rsidR="002021F1" w:rsidRPr="00DC559D" w:rsidRDefault="002021F1" w:rsidP="002021F1">
            <w:pPr>
              <w:spacing w:after="120"/>
              <w:rPr>
                <w:sz w:val="18"/>
                <w:szCs w:val="18"/>
              </w:rPr>
            </w:pPr>
            <w:r w:rsidRPr="00DC559D">
              <w:rPr>
                <w:sz w:val="18"/>
                <w:szCs w:val="18"/>
              </w:rPr>
              <w:t>Text</w:t>
            </w:r>
          </w:p>
        </w:tc>
        <w:tc>
          <w:tcPr>
            <w:tcW w:w="1423" w:type="pct"/>
          </w:tcPr>
          <w:p w14:paraId="6E78C411" w14:textId="77777777" w:rsidR="002021F1" w:rsidRPr="003506A1" w:rsidRDefault="002021F1" w:rsidP="002021F1">
            <w:pPr>
              <w:spacing w:after="120"/>
              <w:rPr>
                <w:sz w:val="18"/>
                <w:szCs w:val="18"/>
              </w:rPr>
            </w:pPr>
            <w:r w:rsidRPr="00DC559D">
              <w:rPr>
                <w:sz w:val="18"/>
                <w:szCs w:val="18"/>
              </w:rPr>
              <w:t>N/A</w:t>
            </w:r>
          </w:p>
        </w:tc>
        <w:tc>
          <w:tcPr>
            <w:tcW w:w="874" w:type="pct"/>
          </w:tcPr>
          <w:p w14:paraId="2A06BE48" w14:textId="77777777" w:rsidR="002021F1" w:rsidRPr="00DC559D" w:rsidRDefault="002021F1" w:rsidP="002021F1">
            <w:pPr>
              <w:spacing w:after="120"/>
              <w:rPr>
                <w:sz w:val="18"/>
                <w:szCs w:val="18"/>
              </w:rPr>
            </w:pPr>
          </w:p>
        </w:tc>
      </w:tr>
      <w:tr w:rsidR="002021F1" w:rsidRPr="005B4766" w14:paraId="503B2403" w14:textId="77777777" w:rsidTr="002021F1">
        <w:tc>
          <w:tcPr>
            <w:tcW w:w="976" w:type="pct"/>
          </w:tcPr>
          <w:p w14:paraId="2ED780F8" w14:textId="77777777" w:rsidR="002021F1" w:rsidRPr="00DC559D" w:rsidRDefault="002021F1" w:rsidP="002021F1">
            <w:pPr>
              <w:spacing w:after="120"/>
              <w:rPr>
                <w:sz w:val="18"/>
                <w:szCs w:val="18"/>
              </w:rPr>
            </w:pPr>
            <w:r w:rsidRPr="00DC559D">
              <w:rPr>
                <w:sz w:val="18"/>
                <w:szCs w:val="18"/>
              </w:rPr>
              <w:t>*CSS/</w:t>
            </w:r>
            <w:r w:rsidR="00A26F4E">
              <w:rPr>
                <w:sz w:val="18"/>
                <w:szCs w:val="18"/>
              </w:rPr>
              <w:t>Siebel</w:t>
            </w:r>
            <w:r w:rsidRPr="00DC559D">
              <w:rPr>
                <w:sz w:val="18"/>
                <w:szCs w:val="18"/>
              </w:rPr>
              <w:t xml:space="preserve"> Job No</w:t>
            </w:r>
          </w:p>
        </w:tc>
        <w:tc>
          <w:tcPr>
            <w:tcW w:w="407" w:type="pct"/>
          </w:tcPr>
          <w:p w14:paraId="1C7B69B6" w14:textId="77777777" w:rsidR="002021F1" w:rsidRPr="00DC559D" w:rsidRDefault="002021F1" w:rsidP="002021F1">
            <w:pPr>
              <w:spacing w:after="120"/>
              <w:rPr>
                <w:sz w:val="18"/>
                <w:szCs w:val="18"/>
              </w:rPr>
            </w:pPr>
            <w:r w:rsidRPr="00DC559D">
              <w:rPr>
                <w:sz w:val="18"/>
                <w:szCs w:val="18"/>
              </w:rPr>
              <w:t>11</w:t>
            </w:r>
          </w:p>
        </w:tc>
        <w:tc>
          <w:tcPr>
            <w:tcW w:w="610" w:type="pct"/>
          </w:tcPr>
          <w:p w14:paraId="459326C3" w14:textId="77777777" w:rsidR="002021F1" w:rsidRPr="00DC559D" w:rsidRDefault="002021F1" w:rsidP="002021F1">
            <w:pPr>
              <w:spacing w:after="120"/>
              <w:rPr>
                <w:sz w:val="18"/>
                <w:szCs w:val="18"/>
              </w:rPr>
            </w:pPr>
            <w:r w:rsidRPr="00DC559D">
              <w:rPr>
                <w:sz w:val="18"/>
                <w:szCs w:val="18"/>
              </w:rPr>
              <w:t>20</w:t>
            </w:r>
          </w:p>
        </w:tc>
        <w:tc>
          <w:tcPr>
            <w:tcW w:w="711" w:type="pct"/>
          </w:tcPr>
          <w:p w14:paraId="3942D0CB" w14:textId="77777777" w:rsidR="002021F1" w:rsidRPr="00DC559D" w:rsidRDefault="002021F1" w:rsidP="002021F1">
            <w:pPr>
              <w:spacing w:after="120"/>
              <w:rPr>
                <w:sz w:val="18"/>
                <w:szCs w:val="18"/>
              </w:rPr>
            </w:pPr>
            <w:r w:rsidRPr="00DC559D">
              <w:rPr>
                <w:sz w:val="18"/>
                <w:szCs w:val="18"/>
              </w:rPr>
              <w:t>Text</w:t>
            </w:r>
          </w:p>
        </w:tc>
        <w:tc>
          <w:tcPr>
            <w:tcW w:w="1423" w:type="pct"/>
          </w:tcPr>
          <w:p w14:paraId="5350E04D" w14:textId="77777777" w:rsidR="002021F1" w:rsidRPr="003506A1" w:rsidRDefault="002021F1" w:rsidP="002021F1">
            <w:pPr>
              <w:spacing w:after="120"/>
              <w:rPr>
                <w:sz w:val="18"/>
                <w:szCs w:val="18"/>
              </w:rPr>
            </w:pPr>
            <w:r w:rsidRPr="00DC559D">
              <w:rPr>
                <w:sz w:val="18"/>
                <w:szCs w:val="18"/>
              </w:rPr>
              <w:t>N/A</w:t>
            </w:r>
          </w:p>
        </w:tc>
        <w:tc>
          <w:tcPr>
            <w:tcW w:w="874" w:type="pct"/>
          </w:tcPr>
          <w:p w14:paraId="60B9BAAB" w14:textId="77777777" w:rsidR="002021F1" w:rsidRPr="00DC559D" w:rsidRDefault="002021F1" w:rsidP="002021F1">
            <w:pPr>
              <w:spacing w:after="120"/>
              <w:rPr>
                <w:sz w:val="18"/>
                <w:szCs w:val="18"/>
              </w:rPr>
            </w:pPr>
          </w:p>
        </w:tc>
      </w:tr>
      <w:tr w:rsidR="002021F1" w:rsidRPr="005B4766" w14:paraId="2A6D371B" w14:textId="77777777" w:rsidTr="002021F1">
        <w:tc>
          <w:tcPr>
            <w:tcW w:w="976" w:type="pct"/>
          </w:tcPr>
          <w:p w14:paraId="07E16487" w14:textId="77777777" w:rsidR="002021F1" w:rsidRPr="00DC559D" w:rsidRDefault="002021F1" w:rsidP="002021F1">
            <w:pPr>
              <w:spacing w:after="120"/>
              <w:rPr>
                <w:sz w:val="18"/>
                <w:szCs w:val="18"/>
              </w:rPr>
            </w:pPr>
            <w:r w:rsidRPr="00DC559D">
              <w:rPr>
                <w:sz w:val="18"/>
                <w:szCs w:val="18"/>
              </w:rPr>
              <w:t>*Cust/SP Order No/Fault No.1</w:t>
            </w:r>
          </w:p>
        </w:tc>
        <w:tc>
          <w:tcPr>
            <w:tcW w:w="407" w:type="pct"/>
          </w:tcPr>
          <w:p w14:paraId="6CDA55EC" w14:textId="77777777" w:rsidR="002021F1" w:rsidRPr="00DC559D" w:rsidRDefault="002021F1" w:rsidP="002021F1">
            <w:pPr>
              <w:spacing w:after="120"/>
              <w:rPr>
                <w:sz w:val="18"/>
                <w:szCs w:val="18"/>
              </w:rPr>
            </w:pPr>
            <w:r w:rsidRPr="00DC559D">
              <w:rPr>
                <w:sz w:val="18"/>
                <w:szCs w:val="18"/>
              </w:rPr>
              <w:t>12</w:t>
            </w:r>
          </w:p>
        </w:tc>
        <w:tc>
          <w:tcPr>
            <w:tcW w:w="610" w:type="pct"/>
          </w:tcPr>
          <w:p w14:paraId="0F1F387F" w14:textId="77777777" w:rsidR="002021F1" w:rsidRPr="00DC559D" w:rsidRDefault="002021F1" w:rsidP="002021F1">
            <w:pPr>
              <w:spacing w:after="120"/>
              <w:rPr>
                <w:sz w:val="18"/>
                <w:szCs w:val="18"/>
              </w:rPr>
            </w:pPr>
            <w:r w:rsidRPr="00DC559D">
              <w:rPr>
                <w:sz w:val="18"/>
                <w:szCs w:val="18"/>
              </w:rPr>
              <w:t>20</w:t>
            </w:r>
          </w:p>
        </w:tc>
        <w:tc>
          <w:tcPr>
            <w:tcW w:w="711" w:type="pct"/>
          </w:tcPr>
          <w:p w14:paraId="3BC71A0F" w14:textId="77777777" w:rsidR="002021F1" w:rsidRPr="00DC559D" w:rsidRDefault="002021F1" w:rsidP="002021F1">
            <w:pPr>
              <w:spacing w:after="120"/>
              <w:rPr>
                <w:sz w:val="18"/>
                <w:szCs w:val="18"/>
              </w:rPr>
            </w:pPr>
            <w:r w:rsidRPr="00DC559D">
              <w:rPr>
                <w:sz w:val="18"/>
                <w:szCs w:val="18"/>
              </w:rPr>
              <w:t>Text</w:t>
            </w:r>
          </w:p>
        </w:tc>
        <w:tc>
          <w:tcPr>
            <w:tcW w:w="1423" w:type="pct"/>
          </w:tcPr>
          <w:p w14:paraId="603F7495" w14:textId="77777777" w:rsidR="002021F1" w:rsidRPr="003506A1" w:rsidRDefault="002021F1" w:rsidP="002021F1">
            <w:pPr>
              <w:spacing w:after="120"/>
              <w:rPr>
                <w:sz w:val="18"/>
                <w:szCs w:val="18"/>
              </w:rPr>
            </w:pPr>
            <w:r w:rsidRPr="00DC559D">
              <w:rPr>
                <w:sz w:val="18"/>
                <w:szCs w:val="18"/>
              </w:rPr>
              <w:t>N/A</w:t>
            </w:r>
          </w:p>
        </w:tc>
        <w:tc>
          <w:tcPr>
            <w:tcW w:w="874" w:type="pct"/>
          </w:tcPr>
          <w:p w14:paraId="7D686EBD" w14:textId="77777777" w:rsidR="002021F1" w:rsidRPr="00DC559D" w:rsidRDefault="002021F1" w:rsidP="002021F1">
            <w:pPr>
              <w:spacing w:after="120"/>
              <w:rPr>
                <w:sz w:val="18"/>
                <w:szCs w:val="18"/>
              </w:rPr>
            </w:pPr>
          </w:p>
        </w:tc>
      </w:tr>
      <w:tr w:rsidR="002021F1" w:rsidRPr="005B4766" w14:paraId="5DD61445" w14:textId="77777777" w:rsidTr="002021F1">
        <w:tc>
          <w:tcPr>
            <w:tcW w:w="976" w:type="pct"/>
          </w:tcPr>
          <w:p w14:paraId="3AE7D6C2" w14:textId="77777777" w:rsidR="002021F1" w:rsidRPr="00DC559D" w:rsidRDefault="002021F1" w:rsidP="002021F1">
            <w:pPr>
              <w:spacing w:after="120"/>
              <w:rPr>
                <w:sz w:val="18"/>
                <w:szCs w:val="18"/>
              </w:rPr>
            </w:pPr>
            <w:r w:rsidRPr="00DC559D">
              <w:rPr>
                <w:sz w:val="18"/>
                <w:szCs w:val="18"/>
              </w:rPr>
              <w:t>*Cust/SP Order No/Fault No.2</w:t>
            </w:r>
          </w:p>
        </w:tc>
        <w:tc>
          <w:tcPr>
            <w:tcW w:w="407" w:type="pct"/>
          </w:tcPr>
          <w:p w14:paraId="6B26A30C" w14:textId="77777777" w:rsidR="002021F1" w:rsidRPr="00DC559D" w:rsidRDefault="002021F1" w:rsidP="002021F1">
            <w:pPr>
              <w:spacing w:after="120"/>
              <w:rPr>
                <w:sz w:val="18"/>
                <w:szCs w:val="18"/>
              </w:rPr>
            </w:pPr>
            <w:r w:rsidRPr="00DC559D">
              <w:rPr>
                <w:sz w:val="18"/>
                <w:szCs w:val="18"/>
              </w:rPr>
              <w:t>13</w:t>
            </w:r>
          </w:p>
        </w:tc>
        <w:tc>
          <w:tcPr>
            <w:tcW w:w="610" w:type="pct"/>
          </w:tcPr>
          <w:p w14:paraId="4449E3A4" w14:textId="77777777" w:rsidR="002021F1" w:rsidRPr="00DC559D" w:rsidRDefault="002021F1" w:rsidP="002021F1">
            <w:pPr>
              <w:spacing w:after="120"/>
              <w:rPr>
                <w:sz w:val="18"/>
                <w:szCs w:val="18"/>
              </w:rPr>
            </w:pPr>
            <w:r w:rsidRPr="00DC559D">
              <w:rPr>
                <w:sz w:val="18"/>
                <w:szCs w:val="18"/>
              </w:rPr>
              <w:t>20</w:t>
            </w:r>
          </w:p>
        </w:tc>
        <w:tc>
          <w:tcPr>
            <w:tcW w:w="711" w:type="pct"/>
          </w:tcPr>
          <w:p w14:paraId="61AEF426" w14:textId="77777777" w:rsidR="002021F1" w:rsidRPr="00DC559D" w:rsidRDefault="002021F1" w:rsidP="002021F1">
            <w:pPr>
              <w:spacing w:after="120"/>
              <w:rPr>
                <w:sz w:val="18"/>
                <w:szCs w:val="18"/>
              </w:rPr>
            </w:pPr>
            <w:r w:rsidRPr="00DC559D">
              <w:rPr>
                <w:sz w:val="18"/>
                <w:szCs w:val="18"/>
              </w:rPr>
              <w:t>Text</w:t>
            </w:r>
          </w:p>
        </w:tc>
        <w:tc>
          <w:tcPr>
            <w:tcW w:w="1423" w:type="pct"/>
          </w:tcPr>
          <w:p w14:paraId="0FD95363" w14:textId="77777777" w:rsidR="002021F1" w:rsidRPr="003506A1" w:rsidRDefault="002021F1" w:rsidP="002021F1">
            <w:pPr>
              <w:spacing w:after="120"/>
              <w:rPr>
                <w:sz w:val="18"/>
                <w:szCs w:val="18"/>
              </w:rPr>
            </w:pPr>
            <w:r w:rsidRPr="00DC559D">
              <w:rPr>
                <w:sz w:val="18"/>
                <w:szCs w:val="18"/>
              </w:rPr>
              <w:t>N/A</w:t>
            </w:r>
          </w:p>
        </w:tc>
        <w:tc>
          <w:tcPr>
            <w:tcW w:w="874" w:type="pct"/>
          </w:tcPr>
          <w:p w14:paraId="1F60C0ED" w14:textId="77777777" w:rsidR="002021F1" w:rsidRPr="00DC559D" w:rsidRDefault="002021F1" w:rsidP="002021F1">
            <w:pPr>
              <w:spacing w:after="120"/>
              <w:rPr>
                <w:sz w:val="18"/>
                <w:szCs w:val="18"/>
              </w:rPr>
            </w:pPr>
          </w:p>
        </w:tc>
      </w:tr>
      <w:tr w:rsidR="002021F1" w:rsidRPr="005B4766" w14:paraId="34D78F04" w14:textId="77777777" w:rsidTr="002021F1">
        <w:tc>
          <w:tcPr>
            <w:tcW w:w="976" w:type="pct"/>
          </w:tcPr>
          <w:p w14:paraId="78D4828A" w14:textId="77777777" w:rsidR="002021F1" w:rsidRPr="00DC559D" w:rsidRDefault="002021F1" w:rsidP="002021F1">
            <w:pPr>
              <w:spacing w:after="120"/>
              <w:rPr>
                <w:sz w:val="18"/>
                <w:szCs w:val="18"/>
              </w:rPr>
            </w:pPr>
            <w:r w:rsidRPr="00DC559D">
              <w:rPr>
                <w:sz w:val="18"/>
                <w:szCs w:val="18"/>
              </w:rPr>
              <w:t>*Quantity/HDFP air count</w:t>
            </w:r>
          </w:p>
        </w:tc>
        <w:tc>
          <w:tcPr>
            <w:tcW w:w="407" w:type="pct"/>
          </w:tcPr>
          <w:p w14:paraId="0BA0E26B" w14:textId="77777777" w:rsidR="002021F1" w:rsidRPr="00DC559D" w:rsidRDefault="002021F1" w:rsidP="002021F1">
            <w:pPr>
              <w:spacing w:after="120"/>
              <w:rPr>
                <w:sz w:val="18"/>
                <w:szCs w:val="18"/>
              </w:rPr>
            </w:pPr>
            <w:r w:rsidRPr="00DC559D">
              <w:rPr>
                <w:sz w:val="18"/>
                <w:szCs w:val="18"/>
              </w:rPr>
              <w:t>14</w:t>
            </w:r>
          </w:p>
        </w:tc>
        <w:tc>
          <w:tcPr>
            <w:tcW w:w="610" w:type="pct"/>
          </w:tcPr>
          <w:p w14:paraId="361AE722" w14:textId="77777777" w:rsidR="002021F1" w:rsidRPr="00DC559D" w:rsidRDefault="002021F1" w:rsidP="002021F1">
            <w:pPr>
              <w:spacing w:after="120"/>
              <w:rPr>
                <w:sz w:val="18"/>
                <w:szCs w:val="18"/>
              </w:rPr>
            </w:pPr>
            <w:r w:rsidRPr="00DC559D">
              <w:rPr>
                <w:sz w:val="18"/>
                <w:szCs w:val="18"/>
              </w:rPr>
              <w:t>9</w:t>
            </w:r>
          </w:p>
        </w:tc>
        <w:tc>
          <w:tcPr>
            <w:tcW w:w="711" w:type="pct"/>
          </w:tcPr>
          <w:p w14:paraId="4121C909" w14:textId="77777777" w:rsidR="002021F1" w:rsidRPr="00DC559D" w:rsidRDefault="002021F1" w:rsidP="002021F1">
            <w:pPr>
              <w:spacing w:after="120"/>
              <w:rPr>
                <w:sz w:val="18"/>
                <w:szCs w:val="18"/>
              </w:rPr>
            </w:pPr>
            <w:r w:rsidRPr="00DC559D">
              <w:rPr>
                <w:sz w:val="18"/>
                <w:szCs w:val="18"/>
              </w:rPr>
              <w:t>Num</w:t>
            </w:r>
          </w:p>
        </w:tc>
        <w:tc>
          <w:tcPr>
            <w:tcW w:w="1423" w:type="pct"/>
          </w:tcPr>
          <w:p w14:paraId="482A3543" w14:textId="77777777" w:rsidR="002021F1" w:rsidRPr="003506A1" w:rsidRDefault="002021F1" w:rsidP="002021F1">
            <w:pPr>
              <w:spacing w:after="120"/>
              <w:rPr>
                <w:sz w:val="18"/>
                <w:szCs w:val="18"/>
              </w:rPr>
            </w:pPr>
            <w:r w:rsidRPr="00DC559D">
              <w:rPr>
                <w:sz w:val="18"/>
                <w:szCs w:val="18"/>
              </w:rPr>
              <w:t>N/A</w:t>
            </w:r>
          </w:p>
        </w:tc>
        <w:tc>
          <w:tcPr>
            <w:tcW w:w="874" w:type="pct"/>
          </w:tcPr>
          <w:p w14:paraId="164A20C3" w14:textId="77777777" w:rsidR="002021F1" w:rsidRPr="00DC559D" w:rsidRDefault="002021F1" w:rsidP="002021F1">
            <w:pPr>
              <w:spacing w:after="120"/>
              <w:rPr>
                <w:sz w:val="18"/>
                <w:szCs w:val="18"/>
              </w:rPr>
            </w:pPr>
          </w:p>
        </w:tc>
      </w:tr>
      <w:tr w:rsidR="002021F1" w:rsidRPr="005B4766" w14:paraId="63A00048" w14:textId="77777777" w:rsidTr="002021F1">
        <w:tc>
          <w:tcPr>
            <w:tcW w:w="976" w:type="pct"/>
          </w:tcPr>
          <w:p w14:paraId="4C964C71" w14:textId="77777777" w:rsidR="002021F1" w:rsidRPr="00DC559D" w:rsidRDefault="002021F1" w:rsidP="002021F1">
            <w:pPr>
              <w:spacing w:after="120"/>
              <w:rPr>
                <w:sz w:val="18"/>
                <w:szCs w:val="18"/>
              </w:rPr>
            </w:pPr>
            <w:r w:rsidRPr="00DC559D">
              <w:rPr>
                <w:sz w:val="18"/>
                <w:szCs w:val="18"/>
              </w:rPr>
              <w:t>*Units</w:t>
            </w:r>
          </w:p>
        </w:tc>
        <w:tc>
          <w:tcPr>
            <w:tcW w:w="407" w:type="pct"/>
          </w:tcPr>
          <w:p w14:paraId="3CFF6989" w14:textId="77777777" w:rsidR="002021F1" w:rsidRPr="00DC559D" w:rsidRDefault="002021F1" w:rsidP="002021F1">
            <w:pPr>
              <w:spacing w:after="120"/>
              <w:rPr>
                <w:sz w:val="18"/>
                <w:szCs w:val="18"/>
              </w:rPr>
            </w:pPr>
            <w:r w:rsidRPr="00DC559D">
              <w:rPr>
                <w:sz w:val="18"/>
                <w:szCs w:val="18"/>
              </w:rPr>
              <w:t>15</w:t>
            </w:r>
          </w:p>
        </w:tc>
        <w:tc>
          <w:tcPr>
            <w:tcW w:w="610" w:type="pct"/>
          </w:tcPr>
          <w:p w14:paraId="2D80887C" w14:textId="77777777" w:rsidR="002021F1" w:rsidRPr="00DC559D" w:rsidRDefault="002021F1" w:rsidP="002021F1">
            <w:pPr>
              <w:spacing w:after="120"/>
              <w:rPr>
                <w:sz w:val="18"/>
                <w:szCs w:val="18"/>
              </w:rPr>
            </w:pPr>
            <w:r w:rsidRPr="00DC559D">
              <w:rPr>
                <w:sz w:val="18"/>
                <w:szCs w:val="18"/>
              </w:rPr>
              <w:t>40</w:t>
            </w:r>
          </w:p>
        </w:tc>
        <w:tc>
          <w:tcPr>
            <w:tcW w:w="711" w:type="pct"/>
          </w:tcPr>
          <w:p w14:paraId="3700BD1D" w14:textId="77777777" w:rsidR="002021F1" w:rsidRPr="00DC559D" w:rsidRDefault="002021F1" w:rsidP="002021F1">
            <w:pPr>
              <w:spacing w:after="120"/>
              <w:rPr>
                <w:sz w:val="18"/>
                <w:szCs w:val="18"/>
              </w:rPr>
            </w:pPr>
            <w:r w:rsidRPr="00DC559D">
              <w:rPr>
                <w:sz w:val="18"/>
                <w:szCs w:val="18"/>
              </w:rPr>
              <w:t>Text</w:t>
            </w:r>
          </w:p>
        </w:tc>
        <w:tc>
          <w:tcPr>
            <w:tcW w:w="1423" w:type="pct"/>
          </w:tcPr>
          <w:p w14:paraId="3263C0A0" w14:textId="77777777" w:rsidR="002021F1" w:rsidRPr="003506A1" w:rsidRDefault="002021F1" w:rsidP="002021F1">
            <w:pPr>
              <w:spacing w:after="120"/>
              <w:rPr>
                <w:sz w:val="18"/>
                <w:szCs w:val="18"/>
              </w:rPr>
            </w:pPr>
            <w:r w:rsidRPr="00DC559D">
              <w:rPr>
                <w:sz w:val="18"/>
                <w:szCs w:val="18"/>
              </w:rPr>
              <w:t>N/A</w:t>
            </w:r>
          </w:p>
        </w:tc>
        <w:tc>
          <w:tcPr>
            <w:tcW w:w="874" w:type="pct"/>
          </w:tcPr>
          <w:p w14:paraId="37E191B8" w14:textId="77777777" w:rsidR="002021F1" w:rsidRPr="00DC559D" w:rsidRDefault="002021F1" w:rsidP="002021F1">
            <w:pPr>
              <w:spacing w:after="120"/>
              <w:rPr>
                <w:sz w:val="18"/>
                <w:szCs w:val="18"/>
              </w:rPr>
            </w:pPr>
          </w:p>
        </w:tc>
      </w:tr>
      <w:tr w:rsidR="002021F1" w:rsidRPr="005B4766" w14:paraId="66BD4CD4" w14:textId="77777777" w:rsidTr="002021F1">
        <w:tc>
          <w:tcPr>
            <w:tcW w:w="976" w:type="pct"/>
          </w:tcPr>
          <w:p w14:paraId="0C37AC17" w14:textId="77777777" w:rsidR="002021F1" w:rsidRPr="00DC559D" w:rsidRDefault="002021F1" w:rsidP="002021F1">
            <w:pPr>
              <w:spacing w:after="120"/>
              <w:rPr>
                <w:sz w:val="18"/>
                <w:szCs w:val="18"/>
              </w:rPr>
            </w:pPr>
            <w:r w:rsidRPr="00DC559D">
              <w:rPr>
                <w:sz w:val="18"/>
                <w:szCs w:val="18"/>
              </w:rPr>
              <w:t>*Unit rate</w:t>
            </w:r>
          </w:p>
        </w:tc>
        <w:tc>
          <w:tcPr>
            <w:tcW w:w="407" w:type="pct"/>
          </w:tcPr>
          <w:p w14:paraId="4ED1B157" w14:textId="77777777" w:rsidR="002021F1" w:rsidRPr="00DC559D" w:rsidRDefault="002021F1" w:rsidP="002021F1">
            <w:pPr>
              <w:spacing w:after="120"/>
              <w:rPr>
                <w:sz w:val="18"/>
                <w:szCs w:val="18"/>
              </w:rPr>
            </w:pPr>
            <w:r w:rsidRPr="00DC559D">
              <w:rPr>
                <w:sz w:val="18"/>
                <w:szCs w:val="18"/>
              </w:rPr>
              <w:t>16</w:t>
            </w:r>
          </w:p>
        </w:tc>
        <w:tc>
          <w:tcPr>
            <w:tcW w:w="610" w:type="pct"/>
          </w:tcPr>
          <w:p w14:paraId="5D8D3F47" w14:textId="77777777" w:rsidR="002021F1" w:rsidRPr="00DC559D" w:rsidRDefault="002021F1" w:rsidP="002021F1">
            <w:pPr>
              <w:spacing w:after="120"/>
              <w:rPr>
                <w:sz w:val="18"/>
                <w:szCs w:val="18"/>
              </w:rPr>
            </w:pPr>
            <w:r w:rsidRPr="00DC559D">
              <w:rPr>
                <w:sz w:val="18"/>
                <w:szCs w:val="18"/>
              </w:rPr>
              <w:t>18</w:t>
            </w:r>
          </w:p>
        </w:tc>
        <w:tc>
          <w:tcPr>
            <w:tcW w:w="711" w:type="pct"/>
          </w:tcPr>
          <w:p w14:paraId="0EC17D7C" w14:textId="77777777" w:rsidR="002021F1" w:rsidRPr="00DC559D" w:rsidRDefault="002021F1" w:rsidP="002021F1">
            <w:pPr>
              <w:spacing w:after="120"/>
              <w:rPr>
                <w:sz w:val="18"/>
                <w:szCs w:val="18"/>
              </w:rPr>
            </w:pPr>
            <w:r w:rsidRPr="00DC559D">
              <w:rPr>
                <w:sz w:val="18"/>
                <w:szCs w:val="18"/>
              </w:rPr>
              <w:t>Num</w:t>
            </w:r>
          </w:p>
        </w:tc>
        <w:tc>
          <w:tcPr>
            <w:tcW w:w="1423" w:type="pct"/>
          </w:tcPr>
          <w:p w14:paraId="2FF7A6BC" w14:textId="77777777" w:rsidR="002021F1" w:rsidRPr="003506A1" w:rsidRDefault="002021F1" w:rsidP="002021F1">
            <w:pPr>
              <w:spacing w:after="120"/>
              <w:rPr>
                <w:sz w:val="18"/>
                <w:szCs w:val="18"/>
              </w:rPr>
            </w:pPr>
            <w:r w:rsidRPr="00DC559D">
              <w:rPr>
                <w:sz w:val="18"/>
                <w:szCs w:val="18"/>
              </w:rPr>
              <w:t>N/A</w:t>
            </w:r>
          </w:p>
        </w:tc>
        <w:tc>
          <w:tcPr>
            <w:tcW w:w="874" w:type="pct"/>
          </w:tcPr>
          <w:p w14:paraId="4AC445F9" w14:textId="77777777" w:rsidR="002021F1" w:rsidRPr="00DC559D" w:rsidRDefault="002021F1" w:rsidP="002021F1">
            <w:pPr>
              <w:spacing w:after="120"/>
              <w:rPr>
                <w:sz w:val="18"/>
                <w:szCs w:val="18"/>
              </w:rPr>
            </w:pPr>
          </w:p>
        </w:tc>
      </w:tr>
      <w:tr w:rsidR="002021F1" w:rsidRPr="005B4766" w14:paraId="1B168EA6" w14:textId="77777777" w:rsidTr="002021F1">
        <w:tc>
          <w:tcPr>
            <w:tcW w:w="976" w:type="pct"/>
          </w:tcPr>
          <w:p w14:paraId="07394606" w14:textId="77777777" w:rsidR="002021F1" w:rsidRPr="005B4766" w:rsidRDefault="002021F1" w:rsidP="002021F1">
            <w:pPr>
              <w:spacing w:after="120"/>
              <w:rPr>
                <w:sz w:val="18"/>
                <w:szCs w:val="18"/>
              </w:rPr>
            </w:pPr>
            <w:r>
              <w:rPr>
                <w:sz w:val="18"/>
                <w:szCs w:val="18"/>
              </w:rPr>
              <w:t>Net Value</w:t>
            </w:r>
          </w:p>
        </w:tc>
        <w:tc>
          <w:tcPr>
            <w:tcW w:w="407" w:type="pct"/>
          </w:tcPr>
          <w:p w14:paraId="3B4001F6" w14:textId="77777777" w:rsidR="002021F1" w:rsidRPr="005B4766" w:rsidRDefault="002021F1" w:rsidP="002021F1">
            <w:pPr>
              <w:spacing w:after="120"/>
              <w:rPr>
                <w:sz w:val="18"/>
                <w:szCs w:val="18"/>
              </w:rPr>
            </w:pPr>
            <w:r w:rsidRPr="005B4766">
              <w:rPr>
                <w:sz w:val="18"/>
                <w:szCs w:val="18"/>
              </w:rPr>
              <w:t>17</w:t>
            </w:r>
          </w:p>
        </w:tc>
        <w:tc>
          <w:tcPr>
            <w:tcW w:w="610" w:type="pct"/>
          </w:tcPr>
          <w:p w14:paraId="21981389" w14:textId="77777777" w:rsidR="002021F1" w:rsidRPr="005B4766" w:rsidRDefault="002021F1" w:rsidP="002021F1">
            <w:pPr>
              <w:spacing w:after="120"/>
              <w:rPr>
                <w:sz w:val="18"/>
                <w:szCs w:val="18"/>
              </w:rPr>
            </w:pPr>
            <w:r>
              <w:rPr>
                <w:sz w:val="18"/>
                <w:szCs w:val="18"/>
              </w:rPr>
              <w:t>18</w:t>
            </w:r>
          </w:p>
        </w:tc>
        <w:tc>
          <w:tcPr>
            <w:tcW w:w="711" w:type="pct"/>
          </w:tcPr>
          <w:p w14:paraId="62322817" w14:textId="77777777" w:rsidR="002021F1" w:rsidRPr="005B4766" w:rsidRDefault="002021F1" w:rsidP="002021F1">
            <w:pPr>
              <w:spacing w:after="120"/>
              <w:rPr>
                <w:sz w:val="18"/>
                <w:szCs w:val="18"/>
              </w:rPr>
            </w:pPr>
            <w:r w:rsidRPr="005B4766">
              <w:rPr>
                <w:sz w:val="18"/>
                <w:szCs w:val="18"/>
              </w:rPr>
              <w:t>Num</w:t>
            </w:r>
          </w:p>
        </w:tc>
        <w:tc>
          <w:tcPr>
            <w:tcW w:w="1423" w:type="pct"/>
          </w:tcPr>
          <w:p w14:paraId="3938D279" w14:textId="77777777" w:rsidR="002021F1" w:rsidRPr="005B4766" w:rsidRDefault="002021F1" w:rsidP="002021F1">
            <w:pPr>
              <w:spacing w:after="120"/>
              <w:rPr>
                <w:sz w:val="18"/>
                <w:szCs w:val="18"/>
              </w:rPr>
            </w:pPr>
            <w:r w:rsidRPr="005B4766">
              <w:rPr>
                <w:sz w:val="18"/>
                <w:szCs w:val="18"/>
              </w:rPr>
              <w:t>e.g. 141 = £1.41</w:t>
            </w:r>
          </w:p>
        </w:tc>
        <w:tc>
          <w:tcPr>
            <w:tcW w:w="874" w:type="pct"/>
          </w:tcPr>
          <w:p w14:paraId="53EF36CF" w14:textId="77777777" w:rsidR="002021F1" w:rsidRPr="005B4766" w:rsidRDefault="002021F1" w:rsidP="002021F1">
            <w:pPr>
              <w:spacing w:after="120"/>
              <w:rPr>
                <w:sz w:val="18"/>
                <w:szCs w:val="18"/>
              </w:rPr>
            </w:pPr>
          </w:p>
        </w:tc>
      </w:tr>
      <w:tr w:rsidR="002021F1" w:rsidRPr="00484C58" w14:paraId="6D513AD9" w14:textId="77777777" w:rsidTr="002021F1">
        <w:tc>
          <w:tcPr>
            <w:tcW w:w="976" w:type="pct"/>
          </w:tcPr>
          <w:p w14:paraId="4B6B3BEA" w14:textId="77777777" w:rsidR="002021F1" w:rsidRPr="005B4766" w:rsidRDefault="002021F1" w:rsidP="002021F1">
            <w:pPr>
              <w:spacing w:after="120"/>
              <w:rPr>
                <w:sz w:val="18"/>
                <w:szCs w:val="18"/>
              </w:rPr>
            </w:pPr>
            <w:r>
              <w:rPr>
                <w:sz w:val="18"/>
                <w:szCs w:val="18"/>
              </w:rPr>
              <w:t>VAT Status</w:t>
            </w:r>
          </w:p>
        </w:tc>
        <w:tc>
          <w:tcPr>
            <w:tcW w:w="407" w:type="pct"/>
          </w:tcPr>
          <w:p w14:paraId="6BE65007" w14:textId="77777777" w:rsidR="002021F1" w:rsidRPr="005B4766" w:rsidRDefault="002021F1" w:rsidP="002021F1">
            <w:pPr>
              <w:spacing w:after="120"/>
              <w:rPr>
                <w:sz w:val="18"/>
                <w:szCs w:val="18"/>
              </w:rPr>
            </w:pPr>
            <w:r w:rsidRPr="005B4766">
              <w:rPr>
                <w:sz w:val="18"/>
                <w:szCs w:val="18"/>
              </w:rPr>
              <w:t>18</w:t>
            </w:r>
          </w:p>
        </w:tc>
        <w:tc>
          <w:tcPr>
            <w:tcW w:w="610" w:type="pct"/>
          </w:tcPr>
          <w:p w14:paraId="7D991C71" w14:textId="77777777" w:rsidR="002021F1" w:rsidRPr="005B4766" w:rsidRDefault="002021F1" w:rsidP="002021F1">
            <w:pPr>
              <w:spacing w:after="120"/>
              <w:rPr>
                <w:sz w:val="18"/>
                <w:szCs w:val="18"/>
              </w:rPr>
            </w:pPr>
            <w:r>
              <w:rPr>
                <w:sz w:val="18"/>
                <w:szCs w:val="18"/>
              </w:rPr>
              <w:t>2</w:t>
            </w:r>
          </w:p>
        </w:tc>
        <w:tc>
          <w:tcPr>
            <w:tcW w:w="711" w:type="pct"/>
          </w:tcPr>
          <w:p w14:paraId="75E51DA6" w14:textId="77777777" w:rsidR="002021F1" w:rsidRPr="005B4766" w:rsidRDefault="002021F1" w:rsidP="002021F1">
            <w:pPr>
              <w:spacing w:after="120"/>
              <w:rPr>
                <w:sz w:val="18"/>
                <w:szCs w:val="18"/>
              </w:rPr>
            </w:pPr>
            <w:r>
              <w:rPr>
                <w:sz w:val="18"/>
                <w:szCs w:val="18"/>
              </w:rPr>
              <w:t>Num</w:t>
            </w:r>
          </w:p>
        </w:tc>
        <w:tc>
          <w:tcPr>
            <w:tcW w:w="1423" w:type="pct"/>
          </w:tcPr>
          <w:p w14:paraId="71AF5A38" w14:textId="77777777" w:rsidR="002021F1" w:rsidRPr="00484C58" w:rsidRDefault="002021F1" w:rsidP="002021F1">
            <w:pPr>
              <w:spacing w:after="120"/>
              <w:rPr>
                <w:sz w:val="18"/>
                <w:szCs w:val="18"/>
                <w:lang w:val="sv-SE"/>
              </w:rPr>
            </w:pPr>
            <w:r w:rsidRPr="00484C58">
              <w:rPr>
                <w:sz w:val="18"/>
                <w:szCs w:val="18"/>
                <w:lang w:val="sv-SE"/>
              </w:rPr>
              <w:t>e.g.</w:t>
            </w:r>
          </w:p>
          <w:p w14:paraId="6F250C5A" w14:textId="77777777" w:rsidR="002021F1" w:rsidRPr="00484C58" w:rsidRDefault="002021F1" w:rsidP="002021F1">
            <w:pPr>
              <w:spacing w:after="120"/>
              <w:rPr>
                <w:sz w:val="18"/>
                <w:szCs w:val="18"/>
                <w:lang w:val="sv-SE"/>
              </w:rPr>
            </w:pPr>
            <w:r w:rsidRPr="00484C58">
              <w:rPr>
                <w:sz w:val="18"/>
                <w:szCs w:val="18"/>
                <w:lang w:val="sv-SE"/>
              </w:rPr>
              <w:t>1 = standard</w:t>
            </w:r>
          </w:p>
          <w:p w14:paraId="7B57DC31" w14:textId="77777777" w:rsidR="002021F1" w:rsidRPr="00484C58" w:rsidRDefault="002021F1" w:rsidP="002021F1">
            <w:pPr>
              <w:spacing w:after="120"/>
              <w:rPr>
                <w:sz w:val="18"/>
                <w:szCs w:val="18"/>
                <w:lang w:val="sv-SE"/>
              </w:rPr>
            </w:pPr>
            <w:r w:rsidRPr="00484C58">
              <w:rPr>
                <w:sz w:val="18"/>
                <w:szCs w:val="18"/>
                <w:lang w:val="sv-SE"/>
              </w:rPr>
              <w:t>2 = VAT exempt</w:t>
            </w:r>
          </w:p>
          <w:p w14:paraId="74A73B9C" w14:textId="77777777" w:rsidR="002021F1" w:rsidRPr="00484C58" w:rsidRDefault="002021F1" w:rsidP="002021F1">
            <w:pPr>
              <w:spacing w:after="120"/>
              <w:rPr>
                <w:sz w:val="18"/>
                <w:szCs w:val="18"/>
                <w:lang w:val="sv-SE"/>
              </w:rPr>
            </w:pPr>
            <w:r w:rsidRPr="00484C58">
              <w:rPr>
                <w:sz w:val="18"/>
                <w:szCs w:val="18"/>
                <w:lang w:val="sv-SE"/>
              </w:rPr>
              <w:t>3 = DRC</w:t>
            </w:r>
          </w:p>
        </w:tc>
        <w:tc>
          <w:tcPr>
            <w:tcW w:w="874" w:type="pct"/>
          </w:tcPr>
          <w:p w14:paraId="4EA6BA98" w14:textId="77777777" w:rsidR="002021F1" w:rsidRPr="00484C58" w:rsidRDefault="002021F1" w:rsidP="002021F1">
            <w:pPr>
              <w:spacing w:after="120"/>
              <w:rPr>
                <w:sz w:val="18"/>
                <w:szCs w:val="18"/>
                <w:lang w:val="sv-SE"/>
              </w:rPr>
            </w:pPr>
          </w:p>
        </w:tc>
      </w:tr>
      <w:tr w:rsidR="002021F1" w:rsidRPr="005B4766" w14:paraId="5E05C473" w14:textId="77777777" w:rsidTr="002021F1">
        <w:tc>
          <w:tcPr>
            <w:tcW w:w="976" w:type="pct"/>
          </w:tcPr>
          <w:p w14:paraId="604B8AAB" w14:textId="77777777" w:rsidR="002021F1" w:rsidRPr="00DC559D" w:rsidRDefault="002021F1" w:rsidP="002021F1">
            <w:pPr>
              <w:spacing w:after="120"/>
              <w:rPr>
                <w:sz w:val="18"/>
                <w:szCs w:val="18"/>
              </w:rPr>
            </w:pPr>
            <w:r w:rsidRPr="00DC559D">
              <w:rPr>
                <w:sz w:val="18"/>
                <w:szCs w:val="18"/>
              </w:rPr>
              <w:t>*CSS Account Number</w:t>
            </w:r>
          </w:p>
        </w:tc>
        <w:tc>
          <w:tcPr>
            <w:tcW w:w="407" w:type="pct"/>
          </w:tcPr>
          <w:p w14:paraId="4D13BB6E" w14:textId="77777777" w:rsidR="002021F1" w:rsidRPr="00DC559D" w:rsidRDefault="002021F1" w:rsidP="002021F1">
            <w:pPr>
              <w:spacing w:after="120"/>
              <w:rPr>
                <w:sz w:val="18"/>
                <w:szCs w:val="18"/>
              </w:rPr>
            </w:pPr>
            <w:r w:rsidRPr="00DC559D">
              <w:rPr>
                <w:sz w:val="18"/>
                <w:szCs w:val="18"/>
              </w:rPr>
              <w:t>19</w:t>
            </w:r>
          </w:p>
        </w:tc>
        <w:tc>
          <w:tcPr>
            <w:tcW w:w="610" w:type="pct"/>
          </w:tcPr>
          <w:p w14:paraId="090A47BA" w14:textId="77777777" w:rsidR="002021F1" w:rsidRPr="00DC559D" w:rsidRDefault="002021F1" w:rsidP="002021F1">
            <w:pPr>
              <w:spacing w:after="120"/>
              <w:rPr>
                <w:sz w:val="18"/>
                <w:szCs w:val="18"/>
              </w:rPr>
            </w:pPr>
            <w:r w:rsidRPr="00DC559D">
              <w:rPr>
                <w:sz w:val="18"/>
                <w:szCs w:val="18"/>
              </w:rPr>
              <w:t>20</w:t>
            </w:r>
          </w:p>
        </w:tc>
        <w:tc>
          <w:tcPr>
            <w:tcW w:w="711" w:type="pct"/>
          </w:tcPr>
          <w:p w14:paraId="6A6E5919" w14:textId="77777777" w:rsidR="002021F1" w:rsidRPr="00DC559D" w:rsidRDefault="002021F1" w:rsidP="002021F1">
            <w:pPr>
              <w:spacing w:after="120"/>
              <w:rPr>
                <w:sz w:val="18"/>
                <w:szCs w:val="18"/>
              </w:rPr>
            </w:pPr>
            <w:r w:rsidRPr="00DC559D">
              <w:rPr>
                <w:sz w:val="18"/>
                <w:szCs w:val="18"/>
              </w:rPr>
              <w:t>Text</w:t>
            </w:r>
          </w:p>
        </w:tc>
        <w:tc>
          <w:tcPr>
            <w:tcW w:w="1423" w:type="pct"/>
          </w:tcPr>
          <w:p w14:paraId="265D0C92" w14:textId="77777777" w:rsidR="002021F1" w:rsidRPr="00DC559D" w:rsidRDefault="002021F1" w:rsidP="002021F1">
            <w:pPr>
              <w:spacing w:after="120"/>
              <w:rPr>
                <w:sz w:val="18"/>
                <w:szCs w:val="18"/>
              </w:rPr>
            </w:pPr>
            <w:r w:rsidRPr="00DC559D">
              <w:rPr>
                <w:sz w:val="18"/>
                <w:szCs w:val="18"/>
              </w:rPr>
              <w:t>N/A</w:t>
            </w:r>
          </w:p>
        </w:tc>
        <w:tc>
          <w:tcPr>
            <w:tcW w:w="874" w:type="pct"/>
          </w:tcPr>
          <w:p w14:paraId="5AB7F383" w14:textId="77777777" w:rsidR="002021F1" w:rsidRPr="00DC559D" w:rsidRDefault="002021F1" w:rsidP="002021F1">
            <w:pPr>
              <w:spacing w:after="120"/>
              <w:rPr>
                <w:sz w:val="18"/>
                <w:szCs w:val="18"/>
              </w:rPr>
            </w:pPr>
          </w:p>
        </w:tc>
      </w:tr>
      <w:tr w:rsidR="002021F1" w:rsidRPr="005B4766" w14:paraId="739D2322" w14:textId="77777777" w:rsidTr="002021F1">
        <w:tc>
          <w:tcPr>
            <w:tcW w:w="976" w:type="pct"/>
          </w:tcPr>
          <w:p w14:paraId="1E4E6425" w14:textId="77777777" w:rsidR="002021F1" w:rsidRPr="00DC559D" w:rsidRDefault="002021F1" w:rsidP="002021F1">
            <w:pPr>
              <w:spacing w:after="120"/>
              <w:rPr>
                <w:sz w:val="18"/>
                <w:szCs w:val="18"/>
              </w:rPr>
            </w:pPr>
            <w:r w:rsidRPr="00DC559D">
              <w:rPr>
                <w:sz w:val="18"/>
                <w:szCs w:val="18"/>
              </w:rPr>
              <w:t>*Prod Type</w:t>
            </w:r>
          </w:p>
        </w:tc>
        <w:tc>
          <w:tcPr>
            <w:tcW w:w="407" w:type="pct"/>
          </w:tcPr>
          <w:p w14:paraId="4064964A" w14:textId="77777777" w:rsidR="002021F1" w:rsidRPr="00DC559D" w:rsidRDefault="002021F1" w:rsidP="002021F1">
            <w:pPr>
              <w:spacing w:after="120"/>
              <w:rPr>
                <w:sz w:val="18"/>
                <w:szCs w:val="18"/>
              </w:rPr>
            </w:pPr>
            <w:r w:rsidRPr="00DC559D">
              <w:rPr>
                <w:sz w:val="18"/>
                <w:szCs w:val="18"/>
              </w:rPr>
              <w:t>20</w:t>
            </w:r>
          </w:p>
        </w:tc>
        <w:tc>
          <w:tcPr>
            <w:tcW w:w="610" w:type="pct"/>
          </w:tcPr>
          <w:p w14:paraId="6DE66D39" w14:textId="77777777" w:rsidR="002021F1" w:rsidRPr="00DC559D" w:rsidRDefault="002021F1" w:rsidP="002021F1">
            <w:pPr>
              <w:spacing w:after="120"/>
              <w:rPr>
                <w:sz w:val="18"/>
                <w:szCs w:val="18"/>
              </w:rPr>
            </w:pPr>
            <w:r w:rsidRPr="00DC559D">
              <w:rPr>
                <w:sz w:val="18"/>
                <w:szCs w:val="18"/>
              </w:rPr>
              <w:t>20</w:t>
            </w:r>
          </w:p>
        </w:tc>
        <w:tc>
          <w:tcPr>
            <w:tcW w:w="711" w:type="pct"/>
          </w:tcPr>
          <w:p w14:paraId="3BF90377" w14:textId="77777777" w:rsidR="002021F1" w:rsidRPr="00DC559D" w:rsidRDefault="002021F1" w:rsidP="002021F1">
            <w:pPr>
              <w:spacing w:after="120"/>
              <w:rPr>
                <w:sz w:val="18"/>
                <w:szCs w:val="18"/>
              </w:rPr>
            </w:pPr>
            <w:r w:rsidRPr="00DC559D">
              <w:rPr>
                <w:sz w:val="18"/>
                <w:szCs w:val="18"/>
              </w:rPr>
              <w:t>Text</w:t>
            </w:r>
          </w:p>
        </w:tc>
        <w:tc>
          <w:tcPr>
            <w:tcW w:w="1423" w:type="pct"/>
          </w:tcPr>
          <w:p w14:paraId="5B06CB77" w14:textId="77777777" w:rsidR="002021F1" w:rsidRPr="00DC559D" w:rsidRDefault="002021F1" w:rsidP="002021F1">
            <w:pPr>
              <w:spacing w:after="120"/>
              <w:rPr>
                <w:sz w:val="18"/>
                <w:szCs w:val="18"/>
              </w:rPr>
            </w:pPr>
            <w:r w:rsidRPr="00DC559D">
              <w:rPr>
                <w:sz w:val="18"/>
                <w:szCs w:val="18"/>
              </w:rPr>
              <w:t>N/A</w:t>
            </w:r>
          </w:p>
        </w:tc>
        <w:tc>
          <w:tcPr>
            <w:tcW w:w="874" w:type="pct"/>
          </w:tcPr>
          <w:p w14:paraId="2EB868E7" w14:textId="77777777" w:rsidR="002021F1" w:rsidRPr="00DC559D" w:rsidRDefault="002021F1" w:rsidP="002021F1">
            <w:pPr>
              <w:spacing w:after="120"/>
              <w:rPr>
                <w:sz w:val="18"/>
                <w:szCs w:val="18"/>
              </w:rPr>
            </w:pPr>
          </w:p>
        </w:tc>
      </w:tr>
      <w:tr w:rsidR="002021F1" w:rsidRPr="005B4766" w14:paraId="13311180" w14:textId="77777777" w:rsidTr="002021F1">
        <w:tc>
          <w:tcPr>
            <w:tcW w:w="976" w:type="pct"/>
          </w:tcPr>
          <w:p w14:paraId="6E59B88C" w14:textId="77777777" w:rsidR="002021F1" w:rsidRPr="00DC559D" w:rsidRDefault="002021F1" w:rsidP="002021F1">
            <w:pPr>
              <w:spacing w:after="120"/>
              <w:rPr>
                <w:sz w:val="18"/>
                <w:szCs w:val="18"/>
              </w:rPr>
            </w:pPr>
            <w:r w:rsidRPr="00DC559D">
              <w:rPr>
                <w:sz w:val="18"/>
                <w:szCs w:val="18"/>
              </w:rPr>
              <w:t>*OR Service ID</w:t>
            </w:r>
          </w:p>
        </w:tc>
        <w:tc>
          <w:tcPr>
            <w:tcW w:w="407" w:type="pct"/>
          </w:tcPr>
          <w:p w14:paraId="0309D3F7" w14:textId="77777777" w:rsidR="002021F1" w:rsidRPr="00DC559D" w:rsidRDefault="002021F1" w:rsidP="002021F1">
            <w:pPr>
              <w:spacing w:after="120"/>
              <w:rPr>
                <w:sz w:val="18"/>
                <w:szCs w:val="18"/>
              </w:rPr>
            </w:pPr>
            <w:r w:rsidRPr="00DC559D">
              <w:rPr>
                <w:sz w:val="18"/>
                <w:szCs w:val="18"/>
              </w:rPr>
              <w:t>21</w:t>
            </w:r>
          </w:p>
        </w:tc>
        <w:tc>
          <w:tcPr>
            <w:tcW w:w="610" w:type="pct"/>
          </w:tcPr>
          <w:p w14:paraId="2B155D02" w14:textId="77777777" w:rsidR="002021F1" w:rsidRPr="00DC559D" w:rsidRDefault="002021F1" w:rsidP="002021F1">
            <w:pPr>
              <w:spacing w:after="120"/>
              <w:rPr>
                <w:sz w:val="18"/>
                <w:szCs w:val="18"/>
              </w:rPr>
            </w:pPr>
            <w:r w:rsidRPr="00DC559D">
              <w:rPr>
                <w:sz w:val="18"/>
                <w:szCs w:val="18"/>
              </w:rPr>
              <w:t>20</w:t>
            </w:r>
          </w:p>
        </w:tc>
        <w:tc>
          <w:tcPr>
            <w:tcW w:w="711" w:type="pct"/>
          </w:tcPr>
          <w:p w14:paraId="6D9DEAFF" w14:textId="77777777" w:rsidR="002021F1" w:rsidRPr="00DC559D" w:rsidRDefault="002021F1" w:rsidP="002021F1">
            <w:pPr>
              <w:spacing w:after="120"/>
              <w:rPr>
                <w:sz w:val="18"/>
                <w:szCs w:val="18"/>
              </w:rPr>
            </w:pPr>
            <w:r w:rsidRPr="00DC559D">
              <w:rPr>
                <w:sz w:val="18"/>
                <w:szCs w:val="18"/>
              </w:rPr>
              <w:t>Text</w:t>
            </w:r>
          </w:p>
        </w:tc>
        <w:tc>
          <w:tcPr>
            <w:tcW w:w="1423" w:type="pct"/>
          </w:tcPr>
          <w:p w14:paraId="5E4D1E3D" w14:textId="77777777" w:rsidR="002021F1" w:rsidRPr="00DC559D" w:rsidRDefault="002021F1" w:rsidP="002021F1">
            <w:pPr>
              <w:spacing w:after="120"/>
              <w:rPr>
                <w:sz w:val="18"/>
                <w:szCs w:val="18"/>
              </w:rPr>
            </w:pPr>
            <w:r w:rsidRPr="00DC559D">
              <w:rPr>
                <w:sz w:val="18"/>
                <w:szCs w:val="18"/>
              </w:rPr>
              <w:t>N/A</w:t>
            </w:r>
          </w:p>
        </w:tc>
        <w:tc>
          <w:tcPr>
            <w:tcW w:w="874" w:type="pct"/>
          </w:tcPr>
          <w:p w14:paraId="4F8DEFB0" w14:textId="77777777" w:rsidR="002021F1" w:rsidRPr="00DC559D" w:rsidRDefault="002021F1" w:rsidP="002021F1">
            <w:pPr>
              <w:spacing w:after="120"/>
              <w:rPr>
                <w:sz w:val="18"/>
                <w:szCs w:val="18"/>
              </w:rPr>
            </w:pPr>
          </w:p>
        </w:tc>
      </w:tr>
      <w:tr w:rsidR="002021F1" w:rsidRPr="005B4766" w14:paraId="4B4330E3" w14:textId="77777777" w:rsidTr="002021F1">
        <w:trPr>
          <w:trHeight w:val="65"/>
        </w:trPr>
        <w:tc>
          <w:tcPr>
            <w:tcW w:w="976" w:type="pct"/>
          </w:tcPr>
          <w:p w14:paraId="5C7917D1" w14:textId="77777777" w:rsidR="002021F1" w:rsidRPr="00DC559D" w:rsidRDefault="002021F1" w:rsidP="002021F1">
            <w:pPr>
              <w:spacing w:after="120"/>
              <w:rPr>
                <w:sz w:val="18"/>
                <w:szCs w:val="18"/>
              </w:rPr>
            </w:pPr>
            <w:r w:rsidRPr="00DC559D">
              <w:rPr>
                <w:sz w:val="18"/>
                <w:szCs w:val="18"/>
              </w:rPr>
              <w:t>*Circuit ID</w:t>
            </w:r>
          </w:p>
        </w:tc>
        <w:tc>
          <w:tcPr>
            <w:tcW w:w="407" w:type="pct"/>
          </w:tcPr>
          <w:p w14:paraId="2C938F3C" w14:textId="77777777" w:rsidR="002021F1" w:rsidRPr="00DC559D" w:rsidRDefault="002021F1" w:rsidP="002021F1">
            <w:pPr>
              <w:spacing w:after="120"/>
              <w:rPr>
                <w:sz w:val="18"/>
                <w:szCs w:val="18"/>
              </w:rPr>
            </w:pPr>
            <w:r w:rsidRPr="00DC559D">
              <w:rPr>
                <w:sz w:val="18"/>
                <w:szCs w:val="18"/>
              </w:rPr>
              <w:t>22</w:t>
            </w:r>
          </w:p>
        </w:tc>
        <w:tc>
          <w:tcPr>
            <w:tcW w:w="610" w:type="pct"/>
          </w:tcPr>
          <w:p w14:paraId="33EAB043" w14:textId="77777777" w:rsidR="002021F1" w:rsidRPr="00DC559D" w:rsidRDefault="002021F1" w:rsidP="002021F1">
            <w:pPr>
              <w:spacing w:after="120"/>
              <w:rPr>
                <w:sz w:val="18"/>
                <w:szCs w:val="18"/>
              </w:rPr>
            </w:pPr>
            <w:r w:rsidRPr="00DC559D">
              <w:rPr>
                <w:sz w:val="18"/>
                <w:szCs w:val="18"/>
              </w:rPr>
              <w:t>20</w:t>
            </w:r>
          </w:p>
        </w:tc>
        <w:tc>
          <w:tcPr>
            <w:tcW w:w="711" w:type="pct"/>
          </w:tcPr>
          <w:p w14:paraId="4D78CE69" w14:textId="77777777" w:rsidR="002021F1" w:rsidRPr="00DC559D" w:rsidRDefault="002021F1" w:rsidP="002021F1">
            <w:pPr>
              <w:spacing w:after="120"/>
              <w:rPr>
                <w:sz w:val="18"/>
                <w:szCs w:val="18"/>
              </w:rPr>
            </w:pPr>
            <w:r w:rsidRPr="00DC559D">
              <w:rPr>
                <w:sz w:val="18"/>
                <w:szCs w:val="18"/>
              </w:rPr>
              <w:t>Text</w:t>
            </w:r>
          </w:p>
        </w:tc>
        <w:tc>
          <w:tcPr>
            <w:tcW w:w="1423" w:type="pct"/>
          </w:tcPr>
          <w:p w14:paraId="2E936458" w14:textId="77777777" w:rsidR="002021F1" w:rsidRPr="00DC559D" w:rsidRDefault="002021F1" w:rsidP="002021F1">
            <w:pPr>
              <w:spacing w:after="120"/>
              <w:rPr>
                <w:sz w:val="18"/>
                <w:szCs w:val="18"/>
              </w:rPr>
            </w:pPr>
            <w:r w:rsidRPr="00DC559D">
              <w:rPr>
                <w:sz w:val="18"/>
                <w:szCs w:val="18"/>
              </w:rPr>
              <w:t>N/A</w:t>
            </w:r>
          </w:p>
        </w:tc>
        <w:tc>
          <w:tcPr>
            <w:tcW w:w="874" w:type="pct"/>
          </w:tcPr>
          <w:p w14:paraId="677D4168" w14:textId="77777777" w:rsidR="002021F1" w:rsidRPr="00DC559D" w:rsidRDefault="002021F1" w:rsidP="002021F1">
            <w:pPr>
              <w:spacing w:after="120"/>
              <w:rPr>
                <w:sz w:val="18"/>
                <w:szCs w:val="18"/>
              </w:rPr>
            </w:pPr>
          </w:p>
        </w:tc>
      </w:tr>
      <w:tr w:rsidR="002021F1" w:rsidRPr="005B4766" w14:paraId="71655DCD" w14:textId="77777777" w:rsidTr="002021F1">
        <w:tc>
          <w:tcPr>
            <w:tcW w:w="976" w:type="pct"/>
          </w:tcPr>
          <w:p w14:paraId="6BB742D6" w14:textId="77777777" w:rsidR="002021F1" w:rsidRPr="00DC559D" w:rsidRDefault="002021F1" w:rsidP="002021F1">
            <w:pPr>
              <w:spacing w:after="120"/>
              <w:rPr>
                <w:sz w:val="18"/>
                <w:szCs w:val="18"/>
              </w:rPr>
            </w:pPr>
            <w:r w:rsidRPr="00DC559D">
              <w:rPr>
                <w:sz w:val="18"/>
                <w:szCs w:val="18"/>
              </w:rPr>
              <w:t>*MDF Site</w:t>
            </w:r>
          </w:p>
        </w:tc>
        <w:tc>
          <w:tcPr>
            <w:tcW w:w="407" w:type="pct"/>
          </w:tcPr>
          <w:p w14:paraId="708C0BCB" w14:textId="77777777" w:rsidR="002021F1" w:rsidRPr="00DC559D" w:rsidRDefault="002021F1" w:rsidP="002021F1">
            <w:pPr>
              <w:spacing w:after="120"/>
              <w:rPr>
                <w:sz w:val="18"/>
                <w:szCs w:val="18"/>
              </w:rPr>
            </w:pPr>
            <w:r w:rsidRPr="00DC559D">
              <w:rPr>
                <w:sz w:val="18"/>
                <w:szCs w:val="18"/>
              </w:rPr>
              <w:t>23</w:t>
            </w:r>
          </w:p>
        </w:tc>
        <w:tc>
          <w:tcPr>
            <w:tcW w:w="610" w:type="pct"/>
          </w:tcPr>
          <w:p w14:paraId="47AD54EB" w14:textId="77777777" w:rsidR="002021F1" w:rsidRPr="00DC559D" w:rsidRDefault="002021F1" w:rsidP="002021F1">
            <w:pPr>
              <w:spacing w:after="120"/>
              <w:rPr>
                <w:sz w:val="18"/>
                <w:szCs w:val="18"/>
              </w:rPr>
            </w:pPr>
            <w:r w:rsidRPr="00DC559D">
              <w:rPr>
                <w:sz w:val="18"/>
                <w:szCs w:val="18"/>
              </w:rPr>
              <w:t>20</w:t>
            </w:r>
          </w:p>
        </w:tc>
        <w:tc>
          <w:tcPr>
            <w:tcW w:w="711" w:type="pct"/>
          </w:tcPr>
          <w:p w14:paraId="5F9FA40B" w14:textId="77777777" w:rsidR="002021F1" w:rsidRPr="00DC559D" w:rsidRDefault="002021F1" w:rsidP="002021F1">
            <w:pPr>
              <w:spacing w:after="120"/>
              <w:rPr>
                <w:sz w:val="18"/>
                <w:szCs w:val="18"/>
              </w:rPr>
            </w:pPr>
            <w:r w:rsidRPr="00DC559D">
              <w:rPr>
                <w:sz w:val="18"/>
                <w:szCs w:val="18"/>
              </w:rPr>
              <w:t>Text</w:t>
            </w:r>
          </w:p>
        </w:tc>
        <w:tc>
          <w:tcPr>
            <w:tcW w:w="1423" w:type="pct"/>
          </w:tcPr>
          <w:p w14:paraId="0A6530B0" w14:textId="77777777" w:rsidR="002021F1" w:rsidRPr="00DC559D" w:rsidRDefault="002021F1" w:rsidP="002021F1">
            <w:pPr>
              <w:spacing w:after="120"/>
              <w:rPr>
                <w:sz w:val="18"/>
                <w:szCs w:val="18"/>
              </w:rPr>
            </w:pPr>
            <w:r w:rsidRPr="00DC559D">
              <w:rPr>
                <w:sz w:val="18"/>
                <w:szCs w:val="18"/>
              </w:rPr>
              <w:t>N/A</w:t>
            </w:r>
          </w:p>
        </w:tc>
        <w:tc>
          <w:tcPr>
            <w:tcW w:w="874" w:type="pct"/>
          </w:tcPr>
          <w:p w14:paraId="6709789F" w14:textId="77777777" w:rsidR="002021F1" w:rsidRPr="00DC559D" w:rsidRDefault="002021F1" w:rsidP="002021F1">
            <w:pPr>
              <w:spacing w:after="120"/>
              <w:rPr>
                <w:sz w:val="18"/>
                <w:szCs w:val="18"/>
              </w:rPr>
            </w:pPr>
          </w:p>
        </w:tc>
      </w:tr>
      <w:tr w:rsidR="002021F1" w:rsidRPr="005B4766" w14:paraId="5BE6DA2E" w14:textId="77777777" w:rsidTr="002021F1">
        <w:tc>
          <w:tcPr>
            <w:tcW w:w="976" w:type="pct"/>
          </w:tcPr>
          <w:p w14:paraId="58CC6CD8" w14:textId="77777777" w:rsidR="002021F1" w:rsidRPr="003D0266" w:rsidRDefault="002021F1" w:rsidP="002021F1">
            <w:pPr>
              <w:spacing w:after="120"/>
              <w:rPr>
                <w:sz w:val="18"/>
                <w:szCs w:val="18"/>
              </w:rPr>
            </w:pPr>
            <w:r w:rsidRPr="003D0266">
              <w:rPr>
                <w:sz w:val="18"/>
                <w:szCs w:val="18"/>
              </w:rPr>
              <w:t>*Room ID</w:t>
            </w:r>
          </w:p>
        </w:tc>
        <w:tc>
          <w:tcPr>
            <w:tcW w:w="407" w:type="pct"/>
          </w:tcPr>
          <w:p w14:paraId="35787F8C" w14:textId="77777777" w:rsidR="002021F1" w:rsidRPr="003D0266" w:rsidRDefault="002021F1" w:rsidP="002021F1">
            <w:pPr>
              <w:spacing w:after="120"/>
              <w:rPr>
                <w:sz w:val="18"/>
                <w:szCs w:val="18"/>
              </w:rPr>
            </w:pPr>
            <w:r w:rsidRPr="003D0266">
              <w:rPr>
                <w:sz w:val="18"/>
                <w:szCs w:val="18"/>
              </w:rPr>
              <w:t>24</w:t>
            </w:r>
          </w:p>
        </w:tc>
        <w:tc>
          <w:tcPr>
            <w:tcW w:w="610" w:type="pct"/>
          </w:tcPr>
          <w:p w14:paraId="6AC1F8F8" w14:textId="77777777" w:rsidR="002021F1" w:rsidRPr="003D0266" w:rsidRDefault="002021F1" w:rsidP="002021F1">
            <w:pPr>
              <w:spacing w:after="120"/>
              <w:rPr>
                <w:sz w:val="18"/>
                <w:szCs w:val="18"/>
              </w:rPr>
            </w:pPr>
            <w:r w:rsidRPr="003D0266">
              <w:rPr>
                <w:sz w:val="18"/>
                <w:szCs w:val="18"/>
              </w:rPr>
              <w:t>20</w:t>
            </w:r>
          </w:p>
        </w:tc>
        <w:tc>
          <w:tcPr>
            <w:tcW w:w="711" w:type="pct"/>
          </w:tcPr>
          <w:p w14:paraId="2E793D81" w14:textId="77777777" w:rsidR="002021F1" w:rsidRPr="003D0266" w:rsidRDefault="002021F1" w:rsidP="002021F1">
            <w:pPr>
              <w:spacing w:after="120"/>
              <w:rPr>
                <w:sz w:val="18"/>
                <w:szCs w:val="18"/>
              </w:rPr>
            </w:pPr>
            <w:r w:rsidRPr="003D0266">
              <w:rPr>
                <w:sz w:val="18"/>
                <w:szCs w:val="18"/>
              </w:rPr>
              <w:t>Text</w:t>
            </w:r>
          </w:p>
        </w:tc>
        <w:tc>
          <w:tcPr>
            <w:tcW w:w="1423" w:type="pct"/>
          </w:tcPr>
          <w:p w14:paraId="7C39378E" w14:textId="77777777" w:rsidR="002021F1" w:rsidRPr="003D0266" w:rsidRDefault="002021F1" w:rsidP="002021F1">
            <w:pPr>
              <w:spacing w:after="120"/>
              <w:rPr>
                <w:sz w:val="18"/>
                <w:szCs w:val="18"/>
              </w:rPr>
            </w:pPr>
            <w:r w:rsidRPr="003D0266">
              <w:rPr>
                <w:sz w:val="18"/>
                <w:szCs w:val="18"/>
              </w:rPr>
              <w:t>N/A</w:t>
            </w:r>
          </w:p>
        </w:tc>
        <w:tc>
          <w:tcPr>
            <w:tcW w:w="874" w:type="pct"/>
          </w:tcPr>
          <w:p w14:paraId="3A153D8B" w14:textId="77777777" w:rsidR="002021F1" w:rsidRPr="003D0266" w:rsidRDefault="002021F1" w:rsidP="002021F1">
            <w:pPr>
              <w:spacing w:after="120"/>
              <w:rPr>
                <w:sz w:val="18"/>
                <w:szCs w:val="18"/>
              </w:rPr>
            </w:pPr>
          </w:p>
        </w:tc>
      </w:tr>
      <w:tr w:rsidR="002021F1" w:rsidRPr="005B4766" w14:paraId="23ED766E" w14:textId="77777777" w:rsidTr="002021F1">
        <w:tc>
          <w:tcPr>
            <w:tcW w:w="976" w:type="pct"/>
          </w:tcPr>
          <w:p w14:paraId="424D0B00" w14:textId="77777777" w:rsidR="002021F1" w:rsidRPr="003D0266" w:rsidRDefault="002021F1" w:rsidP="002021F1">
            <w:pPr>
              <w:spacing w:after="120"/>
              <w:rPr>
                <w:sz w:val="18"/>
                <w:szCs w:val="18"/>
              </w:rPr>
            </w:pPr>
            <w:r w:rsidRPr="003D0266">
              <w:rPr>
                <w:sz w:val="18"/>
                <w:szCs w:val="18"/>
              </w:rPr>
              <w:t>*Service ID</w:t>
            </w:r>
          </w:p>
        </w:tc>
        <w:tc>
          <w:tcPr>
            <w:tcW w:w="407" w:type="pct"/>
          </w:tcPr>
          <w:p w14:paraId="20ABD53F" w14:textId="77777777" w:rsidR="002021F1" w:rsidRPr="003D0266" w:rsidRDefault="002021F1" w:rsidP="002021F1">
            <w:pPr>
              <w:spacing w:after="120"/>
              <w:rPr>
                <w:sz w:val="18"/>
                <w:szCs w:val="18"/>
              </w:rPr>
            </w:pPr>
            <w:r w:rsidRPr="003D0266">
              <w:rPr>
                <w:sz w:val="18"/>
                <w:szCs w:val="18"/>
              </w:rPr>
              <w:t>25</w:t>
            </w:r>
          </w:p>
        </w:tc>
        <w:tc>
          <w:tcPr>
            <w:tcW w:w="610" w:type="pct"/>
          </w:tcPr>
          <w:p w14:paraId="7B2087FB" w14:textId="77777777" w:rsidR="002021F1" w:rsidRPr="003D0266" w:rsidRDefault="002021F1" w:rsidP="002021F1">
            <w:pPr>
              <w:spacing w:after="120"/>
              <w:rPr>
                <w:sz w:val="18"/>
                <w:szCs w:val="18"/>
              </w:rPr>
            </w:pPr>
            <w:r>
              <w:rPr>
                <w:sz w:val="18"/>
                <w:szCs w:val="18"/>
              </w:rPr>
              <w:t>40</w:t>
            </w:r>
          </w:p>
        </w:tc>
        <w:tc>
          <w:tcPr>
            <w:tcW w:w="711" w:type="pct"/>
          </w:tcPr>
          <w:p w14:paraId="2A0DADEF" w14:textId="77777777" w:rsidR="002021F1" w:rsidRPr="003D0266" w:rsidRDefault="002021F1" w:rsidP="002021F1">
            <w:pPr>
              <w:spacing w:after="120"/>
              <w:rPr>
                <w:sz w:val="18"/>
                <w:szCs w:val="18"/>
              </w:rPr>
            </w:pPr>
            <w:r w:rsidRPr="003D0266">
              <w:rPr>
                <w:sz w:val="18"/>
                <w:szCs w:val="18"/>
              </w:rPr>
              <w:t>Text</w:t>
            </w:r>
          </w:p>
        </w:tc>
        <w:tc>
          <w:tcPr>
            <w:tcW w:w="1423" w:type="pct"/>
          </w:tcPr>
          <w:p w14:paraId="69D66624" w14:textId="77777777" w:rsidR="002021F1" w:rsidRPr="003D0266" w:rsidRDefault="002021F1" w:rsidP="002021F1">
            <w:pPr>
              <w:spacing w:after="120"/>
              <w:rPr>
                <w:sz w:val="18"/>
                <w:szCs w:val="18"/>
              </w:rPr>
            </w:pPr>
            <w:r w:rsidRPr="003D0266">
              <w:rPr>
                <w:sz w:val="18"/>
                <w:szCs w:val="18"/>
              </w:rPr>
              <w:t>N/A</w:t>
            </w:r>
          </w:p>
        </w:tc>
        <w:tc>
          <w:tcPr>
            <w:tcW w:w="874" w:type="pct"/>
          </w:tcPr>
          <w:p w14:paraId="61195562" w14:textId="77777777" w:rsidR="002021F1" w:rsidRPr="003D0266" w:rsidRDefault="002021F1" w:rsidP="002021F1">
            <w:pPr>
              <w:spacing w:after="120"/>
              <w:rPr>
                <w:sz w:val="18"/>
                <w:szCs w:val="18"/>
              </w:rPr>
            </w:pPr>
          </w:p>
        </w:tc>
      </w:tr>
      <w:tr w:rsidR="002021F1" w:rsidRPr="005B4766" w14:paraId="4B8EDB5F" w14:textId="77777777" w:rsidTr="002021F1">
        <w:tc>
          <w:tcPr>
            <w:tcW w:w="976" w:type="pct"/>
          </w:tcPr>
          <w:p w14:paraId="67E52E07" w14:textId="77777777" w:rsidR="002021F1" w:rsidRPr="003D0266" w:rsidRDefault="002021F1" w:rsidP="002021F1">
            <w:pPr>
              <w:spacing w:after="120"/>
              <w:rPr>
                <w:sz w:val="18"/>
                <w:szCs w:val="18"/>
              </w:rPr>
            </w:pPr>
            <w:r w:rsidRPr="003D0266">
              <w:rPr>
                <w:sz w:val="18"/>
                <w:szCs w:val="18"/>
              </w:rPr>
              <w:t>*Event Class</w:t>
            </w:r>
          </w:p>
        </w:tc>
        <w:tc>
          <w:tcPr>
            <w:tcW w:w="407" w:type="pct"/>
          </w:tcPr>
          <w:p w14:paraId="5E23BB1A" w14:textId="77777777" w:rsidR="002021F1" w:rsidRPr="003D0266" w:rsidRDefault="002021F1" w:rsidP="002021F1">
            <w:pPr>
              <w:spacing w:after="120"/>
              <w:rPr>
                <w:sz w:val="18"/>
                <w:szCs w:val="18"/>
              </w:rPr>
            </w:pPr>
            <w:r w:rsidRPr="003D0266">
              <w:rPr>
                <w:sz w:val="18"/>
                <w:szCs w:val="18"/>
              </w:rPr>
              <w:t>26</w:t>
            </w:r>
          </w:p>
        </w:tc>
        <w:tc>
          <w:tcPr>
            <w:tcW w:w="610" w:type="pct"/>
          </w:tcPr>
          <w:p w14:paraId="1BCDB841" w14:textId="77777777" w:rsidR="002021F1" w:rsidRPr="003D0266" w:rsidRDefault="002021F1" w:rsidP="002021F1">
            <w:pPr>
              <w:spacing w:after="120"/>
              <w:rPr>
                <w:sz w:val="18"/>
                <w:szCs w:val="18"/>
              </w:rPr>
            </w:pPr>
            <w:r>
              <w:rPr>
                <w:sz w:val="18"/>
                <w:szCs w:val="18"/>
              </w:rPr>
              <w:t>40</w:t>
            </w:r>
          </w:p>
        </w:tc>
        <w:tc>
          <w:tcPr>
            <w:tcW w:w="711" w:type="pct"/>
          </w:tcPr>
          <w:p w14:paraId="3E2246FE" w14:textId="77777777" w:rsidR="002021F1" w:rsidRPr="003D0266" w:rsidRDefault="002021F1" w:rsidP="002021F1">
            <w:pPr>
              <w:spacing w:after="120"/>
              <w:rPr>
                <w:sz w:val="18"/>
                <w:szCs w:val="18"/>
              </w:rPr>
            </w:pPr>
            <w:r w:rsidRPr="003D0266">
              <w:rPr>
                <w:sz w:val="18"/>
                <w:szCs w:val="18"/>
              </w:rPr>
              <w:t>Text</w:t>
            </w:r>
          </w:p>
        </w:tc>
        <w:tc>
          <w:tcPr>
            <w:tcW w:w="1423" w:type="pct"/>
          </w:tcPr>
          <w:p w14:paraId="440A4CA6" w14:textId="77777777" w:rsidR="002021F1" w:rsidRPr="003D0266" w:rsidRDefault="002021F1" w:rsidP="002021F1">
            <w:pPr>
              <w:spacing w:after="120"/>
              <w:rPr>
                <w:sz w:val="18"/>
                <w:szCs w:val="18"/>
              </w:rPr>
            </w:pPr>
            <w:r w:rsidRPr="003D0266">
              <w:rPr>
                <w:sz w:val="18"/>
                <w:szCs w:val="18"/>
              </w:rPr>
              <w:t>N/A</w:t>
            </w:r>
          </w:p>
        </w:tc>
        <w:tc>
          <w:tcPr>
            <w:tcW w:w="874" w:type="pct"/>
          </w:tcPr>
          <w:p w14:paraId="5A2B55FE" w14:textId="77777777" w:rsidR="002021F1" w:rsidRPr="003D0266" w:rsidRDefault="002021F1" w:rsidP="002021F1">
            <w:pPr>
              <w:spacing w:after="120"/>
              <w:rPr>
                <w:sz w:val="18"/>
                <w:szCs w:val="18"/>
              </w:rPr>
            </w:pPr>
          </w:p>
        </w:tc>
      </w:tr>
      <w:tr w:rsidR="002021F1" w:rsidRPr="005B4766" w14:paraId="711E5E3F" w14:textId="77777777" w:rsidTr="002021F1">
        <w:tc>
          <w:tcPr>
            <w:tcW w:w="976" w:type="pct"/>
          </w:tcPr>
          <w:p w14:paraId="4282AD25" w14:textId="77777777" w:rsidR="002021F1" w:rsidRPr="003D0266" w:rsidRDefault="002021F1" w:rsidP="002021F1">
            <w:pPr>
              <w:spacing w:after="120"/>
              <w:rPr>
                <w:sz w:val="18"/>
                <w:szCs w:val="18"/>
              </w:rPr>
            </w:pPr>
            <w:r w:rsidRPr="003D0266">
              <w:rPr>
                <w:sz w:val="18"/>
                <w:szCs w:val="18"/>
              </w:rPr>
              <w:t>*Event Name</w:t>
            </w:r>
          </w:p>
        </w:tc>
        <w:tc>
          <w:tcPr>
            <w:tcW w:w="407" w:type="pct"/>
          </w:tcPr>
          <w:p w14:paraId="2A3931EB" w14:textId="77777777" w:rsidR="002021F1" w:rsidRPr="003D0266" w:rsidRDefault="002021F1" w:rsidP="002021F1">
            <w:pPr>
              <w:spacing w:after="120"/>
              <w:rPr>
                <w:sz w:val="18"/>
                <w:szCs w:val="18"/>
              </w:rPr>
            </w:pPr>
            <w:r w:rsidRPr="003D0266">
              <w:rPr>
                <w:sz w:val="18"/>
                <w:szCs w:val="18"/>
              </w:rPr>
              <w:t>27</w:t>
            </w:r>
          </w:p>
        </w:tc>
        <w:tc>
          <w:tcPr>
            <w:tcW w:w="610" w:type="pct"/>
          </w:tcPr>
          <w:p w14:paraId="6F3CD72A" w14:textId="77777777" w:rsidR="002021F1" w:rsidRPr="003D0266" w:rsidRDefault="002021F1" w:rsidP="002021F1">
            <w:pPr>
              <w:spacing w:after="120"/>
              <w:rPr>
                <w:sz w:val="18"/>
                <w:szCs w:val="18"/>
              </w:rPr>
            </w:pPr>
            <w:r>
              <w:rPr>
                <w:sz w:val="18"/>
                <w:szCs w:val="18"/>
              </w:rPr>
              <w:t>40</w:t>
            </w:r>
          </w:p>
        </w:tc>
        <w:tc>
          <w:tcPr>
            <w:tcW w:w="711" w:type="pct"/>
          </w:tcPr>
          <w:p w14:paraId="0C175B73" w14:textId="77777777" w:rsidR="002021F1" w:rsidRPr="003D0266" w:rsidRDefault="002021F1" w:rsidP="002021F1">
            <w:pPr>
              <w:spacing w:after="120"/>
              <w:rPr>
                <w:sz w:val="18"/>
                <w:szCs w:val="18"/>
              </w:rPr>
            </w:pPr>
            <w:r w:rsidRPr="003D0266">
              <w:rPr>
                <w:sz w:val="18"/>
                <w:szCs w:val="18"/>
              </w:rPr>
              <w:t>Text</w:t>
            </w:r>
          </w:p>
        </w:tc>
        <w:tc>
          <w:tcPr>
            <w:tcW w:w="1423" w:type="pct"/>
          </w:tcPr>
          <w:p w14:paraId="771C018C" w14:textId="77777777" w:rsidR="002021F1" w:rsidRPr="003D0266" w:rsidRDefault="002021F1" w:rsidP="002021F1">
            <w:pPr>
              <w:spacing w:after="120"/>
              <w:rPr>
                <w:sz w:val="18"/>
                <w:szCs w:val="18"/>
              </w:rPr>
            </w:pPr>
            <w:r w:rsidRPr="003D0266">
              <w:rPr>
                <w:sz w:val="18"/>
                <w:szCs w:val="18"/>
              </w:rPr>
              <w:t>N/A</w:t>
            </w:r>
          </w:p>
        </w:tc>
        <w:tc>
          <w:tcPr>
            <w:tcW w:w="874" w:type="pct"/>
          </w:tcPr>
          <w:p w14:paraId="08744F99" w14:textId="77777777" w:rsidR="002021F1" w:rsidRPr="003D0266" w:rsidRDefault="002021F1" w:rsidP="002021F1">
            <w:pPr>
              <w:spacing w:after="120"/>
              <w:rPr>
                <w:sz w:val="18"/>
                <w:szCs w:val="18"/>
              </w:rPr>
            </w:pPr>
          </w:p>
        </w:tc>
      </w:tr>
      <w:tr w:rsidR="002021F1" w:rsidRPr="005B4766" w14:paraId="4B448C58" w14:textId="77777777" w:rsidTr="002021F1">
        <w:tc>
          <w:tcPr>
            <w:tcW w:w="976" w:type="pct"/>
          </w:tcPr>
          <w:p w14:paraId="35128389" w14:textId="77777777" w:rsidR="002021F1" w:rsidRPr="003D0266" w:rsidRDefault="002021F1" w:rsidP="002021F1">
            <w:pPr>
              <w:spacing w:after="120"/>
              <w:rPr>
                <w:sz w:val="18"/>
                <w:szCs w:val="18"/>
              </w:rPr>
            </w:pPr>
            <w:r w:rsidRPr="003D0266">
              <w:rPr>
                <w:sz w:val="18"/>
                <w:szCs w:val="18"/>
              </w:rPr>
              <w:t>*CBUK reference number</w:t>
            </w:r>
          </w:p>
        </w:tc>
        <w:tc>
          <w:tcPr>
            <w:tcW w:w="407" w:type="pct"/>
          </w:tcPr>
          <w:p w14:paraId="224CE0EF" w14:textId="77777777" w:rsidR="002021F1" w:rsidRPr="003D0266" w:rsidRDefault="002021F1" w:rsidP="002021F1">
            <w:pPr>
              <w:spacing w:after="120"/>
              <w:rPr>
                <w:sz w:val="18"/>
                <w:szCs w:val="18"/>
              </w:rPr>
            </w:pPr>
            <w:r w:rsidRPr="003D0266">
              <w:rPr>
                <w:sz w:val="18"/>
                <w:szCs w:val="18"/>
              </w:rPr>
              <w:t>28</w:t>
            </w:r>
          </w:p>
        </w:tc>
        <w:tc>
          <w:tcPr>
            <w:tcW w:w="610" w:type="pct"/>
          </w:tcPr>
          <w:p w14:paraId="7A5DF335" w14:textId="77777777" w:rsidR="002021F1" w:rsidRPr="003D0266" w:rsidRDefault="002021F1" w:rsidP="002021F1">
            <w:pPr>
              <w:spacing w:after="120"/>
              <w:rPr>
                <w:sz w:val="18"/>
                <w:szCs w:val="18"/>
              </w:rPr>
            </w:pPr>
            <w:r w:rsidRPr="003D0266">
              <w:rPr>
                <w:sz w:val="18"/>
                <w:szCs w:val="18"/>
              </w:rPr>
              <w:t>20</w:t>
            </w:r>
          </w:p>
        </w:tc>
        <w:tc>
          <w:tcPr>
            <w:tcW w:w="711" w:type="pct"/>
          </w:tcPr>
          <w:p w14:paraId="014835EA" w14:textId="77777777" w:rsidR="002021F1" w:rsidRPr="003D0266" w:rsidRDefault="002021F1" w:rsidP="002021F1">
            <w:pPr>
              <w:spacing w:after="120"/>
              <w:rPr>
                <w:sz w:val="18"/>
                <w:szCs w:val="18"/>
              </w:rPr>
            </w:pPr>
            <w:r w:rsidRPr="003D0266">
              <w:rPr>
                <w:sz w:val="18"/>
                <w:szCs w:val="18"/>
              </w:rPr>
              <w:t>Text</w:t>
            </w:r>
          </w:p>
        </w:tc>
        <w:tc>
          <w:tcPr>
            <w:tcW w:w="1423" w:type="pct"/>
          </w:tcPr>
          <w:p w14:paraId="4A48F6A6" w14:textId="77777777" w:rsidR="002021F1" w:rsidRPr="003D0266" w:rsidRDefault="002021F1" w:rsidP="002021F1">
            <w:pPr>
              <w:spacing w:after="120"/>
              <w:rPr>
                <w:sz w:val="18"/>
                <w:szCs w:val="18"/>
              </w:rPr>
            </w:pPr>
            <w:r w:rsidRPr="003D0266">
              <w:rPr>
                <w:sz w:val="18"/>
                <w:szCs w:val="18"/>
              </w:rPr>
              <w:t>N/A</w:t>
            </w:r>
          </w:p>
        </w:tc>
        <w:tc>
          <w:tcPr>
            <w:tcW w:w="874" w:type="pct"/>
          </w:tcPr>
          <w:p w14:paraId="6C2B1153" w14:textId="77777777" w:rsidR="002021F1" w:rsidRPr="003D0266" w:rsidRDefault="002021F1" w:rsidP="002021F1">
            <w:pPr>
              <w:spacing w:after="120"/>
              <w:rPr>
                <w:sz w:val="18"/>
                <w:szCs w:val="18"/>
              </w:rPr>
            </w:pPr>
          </w:p>
        </w:tc>
      </w:tr>
      <w:tr w:rsidR="002021F1" w:rsidRPr="005B4766" w14:paraId="564C8F6B" w14:textId="77777777" w:rsidTr="002021F1">
        <w:tc>
          <w:tcPr>
            <w:tcW w:w="976" w:type="pct"/>
          </w:tcPr>
          <w:p w14:paraId="1FC8FB17" w14:textId="77777777" w:rsidR="002021F1" w:rsidRPr="003D0266" w:rsidRDefault="002021F1" w:rsidP="002021F1">
            <w:pPr>
              <w:spacing w:after="120"/>
              <w:rPr>
                <w:sz w:val="18"/>
                <w:szCs w:val="18"/>
              </w:rPr>
            </w:pPr>
            <w:r w:rsidRPr="003D0266">
              <w:rPr>
                <w:sz w:val="18"/>
                <w:szCs w:val="18"/>
              </w:rPr>
              <w:t>*CLI</w:t>
            </w:r>
          </w:p>
        </w:tc>
        <w:tc>
          <w:tcPr>
            <w:tcW w:w="407" w:type="pct"/>
          </w:tcPr>
          <w:p w14:paraId="7C556324" w14:textId="77777777" w:rsidR="002021F1" w:rsidRPr="003D0266" w:rsidRDefault="002021F1" w:rsidP="002021F1">
            <w:pPr>
              <w:spacing w:after="120"/>
              <w:rPr>
                <w:sz w:val="18"/>
                <w:szCs w:val="18"/>
              </w:rPr>
            </w:pPr>
            <w:r w:rsidRPr="003D0266">
              <w:rPr>
                <w:sz w:val="18"/>
                <w:szCs w:val="18"/>
              </w:rPr>
              <w:t>29</w:t>
            </w:r>
          </w:p>
        </w:tc>
        <w:tc>
          <w:tcPr>
            <w:tcW w:w="610" w:type="pct"/>
          </w:tcPr>
          <w:p w14:paraId="72C94859" w14:textId="77777777" w:rsidR="002021F1" w:rsidRPr="003D0266" w:rsidRDefault="002021F1" w:rsidP="002021F1">
            <w:pPr>
              <w:spacing w:after="120"/>
              <w:rPr>
                <w:sz w:val="18"/>
                <w:szCs w:val="18"/>
              </w:rPr>
            </w:pPr>
            <w:r w:rsidRPr="003D0266">
              <w:rPr>
                <w:sz w:val="18"/>
                <w:szCs w:val="18"/>
              </w:rPr>
              <w:t>20</w:t>
            </w:r>
          </w:p>
        </w:tc>
        <w:tc>
          <w:tcPr>
            <w:tcW w:w="711" w:type="pct"/>
          </w:tcPr>
          <w:p w14:paraId="2EE96A4E" w14:textId="77777777" w:rsidR="002021F1" w:rsidRPr="003D0266" w:rsidRDefault="002021F1" w:rsidP="002021F1">
            <w:pPr>
              <w:spacing w:after="120"/>
              <w:rPr>
                <w:sz w:val="18"/>
                <w:szCs w:val="18"/>
              </w:rPr>
            </w:pPr>
            <w:r w:rsidRPr="003D0266">
              <w:rPr>
                <w:sz w:val="18"/>
                <w:szCs w:val="18"/>
              </w:rPr>
              <w:t>Text</w:t>
            </w:r>
          </w:p>
        </w:tc>
        <w:tc>
          <w:tcPr>
            <w:tcW w:w="1423" w:type="pct"/>
          </w:tcPr>
          <w:p w14:paraId="4BA0026F" w14:textId="77777777" w:rsidR="002021F1" w:rsidRPr="003D0266" w:rsidRDefault="002021F1" w:rsidP="002021F1">
            <w:pPr>
              <w:spacing w:after="120"/>
              <w:rPr>
                <w:sz w:val="18"/>
                <w:szCs w:val="18"/>
              </w:rPr>
            </w:pPr>
            <w:r w:rsidRPr="003D0266">
              <w:rPr>
                <w:sz w:val="18"/>
                <w:szCs w:val="18"/>
              </w:rPr>
              <w:t>N/A</w:t>
            </w:r>
          </w:p>
        </w:tc>
        <w:tc>
          <w:tcPr>
            <w:tcW w:w="874" w:type="pct"/>
          </w:tcPr>
          <w:p w14:paraId="548A3CD5" w14:textId="77777777" w:rsidR="002021F1" w:rsidRPr="003D0266" w:rsidRDefault="002021F1" w:rsidP="002021F1">
            <w:pPr>
              <w:spacing w:after="120"/>
              <w:rPr>
                <w:sz w:val="18"/>
                <w:szCs w:val="18"/>
              </w:rPr>
            </w:pPr>
          </w:p>
        </w:tc>
      </w:tr>
      <w:tr w:rsidR="002021F1" w:rsidRPr="005B4766" w14:paraId="199028D9" w14:textId="77777777" w:rsidTr="002021F1">
        <w:tc>
          <w:tcPr>
            <w:tcW w:w="976" w:type="pct"/>
          </w:tcPr>
          <w:p w14:paraId="5226E61E" w14:textId="77777777" w:rsidR="002021F1" w:rsidRPr="003D0266" w:rsidRDefault="002021F1" w:rsidP="002021F1">
            <w:pPr>
              <w:spacing w:after="120"/>
              <w:rPr>
                <w:sz w:val="18"/>
                <w:szCs w:val="18"/>
              </w:rPr>
            </w:pPr>
            <w:r w:rsidRPr="003D0266">
              <w:rPr>
                <w:sz w:val="18"/>
                <w:szCs w:val="18"/>
              </w:rPr>
              <w:t>*MAC code</w:t>
            </w:r>
          </w:p>
        </w:tc>
        <w:tc>
          <w:tcPr>
            <w:tcW w:w="407" w:type="pct"/>
          </w:tcPr>
          <w:p w14:paraId="3956FC78" w14:textId="77777777" w:rsidR="002021F1" w:rsidRPr="003D0266" w:rsidRDefault="002021F1" w:rsidP="002021F1">
            <w:pPr>
              <w:spacing w:after="120"/>
              <w:rPr>
                <w:sz w:val="18"/>
                <w:szCs w:val="18"/>
              </w:rPr>
            </w:pPr>
            <w:r w:rsidRPr="003D0266">
              <w:rPr>
                <w:sz w:val="18"/>
                <w:szCs w:val="18"/>
              </w:rPr>
              <w:t>30</w:t>
            </w:r>
          </w:p>
        </w:tc>
        <w:tc>
          <w:tcPr>
            <w:tcW w:w="610" w:type="pct"/>
          </w:tcPr>
          <w:p w14:paraId="59204CD4" w14:textId="77777777" w:rsidR="002021F1" w:rsidRPr="003D0266" w:rsidRDefault="002021F1" w:rsidP="002021F1">
            <w:pPr>
              <w:spacing w:after="120"/>
              <w:rPr>
                <w:sz w:val="18"/>
                <w:szCs w:val="18"/>
              </w:rPr>
            </w:pPr>
            <w:r w:rsidRPr="003D0266">
              <w:rPr>
                <w:sz w:val="18"/>
                <w:szCs w:val="18"/>
              </w:rPr>
              <w:t>20</w:t>
            </w:r>
          </w:p>
        </w:tc>
        <w:tc>
          <w:tcPr>
            <w:tcW w:w="711" w:type="pct"/>
          </w:tcPr>
          <w:p w14:paraId="47303490" w14:textId="77777777" w:rsidR="002021F1" w:rsidRPr="003D0266" w:rsidRDefault="002021F1" w:rsidP="002021F1">
            <w:pPr>
              <w:spacing w:after="120"/>
              <w:rPr>
                <w:sz w:val="18"/>
                <w:szCs w:val="18"/>
              </w:rPr>
            </w:pPr>
            <w:r w:rsidRPr="003D0266">
              <w:rPr>
                <w:sz w:val="18"/>
                <w:szCs w:val="18"/>
              </w:rPr>
              <w:t>Text</w:t>
            </w:r>
          </w:p>
        </w:tc>
        <w:tc>
          <w:tcPr>
            <w:tcW w:w="1423" w:type="pct"/>
          </w:tcPr>
          <w:p w14:paraId="1F5D4019" w14:textId="77777777" w:rsidR="002021F1" w:rsidRPr="003D0266" w:rsidRDefault="002021F1" w:rsidP="002021F1">
            <w:pPr>
              <w:spacing w:after="120"/>
              <w:rPr>
                <w:sz w:val="18"/>
                <w:szCs w:val="18"/>
              </w:rPr>
            </w:pPr>
            <w:r w:rsidRPr="003D0266">
              <w:rPr>
                <w:sz w:val="18"/>
                <w:szCs w:val="18"/>
              </w:rPr>
              <w:t>N/A</w:t>
            </w:r>
          </w:p>
        </w:tc>
        <w:tc>
          <w:tcPr>
            <w:tcW w:w="874" w:type="pct"/>
          </w:tcPr>
          <w:p w14:paraId="5770B302" w14:textId="77777777" w:rsidR="002021F1" w:rsidRPr="003D0266" w:rsidRDefault="002021F1" w:rsidP="002021F1">
            <w:pPr>
              <w:jc w:val="both"/>
              <w:rPr>
                <w:sz w:val="18"/>
                <w:szCs w:val="18"/>
              </w:rPr>
            </w:pPr>
          </w:p>
        </w:tc>
      </w:tr>
      <w:tr w:rsidR="002021F1" w:rsidRPr="005B4766" w14:paraId="7DFCA13D" w14:textId="77777777" w:rsidTr="002021F1">
        <w:tc>
          <w:tcPr>
            <w:tcW w:w="976" w:type="pct"/>
          </w:tcPr>
          <w:p w14:paraId="4A7BCD7F" w14:textId="77777777" w:rsidR="002021F1" w:rsidRPr="003D0266" w:rsidRDefault="002021F1" w:rsidP="00502670">
            <w:pPr>
              <w:spacing w:after="120"/>
              <w:rPr>
                <w:sz w:val="18"/>
                <w:szCs w:val="18"/>
              </w:rPr>
            </w:pPr>
            <w:r w:rsidRPr="003D0266">
              <w:rPr>
                <w:sz w:val="18"/>
                <w:szCs w:val="18"/>
              </w:rPr>
              <w:t>*</w:t>
            </w:r>
            <w:r w:rsidR="00502670" w:rsidRPr="00583571">
              <w:rPr>
                <w:sz w:val="18"/>
                <w:szCs w:val="18"/>
              </w:rPr>
              <w:t>Invoice Id</w:t>
            </w:r>
          </w:p>
        </w:tc>
        <w:tc>
          <w:tcPr>
            <w:tcW w:w="407" w:type="pct"/>
          </w:tcPr>
          <w:p w14:paraId="0A87519D" w14:textId="77777777" w:rsidR="002021F1" w:rsidRPr="003D0266" w:rsidRDefault="002021F1" w:rsidP="002021F1">
            <w:pPr>
              <w:spacing w:after="120"/>
              <w:rPr>
                <w:sz w:val="18"/>
                <w:szCs w:val="18"/>
              </w:rPr>
            </w:pPr>
            <w:r w:rsidRPr="003D0266">
              <w:rPr>
                <w:sz w:val="18"/>
                <w:szCs w:val="18"/>
              </w:rPr>
              <w:t>31</w:t>
            </w:r>
          </w:p>
        </w:tc>
        <w:tc>
          <w:tcPr>
            <w:tcW w:w="610" w:type="pct"/>
          </w:tcPr>
          <w:p w14:paraId="0452AAA9" w14:textId="77777777" w:rsidR="002021F1" w:rsidRPr="003D0266" w:rsidRDefault="002021F1" w:rsidP="004707E5">
            <w:pPr>
              <w:spacing w:after="120"/>
              <w:rPr>
                <w:sz w:val="18"/>
                <w:szCs w:val="18"/>
              </w:rPr>
            </w:pPr>
            <w:r w:rsidRPr="003D0266">
              <w:rPr>
                <w:sz w:val="18"/>
                <w:szCs w:val="18"/>
              </w:rPr>
              <w:t>2</w:t>
            </w:r>
            <w:r w:rsidR="00502670">
              <w:rPr>
                <w:sz w:val="18"/>
                <w:szCs w:val="18"/>
              </w:rPr>
              <w:t>500</w:t>
            </w:r>
          </w:p>
        </w:tc>
        <w:tc>
          <w:tcPr>
            <w:tcW w:w="711" w:type="pct"/>
          </w:tcPr>
          <w:p w14:paraId="7269D8D4" w14:textId="77777777" w:rsidR="002021F1" w:rsidRPr="003D0266" w:rsidRDefault="002021F1" w:rsidP="002021F1">
            <w:pPr>
              <w:spacing w:after="120"/>
              <w:rPr>
                <w:sz w:val="18"/>
                <w:szCs w:val="18"/>
              </w:rPr>
            </w:pPr>
            <w:r w:rsidRPr="003D0266">
              <w:rPr>
                <w:sz w:val="18"/>
                <w:szCs w:val="18"/>
              </w:rPr>
              <w:t>Text</w:t>
            </w:r>
            <w:r>
              <w:rPr>
                <w:sz w:val="18"/>
                <w:szCs w:val="18"/>
              </w:rPr>
              <w:t>s</w:t>
            </w:r>
          </w:p>
        </w:tc>
        <w:tc>
          <w:tcPr>
            <w:tcW w:w="1423" w:type="pct"/>
          </w:tcPr>
          <w:p w14:paraId="61B02923" w14:textId="77777777" w:rsidR="00A05B11" w:rsidRDefault="00A05B11" w:rsidP="00AA6268">
            <w:pPr>
              <w:spacing w:after="120"/>
              <w:rPr>
                <w:rFonts w:ascii="Calibri" w:hAnsi="Calibri"/>
                <w:color w:val="000000"/>
                <w:sz w:val="22"/>
                <w:szCs w:val="22"/>
              </w:rPr>
            </w:pPr>
            <w:r>
              <w:rPr>
                <w:rFonts w:cs="Arial"/>
                <w:sz w:val="18"/>
                <w:szCs w:val="18"/>
              </w:rPr>
              <w:t>e.g.</w:t>
            </w:r>
            <w:r>
              <w:rPr>
                <w:rFonts w:ascii="Calibri" w:hAnsi="Calibri"/>
                <w:color w:val="000000"/>
                <w:sz w:val="22"/>
                <w:szCs w:val="22"/>
              </w:rPr>
              <w:t>GM00000023 M001 1/GM00000023 M002 1</w:t>
            </w:r>
          </w:p>
          <w:p w14:paraId="3E2701C0" w14:textId="77777777" w:rsidR="002021F1" w:rsidRPr="00A05B11" w:rsidRDefault="00A05B11" w:rsidP="002021F1">
            <w:pPr>
              <w:spacing w:after="120"/>
              <w:rPr>
                <w:rFonts w:cs="Arial"/>
                <w:sz w:val="18"/>
                <w:szCs w:val="18"/>
              </w:rPr>
            </w:pPr>
            <w:r>
              <w:rPr>
                <w:rFonts w:ascii="Calibri" w:hAnsi="Calibri"/>
                <w:color w:val="000000"/>
                <w:sz w:val="22"/>
                <w:szCs w:val="22"/>
              </w:rPr>
              <w:t>etc..</w:t>
            </w:r>
          </w:p>
        </w:tc>
        <w:tc>
          <w:tcPr>
            <w:tcW w:w="874" w:type="pct"/>
          </w:tcPr>
          <w:p w14:paraId="797AFB03" w14:textId="77777777" w:rsidR="002021F1" w:rsidRPr="003D0266" w:rsidRDefault="00EA4F53" w:rsidP="00E9105E">
            <w:pPr>
              <w:jc w:val="both"/>
              <w:rPr>
                <w:sz w:val="18"/>
                <w:szCs w:val="18"/>
              </w:rPr>
            </w:pPr>
            <w:r>
              <w:rPr>
                <w:sz w:val="18"/>
                <w:szCs w:val="18"/>
              </w:rPr>
              <w:t>Invoice Id is list of invoice against which charges are reconciled.</w:t>
            </w:r>
          </w:p>
        </w:tc>
      </w:tr>
      <w:tr w:rsidR="002021F1" w:rsidRPr="005B4766" w14:paraId="76DE30C4" w14:textId="77777777" w:rsidTr="002021F1">
        <w:tc>
          <w:tcPr>
            <w:tcW w:w="976" w:type="pct"/>
          </w:tcPr>
          <w:p w14:paraId="5FC2AACD" w14:textId="77777777" w:rsidR="002021F1" w:rsidRPr="003D0266" w:rsidRDefault="002021F1" w:rsidP="002021F1">
            <w:pPr>
              <w:spacing w:after="120"/>
              <w:rPr>
                <w:sz w:val="18"/>
                <w:szCs w:val="18"/>
              </w:rPr>
            </w:pPr>
            <w:r w:rsidRPr="003D0266">
              <w:rPr>
                <w:sz w:val="18"/>
                <w:szCs w:val="18"/>
              </w:rPr>
              <w:t>*TRC Start date time</w:t>
            </w:r>
          </w:p>
        </w:tc>
        <w:tc>
          <w:tcPr>
            <w:tcW w:w="407" w:type="pct"/>
          </w:tcPr>
          <w:p w14:paraId="4A1F6E3D" w14:textId="77777777" w:rsidR="002021F1" w:rsidRPr="003D0266" w:rsidRDefault="002021F1" w:rsidP="002021F1">
            <w:pPr>
              <w:spacing w:after="120"/>
              <w:rPr>
                <w:sz w:val="18"/>
                <w:szCs w:val="18"/>
              </w:rPr>
            </w:pPr>
            <w:r w:rsidRPr="003D0266">
              <w:rPr>
                <w:sz w:val="18"/>
                <w:szCs w:val="18"/>
              </w:rPr>
              <w:t>32</w:t>
            </w:r>
          </w:p>
        </w:tc>
        <w:tc>
          <w:tcPr>
            <w:tcW w:w="610" w:type="pct"/>
          </w:tcPr>
          <w:p w14:paraId="32D4E5FD" w14:textId="77777777" w:rsidR="002021F1" w:rsidRPr="003D0266" w:rsidRDefault="002021F1" w:rsidP="002021F1">
            <w:pPr>
              <w:spacing w:after="120"/>
              <w:rPr>
                <w:sz w:val="18"/>
                <w:szCs w:val="18"/>
              </w:rPr>
            </w:pPr>
            <w:r w:rsidRPr="003D0266">
              <w:rPr>
                <w:sz w:val="18"/>
                <w:szCs w:val="18"/>
              </w:rPr>
              <w:t>20</w:t>
            </w:r>
          </w:p>
        </w:tc>
        <w:tc>
          <w:tcPr>
            <w:tcW w:w="711" w:type="pct"/>
          </w:tcPr>
          <w:p w14:paraId="2C87EDDB" w14:textId="77777777" w:rsidR="002021F1" w:rsidRPr="003D0266" w:rsidRDefault="002021F1" w:rsidP="002021F1">
            <w:pPr>
              <w:spacing w:after="120"/>
              <w:rPr>
                <w:sz w:val="18"/>
                <w:szCs w:val="18"/>
              </w:rPr>
            </w:pPr>
            <w:r w:rsidRPr="003D0266">
              <w:rPr>
                <w:sz w:val="18"/>
                <w:szCs w:val="18"/>
              </w:rPr>
              <w:t>Text</w:t>
            </w:r>
          </w:p>
        </w:tc>
        <w:tc>
          <w:tcPr>
            <w:tcW w:w="1423" w:type="pct"/>
          </w:tcPr>
          <w:p w14:paraId="75BCC751" w14:textId="77777777" w:rsidR="002021F1" w:rsidRPr="003D0266" w:rsidRDefault="002021F1" w:rsidP="002021F1">
            <w:pPr>
              <w:spacing w:after="120"/>
              <w:rPr>
                <w:sz w:val="18"/>
                <w:szCs w:val="18"/>
              </w:rPr>
            </w:pPr>
            <w:r w:rsidRPr="003D0266">
              <w:rPr>
                <w:sz w:val="18"/>
                <w:szCs w:val="18"/>
              </w:rPr>
              <w:t>N/A</w:t>
            </w:r>
          </w:p>
        </w:tc>
        <w:tc>
          <w:tcPr>
            <w:tcW w:w="874" w:type="pct"/>
          </w:tcPr>
          <w:p w14:paraId="663769AE" w14:textId="77777777" w:rsidR="002021F1" w:rsidRPr="003D0266" w:rsidRDefault="002021F1" w:rsidP="002021F1">
            <w:pPr>
              <w:jc w:val="both"/>
              <w:rPr>
                <w:sz w:val="18"/>
                <w:szCs w:val="18"/>
              </w:rPr>
            </w:pPr>
          </w:p>
        </w:tc>
      </w:tr>
      <w:tr w:rsidR="002021F1" w:rsidRPr="005B4766" w14:paraId="6933A83D" w14:textId="77777777" w:rsidTr="002021F1">
        <w:tc>
          <w:tcPr>
            <w:tcW w:w="976" w:type="pct"/>
          </w:tcPr>
          <w:p w14:paraId="4501D95F" w14:textId="77777777" w:rsidR="002021F1" w:rsidRPr="003D0266" w:rsidRDefault="002021F1" w:rsidP="002021F1">
            <w:pPr>
              <w:spacing w:after="120"/>
              <w:rPr>
                <w:sz w:val="18"/>
                <w:szCs w:val="18"/>
              </w:rPr>
            </w:pPr>
            <w:r w:rsidRPr="003D0266">
              <w:rPr>
                <w:sz w:val="18"/>
                <w:szCs w:val="18"/>
              </w:rPr>
              <w:t>*Clear code</w:t>
            </w:r>
          </w:p>
        </w:tc>
        <w:tc>
          <w:tcPr>
            <w:tcW w:w="407" w:type="pct"/>
          </w:tcPr>
          <w:p w14:paraId="72FCE940" w14:textId="77777777" w:rsidR="002021F1" w:rsidRPr="003D0266" w:rsidRDefault="002021F1" w:rsidP="002021F1">
            <w:pPr>
              <w:spacing w:after="120"/>
              <w:rPr>
                <w:sz w:val="18"/>
                <w:szCs w:val="18"/>
              </w:rPr>
            </w:pPr>
            <w:r w:rsidRPr="003D0266">
              <w:rPr>
                <w:sz w:val="18"/>
                <w:szCs w:val="18"/>
              </w:rPr>
              <w:t>33</w:t>
            </w:r>
          </w:p>
        </w:tc>
        <w:tc>
          <w:tcPr>
            <w:tcW w:w="610" w:type="pct"/>
          </w:tcPr>
          <w:p w14:paraId="6B8D30FC" w14:textId="77777777" w:rsidR="002021F1" w:rsidRPr="003D0266" w:rsidRDefault="002021F1" w:rsidP="002021F1">
            <w:pPr>
              <w:spacing w:after="120"/>
              <w:rPr>
                <w:sz w:val="18"/>
                <w:szCs w:val="18"/>
              </w:rPr>
            </w:pPr>
            <w:r w:rsidRPr="003D0266">
              <w:rPr>
                <w:sz w:val="18"/>
                <w:szCs w:val="18"/>
              </w:rPr>
              <w:t>20</w:t>
            </w:r>
          </w:p>
        </w:tc>
        <w:tc>
          <w:tcPr>
            <w:tcW w:w="711" w:type="pct"/>
          </w:tcPr>
          <w:p w14:paraId="229D33C0" w14:textId="77777777" w:rsidR="002021F1" w:rsidRPr="003D0266" w:rsidRDefault="002021F1" w:rsidP="002021F1">
            <w:pPr>
              <w:spacing w:after="120"/>
              <w:rPr>
                <w:sz w:val="18"/>
                <w:szCs w:val="18"/>
              </w:rPr>
            </w:pPr>
            <w:r w:rsidRPr="003D0266">
              <w:rPr>
                <w:sz w:val="18"/>
                <w:szCs w:val="18"/>
              </w:rPr>
              <w:t>Text</w:t>
            </w:r>
          </w:p>
        </w:tc>
        <w:tc>
          <w:tcPr>
            <w:tcW w:w="1423" w:type="pct"/>
          </w:tcPr>
          <w:p w14:paraId="03D71E80" w14:textId="77777777" w:rsidR="002021F1" w:rsidRPr="003D0266" w:rsidRDefault="002021F1" w:rsidP="002021F1">
            <w:pPr>
              <w:spacing w:after="120"/>
              <w:rPr>
                <w:sz w:val="18"/>
                <w:szCs w:val="18"/>
              </w:rPr>
            </w:pPr>
            <w:r w:rsidRPr="003D0266">
              <w:rPr>
                <w:sz w:val="18"/>
                <w:szCs w:val="18"/>
              </w:rPr>
              <w:t>N/A</w:t>
            </w:r>
          </w:p>
        </w:tc>
        <w:tc>
          <w:tcPr>
            <w:tcW w:w="874" w:type="pct"/>
          </w:tcPr>
          <w:p w14:paraId="6EB9CE7E" w14:textId="77777777" w:rsidR="002021F1" w:rsidRPr="003D0266" w:rsidRDefault="002021F1" w:rsidP="002021F1">
            <w:pPr>
              <w:jc w:val="both"/>
              <w:rPr>
                <w:sz w:val="18"/>
                <w:szCs w:val="18"/>
              </w:rPr>
            </w:pPr>
          </w:p>
        </w:tc>
      </w:tr>
      <w:tr w:rsidR="002021F1" w:rsidRPr="005B4766" w14:paraId="602D5137" w14:textId="77777777" w:rsidTr="002021F1">
        <w:tc>
          <w:tcPr>
            <w:tcW w:w="976" w:type="pct"/>
          </w:tcPr>
          <w:p w14:paraId="7DCA1EB9" w14:textId="77777777" w:rsidR="002021F1" w:rsidRPr="003D0266" w:rsidRDefault="002021F1" w:rsidP="002021F1">
            <w:pPr>
              <w:spacing w:after="120"/>
              <w:rPr>
                <w:sz w:val="18"/>
                <w:szCs w:val="18"/>
              </w:rPr>
            </w:pPr>
            <w:r w:rsidRPr="003D0266">
              <w:rPr>
                <w:sz w:val="18"/>
                <w:szCs w:val="18"/>
              </w:rPr>
              <w:t>*TRC description code</w:t>
            </w:r>
          </w:p>
        </w:tc>
        <w:tc>
          <w:tcPr>
            <w:tcW w:w="407" w:type="pct"/>
          </w:tcPr>
          <w:p w14:paraId="4E0994FE" w14:textId="77777777" w:rsidR="002021F1" w:rsidRPr="003D0266" w:rsidRDefault="002021F1" w:rsidP="002021F1">
            <w:pPr>
              <w:spacing w:after="120"/>
              <w:rPr>
                <w:sz w:val="18"/>
                <w:szCs w:val="18"/>
              </w:rPr>
            </w:pPr>
            <w:r w:rsidRPr="003D0266">
              <w:rPr>
                <w:sz w:val="18"/>
                <w:szCs w:val="18"/>
              </w:rPr>
              <w:t>34</w:t>
            </w:r>
          </w:p>
        </w:tc>
        <w:tc>
          <w:tcPr>
            <w:tcW w:w="610" w:type="pct"/>
          </w:tcPr>
          <w:p w14:paraId="60A5C2CA" w14:textId="77777777" w:rsidR="002021F1" w:rsidRPr="003D0266" w:rsidRDefault="002021F1" w:rsidP="002021F1">
            <w:pPr>
              <w:spacing w:after="120"/>
              <w:rPr>
                <w:sz w:val="18"/>
                <w:szCs w:val="18"/>
              </w:rPr>
            </w:pPr>
            <w:r w:rsidRPr="003D0266">
              <w:rPr>
                <w:sz w:val="18"/>
                <w:szCs w:val="18"/>
              </w:rPr>
              <w:t>20</w:t>
            </w:r>
          </w:p>
        </w:tc>
        <w:tc>
          <w:tcPr>
            <w:tcW w:w="711" w:type="pct"/>
          </w:tcPr>
          <w:p w14:paraId="522EBC83" w14:textId="77777777" w:rsidR="002021F1" w:rsidRPr="003D0266" w:rsidRDefault="002021F1" w:rsidP="002021F1">
            <w:pPr>
              <w:spacing w:after="120"/>
              <w:rPr>
                <w:sz w:val="18"/>
                <w:szCs w:val="18"/>
              </w:rPr>
            </w:pPr>
            <w:r w:rsidRPr="003D0266">
              <w:rPr>
                <w:sz w:val="18"/>
                <w:szCs w:val="18"/>
              </w:rPr>
              <w:t>Text</w:t>
            </w:r>
          </w:p>
        </w:tc>
        <w:tc>
          <w:tcPr>
            <w:tcW w:w="1423" w:type="pct"/>
          </w:tcPr>
          <w:p w14:paraId="6602D477" w14:textId="77777777" w:rsidR="002021F1" w:rsidRPr="003D0266" w:rsidRDefault="002021F1" w:rsidP="002021F1">
            <w:pPr>
              <w:spacing w:after="120"/>
              <w:rPr>
                <w:sz w:val="18"/>
                <w:szCs w:val="18"/>
              </w:rPr>
            </w:pPr>
            <w:r w:rsidRPr="003D0266">
              <w:rPr>
                <w:sz w:val="18"/>
                <w:szCs w:val="18"/>
              </w:rPr>
              <w:t>N/A</w:t>
            </w:r>
          </w:p>
        </w:tc>
        <w:tc>
          <w:tcPr>
            <w:tcW w:w="874" w:type="pct"/>
          </w:tcPr>
          <w:p w14:paraId="159DC222" w14:textId="77777777" w:rsidR="002021F1" w:rsidRPr="003D0266" w:rsidRDefault="002021F1" w:rsidP="002021F1">
            <w:pPr>
              <w:jc w:val="both"/>
              <w:rPr>
                <w:sz w:val="18"/>
                <w:szCs w:val="18"/>
              </w:rPr>
            </w:pPr>
          </w:p>
        </w:tc>
      </w:tr>
      <w:tr w:rsidR="002021F1" w:rsidRPr="005B4766" w14:paraId="2582002F" w14:textId="77777777" w:rsidTr="002021F1">
        <w:tc>
          <w:tcPr>
            <w:tcW w:w="976" w:type="pct"/>
          </w:tcPr>
          <w:p w14:paraId="45919408" w14:textId="77777777" w:rsidR="002021F1" w:rsidRPr="003D0266" w:rsidRDefault="002021F1" w:rsidP="002021F1">
            <w:pPr>
              <w:spacing w:after="120"/>
              <w:rPr>
                <w:sz w:val="18"/>
                <w:szCs w:val="18"/>
              </w:rPr>
            </w:pPr>
            <w:r w:rsidRPr="003D0266">
              <w:rPr>
                <w:sz w:val="18"/>
                <w:szCs w:val="18"/>
              </w:rPr>
              <w:t>*Price list reference</w:t>
            </w:r>
          </w:p>
        </w:tc>
        <w:tc>
          <w:tcPr>
            <w:tcW w:w="407" w:type="pct"/>
          </w:tcPr>
          <w:p w14:paraId="7CE8C3B4" w14:textId="77777777" w:rsidR="002021F1" w:rsidRPr="003D0266" w:rsidRDefault="002021F1" w:rsidP="002021F1">
            <w:pPr>
              <w:spacing w:after="120"/>
              <w:rPr>
                <w:sz w:val="18"/>
                <w:szCs w:val="18"/>
              </w:rPr>
            </w:pPr>
            <w:r w:rsidRPr="003D0266">
              <w:rPr>
                <w:sz w:val="18"/>
                <w:szCs w:val="18"/>
              </w:rPr>
              <w:t>35</w:t>
            </w:r>
          </w:p>
        </w:tc>
        <w:tc>
          <w:tcPr>
            <w:tcW w:w="610" w:type="pct"/>
          </w:tcPr>
          <w:p w14:paraId="08A8D791" w14:textId="77777777" w:rsidR="002021F1" w:rsidRPr="003D0266" w:rsidRDefault="002021F1" w:rsidP="002021F1">
            <w:pPr>
              <w:spacing w:after="120"/>
              <w:rPr>
                <w:sz w:val="18"/>
                <w:szCs w:val="18"/>
              </w:rPr>
            </w:pPr>
            <w:r>
              <w:rPr>
                <w:sz w:val="18"/>
                <w:szCs w:val="18"/>
              </w:rPr>
              <w:t>256</w:t>
            </w:r>
          </w:p>
        </w:tc>
        <w:tc>
          <w:tcPr>
            <w:tcW w:w="711" w:type="pct"/>
          </w:tcPr>
          <w:p w14:paraId="50627CDD" w14:textId="77777777" w:rsidR="002021F1" w:rsidRPr="003D0266" w:rsidRDefault="002021F1" w:rsidP="002021F1">
            <w:pPr>
              <w:spacing w:after="120"/>
              <w:rPr>
                <w:sz w:val="18"/>
                <w:szCs w:val="18"/>
              </w:rPr>
            </w:pPr>
            <w:r w:rsidRPr="003D0266">
              <w:rPr>
                <w:sz w:val="18"/>
                <w:szCs w:val="18"/>
              </w:rPr>
              <w:t>Text</w:t>
            </w:r>
          </w:p>
        </w:tc>
        <w:tc>
          <w:tcPr>
            <w:tcW w:w="1423" w:type="pct"/>
          </w:tcPr>
          <w:p w14:paraId="6D5D040C" w14:textId="77777777" w:rsidR="002021F1" w:rsidRPr="003D0266" w:rsidRDefault="002021F1" w:rsidP="002021F1">
            <w:pPr>
              <w:spacing w:after="120"/>
              <w:rPr>
                <w:sz w:val="18"/>
                <w:szCs w:val="18"/>
              </w:rPr>
            </w:pPr>
            <w:r w:rsidRPr="003D0266">
              <w:rPr>
                <w:sz w:val="18"/>
                <w:szCs w:val="18"/>
              </w:rPr>
              <w:t>Not populated currently.</w:t>
            </w:r>
          </w:p>
        </w:tc>
        <w:tc>
          <w:tcPr>
            <w:tcW w:w="874" w:type="pct"/>
          </w:tcPr>
          <w:p w14:paraId="2471316E" w14:textId="77777777" w:rsidR="002021F1" w:rsidRPr="003D0266" w:rsidRDefault="002021F1" w:rsidP="002021F1">
            <w:pPr>
              <w:jc w:val="both"/>
              <w:rPr>
                <w:sz w:val="18"/>
                <w:szCs w:val="18"/>
              </w:rPr>
            </w:pPr>
          </w:p>
        </w:tc>
      </w:tr>
      <w:tr w:rsidR="002021F1" w:rsidRPr="005B4766" w14:paraId="5B9038BF" w14:textId="77777777" w:rsidTr="002021F1">
        <w:tc>
          <w:tcPr>
            <w:tcW w:w="976" w:type="pct"/>
          </w:tcPr>
          <w:p w14:paraId="074DDFE6" w14:textId="77777777" w:rsidR="002021F1" w:rsidRPr="003D0266" w:rsidRDefault="002021F1" w:rsidP="002021F1">
            <w:pPr>
              <w:spacing w:after="120"/>
              <w:rPr>
                <w:sz w:val="18"/>
                <w:szCs w:val="18"/>
              </w:rPr>
            </w:pPr>
            <w:r w:rsidRPr="003D0266">
              <w:rPr>
                <w:sz w:val="18"/>
                <w:szCs w:val="18"/>
              </w:rPr>
              <w:t>*Price list description</w:t>
            </w:r>
          </w:p>
        </w:tc>
        <w:tc>
          <w:tcPr>
            <w:tcW w:w="407" w:type="pct"/>
          </w:tcPr>
          <w:p w14:paraId="51931F58" w14:textId="77777777" w:rsidR="002021F1" w:rsidRPr="003D0266" w:rsidRDefault="002021F1" w:rsidP="002021F1">
            <w:pPr>
              <w:spacing w:after="120"/>
              <w:rPr>
                <w:sz w:val="18"/>
                <w:szCs w:val="18"/>
              </w:rPr>
            </w:pPr>
            <w:r w:rsidRPr="003D0266">
              <w:rPr>
                <w:sz w:val="18"/>
                <w:szCs w:val="18"/>
              </w:rPr>
              <w:t>36</w:t>
            </w:r>
          </w:p>
        </w:tc>
        <w:tc>
          <w:tcPr>
            <w:tcW w:w="610" w:type="pct"/>
          </w:tcPr>
          <w:p w14:paraId="142653EE" w14:textId="77777777" w:rsidR="002021F1" w:rsidRPr="003D0266" w:rsidRDefault="002021F1" w:rsidP="002021F1">
            <w:pPr>
              <w:spacing w:after="120"/>
              <w:rPr>
                <w:sz w:val="18"/>
                <w:szCs w:val="18"/>
              </w:rPr>
            </w:pPr>
            <w:r>
              <w:rPr>
                <w:sz w:val="18"/>
                <w:szCs w:val="18"/>
              </w:rPr>
              <w:t>256</w:t>
            </w:r>
          </w:p>
        </w:tc>
        <w:tc>
          <w:tcPr>
            <w:tcW w:w="711" w:type="pct"/>
          </w:tcPr>
          <w:p w14:paraId="1D6E8696" w14:textId="77777777" w:rsidR="002021F1" w:rsidRPr="003D0266" w:rsidRDefault="002021F1" w:rsidP="002021F1">
            <w:pPr>
              <w:spacing w:after="120"/>
              <w:rPr>
                <w:sz w:val="18"/>
                <w:szCs w:val="18"/>
              </w:rPr>
            </w:pPr>
            <w:r w:rsidRPr="003D0266">
              <w:rPr>
                <w:sz w:val="18"/>
                <w:szCs w:val="18"/>
              </w:rPr>
              <w:t>Text</w:t>
            </w:r>
          </w:p>
        </w:tc>
        <w:tc>
          <w:tcPr>
            <w:tcW w:w="1423" w:type="pct"/>
          </w:tcPr>
          <w:p w14:paraId="342DFA04" w14:textId="77777777" w:rsidR="002021F1" w:rsidRPr="003D0266" w:rsidRDefault="002021F1" w:rsidP="002021F1">
            <w:pPr>
              <w:spacing w:after="120"/>
              <w:rPr>
                <w:sz w:val="18"/>
                <w:szCs w:val="18"/>
              </w:rPr>
            </w:pPr>
            <w:r w:rsidRPr="003D0266">
              <w:rPr>
                <w:sz w:val="18"/>
                <w:szCs w:val="18"/>
              </w:rPr>
              <w:t>Not populated currently.</w:t>
            </w:r>
          </w:p>
        </w:tc>
        <w:tc>
          <w:tcPr>
            <w:tcW w:w="874" w:type="pct"/>
          </w:tcPr>
          <w:p w14:paraId="62DD36E7" w14:textId="77777777" w:rsidR="002021F1" w:rsidRPr="003D0266" w:rsidRDefault="002021F1" w:rsidP="002021F1">
            <w:pPr>
              <w:jc w:val="both"/>
              <w:rPr>
                <w:sz w:val="18"/>
                <w:szCs w:val="18"/>
              </w:rPr>
            </w:pPr>
          </w:p>
        </w:tc>
      </w:tr>
    </w:tbl>
    <w:p w14:paraId="46DDE8C1" w14:textId="77777777" w:rsidR="002021F1" w:rsidRDefault="002021F1" w:rsidP="002021F1">
      <w:pPr>
        <w:jc w:val="both"/>
        <w:rPr>
          <w:sz w:val="18"/>
          <w:szCs w:val="18"/>
        </w:rPr>
      </w:pPr>
      <w:r>
        <w:rPr>
          <w:b/>
          <w:sz w:val="22"/>
        </w:rPr>
        <w:t>*</w:t>
      </w:r>
      <w:r>
        <w:rPr>
          <w:sz w:val="22"/>
        </w:rPr>
        <w:t xml:space="preserve"> </w:t>
      </w:r>
      <w:r w:rsidRPr="00FE5F53">
        <w:rPr>
          <w:sz w:val="18"/>
          <w:szCs w:val="18"/>
        </w:rPr>
        <w:t>Asterisk = Fields whose values will not get populated initially. A further development will be deployed later to populate the remaining fields</w:t>
      </w:r>
      <w:r>
        <w:rPr>
          <w:sz w:val="18"/>
          <w:szCs w:val="18"/>
        </w:rPr>
        <w:t>.</w:t>
      </w:r>
    </w:p>
    <w:p w14:paraId="4A370722" w14:textId="77777777" w:rsidR="002021F1" w:rsidRPr="00A151BB" w:rsidRDefault="002021F1" w:rsidP="002021F1">
      <w:pPr>
        <w:jc w:val="both"/>
        <w:rPr>
          <w:rFonts w:ascii="Verdana" w:hAnsi="Verdana"/>
          <w:color w:val="000000"/>
        </w:rPr>
      </w:pPr>
      <w:r w:rsidRPr="009C74D7">
        <w:rPr>
          <w:sz w:val="18"/>
          <w:szCs w:val="18"/>
        </w:rPr>
        <w:t>**</w:t>
      </w:r>
      <w:r w:rsidRPr="009C74D7">
        <w:t xml:space="preserve"> Domestic</w:t>
      </w:r>
      <w:r w:rsidRPr="0052574A">
        <w:t xml:space="preserve"> Reverse charge (DRC): customer to account to HMRC for the reverse charge output tax on the VAT exclusive price of items marked reverse charge</w:t>
      </w:r>
    </w:p>
    <w:p w14:paraId="3C198715" w14:textId="77777777" w:rsidR="002021F1" w:rsidRPr="00FA5DF2" w:rsidRDefault="002021F1" w:rsidP="00870DEA">
      <w:pPr>
        <w:pStyle w:val="Heading2"/>
      </w:pPr>
      <w:bookmarkStart w:id="61" w:name="billsummary"/>
      <w:bookmarkStart w:id="62" w:name="_Toc268602749"/>
      <w:bookmarkStart w:id="63" w:name="_Toc292189145"/>
      <w:bookmarkStart w:id="64" w:name="_Toc488928565"/>
      <w:bookmarkStart w:id="65" w:name="_Toc488928790"/>
      <w:bookmarkStart w:id="66" w:name="_Ref4778685"/>
      <w:bookmarkStart w:id="67" w:name="_Toc205994540"/>
      <w:bookmarkEnd w:id="61"/>
      <w:r w:rsidRPr="00870DEA">
        <w:t>BILLSUMMARYRECORD</w:t>
      </w:r>
      <w:bookmarkEnd w:id="62"/>
      <w:bookmarkEnd w:id="63"/>
      <w:bookmarkEnd w:id="64"/>
      <w:bookmarkEnd w:id="65"/>
      <w:bookmarkEnd w:id="66"/>
      <w:bookmarkEnd w:id="67"/>
    </w:p>
    <w:p w14:paraId="3A600167" w14:textId="77777777" w:rsidR="002021F1" w:rsidRPr="00F97B25" w:rsidRDefault="002021F1" w:rsidP="002021F1">
      <w:pPr>
        <w:jc w:val="both"/>
      </w:pPr>
      <w:r w:rsidRPr="00F97B25">
        <w:t>The following single BILLSUMMARYRECORD record will be included in the output file.</w:t>
      </w:r>
    </w:p>
    <w:p w14:paraId="10229EEB" w14:textId="77777777" w:rsidR="002021F1" w:rsidRDefault="002021F1" w:rsidP="002021F1">
      <w:pPr>
        <w:jc w:val="both"/>
      </w:pPr>
      <w:r w:rsidRPr="00F97B25">
        <w:t>Record Type:</w:t>
      </w:r>
      <w:r>
        <w:t xml:space="preserve"> </w:t>
      </w:r>
      <w:r w:rsidRPr="00A05E9B">
        <w:rPr>
          <w:b/>
        </w:rPr>
        <w:t>BILLSUMMARYRECORD</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917"/>
        <w:gridCol w:w="894"/>
        <w:gridCol w:w="1107"/>
        <w:gridCol w:w="1049"/>
        <w:gridCol w:w="2444"/>
        <w:gridCol w:w="1825"/>
      </w:tblGrid>
      <w:tr w:rsidR="002021F1" w:rsidRPr="005B4766" w14:paraId="5515FC5B" w14:textId="77777777" w:rsidTr="002021F1">
        <w:tc>
          <w:tcPr>
            <w:tcW w:w="1057" w:type="pct"/>
          </w:tcPr>
          <w:p w14:paraId="1B375053" w14:textId="77777777" w:rsidR="002021F1" w:rsidRPr="005B4766" w:rsidRDefault="002021F1" w:rsidP="002021F1">
            <w:pPr>
              <w:spacing w:after="120"/>
              <w:rPr>
                <w:b/>
                <w:sz w:val="18"/>
                <w:szCs w:val="18"/>
              </w:rPr>
            </w:pPr>
            <w:r w:rsidRPr="005B4766">
              <w:rPr>
                <w:b/>
                <w:sz w:val="18"/>
                <w:szCs w:val="18"/>
              </w:rPr>
              <w:t>Field Name</w:t>
            </w:r>
          </w:p>
        </w:tc>
        <w:tc>
          <w:tcPr>
            <w:tcW w:w="503" w:type="pct"/>
          </w:tcPr>
          <w:p w14:paraId="34114769" w14:textId="77777777" w:rsidR="002021F1" w:rsidRPr="005B4766" w:rsidRDefault="002021F1" w:rsidP="002021F1">
            <w:pPr>
              <w:spacing w:after="120"/>
              <w:rPr>
                <w:b/>
                <w:sz w:val="18"/>
                <w:szCs w:val="18"/>
              </w:rPr>
            </w:pPr>
            <w:r w:rsidRPr="005B4766">
              <w:rPr>
                <w:b/>
                <w:sz w:val="18"/>
                <w:szCs w:val="18"/>
              </w:rPr>
              <w:t>Field No</w:t>
            </w:r>
          </w:p>
        </w:tc>
        <w:tc>
          <w:tcPr>
            <w:tcW w:w="503" w:type="pct"/>
          </w:tcPr>
          <w:p w14:paraId="15ED5705" w14:textId="77777777" w:rsidR="002021F1" w:rsidRPr="005B4766" w:rsidRDefault="002021F1" w:rsidP="002021F1">
            <w:pPr>
              <w:spacing w:after="120"/>
              <w:rPr>
                <w:b/>
                <w:sz w:val="18"/>
                <w:szCs w:val="18"/>
              </w:rPr>
            </w:pPr>
            <w:r w:rsidRPr="005B4766">
              <w:rPr>
                <w:b/>
                <w:sz w:val="18"/>
                <w:szCs w:val="18"/>
              </w:rPr>
              <w:t xml:space="preserve">Maximum Field Length          </w:t>
            </w:r>
          </w:p>
        </w:tc>
        <w:tc>
          <w:tcPr>
            <w:tcW w:w="587" w:type="pct"/>
          </w:tcPr>
          <w:p w14:paraId="4D30266B" w14:textId="77777777" w:rsidR="002021F1" w:rsidRPr="005B4766" w:rsidRDefault="002021F1" w:rsidP="002021F1">
            <w:pPr>
              <w:spacing w:after="120"/>
              <w:rPr>
                <w:b/>
                <w:sz w:val="18"/>
                <w:szCs w:val="18"/>
              </w:rPr>
            </w:pPr>
            <w:r w:rsidRPr="005B4766">
              <w:rPr>
                <w:b/>
                <w:sz w:val="18"/>
                <w:szCs w:val="18"/>
              </w:rPr>
              <w:t>Format</w:t>
            </w:r>
          </w:p>
        </w:tc>
        <w:tc>
          <w:tcPr>
            <w:tcW w:w="1342" w:type="pct"/>
          </w:tcPr>
          <w:p w14:paraId="4B3EBB46" w14:textId="77777777" w:rsidR="002021F1" w:rsidRPr="005B4766" w:rsidRDefault="002021F1" w:rsidP="002021F1">
            <w:pPr>
              <w:spacing w:after="120"/>
              <w:rPr>
                <w:b/>
                <w:sz w:val="18"/>
                <w:szCs w:val="18"/>
              </w:rPr>
            </w:pPr>
            <w:r w:rsidRPr="005B4766">
              <w:rPr>
                <w:b/>
                <w:sz w:val="18"/>
                <w:szCs w:val="18"/>
              </w:rPr>
              <w:t>Value</w:t>
            </w:r>
          </w:p>
        </w:tc>
        <w:tc>
          <w:tcPr>
            <w:tcW w:w="1007" w:type="pct"/>
          </w:tcPr>
          <w:p w14:paraId="40A3558E" w14:textId="77777777" w:rsidR="002021F1" w:rsidRPr="005B4766" w:rsidRDefault="002021F1" w:rsidP="002021F1">
            <w:pPr>
              <w:spacing w:after="120"/>
              <w:rPr>
                <w:b/>
                <w:sz w:val="18"/>
                <w:szCs w:val="18"/>
              </w:rPr>
            </w:pPr>
            <w:r>
              <w:rPr>
                <w:b/>
                <w:sz w:val="18"/>
                <w:szCs w:val="18"/>
              </w:rPr>
              <w:t>Note</w:t>
            </w:r>
          </w:p>
        </w:tc>
      </w:tr>
      <w:tr w:rsidR="002021F1" w:rsidRPr="005B4766" w14:paraId="0E549CC8" w14:textId="77777777" w:rsidTr="002021F1">
        <w:tc>
          <w:tcPr>
            <w:tcW w:w="1057" w:type="pct"/>
          </w:tcPr>
          <w:p w14:paraId="477F0BBF" w14:textId="77777777" w:rsidR="002021F1" w:rsidRPr="005B4766" w:rsidRDefault="002021F1" w:rsidP="002021F1">
            <w:pPr>
              <w:spacing w:after="120"/>
              <w:rPr>
                <w:sz w:val="18"/>
                <w:szCs w:val="18"/>
              </w:rPr>
            </w:pPr>
            <w:r w:rsidRPr="005B4766">
              <w:rPr>
                <w:sz w:val="18"/>
                <w:szCs w:val="18"/>
              </w:rPr>
              <w:t>Record Type</w:t>
            </w:r>
          </w:p>
        </w:tc>
        <w:tc>
          <w:tcPr>
            <w:tcW w:w="503" w:type="pct"/>
          </w:tcPr>
          <w:p w14:paraId="6FF26C4F" w14:textId="77777777" w:rsidR="002021F1" w:rsidRPr="005B4766" w:rsidRDefault="002021F1" w:rsidP="002021F1">
            <w:pPr>
              <w:spacing w:after="120"/>
              <w:rPr>
                <w:sz w:val="18"/>
                <w:szCs w:val="18"/>
              </w:rPr>
            </w:pPr>
            <w:r w:rsidRPr="005B4766">
              <w:rPr>
                <w:sz w:val="18"/>
                <w:szCs w:val="18"/>
              </w:rPr>
              <w:t>1</w:t>
            </w:r>
          </w:p>
        </w:tc>
        <w:tc>
          <w:tcPr>
            <w:tcW w:w="503" w:type="pct"/>
          </w:tcPr>
          <w:p w14:paraId="42320F4E" w14:textId="77777777" w:rsidR="002021F1" w:rsidRPr="005B4766" w:rsidRDefault="002021F1" w:rsidP="002021F1">
            <w:pPr>
              <w:spacing w:after="120"/>
              <w:rPr>
                <w:sz w:val="18"/>
                <w:szCs w:val="18"/>
              </w:rPr>
            </w:pPr>
            <w:r w:rsidRPr="003506A1">
              <w:rPr>
                <w:sz w:val="18"/>
                <w:szCs w:val="18"/>
              </w:rPr>
              <w:t>255</w:t>
            </w:r>
          </w:p>
        </w:tc>
        <w:tc>
          <w:tcPr>
            <w:tcW w:w="587" w:type="pct"/>
          </w:tcPr>
          <w:p w14:paraId="1581FFE0" w14:textId="77777777" w:rsidR="002021F1" w:rsidRPr="005B4766" w:rsidRDefault="002021F1" w:rsidP="002021F1">
            <w:pPr>
              <w:spacing w:after="120"/>
              <w:rPr>
                <w:sz w:val="18"/>
                <w:szCs w:val="18"/>
              </w:rPr>
            </w:pPr>
            <w:r w:rsidRPr="005B4766">
              <w:rPr>
                <w:sz w:val="18"/>
                <w:szCs w:val="18"/>
              </w:rPr>
              <w:t>Text</w:t>
            </w:r>
          </w:p>
        </w:tc>
        <w:tc>
          <w:tcPr>
            <w:tcW w:w="1342" w:type="pct"/>
          </w:tcPr>
          <w:p w14:paraId="3741F45D" w14:textId="77777777" w:rsidR="002021F1" w:rsidRPr="00D32C01" w:rsidRDefault="002021F1" w:rsidP="002021F1">
            <w:pPr>
              <w:spacing w:after="120"/>
              <w:rPr>
                <w:sz w:val="18"/>
                <w:szCs w:val="18"/>
              </w:rPr>
            </w:pPr>
            <w:r w:rsidRPr="00D32C01">
              <w:rPr>
                <w:sz w:val="18"/>
                <w:szCs w:val="18"/>
              </w:rPr>
              <w:t>BILLSUMMARYRECORD</w:t>
            </w:r>
          </w:p>
        </w:tc>
        <w:tc>
          <w:tcPr>
            <w:tcW w:w="1007" w:type="pct"/>
          </w:tcPr>
          <w:p w14:paraId="78487244" w14:textId="77777777" w:rsidR="002021F1" w:rsidRPr="00D32C01" w:rsidRDefault="002021F1" w:rsidP="002021F1">
            <w:pPr>
              <w:jc w:val="both"/>
              <w:rPr>
                <w:sz w:val="18"/>
                <w:szCs w:val="18"/>
              </w:rPr>
            </w:pPr>
          </w:p>
        </w:tc>
      </w:tr>
      <w:tr w:rsidR="002021F1" w:rsidRPr="005B4766" w14:paraId="1682ADB8" w14:textId="77777777" w:rsidTr="002021F1">
        <w:tc>
          <w:tcPr>
            <w:tcW w:w="1057" w:type="pct"/>
          </w:tcPr>
          <w:p w14:paraId="5F0F64B8" w14:textId="77777777" w:rsidR="002021F1" w:rsidRPr="001014D4" w:rsidRDefault="002021F1" w:rsidP="002021F1">
            <w:pPr>
              <w:spacing w:after="120"/>
              <w:rPr>
                <w:sz w:val="18"/>
                <w:szCs w:val="18"/>
              </w:rPr>
            </w:pPr>
            <w:r w:rsidRPr="001014D4">
              <w:rPr>
                <w:sz w:val="18"/>
                <w:szCs w:val="18"/>
              </w:rPr>
              <w:t>Net total of total bill charges</w:t>
            </w:r>
          </w:p>
        </w:tc>
        <w:tc>
          <w:tcPr>
            <w:tcW w:w="503" w:type="pct"/>
          </w:tcPr>
          <w:p w14:paraId="6C97CC4B" w14:textId="77777777" w:rsidR="002021F1" w:rsidRPr="005B4766" w:rsidRDefault="002021F1" w:rsidP="002021F1">
            <w:pPr>
              <w:spacing w:after="120"/>
              <w:rPr>
                <w:sz w:val="18"/>
                <w:szCs w:val="18"/>
              </w:rPr>
            </w:pPr>
            <w:r>
              <w:rPr>
                <w:sz w:val="18"/>
                <w:szCs w:val="18"/>
              </w:rPr>
              <w:t>2</w:t>
            </w:r>
          </w:p>
        </w:tc>
        <w:tc>
          <w:tcPr>
            <w:tcW w:w="503" w:type="pct"/>
          </w:tcPr>
          <w:p w14:paraId="16855734" w14:textId="77777777" w:rsidR="002021F1" w:rsidRPr="005B4766" w:rsidRDefault="002021F1" w:rsidP="002021F1">
            <w:pPr>
              <w:spacing w:after="120"/>
              <w:rPr>
                <w:sz w:val="18"/>
                <w:szCs w:val="18"/>
              </w:rPr>
            </w:pPr>
            <w:r>
              <w:rPr>
                <w:sz w:val="18"/>
                <w:szCs w:val="18"/>
              </w:rPr>
              <w:t>18</w:t>
            </w:r>
          </w:p>
        </w:tc>
        <w:tc>
          <w:tcPr>
            <w:tcW w:w="587" w:type="pct"/>
          </w:tcPr>
          <w:p w14:paraId="146F2668" w14:textId="77777777" w:rsidR="002021F1" w:rsidRPr="005B4766" w:rsidRDefault="002021F1" w:rsidP="002021F1">
            <w:pPr>
              <w:spacing w:after="120"/>
              <w:rPr>
                <w:sz w:val="18"/>
                <w:szCs w:val="18"/>
              </w:rPr>
            </w:pPr>
            <w:r w:rsidRPr="005B4766">
              <w:rPr>
                <w:sz w:val="18"/>
                <w:szCs w:val="18"/>
              </w:rPr>
              <w:t>Num</w:t>
            </w:r>
          </w:p>
        </w:tc>
        <w:tc>
          <w:tcPr>
            <w:tcW w:w="1342" w:type="pct"/>
          </w:tcPr>
          <w:p w14:paraId="07212652" w14:textId="77777777" w:rsidR="002021F1" w:rsidRPr="005B4766"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1007" w:type="pct"/>
          </w:tcPr>
          <w:p w14:paraId="1DC7D6A8" w14:textId="77777777" w:rsidR="002021F1" w:rsidRPr="0006028F" w:rsidRDefault="002021F1" w:rsidP="002021F1">
            <w:pPr>
              <w:jc w:val="both"/>
              <w:rPr>
                <w:sz w:val="18"/>
                <w:szCs w:val="18"/>
              </w:rPr>
            </w:pPr>
          </w:p>
        </w:tc>
      </w:tr>
      <w:tr w:rsidR="002021F1" w:rsidRPr="005B4766" w14:paraId="19FF6B76" w14:textId="77777777" w:rsidTr="002021F1">
        <w:tc>
          <w:tcPr>
            <w:tcW w:w="1057" w:type="pct"/>
          </w:tcPr>
          <w:p w14:paraId="2E4F38A6" w14:textId="77777777" w:rsidR="002021F1" w:rsidRPr="001014D4" w:rsidRDefault="002021F1" w:rsidP="002021F1">
            <w:pPr>
              <w:spacing w:after="120"/>
              <w:rPr>
                <w:sz w:val="18"/>
                <w:szCs w:val="18"/>
              </w:rPr>
            </w:pPr>
            <w:r w:rsidRPr="001014D4">
              <w:rPr>
                <w:sz w:val="18"/>
                <w:szCs w:val="18"/>
              </w:rPr>
              <w:t>Total VAT due on bill</w:t>
            </w:r>
          </w:p>
        </w:tc>
        <w:tc>
          <w:tcPr>
            <w:tcW w:w="503" w:type="pct"/>
          </w:tcPr>
          <w:p w14:paraId="303CF2C0" w14:textId="77777777" w:rsidR="002021F1" w:rsidRPr="005B4766" w:rsidRDefault="002021F1" w:rsidP="002021F1">
            <w:pPr>
              <w:spacing w:after="120"/>
              <w:rPr>
                <w:sz w:val="18"/>
                <w:szCs w:val="18"/>
              </w:rPr>
            </w:pPr>
            <w:r>
              <w:rPr>
                <w:sz w:val="18"/>
                <w:szCs w:val="18"/>
              </w:rPr>
              <w:t>3</w:t>
            </w:r>
          </w:p>
        </w:tc>
        <w:tc>
          <w:tcPr>
            <w:tcW w:w="503" w:type="pct"/>
          </w:tcPr>
          <w:p w14:paraId="2D397D4D" w14:textId="77777777" w:rsidR="002021F1" w:rsidRPr="005B4766" w:rsidRDefault="002021F1" w:rsidP="002021F1">
            <w:pPr>
              <w:spacing w:after="120"/>
              <w:rPr>
                <w:sz w:val="18"/>
                <w:szCs w:val="18"/>
              </w:rPr>
            </w:pPr>
            <w:r>
              <w:rPr>
                <w:sz w:val="18"/>
                <w:szCs w:val="18"/>
              </w:rPr>
              <w:t>18</w:t>
            </w:r>
          </w:p>
        </w:tc>
        <w:tc>
          <w:tcPr>
            <w:tcW w:w="587" w:type="pct"/>
          </w:tcPr>
          <w:p w14:paraId="1188CCBD" w14:textId="77777777" w:rsidR="002021F1" w:rsidRPr="005B4766" w:rsidRDefault="002021F1" w:rsidP="002021F1">
            <w:pPr>
              <w:spacing w:after="120"/>
              <w:rPr>
                <w:sz w:val="18"/>
                <w:szCs w:val="18"/>
              </w:rPr>
            </w:pPr>
            <w:r w:rsidRPr="005B4766">
              <w:rPr>
                <w:sz w:val="18"/>
                <w:szCs w:val="18"/>
              </w:rPr>
              <w:t>Num</w:t>
            </w:r>
          </w:p>
        </w:tc>
        <w:tc>
          <w:tcPr>
            <w:tcW w:w="1342" w:type="pct"/>
          </w:tcPr>
          <w:p w14:paraId="4823395D" w14:textId="77777777" w:rsidR="002021F1" w:rsidRPr="005B4766"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1007" w:type="pct"/>
          </w:tcPr>
          <w:p w14:paraId="0A5C824D" w14:textId="77777777" w:rsidR="002021F1" w:rsidRPr="0006028F" w:rsidRDefault="002021F1" w:rsidP="002021F1">
            <w:pPr>
              <w:jc w:val="both"/>
              <w:rPr>
                <w:sz w:val="18"/>
                <w:szCs w:val="18"/>
              </w:rPr>
            </w:pPr>
          </w:p>
        </w:tc>
      </w:tr>
      <w:tr w:rsidR="002021F1" w:rsidRPr="005B4766" w14:paraId="13191A63" w14:textId="77777777" w:rsidTr="002021F1">
        <w:tc>
          <w:tcPr>
            <w:tcW w:w="1057" w:type="pct"/>
          </w:tcPr>
          <w:p w14:paraId="76CA5D23" w14:textId="77777777" w:rsidR="002021F1" w:rsidRPr="001014D4" w:rsidRDefault="002021F1" w:rsidP="002021F1">
            <w:pPr>
              <w:spacing w:after="120"/>
              <w:rPr>
                <w:sz w:val="18"/>
                <w:szCs w:val="18"/>
              </w:rPr>
            </w:pPr>
            <w:r w:rsidRPr="001014D4">
              <w:rPr>
                <w:sz w:val="18"/>
                <w:szCs w:val="18"/>
              </w:rPr>
              <w:t>Net total of charges, NOT subject to VAT</w:t>
            </w:r>
          </w:p>
        </w:tc>
        <w:tc>
          <w:tcPr>
            <w:tcW w:w="503" w:type="pct"/>
          </w:tcPr>
          <w:p w14:paraId="4C640EA9" w14:textId="77777777" w:rsidR="002021F1" w:rsidRPr="005B4766" w:rsidRDefault="002021F1" w:rsidP="002021F1">
            <w:pPr>
              <w:spacing w:after="120"/>
              <w:rPr>
                <w:sz w:val="18"/>
                <w:szCs w:val="18"/>
              </w:rPr>
            </w:pPr>
            <w:r>
              <w:rPr>
                <w:sz w:val="18"/>
                <w:szCs w:val="18"/>
              </w:rPr>
              <w:t>4</w:t>
            </w:r>
          </w:p>
        </w:tc>
        <w:tc>
          <w:tcPr>
            <w:tcW w:w="503" w:type="pct"/>
          </w:tcPr>
          <w:p w14:paraId="3593487B" w14:textId="77777777" w:rsidR="002021F1" w:rsidRPr="005B4766" w:rsidRDefault="002021F1" w:rsidP="002021F1">
            <w:pPr>
              <w:spacing w:after="120"/>
              <w:rPr>
                <w:sz w:val="18"/>
                <w:szCs w:val="18"/>
              </w:rPr>
            </w:pPr>
            <w:r>
              <w:rPr>
                <w:sz w:val="18"/>
                <w:szCs w:val="18"/>
              </w:rPr>
              <w:t>18</w:t>
            </w:r>
          </w:p>
        </w:tc>
        <w:tc>
          <w:tcPr>
            <w:tcW w:w="587" w:type="pct"/>
          </w:tcPr>
          <w:p w14:paraId="6E505D6A" w14:textId="77777777" w:rsidR="002021F1" w:rsidRPr="005B4766" w:rsidRDefault="002021F1" w:rsidP="002021F1">
            <w:pPr>
              <w:spacing w:after="120"/>
              <w:rPr>
                <w:sz w:val="18"/>
                <w:szCs w:val="18"/>
              </w:rPr>
            </w:pPr>
            <w:r w:rsidRPr="005B4766">
              <w:rPr>
                <w:sz w:val="18"/>
                <w:szCs w:val="18"/>
              </w:rPr>
              <w:t>Num</w:t>
            </w:r>
          </w:p>
        </w:tc>
        <w:tc>
          <w:tcPr>
            <w:tcW w:w="1342" w:type="pct"/>
          </w:tcPr>
          <w:p w14:paraId="1C1C9755" w14:textId="77777777" w:rsidR="002021F1" w:rsidRPr="005B4766"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r>
              <w:rPr>
                <w:sz w:val="18"/>
                <w:szCs w:val="18"/>
              </w:rPr>
              <w:t>This also includes any DRC related charges where the customer is responsible to account to HMRC for the VAT.</w:t>
            </w:r>
          </w:p>
        </w:tc>
        <w:tc>
          <w:tcPr>
            <w:tcW w:w="1007" w:type="pct"/>
          </w:tcPr>
          <w:p w14:paraId="0FE65A0B" w14:textId="77777777" w:rsidR="002021F1" w:rsidRPr="0006028F" w:rsidRDefault="002021F1" w:rsidP="002021F1">
            <w:pPr>
              <w:jc w:val="both"/>
              <w:rPr>
                <w:sz w:val="18"/>
                <w:szCs w:val="18"/>
              </w:rPr>
            </w:pPr>
          </w:p>
        </w:tc>
      </w:tr>
      <w:tr w:rsidR="002021F1" w:rsidRPr="00705394" w14:paraId="0DCD7AFF" w14:textId="77777777" w:rsidTr="002021F1">
        <w:tc>
          <w:tcPr>
            <w:tcW w:w="1057" w:type="pct"/>
          </w:tcPr>
          <w:p w14:paraId="4515F8E5" w14:textId="77777777" w:rsidR="002021F1" w:rsidRPr="001014D4" w:rsidRDefault="002021F1" w:rsidP="002021F1">
            <w:pPr>
              <w:spacing w:after="120"/>
              <w:rPr>
                <w:sz w:val="18"/>
                <w:szCs w:val="18"/>
              </w:rPr>
            </w:pPr>
            <w:r w:rsidRPr="001014D4">
              <w:rPr>
                <w:sz w:val="18"/>
                <w:szCs w:val="18"/>
              </w:rPr>
              <w:t>Invoice total due including any VAT</w:t>
            </w:r>
          </w:p>
        </w:tc>
        <w:tc>
          <w:tcPr>
            <w:tcW w:w="503" w:type="pct"/>
          </w:tcPr>
          <w:p w14:paraId="76FA341E" w14:textId="77777777" w:rsidR="002021F1" w:rsidRPr="005B4766" w:rsidRDefault="002021F1" w:rsidP="002021F1">
            <w:pPr>
              <w:spacing w:after="120"/>
              <w:rPr>
                <w:sz w:val="18"/>
                <w:szCs w:val="18"/>
              </w:rPr>
            </w:pPr>
            <w:r>
              <w:rPr>
                <w:sz w:val="18"/>
                <w:szCs w:val="18"/>
              </w:rPr>
              <w:t>5</w:t>
            </w:r>
          </w:p>
        </w:tc>
        <w:tc>
          <w:tcPr>
            <w:tcW w:w="503" w:type="pct"/>
          </w:tcPr>
          <w:p w14:paraId="77AE5550" w14:textId="77777777" w:rsidR="002021F1" w:rsidRPr="005B4766" w:rsidRDefault="002021F1" w:rsidP="002021F1">
            <w:pPr>
              <w:spacing w:after="120"/>
              <w:rPr>
                <w:sz w:val="18"/>
                <w:szCs w:val="18"/>
              </w:rPr>
            </w:pPr>
            <w:r>
              <w:rPr>
                <w:sz w:val="18"/>
                <w:szCs w:val="18"/>
              </w:rPr>
              <w:t>18</w:t>
            </w:r>
          </w:p>
        </w:tc>
        <w:tc>
          <w:tcPr>
            <w:tcW w:w="587" w:type="pct"/>
          </w:tcPr>
          <w:p w14:paraId="760BC5FC" w14:textId="77777777" w:rsidR="002021F1" w:rsidRPr="005B4766" w:rsidRDefault="002021F1" w:rsidP="002021F1">
            <w:pPr>
              <w:spacing w:after="120"/>
              <w:rPr>
                <w:sz w:val="18"/>
                <w:szCs w:val="18"/>
              </w:rPr>
            </w:pPr>
            <w:r w:rsidRPr="005B4766">
              <w:rPr>
                <w:sz w:val="18"/>
                <w:szCs w:val="18"/>
              </w:rPr>
              <w:t>Num</w:t>
            </w:r>
          </w:p>
        </w:tc>
        <w:tc>
          <w:tcPr>
            <w:tcW w:w="1342" w:type="pct"/>
          </w:tcPr>
          <w:p w14:paraId="3CB7525A" w14:textId="77777777" w:rsidR="002021F1" w:rsidRPr="0070539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1007" w:type="pct"/>
          </w:tcPr>
          <w:p w14:paraId="5FDF1FA2" w14:textId="77777777" w:rsidR="002021F1" w:rsidRPr="0006028F" w:rsidRDefault="002021F1" w:rsidP="002021F1">
            <w:pPr>
              <w:jc w:val="both"/>
              <w:rPr>
                <w:sz w:val="18"/>
                <w:szCs w:val="18"/>
              </w:rPr>
            </w:pPr>
          </w:p>
        </w:tc>
      </w:tr>
      <w:tr w:rsidR="002021F1" w:rsidRPr="00705394" w14:paraId="3F1AECE2" w14:textId="77777777" w:rsidTr="002021F1">
        <w:tc>
          <w:tcPr>
            <w:tcW w:w="1057" w:type="pct"/>
          </w:tcPr>
          <w:p w14:paraId="1EF446C1" w14:textId="77777777" w:rsidR="002021F1" w:rsidRPr="005A0D20" w:rsidRDefault="002021F1" w:rsidP="002021F1">
            <w:pPr>
              <w:spacing w:after="120"/>
              <w:rPr>
                <w:sz w:val="18"/>
                <w:szCs w:val="18"/>
              </w:rPr>
            </w:pPr>
            <w:r w:rsidRPr="005A0D20">
              <w:rPr>
                <w:sz w:val="18"/>
                <w:szCs w:val="18"/>
              </w:rPr>
              <w:t>Summary total of all one</w:t>
            </w:r>
            <w:r w:rsidR="00393CFE">
              <w:rPr>
                <w:sz w:val="18"/>
                <w:szCs w:val="18"/>
              </w:rPr>
              <w:t xml:space="preserve"> </w:t>
            </w:r>
            <w:r>
              <w:rPr>
                <w:sz w:val="18"/>
                <w:szCs w:val="18"/>
              </w:rPr>
              <w:t>-</w:t>
            </w:r>
            <w:r w:rsidR="00393CFE">
              <w:rPr>
                <w:sz w:val="18"/>
                <w:szCs w:val="18"/>
              </w:rPr>
              <w:t xml:space="preserve"> </w:t>
            </w:r>
            <w:r w:rsidRPr="005A0D20">
              <w:rPr>
                <w:sz w:val="18"/>
                <w:szCs w:val="18"/>
              </w:rPr>
              <w:t>off charges (Connection charges, transfer charges and early termination charges)</w:t>
            </w:r>
          </w:p>
        </w:tc>
        <w:tc>
          <w:tcPr>
            <w:tcW w:w="503" w:type="pct"/>
          </w:tcPr>
          <w:p w14:paraId="1C4B23D8" w14:textId="77777777" w:rsidR="002021F1" w:rsidRPr="005B4766" w:rsidRDefault="002021F1" w:rsidP="002021F1">
            <w:pPr>
              <w:spacing w:after="120"/>
              <w:rPr>
                <w:sz w:val="18"/>
                <w:szCs w:val="18"/>
              </w:rPr>
            </w:pPr>
            <w:r>
              <w:rPr>
                <w:sz w:val="18"/>
                <w:szCs w:val="18"/>
              </w:rPr>
              <w:t>6</w:t>
            </w:r>
          </w:p>
        </w:tc>
        <w:tc>
          <w:tcPr>
            <w:tcW w:w="503" w:type="pct"/>
          </w:tcPr>
          <w:p w14:paraId="09AAE51F" w14:textId="77777777" w:rsidR="002021F1" w:rsidRPr="005B4766" w:rsidRDefault="002021F1" w:rsidP="002021F1">
            <w:pPr>
              <w:spacing w:after="120"/>
              <w:rPr>
                <w:sz w:val="18"/>
                <w:szCs w:val="18"/>
              </w:rPr>
            </w:pPr>
            <w:r>
              <w:rPr>
                <w:sz w:val="18"/>
                <w:szCs w:val="18"/>
              </w:rPr>
              <w:t>18</w:t>
            </w:r>
          </w:p>
        </w:tc>
        <w:tc>
          <w:tcPr>
            <w:tcW w:w="587" w:type="pct"/>
          </w:tcPr>
          <w:p w14:paraId="7C248CF5" w14:textId="77777777" w:rsidR="002021F1" w:rsidRPr="005B4766" w:rsidRDefault="002021F1" w:rsidP="002021F1">
            <w:pPr>
              <w:spacing w:after="120"/>
              <w:rPr>
                <w:sz w:val="18"/>
                <w:szCs w:val="18"/>
              </w:rPr>
            </w:pPr>
            <w:r w:rsidRPr="005B4766">
              <w:rPr>
                <w:sz w:val="18"/>
                <w:szCs w:val="18"/>
              </w:rPr>
              <w:t>Num</w:t>
            </w:r>
          </w:p>
        </w:tc>
        <w:tc>
          <w:tcPr>
            <w:tcW w:w="1342" w:type="pct"/>
          </w:tcPr>
          <w:p w14:paraId="214083C6" w14:textId="77777777" w:rsidR="002021F1" w:rsidRPr="0070539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1007" w:type="pct"/>
          </w:tcPr>
          <w:p w14:paraId="430C04A4" w14:textId="77777777" w:rsidR="002021F1" w:rsidRPr="0006028F" w:rsidRDefault="002021F1" w:rsidP="002021F1">
            <w:pPr>
              <w:jc w:val="both"/>
              <w:rPr>
                <w:sz w:val="18"/>
                <w:szCs w:val="18"/>
              </w:rPr>
            </w:pPr>
          </w:p>
        </w:tc>
      </w:tr>
      <w:tr w:rsidR="002021F1" w:rsidRPr="008A2A14" w14:paraId="0793096C" w14:textId="77777777" w:rsidTr="002021F1">
        <w:tc>
          <w:tcPr>
            <w:tcW w:w="1057" w:type="pct"/>
          </w:tcPr>
          <w:p w14:paraId="06FE63C3" w14:textId="77777777" w:rsidR="002021F1" w:rsidRPr="00E94537" w:rsidRDefault="002021F1" w:rsidP="002021F1">
            <w:pPr>
              <w:spacing w:after="120"/>
              <w:rPr>
                <w:sz w:val="18"/>
                <w:szCs w:val="18"/>
              </w:rPr>
            </w:pPr>
            <w:r w:rsidRPr="00E94537">
              <w:rPr>
                <w:sz w:val="18"/>
                <w:szCs w:val="18"/>
              </w:rPr>
              <w:t>Summary total of all periodic charges (whole period rentals and broken period rentals)</w:t>
            </w:r>
          </w:p>
        </w:tc>
        <w:tc>
          <w:tcPr>
            <w:tcW w:w="503" w:type="pct"/>
          </w:tcPr>
          <w:p w14:paraId="6845D228" w14:textId="77777777" w:rsidR="002021F1" w:rsidRPr="005B4766" w:rsidRDefault="002021F1" w:rsidP="002021F1">
            <w:pPr>
              <w:spacing w:after="120"/>
              <w:rPr>
                <w:sz w:val="18"/>
                <w:szCs w:val="18"/>
              </w:rPr>
            </w:pPr>
            <w:r>
              <w:rPr>
                <w:sz w:val="18"/>
                <w:szCs w:val="18"/>
              </w:rPr>
              <w:t>7</w:t>
            </w:r>
          </w:p>
        </w:tc>
        <w:tc>
          <w:tcPr>
            <w:tcW w:w="503" w:type="pct"/>
          </w:tcPr>
          <w:p w14:paraId="599C29B6" w14:textId="77777777" w:rsidR="002021F1" w:rsidRDefault="002021F1" w:rsidP="002021F1">
            <w:pPr>
              <w:spacing w:after="120"/>
              <w:rPr>
                <w:sz w:val="18"/>
                <w:szCs w:val="18"/>
              </w:rPr>
            </w:pPr>
            <w:r>
              <w:rPr>
                <w:sz w:val="18"/>
                <w:szCs w:val="18"/>
              </w:rPr>
              <w:t>18</w:t>
            </w:r>
          </w:p>
        </w:tc>
        <w:tc>
          <w:tcPr>
            <w:tcW w:w="587" w:type="pct"/>
          </w:tcPr>
          <w:p w14:paraId="56F91B82" w14:textId="77777777" w:rsidR="002021F1" w:rsidRPr="005B4766" w:rsidRDefault="002021F1" w:rsidP="002021F1">
            <w:pPr>
              <w:spacing w:after="120"/>
              <w:rPr>
                <w:sz w:val="18"/>
                <w:szCs w:val="18"/>
              </w:rPr>
            </w:pPr>
            <w:r w:rsidRPr="005B4766">
              <w:rPr>
                <w:sz w:val="18"/>
                <w:szCs w:val="18"/>
              </w:rPr>
              <w:t>Num</w:t>
            </w:r>
          </w:p>
        </w:tc>
        <w:tc>
          <w:tcPr>
            <w:tcW w:w="1342" w:type="pct"/>
          </w:tcPr>
          <w:p w14:paraId="2DA135C0" w14:textId="77777777" w:rsidR="002021F1" w:rsidRPr="008A2A1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1007" w:type="pct"/>
          </w:tcPr>
          <w:p w14:paraId="1C97D354" w14:textId="77777777" w:rsidR="002021F1" w:rsidRPr="0006028F" w:rsidRDefault="002021F1" w:rsidP="002021F1">
            <w:pPr>
              <w:jc w:val="both"/>
              <w:rPr>
                <w:sz w:val="18"/>
                <w:szCs w:val="18"/>
              </w:rPr>
            </w:pPr>
          </w:p>
        </w:tc>
      </w:tr>
      <w:tr w:rsidR="002021F1" w:rsidRPr="008A2A14" w14:paraId="1AEB2995" w14:textId="77777777" w:rsidTr="002021F1">
        <w:tc>
          <w:tcPr>
            <w:tcW w:w="1057" w:type="pct"/>
          </w:tcPr>
          <w:p w14:paraId="2EDD27C9" w14:textId="77777777" w:rsidR="002021F1" w:rsidRPr="00FC186D" w:rsidRDefault="002021F1" w:rsidP="002021F1">
            <w:pPr>
              <w:spacing w:after="120"/>
              <w:rPr>
                <w:sz w:val="18"/>
                <w:szCs w:val="18"/>
              </w:rPr>
            </w:pPr>
            <w:r w:rsidRPr="00FC186D">
              <w:rPr>
                <w:sz w:val="18"/>
                <w:szCs w:val="18"/>
              </w:rPr>
              <w:t>Summary total of all miscellaneous charges</w:t>
            </w:r>
          </w:p>
        </w:tc>
        <w:tc>
          <w:tcPr>
            <w:tcW w:w="503" w:type="pct"/>
          </w:tcPr>
          <w:p w14:paraId="754C22A8" w14:textId="77777777" w:rsidR="002021F1" w:rsidRPr="005B4766" w:rsidRDefault="002021F1" w:rsidP="002021F1">
            <w:pPr>
              <w:spacing w:after="120"/>
              <w:rPr>
                <w:sz w:val="18"/>
                <w:szCs w:val="18"/>
              </w:rPr>
            </w:pPr>
            <w:r>
              <w:rPr>
                <w:sz w:val="18"/>
                <w:szCs w:val="18"/>
              </w:rPr>
              <w:t>8</w:t>
            </w:r>
          </w:p>
        </w:tc>
        <w:tc>
          <w:tcPr>
            <w:tcW w:w="503" w:type="pct"/>
          </w:tcPr>
          <w:p w14:paraId="04DA82AB" w14:textId="77777777" w:rsidR="002021F1" w:rsidRDefault="002021F1" w:rsidP="002021F1">
            <w:pPr>
              <w:spacing w:after="120"/>
              <w:rPr>
                <w:sz w:val="18"/>
                <w:szCs w:val="18"/>
              </w:rPr>
            </w:pPr>
            <w:r>
              <w:rPr>
                <w:sz w:val="18"/>
                <w:szCs w:val="18"/>
              </w:rPr>
              <w:t>18</w:t>
            </w:r>
          </w:p>
        </w:tc>
        <w:tc>
          <w:tcPr>
            <w:tcW w:w="587" w:type="pct"/>
          </w:tcPr>
          <w:p w14:paraId="4DD38282" w14:textId="77777777" w:rsidR="002021F1" w:rsidRPr="005B4766" w:rsidRDefault="002021F1" w:rsidP="002021F1">
            <w:pPr>
              <w:spacing w:after="120"/>
              <w:rPr>
                <w:sz w:val="18"/>
                <w:szCs w:val="18"/>
              </w:rPr>
            </w:pPr>
            <w:r w:rsidRPr="005B4766">
              <w:rPr>
                <w:sz w:val="18"/>
                <w:szCs w:val="18"/>
              </w:rPr>
              <w:t>Num</w:t>
            </w:r>
          </w:p>
        </w:tc>
        <w:tc>
          <w:tcPr>
            <w:tcW w:w="1342" w:type="pct"/>
          </w:tcPr>
          <w:p w14:paraId="46428B65" w14:textId="77777777" w:rsidR="002021F1" w:rsidRPr="008A2A1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1007" w:type="pct"/>
          </w:tcPr>
          <w:p w14:paraId="01EA7730" w14:textId="77777777" w:rsidR="002021F1" w:rsidRPr="0006028F" w:rsidRDefault="002021F1" w:rsidP="002021F1">
            <w:pPr>
              <w:jc w:val="both"/>
              <w:rPr>
                <w:sz w:val="18"/>
                <w:szCs w:val="18"/>
              </w:rPr>
            </w:pPr>
          </w:p>
        </w:tc>
      </w:tr>
      <w:tr w:rsidR="002021F1" w:rsidRPr="008A2A14" w14:paraId="686E30C3" w14:textId="77777777" w:rsidTr="002021F1">
        <w:tc>
          <w:tcPr>
            <w:tcW w:w="1057" w:type="pct"/>
          </w:tcPr>
          <w:p w14:paraId="4AA6F500" w14:textId="77777777" w:rsidR="002021F1" w:rsidRPr="00FC186D" w:rsidRDefault="002021F1" w:rsidP="002021F1">
            <w:pPr>
              <w:spacing w:after="120"/>
              <w:rPr>
                <w:sz w:val="18"/>
                <w:szCs w:val="18"/>
              </w:rPr>
            </w:pPr>
            <w:r w:rsidRPr="00FC186D">
              <w:rPr>
                <w:sz w:val="18"/>
                <w:szCs w:val="18"/>
              </w:rPr>
              <w:t>Summary total of all transfer rebates</w:t>
            </w:r>
          </w:p>
        </w:tc>
        <w:tc>
          <w:tcPr>
            <w:tcW w:w="503" w:type="pct"/>
          </w:tcPr>
          <w:p w14:paraId="0211D081" w14:textId="77777777" w:rsidR="002021F1" w:rsidRPr="005B4766" w:rsidRDefault="002021F1" w:rsidP="002021F1">
            <w:pPr>
              <w:spacing w:after="120"/>
              <w:rPr>
                <w:sz w:val="18"/>
                <w:szCs w:val="18"/>
              </w:rPr>
            </w:pPr>
            <w:r>
              <w:rPr>
                <w:sz w:val="18"/>
                <w:szCs w:val="18"/>
              </w:rPr>
              <w:t>9</w:t>
            </w:r>
          </w:p>
        </w:tc>
        <w:tc>
          <w:tcPr>
            <w:tcW w:w="503" w:type="pct"/>
          </w:tcPr>
          <w:p w14:paraId="00788DA1" w14:textId="77777777" w:rsidR="002021F1" w:rsidRDefault="002021F1" w:rsidP="002021F1">
            <w:pPr>
              <w:spacing w:after="120"/>
              <w:rPr>
                <w:sz w:val="18"/>
                <w:szCs w:val="18"/>
              </w:rPr>
            </w:pPr>
            <w:r>
              <w:rPr>
                <w:sz w:val="18"/>
                <w:szCs w:val="18"/>
              </w:rPr>
              <w:t>18</w:t>
            </w:r>
          </w:p>
        </w:tc>
        <w:tc>
          <w:tcPr>
            <w:tcW w:w="587" w:type="pct"/>
          </w:tcPr>
          <w:p w14:paraId="2BDE05C6" w14:textId="77777777" w:rsidR="002021F1" w:rsidRPr="005B4766" w:rsidRDefault="002021F1" w:rsidP="002021F1">
            <w:pPr>
              <w:spacing w:after="120"/>
              <w:rPr>
                <w:sz w:val="18"/>
                <w:szCs w:val="18"/>
              </w:rPr>
            </w:pPr>
            <w:r w:rsidRPr="005B4766">
              <w:rPr>
                <w:sz w:val="18"/>
                <w:szCs w:val="18"/>
              </w:rPr>
              <w:t>Num</w:t>
            </w:r>
          </w:p>
        </w:tc>
        <w:tc>
          <w:tcPr>
            <w:tcW w:w="1342" w:type="pct"/>
          </w:tcPr>
          <w:p w14:paraId="7F9054D0" w14:textId="77777777" w:rsidR="002021F1" w:rsidRPr="008A2A1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1007" w:type="pct"/>
          </w:tcPr>
          <w:p w14:paraId="5F129F17" w14:textId="77777777" w:rsidR="002021F1" w:rsidRPr="0006028F" w:rsidRDefault="002021F1" w:rsidP="002021F1">
            <w:pPr>
              <w:jc w:val="both"/>
              <w:rPr>
                <w:sz w:val="18"/>
                <w:szCs w:val="18"/>
              </w:rPr>
            </w:pPr>
          </w:p>
        </w:tc>
      </w:tr>
      <w:tr w:rsidR="002021F1" w:rsidRPr="008A2A14" w14:paraId="465FC1D2" w14:textId="77777777" w:rsidTr="002021F1">
        <w:tc>
          <w:tcPr>
            <w:tcW w:w="1057" w:type="pct"/>
          </w:tcPr>
          <w:p w14:paraId="665188E5" w14:textId="77777777" w:rsidR="002021F1" w:rsidRPr="00FC186D" w:rsidRDefault="002021F1" w:rsidP="002021F1">
            <w:pPr>
              <w:spacing w:after="120"/>
              <w:rPr>
                <w:sz w:val="18"/>
                <w:szCs w:val="18"/>
              </w:rPr>
            </w:pPr>
            <w:r w:rsidRPr="00FC186D">
              <w:rPr>
                <w:sz w:val="18"/>
                <w:szCs w:val="18"/>
              </w:rPr>
              <w:t>Summary total of all Usage charges</w:t>
            </w:r>
          </w:p>
        </w:tc>
        <w:tc>
          <w:tcPr>
            <w:tcW w:w="503" w:type="pct"/>
          </w:tcPr>
          <w:p w14:paraId="60FDB426" w14:textId="77777777" w:rsidR="002021F1" w:rsidRDefault="002021F1" w:rsidP="002021F1">
            <w:pPr>
              <w:spacing w:after="120"/>
              <w:rPr>
                <w:sz w:val="18"/>
                <w:szCs w:val="18"/>
              </w:rPr>
            </w:pPr>
            <w:r>
              <w:rPr>
                <w:sz w:val="18"/>
                <w:szCs w:val="18"/>
              </w:rPr>
              <w:t>10</w:t>
            </w:r>
          </w:p>
        </w:tc>
        <w:tc>
          <w:tcPr>
            <w:tcW w:w="503" w:type="pct"/>
          </w:tcPr>
          <w:p w14:paraId="7FF4F26A" w14:textId="77777777" w:rsidR="002021F1" w:rsidRDefault="002021F1" w:rsidP="002021F1">
            <w:pPr>
              <w:spacing w:after="120"/>
              <w:rPr>
                <w:sz w:val="18"/>
                <w:szCs w:val="18"/>
              </w:rPr>
            </w:pPr>
            <w:r>
              <w:rPr>
                <w:sz w:val="18"/>
                <w:szCs w:val="18"/>
              </w:rPr>
              <w:t>18</w:t>
            </w:r>
          </w:p>
        </w:tc>
        <w:tc>
          <w:tcPr>
            <w:tcW w:w="587" w:type="pct"/>
          </w:tcPr>
          <w:p w14:paraId="7304B9D3" w14:textId="77777777" w:rsidR="002021F1" w:rsidRPr="005B4766" w:rsidRDefault="002021F1" w:rsidP="002021F1">
            <w:pPr>
              <w:spacing w:after="120"/>
              <w:rPr>
                <w:sz w:val="18"/>
                <w:szCs w:val="18"/>
              </w:rPr>
            </w:pPr>
            <w:r w:rsidRPr="005B4766">
              <w:rPr>
                <w:sz w:val="18"/>
                <w:szCs w:val="18"/>
              </w:rPr>
              <w:t>Num</w:t>
            </w:r>
          </w:p>
        </w:tc>
        <w:tc>
          <w:tcPr>
            <w:tcW w:w="1342" w:type="pct"/>
          </w:tcPr>
          <w:p w14:paraId="1759D475" w14:textId="77777777" w:rsidR="002021F1" w:rsidRPr="0006028F" w:rsidRDefault="002021F1" w:rsidP="002021F1">
            <w:pPr>
              <w:spacing w:after="120"/>
              <w:rPr>
                <w:sz w:val="18"/>
                <w:szCs w:val="18"/>
              </w:rPr>
            </w:pPr>
            <w:r w:rsidRPr="00532FDD">
              <w:rPr>
                <w:sz w:val="18"/>
                <w:szCs w:val="18"/>
              </w:rPr>
              <w:t xml:space="preserve">The charges are in pence. Hence the value of 520 should be read as £5.2 and 3600 should be read as £36.00. </w:t>
            </w:r>
          </w:p>
        </w:tc>
        <w:tc>
          <w:tcPr>
            <w:tcW w:w="1007" w:type="pct"/>
          </w:tcPr>
          <w:p w14:paraId="6C384945" w14:textId="77777777" w:rsidR="002021F1" w:rsidRPr="00532FDD" w:rsidRDefault="002021F1" w:rsidP="002021F1">
            <w:pPr>
              <w:jc w:val="both"/>
              <w:rPr>
                <w:sz w:val="18"/>
                <w:szCs w:val="18"/>
              </w:rPr>
            </w:pPr>
          </w:p>
        </w:tc>
      </w:tr>
      <w:tr w:rsidR="002021F1" w:rsidRPr="008A2A14" w14:paraId="5D1EE8B9" w14:textId="77777777" w:rsidTr="002021F1">
        <w:tc>
          <w:tcPr>
            <w:tcW w:w="1057" w:type="pct"/>
          </w:tcPr>
          <w:p w14:paraId="629B628A" w14:textId="77777777" w:rsidR="002021F1" w:rsidRPr="00B414E4" w:rsidRDefault="002021F1" w:rsidP="002021F1">
            <w:pPr>
              <w:spacing w:after="120"/>
              <w:rPr>
                <w:sz w:val="18"/>
                <w:szCs w:val="18"/>
              </w:rPr>
            </w:pPr>
            <w:r w:rsidRPr="00B414E4">
              <w:rPr>
                <w:sz w:val="18"/>
                <w:szCs w:val="18"/>
              </w:rPr>
              <w:t>Summary total of all adjustments</w:t>
            </w:r>
          </w:p>
        </w:tc>
        <w:tc>
          <w:tcPr>
            <w:tcW w:w="503" w:type="pct"/>
          </w:tcPr>
          <w:p w14:paraId="7E202C62" w14:textId="77777777" w:rsidR="002021F1" w:rsidRDefault="002021F1" w:rsidP="002021F1">
            <w:pPr>
              <w:spacing w:after="120"/>
              <w:rPr>
                <w:sz w:val="18"/>
                <w:szCs w:val="18"/>
              </w:rPr>
            </w:pPr>
            <w:r>
              <w:rPr>
                <w:sz w:val="18"/>
                <w:szCs w:val="18"/>
              </w:rPr>
              <w:t>11</w:t>
            </w:r>
          </w:p>
        </w:tc>
        <w:tc>
          <w:tcPr>
            <w:tcW w:w="503" w:type="pct"/>
          </w:tcPr>
          <w:p w14:paraId="3353AD27" w14:textId="77777777" w:rsidR="002021F1" w:rsidRDefault="002021F1" w:rsidP="002021F1">
            <w:pPr>
              <w:spacing w:after="120"/>
              <w:rPr>
                <w:sz w:val="18"/>
                <w:szCs w:val="18"/>
              </w:rPr>
            </w:pPr>
            <w:r>
              <w:rPr>
                <w:sz w:val="18"/>
                <w:szCs w:val="18"/>
              </w:rPr>
              <w:t>18</w:t>
            </w:r>
          </w:p>
        </w:tc>
        <w:tc>
          <w:tcPr>
            <w:tcW w:w="587" w:type="pct"/>
          </w:tcPr>
          <w:p w14:paraId="2C268D42" w14:textId="77777777" w:rsidR="002021F1" w:rsidRPr="005B4766" w:rsidRDefault="002021F1" w:rsidP="002021F1">
            <w:pPr>
              <w:spacing w:after="120"/>
              <w:rPr>
                <w:sz w:val="18"/>
                <w:szCs w:val="18"/>
              </w:rPr>
            </w:pPr>
            <w:r w:rsidRPr="005B4766">
              <w:rPr>
                <w:sz w:val="18"/>
                <w:szCs w:val="18"/>
              </w:rPr>
              <w:t>Num</w:t>
            </w:r>
          </w:p>
        </w:tc>
        <w:tc>
          <w:tcPr>
            <w:tcW w:w="1342" w:type="pct"/>
          </w:tcPr>
          <w:p w14:paraId="5E05D984" w14:textId="77777777" w:rsidR="002021F1" w:rsidRPr="0006028F" w:rsidRDefault="002021F1" w:rsidP="002021F1">
            <w:pPr>
              <w:spacing w:after="120"/>
              <w:rPr>
                <w:sz w:val="18"/>
                <w:szCs w:val="18"/>
              </w:rPr>
            </w:pPr>
            <w:r w:rsidRPr="00532FDD">
              <w:rPr>
                <w:sz w:val="18"/>
                <w:szCs w:val="18"/>
              </w:rPr>
              <w:t xml:space="preserve">The charges are in pence. Hence the value of 520 should be read as £5.2 and 3600 should be read as £36.00. </w:t>
            </w:r>
          </w:p>
        </w:tc>
        <w:tc>
          <w:tcPr>
            <w:tcW w:w="1007" w:type="pct"/>
          </w:tcPr>
          <w:p w14:paraId="2176942B" w14:textId="77777777" w:rsidR="002021F1" w:rsidRPr="00532FDD" w:rsidRDefault="002021F1" w:rsidP="002021F1">
            <w:pPr>
              <w:jc w:val="both"/>
              <w:rPr>
                <w:sz w:val="18"/>
                <w:szCs w:val="18"/>
              </w:rPr>
            </w:pPr>
          </w:p>
        </w:tc>
      </w:tr>
    </w:tbl>
    <w:p w14:paraId="05D2D668" w14:textId="77777777" w:rsidR="002021F1" w:rsidRPr="007640CF" w:rsidRDefault="00B32CBB" w:rsidP="008C5985">
      <w:pPr>
        <w:pStyle w:val="Heading1"/>
        <w:numPr>
          <w:ilvl w:val="0"/>
          <w:numId w:val="16"/>
        </w:numPr>
      </w:pPr>
      <w:r>
        <w:br w:type="page"/>
      </w:r>
      <w:bookmarkStart w:id="68" w:name="_Toc488928566"/>
      <w:bookmarkStart w:id="69" w:name="_Toc488928791"/>
      <w:bookmarkStart w:id="70" w:name="_Toc205994541"/>
      <w:r w:rsidR="005216DE">
        <w:t xml:space="preserve">Openreach </w:t>
      </w:r>
      <w:r w:rsidR="008846EA" w:rsidRPr="007640CF">
        <w:t xml:space="preserve">Ethernet Products </w:t>
      </w:r>
      <w:r w:rsidR="005216DE">
        <w:t>and</w:t>
      </w:r>
      <w:r w:rsidR="005216DE" w:rsidRPr="007640CF">
        <w:t xml:space="preserve"> </w:t>
      </w:r>
      <w:r w:rsidR="008846EA" w:rsidRPr="007640CF">
        <w:t>Connectivity Services Bill Backup</w:t>
      </w:r>
      <w:bookmarkEnd w:id="68"/>
      <w:bookmarkEnd w:id="69"/>
      <w:bookmarkEnd w:id="70"/>
    </w:p>
    <w:p w14:paraId="0477F50E" w14:textId="77777777" w:rsidR="002021F1" w:rsidRPr="00356F02" w:rsidRDefault="002021F1" w:rsidP="007640CF">
      <w:pPr>
        <w:pStyle w:val="Heading2"/>
      </w:pPr>
      <w:bookmarkStart w:id="71" w:name="wlr_reference"/>
      <w:bookmarkStart w:id="72" w:name="_Toc268602752"/>
      <w:bookmarkStart w:id="73" w:name="_Toc292189148"/>
      <w:bookmarkStart w:id="74" w:name="_Toc488928567"/>
      <w:bookmarkStart w:id="75" w:name="_Toc488928792"/>
      <w:bookmarkStart w:id="76" w:name="_Toc205994542"/>
      <w:bookmarkEnd w:id="71"/>
      <w:r w:rsidRPr="00EC4F9F">
        <w:t>Bill</w:t>
      </w:r>
      <w:r w:rsidRPr="00356F02">
        <w:t xml:space="preserve"> Backup Data File</w:t>
      </w:r>
      <w:bookmarkEnd w:id="72"/>
      <w:bookmarkEnd w:id="73"/>
      <w:bookmarkEnd w:id="74"/>
      <w:bookmarkEnd w:id="75"/>
      <w:bookmarkEnd w:id="76"/>
    </w:p>
    <w:p w14:paraId="0900C014" w14:textId="77777777" w:rsidR="005D69A0" w:rsidRPr="00C564F6" w:rsidRDefault="005D69A0" w:rsidP="002021F1">
      <w:pPr>
        <w:rPr>
          <w:rFonts w:cs="Arial"/>
          <w:b/>
        </w:rPr>
      </w:pPr>
      <w:r w:rsidRPr="008D3611">
        <w:rPr>
          <w:rFonts w:ascii="Segoe UI" w:hAnsi="Segoe UI" w:cs="Segoe UI"/>
          <w:b/>
          <w:color w:val="000000"/>
          <w:sz w:val="20"/>
          <w:szCs w:val="20"/>
        </w:rPr>
        <w:t>(Now Includes Dark</w:t>
      </w:r>
      <w:r w:rsidR="00735B69">
        <w:rPr>
          <w:rFonts w:ascii="Segoe UI" w:hAnsi="Segoe UI" w:cs="Segoe UI"/>
          <w:b/>
          <w:color w:val="000000"/>
          <w:sz w:val="20"/>
          <w:szCs w:val="20"/>
        </w:rPr>
        <w:t xml:space="preserve"> </w:t>
      </w:r>
      <w:r w:rsidRPr="008D3611">
        <w:rPr>
          <w:rFonts w:ascii="Segoe UI" w:hAnsi="Segoe UI" w:cs="Segoe UI"/>
          <w:b/>
          <w:color w:val="000000"/>
          <w:sz w:val="20"/>
          <w:szCs w:val="20"/>
        </w:rPr>
        <w:t xml:space="preserve">Fibre Exchange </w:t>
      </w:r>
      <w:r w:rsidR="00735B69">
        <w:rPr>
          <w:rFonts w:ascii="Segoe UI" w:hAnsi="Segoe UI" w:cs="Segoe UI"/>
          <w:b/>
          <w:color w:val="000000"/>
          <w:sz w:val="20"/>
          <w:szCs w:val="20"/>
        </w:rPr>
        <w:t>–</w:t>
      </w:r>
      <w:r w:rsidRPr="008D3611">
        <w:rPr>
          <w:rFonts w:ascii="Segoe UI" w:hAnsi="Segoe UI" w:cs="Segoe UI"/>
          <w:b/>
          <w:color w:val="000000"/>
          <w:sz w:val="20"/>
          <w:szCs w:val="20"/>
        </w:rPr>
        <w:t xml:space="preserve"> DFX</w:t>
      </w:r>
      <w:r w:rsidR="00735B69">
        <w:rPr>
          <w:rFonts w:ascii="Segoe UI" w:hAnsi="Segoe UI" w:cs="Segoe UI"/>
          <w:b/>
          <w:color w:val="000000"/>
          <w:sz w:val="20"/>
          <w:szCs w:val="20"/>
        </w:rPr>
        <w:t xml:space="preserve"> </w:t>
      </w:r>
      <w:r w:rsidR="00735B69" w:rsidRPr="004F025E">
        <w:rPr>
          <w:rFonts w:ascii="Segoe UI" w:hAnsi="Segoe UI" w:cs="Segoe UI"/>
          <w:b/>
          <w:color w:val="000000"/>
          <w:sz w:val="20"/>
          <w:szCs w:val="20"/>
        </w:rPr>
        <w:t xml:space="preserve">and </w:t>
      </w:r>
      <w:r w:rsidR="00501B1C" w:rsidRPr="004F025E">
        <w:rPr>
          <w:rFonts w:ascii="Segoe UI" w:hAnsi="Segoe UI" w:cs="Segoe UI"/>
          <w:b/>
          <w:color w:val="000000"/>
          <w:sz w:val="20"/>
          <w:szCs w:val="20"/>
        </w:rPr>
        <w:t>Dark Fibre</w:t>
      </w:r>
      <w:r w:rsidR="00C50F8C" w:rsidRPr="004F025E">
        <w:rPr>
          <w:rFonts w:ascii="Segoe UI" w:hAnsi="Segoe UI" w:cs="Segoe UI"/>
          <w:b/>
          <w:color w:val="000000"/>
          <w:sz w:val="20"/>
          <w:szCs w:val="20"/>
        </w:rPr>
        <w:t xml:space="preserve"> </w:t>
      </w:r>
      <w:r w:rsidR="00501B1C" w:rsidRPr="004F025E">
        <w:rPr>
          <w:rFonts w:ascii="Segoe UI" w:hAnsi="Segoe UI" w:cs="Segoe UI"/>
          <w:b/>
          <w:color w:val="000000"/>
          <w:sz w:val="20"/>
          <w:szCs w:val="20"/>
        </w:rPr>
        <w:t>– DF</w:t>
      </w:r>
      <w:r w:rsidRPr="004F025E">
        <w:rPr>
          <w:rFonts w:ascii="Segoe UI" w:hAnsi="Segoe UI" w:cs="Segoe UI"/>
          <w:b/>
          <w:color w:val="000000"/>
          <w:sz w:val="20"/>
          <w:szCs w:val="20"/>
        </w:rPr>
        <w:t>)</w:t>
      </w:r>
    </w:p>
    <w:p w14:paraId="7CD57642" w14:textId="77777777" w:rsidR="002021F1" w:rsidRPr="002E08B1" w:rsidRDefault="002021F1" w:rsidP="002021F1">
      <w:pPr>
        <w:rPr>
          <w:rFonts w:cs="Arial"/>
        </w:rPr>
      </w:pPr>
      <w:r w:rsidRPr="002E08B1">
        <w:rPr>
          <w:rFonts w:cs="Arial"/>
        </w:rPr>
        <w:t>The bill backup files will contain a number of different types of records as listed.</w:t>
      </w:r>
    </w:p>
    <w:p w14:paraId="2426CE9E" w14:textId="77777777" w:rsidR="002021F1" w:rsidRPr="00892727" w:rsidRDefault="002021F1" w:rsidP="008C5985">
      <w:pPr>
        <w:numPr>
          <w:ilvl w:val="0"/>
          <w:numId w:val="6"/>
        </w:numPr>
        <w:spacing w:after="120" w:line="240" w:lineRule="auto"/>
      </w:pPr>
      <w:r w:rsidRPr="00892727">
        <w:t>Customer record (identified by CUSTOMERRECORD). This will be used to identify which CP is being billed and what the account number is etc.</w:t>
      </w:r>
    </w:p>
    <w:p w14:paraId="7FD15AFC" w14:textId="77777777" w:rsidR="002021F1" w:rsidRPr="00892727" w:rsidRDefault="002021F1" w:rsidP="008C5985">
      <w:pPr>
        <w:numPr>
          <w:ilvl w:val="0"/>
          <w:numId w:val="6"/>
        </w:numPr>
        <w:spacing w:after="120" w:line="240" w:lineRule="auto"/>
      </w:pPr>
      <w:r w:rsidRPr="00892727">
        <w:t>Product Charge (identified by PRODUCTCHARGE) – this is used for the following charge categories:</w:t>
      </w:r>
    </w:p>
    <w:p w14:paraId="1D9C82B7" w14:textId="77777777" w:rsidR="002021F1" w:rsidRPr="00892727" w:rsidRDefault="002021F1" w:rsidP="008C5985">
      <w:pPr>
        <w:numPr>
          <w:ilvl w:val="0"/>
          <w:numId w:val="6"/>
        </w:numPr>
        <w:spacing w:after="120" w:line="240" w:lineRule="auto"/>
      </w:pPr>
      <w:r w:rsidRPr="00892727">
        <w:t>Connection charges (for new supply and transfer charges)</w:t>
      </w:r>
    </w:p>
    <w:p w14:paraId="184F620D" w14:textId="77777777" w:rsidR="002021F1" w:rsidRPr="00892727" w:rsidRDefault="002021F1" w:rsidP="008C5985">
      <w:pPr>
        <w:numPr>
          <w:ilvl w:val="0"/>
          <w:numId w:val="6"/>
        </w:numPr>
        <w:spacing w:after="120" w:line="240" w:lineRule="auto"/>
      </w:pPr>
      <w:r w:rsidRPr="00892727">
        <w:t>Rental charges</w:t>
      </w:r>
    </w:p>
    <w:p w14:paraId="38714FB6" w14:textId="77777777" w:rsidR="002021F1" w:rsidRPr="00892727" w:rsidRDefault="002021F1" w:rsidP="008C5985">
      <w:pPr>
        <w:numPr>
          <w:ilvl w:val="0"/>
          <w:numId w:val="6"/>
        </w:numPr>
        <w:spacing w:after="120" w:line="240" w:lineRule="auto"/>
      </w:pPr>
      <w:r w:rsidRPr="00892727">
        <w:t>Contract termination charges</w:t>
      </w:r>
    </w:p>
    <w:p w14:paraId="6E0BBB6D" w14:textId="77777777" w:rsidR="002021F1" w:rsidRPr="00892727" w:rsidRDefault="002021F1" w:rsidP="008C5985">
      <w:pPr>
        <w:numPr>
          <w:ilvl w:val="0"/>
          <w:numId w:val="6"/>
        </w:numPr>
        <w:spacing w:after="120" w:line="240" w:lineRule="auto"/>
      </w:pPr>
      <w:r w:rsidRPr="00892727">
        <w:t xml:space="preserve">Event charges (identified by EVENTCHARGE) – used for miscellaneous charges and credits charges </w:t>
      </w:r>
    </w:p>
    <w:p w14:paraId="53223B49" w14:textId="77777777" w:rsidR="002021F1" w:rsidRDefault="002021F1" w:rsidP="008C5985">
      <w:pPr>
        <w:numPr>
          <w:ilvl w:val="0"/>
          <w:numId w:val="6"/>
        </w:numPr>
        <w:spacing w:after="120" w:line="240" w:lineRule="auto"/>
      </w:pPr>
      <w:r w:rsidRPr="00892727">
        <w:t>Adjustments (identified by ADJUSTMENT) – used for miscellaneous bill adjustments</w:t>
      </w:r>
    </w:p>
    <w:p w14:paraId="63492E91" w14:textId="77777777" w:rsidR="002021F1" w:rsidRPr="00892727" w:rsidRDefault="002021F1" w:rsidP="008C5985">
      <w:pPr>
        <w:numPr>
          <w:ilvl w:val="0"/>
          <w:numId w:val="6"/>
        </w:numPr>
        <w:spacing w:after="120" w:line="240" w:lineRule="auto"/>
      </w:pPr>
      <w:r>
        <w:t xml:space="preserve">RCS </w:t>
      </w:r>
      <w:r w:rsidRPr="00892727">
        <w:t xml:space="preserve">Adjustments (identified by </w:t>
      </w:r>
      <w:r>
        <w:t>RCS</w:t>
      </w:r>
      <w:r w:rsidRPr="00892727">
        <w:t xml:space="preserve">ADJUSTMENT) – used for miscellaneous </w:t>
      </w:r>
      <w:r>
        <w:t xml:space="preserve">RCS </w:t>
      </w:r>
      <w:r w:rsidRPr="00892727">
        <w:t>bill adjustments</w:t>
      </w:r>
    </w:p>
    <w:p w14:paraId="098C62B8" w14:textId="77777777" w:rsidR="002021F1" w:rsidRPr="00892727" w:rsidRDefault="002021F1" w:rsidP="008C5985">
      <w:pPr>
        <w:numPr>
          <w:ilvl w:val="0"/>
          <w:numId w:val="6"/>
        </w:numPr>
        <w:spacing w:after="120" w:line="240" w:lineRule="auto"/>
      </w:pPr>
      <w:r w:rsidRPr="00892727">
        <w:t>Bill summary (identified by BILLSUMMARYRECORD) – this will contain the invoice totals</w:t>
      </w:r>
    </w:p>
    <w:p w14:paraId="69B3F1DA" w14:textId="77777777" w:rsidR="002021F1" w:rsidRDefault="002021F1" w:rsidP="002021F1">
      <w:pPr>
        <w:jc w:val="both"/>
        <w:rPr>
          <w:sz w:val="22"/>
          <w:szCs w:val="22"/>
        </w:rPr>
      </w:pPr>
      <w:r w:rsidRPr="00B52478">
        <w:rPr>
          <w:b/>
          <w:sz w:val="22"/>
          <w:szCs w:val="22"/>
        </w:rPr>
        <w:t xml:space="preserve">FILE FORMAT </w:t>
      </w:r>
      <w:r w:rsidR="00F82D2F">
        <w:rPr>
          <w:sz w:val="22"/>
          <w:szCs w:val="22"/>
        </w:rPr>
        <w:t>(using | as the delimiter)</w:t>
      </w:r>
    </w:p>
    <w:p w14:paraId="37521D33" w14:textId="77777777" w:rsidR="002021F1" w:rsidRPr="00F0176F" w:rsidRDefault="0090497C" w:rsidP="00615AB5">
      <w:pPr>
        <w:spacing w:after="120" w:line="240" w:lineRule="auto"/>
        <w:ind w:left="180"/>
        <w:jc w:val="both"/>
        <w:rPr>
          <w:rFonts w:cs="Arial"/>
        </w:rPr>
      </w:pPr>
      <w:r>
        <w:rPr>
          <w:rFonts w:cs="Arial"/>
        </w:rPr>
        <w:fldChar w:fldCharType="begin"/>
      </w:r>
      <w:r>
        <w:rPr>
          <w:rFonts w:cs="Arial"/>
        </w:rPr>
        <w:instrText xml:space="preserve"> REF _Ref4778807 \r </w:instrText>
      </w:r>
      <w:r>
        <w:rPr>
          <w:rFonts w:cs="Arial"/>
        </w:rPr>
        <w:fldChar w:fldCharType="separate"/>
      </w:r>
      <w:r>
        <w:rPr>
          <w:rFonts w:cs="Arial"/>
        </w:rPr>
        <w:t>2.2</w:t>
      </w:r>
      <w:r>
        <w:rPr>
          <w:rFonts w:cs="Arial"/>
        </w:rPr>
        <w:fldChar w:fldCharType="end"/>
      </w:r>
      <w:r w:rsidR="00615AB5">
        <w:rPr>
          <w:rFonts w:cs="Arial"/>
        </w:rPr>
        <w:tab/>
      </w:r>
      <w:hyperlink w:anchor="ex_desc" w:history="1">
        <w:r w:rsidR="002021F1" w:rsidRPr="00F0176F">
          <w:rPr>
            <w:rStyle w:val="Hyperlink"/>
            <w:rFonts w:cs="Arial"/>
          </w:rPr>
          <w:t>DESC</w:t>
        </w:r>
        <w:r w:rsidR="002021F1" w:rsidRPr="00F0176F">
          <w:rPr>
            <w:rStyle w:val="Hyperlink"/>
            <w:rFonts w:cs="Arial"/>
          </w:rPr>
          <w:t>R</w:t>
        </w:r>
        <w:r w:rsidR="002021F1" w:rsidRPr="00F0176F">
          <w:rPr>
            <w:rStyle w:val="Hyperlink"/>
            <w:rFonts w:cs="Arial"/>
          </w:rPr>
          <w:t>IP</w:t>
        </w:r>
        <w:r w:rsidR="002021F1" w:rsidRPr="00F0176F">
          <w:rPr>
            <w:rStyle w:val="Hyperlink"/>
            <w:rFonts w:cs="Arial"/>
          </w:rPr>
          <w:t>T</w:t>
        </w:r>
        <w:r w:rsidR="002021F1" w:rsidRPr="00F0176F">
          <w:rPr>
            <w:rStyle w:val="Hyperlink"/>
            <w:rFonts w:cs="Arial"/>
          </w:rPr>
          <w:t>ION</w:t>
        </w:r>
      </w:hyperlink>
      <w:r w:rsidR="002021F1" w:rsidRPr="00F0176F">
        <w:rPr>
          <w:rFonts w:cs="Arial"/>
        </w:rPr>
        <w:t xml:space="preserve">      </w:t>
      </w:r>
    </w:p>
    <w:p w14:paraId="643701AC" w14:textId="77777777" w:rsidR="002021F1" w:rsidRPr="00F0176F" w:rsidRDefault="0090497C" w:rsidP="00615AB5">
      <w:pPr>
        <w:spacing w:after="120" w:line="240" w:lineRule="auto"/>
        <w:ind w:left="180"/>
        <w:jc w:val="both"/>
        <w:rPr>
          <w:rFonts w:cs="Arial"/>
        </w:rPr>
      </w:pPr>
      <w:r>
        <w:rPr>
          <w:rFonts w:cs="Arial"/>
        </w:rPr>
        <w:fldChar w:fldCharType="begin"/>
      </w:r>
      <w:r>
        <w:rPr>
          <w:rFonts w:cs="Arial"/>
        </w:rPr>
        <w:instrText xml:space="preserve"> REF _Ref4778816 \r </w:instrText>
      </w:r>
      <w:r>
        <w:rPr>
          <w:rFonts w:cs="Arial"/>
        </w:rPr>
        <w:fldChar w:fldCharType="separate"/>
      </w:r>
      <w:r>
        <w:rPr>
          <w:rFonts w:cs="Arial"/>
        </w:rPr>
        <w:t>2.3</w:t>
      </w:r>
      <w:r>
        <w:rPr>
          <w:rFonts w:cs="Arial"/>
        </w:rPr>
        <w:fldChar w:fldCharType="end"/>
      </w:r>
      <w:r w:rsidR="00615AB5">
        <w:rPr>
          <w:rFonts w:cs="Arial"/>
        </w:rPr>
        <w:tab/>
      </w:r>
      <w:hyperlink w:anchor="ex_header" w:history="1">
        <w:r w:rsidR="002021F1" w:rsidRPr="00F0176F">
          <w:rPr>
            <w:rStyle w:val="Hyperlink"/>
            <w:rFonts w:cs="Arial"/>
          </w:rPr>
          <w:t>HEAD</w:t>
        </w:r>
        <w:r w:rsidR="002021F1" w:rsidRPr="00F0176F">
          <w:rPr>
            <w:rStyle w:val="Hyperlink"/>
            <w:rFonts w:cs="Arial"/>
          </w:rPr>
          <w:t>E</w:t>
        </w:r>
        <w:r w:rsidR="002021F1" w:rsidRPr="00F0176F">
          <w:rPr>
            <w:rStyle w:val="Hyperlink"/>
            <w:rFonts w:cs="Arial"/>
          </w:rPr>
          <w:t>R RECORD</w:t>
        </w:r>
      </w:hyperlink>
      <w:r w:rsidR="002021F1" w:rsidRPr="00F0176F">
        <w:rPr>
          <w:rFonts w:cs="Arial"/>
        </w:rPr>
        <w:t xml:space="preserve">                                                                     </w:t>
      </w:r>
    </w:p>
    <w:p w14:paraId="2D47FCA7" w14:textId="77777777" w:rsidR="002021F1" w:rsidRPr="00F0176F" w:rsidRDefault="0090497C" w:rsidP="00615AB5">
      <w:pPr>
        <w:spacing w:after="120" w:line="240" w:lineRule="auto"/>
        <w:ind w:left="180"/>
        <w:jc w:val="both"/>
        <w:rPr>
          <w:rFonts w:cs="Arial"/>
        </w:rPr>
      </w:pPr>
      <w:r>
        <w:rPr>
          <w:rFonts w:cs="Arial"/>
        </w:rPr>
        <w:fldChar w:fldCharType="begin"/>
      </w:r>
      <w:r>
        <w:rPr>
          <w:rFonts w:cs="Arial"/>
        </w:rPr>
        <w:instrText xml:space="preserve"> REF _Ref4778825 \r </w:instrText>
      </w:r>
      <w:r>
        <w:rPr>
          <w:rFonts w:cs="Arial"/>
        </w:rPr>
        <w:fldChar w:fldCharType="separate"/>
      </w:r>
      <w:r>
        <w:rPr>
          <w:rFonts w:cs="Arial"/>
        </w:rPr>
        <w:t>2.4</w:t>
      </w:r>
      <w:r>
        <w:rPr>
          <w:rFonts w:cs="Arial"/>
        </w:rPr>
        <w:fldChar w:fldCharType="end"/>
      </w:r>
      <w:r w:rsidR="00615AB5">
        <w:rPr>
          <w:rFonts w:cs="Arial"/>
        </w:rPr>
        <w:tab/>
      </w:r>
      <w:hyperlink w:anchor="ex_product" w:history="1">
        <w:r w:rsidR="002021F1" w:rsidRPr="00F0176F">
          <w:rPr>
            <w:rStyle w:val="Hyperlink"/>
            <w:rFonts w:cs="Arial"/>
          </w:rPr>
          <w:t>PROD</w:t>
        </w:r>
        <w:r w:rsidR="002021F1" w:rsidRPr="00F0176F">
          <w:rPr>
            <w:rStyle w:val="Hyperlink"/>
            <w:rFonts w:cs="Arial"/>
          </w:rPr>
          <w:t>U</w:t>
        </w:r>
        <w:r w:rsidR="002021F1" w:rsidRPr="00F0176F">
          <w:rPr>
            <w:rStyle w:val="Hyperlink"/>
            <w:rFonts w:cs="Arial"/>
          </w:rPr>
          <w:t>CT CHARGES RECORD</w:t>
        </w:r>
      </w:hyperlink>
      <w:r w:rsidR="002021F1" w:rsidRPr="00F0176F">
        <w:rPr>
          <w:rFonts w:cs="Arial"/>
        </w:rPr>
        <w:t xml:space="preserve">                                           </w:t>
      </w:r>
    </w:p>
    <w:p w14:paraId="3DB44BFD" w14:textId="77777777" w:rsidR="002021F1" w:rsidRPr="00F0176F" w:rsidRDefault="0090497C" w:rsidP="00615AB5">
      <w:pPr>
        <w:spacing w:after="120" w:line="240" w:lineRule="auto"/>
        <w:ind w:left="180"/>
        <w:jc w:val="both"/>
        <w:rPr>
          <w:rStyle w:val="Hyperlink"/>
          <w:rFonts w:cs="Arial"/>
        </w:rPr>
      </w:pPr>
      <w:r>
        <w:rPr>
          <w:rFonts w:cs="Arial"/>
        </w:rPr>
        <w:fldChar w:fldCharType="begin"/>
      </w:r>
      <w:r>
        <w:rPr>
          <w:rFonts w:cs="Arial"/>
        </w:rPr>
        <w:instrText xml:space="preserve"> REF _Ref4778831 \r </w:instrText>
      </w:r>
      <w:r>
        <w:rPr>
          <w:rFonts w:cs="Arial"/>
        </w:rPr>
        <w:fldChar w:fldCharType="separate"/>
      </w:r>
      <w:r>
        <w:rPr>
          <w:rFonts w:cs="Arial"/>
        </w:rPr>
        <w:t>2.5</w:t>
      </w:r>
      <w:r>
        <w:rPr>
          <w:rFonts w:cs="Arial"/>
        </w:rPr>
        <w:fldChar w:fldCharType="end"/>
      </w:r>
      <w:r w:rsidR="00615AB5">
        <w:rPr>
          <w:rFonts w:cs="Arial"/>
        </w:rPr>
        <w:tab/>
      </w:r>
      <w:r w:rsidR="002021F1" w:rsidRPr="00F0176F">
        <w:rPr>
          <w:rFonts w:cs="Arial"/>
        </w:rPr>
        <w:fldChar w:fldCharType="begin"/>
      </w:r>
      <w:r w:rsidR="002021F1" w:rsidRPr="00F0176F">
        <w:rPr>
          <w:rFonts w:cs="Arial"/>
        </w:rPr>
        <w:instrText xml:space="preserve"> HYPERLINK  \l "ex_events" </w:instrText>
      </w:r>
      <w:r w:rsidR="002021F1" w:rsidRPr="00F0176F">
        <w:rPr>
          <w:rFonts w:cs="Arial"/>
        </w:rPr>
        <w:fldChar w:fldCharType="separate"/>
      </w:r>
      <w:r w:rsidR="002021F1" w:rsidRPr="00F0176F">
        <w:rPr>
          <w:rStyle w:val="Hyperlink"/>
          <w:rFonts w:cs="Arial"/>
        </w:rPr>
        <w:t>EVENT CHA</w:t>
      </w:r>
      <w:r w:rsidR="002021F1" w:rsidRPr="00F0176F">
        <w:rPr>
          <w:rStyle w:val="Hyperlink"/>
          <w:rFonts w:cs="Arial"/>
        </w:rPr>
        <w:t>R</w:t>
      </w:r>
      <w:r w:rsidR="002021F1" w:rsidRPr="00F0176F">
        <w:rPr>
          <w:rStyle w:val="Hyperlink"/>
          <w:rFonts w:cs="Arial"/>
        </w:rPr>
        <w:t>GES RECORD</w:t>
      </w:r>
    </w:p>
    <w:p w14:paraId="48D40107" w14:textId="77777777" w:rsidR="002021F1" w:rsidRPr="00F0176F" w:rsidRDefault="002021F1" w:rsidP="00615AB5">
      <w:pPr>
        <w:spacing w:after="120" w:line="240" w:lineRule="auto"/>
        <w:ind w:left="180"/>
        <w:jc w:val="both"/>
        <w:rPr>
          <w:rStyle w:val="Hyperlink"/>
          <w:rFonts w:cs="Arial"/>
        </w:rPr>
      </w:pPr>
      <w:r w:rsidRPr="00F0176F">
        <w:rPr>
          <w:rFonts w:cs="Arial"/>
        </w:rPr>
        <w:fldChar w:fldCharType="end"/>
      </w:r>
      <w:r w:rsidR="0090497C">
        <w:rPr>
          <w:rFonts w:cs="Arial"/>
        </w:rPr>
        <w:fldChar w:fldCharType="begin"/>
      </w:r>
      <w:r w:rsidR="0090497C">
        <w:rPr>
          <w:rFonts w:cs="Arial"/>
        </w:rPr>
        <w:instrText xml:space="preserve"> REF _Ref4778836 \r </w:instrText>
      </w:r>
      <w:r w:rsidR="0090497C">
        <w:rPr>
          <w:rFonts w:cs="Arial"/>
        </w:rPr>
        <w:fldChar w:fldCharType="separate"/>
      </w:r>
      <w:r w:rsidR="0090497C">
        <w:rPr>
          <w:rFonts w:cs="Arial"/>
        </w:rPr>
        <w:t>2.6</w:t>
      </w:r>
      <w:r w:rsidR="0090497C">
        <w:rPr>
          <w:rFonts w:cs="Arial"/>
        </w:rPr>
        <w:fldChar w:fldCharType="end"/>
      </w:r>
      <w:r w:rsidR="00615AB5">
        <w:rPr>
          <w:rFonts w:cs="Arial"/>
        </w:rPr>
        <w:tab/>
      </w:r>
      <w:r w:rsidRPr="00F0176F">
        <w:rPr>
          <w:rFonts w:cs="Arial"/>
        </w:rPr>
        <w:fldChar w:fldCharType="begin"/>
      </w:r>
      <w:r w:rsidRPr="00F0176F">
        <w:rPr>
          <w:rFonts w:cs="Arial"/>
        </w:rPr>
        <w:instrText xml:space="preserve"> HYPERLINK  \l "ex_adj" </w:instrText>
      </w:r>
      <w:r w:rsidRPr="00F0176F">
        <w:rPr>
          <w:rFonts w:cs="Arial"/>
        </w:rPr>
        <w:fldChar w:fldCharType="separate"/>
      </w:r>
      <w:r w:rsidRPr="00F0176F">
        <w:rPr>
          <w:rStyle w:val="Hyperlink"/>
          <w:rFonts w:cs="Arial"/>
        </w:rPr>
        <w:t>ADJUSTM</w:t>
      </w:r>
      <w:r w:rsidRPr="00F0176F">
        <w:rPr>
          <w:rStyle w:val="Hyperlink"/>
          <w:rFonts w:cs="Arial"/>
        </w:rPr>
        <w:t>E</w:t>
      </w:r>
      <w:r w:rsidRPr="00F0176F">
        <w:rPr>
          <w:rStyle w:val="Hyperlink"/>
          <w:rFonts w:cs="Arial"/>
        </w:rPr>
        <w:t>NTS RECORD</w:t>
      </w:r>
    </w:p>
    <w:p w14:paraId="08383466" w14:textId="77777777" w:rsidR="002021F1" w:rsidRPr="00F0176F" w:rsidRDefault="002021F1" w:rsidP="00615AB5">
      <w:pPr>
        <w:spacing w:after="120" w:line="240" w:lineRule="auto"/>
        <w:ind w:left="180"/>
        <w:jc w:val="both"/>
        <w:rPr>
          <w:rFonts w:cs="Arial"/>
        </w:rPr>
      </w:pPr>
      <w:r w:rsidRPr="00F0176F">
        <w:rPr>
          <w:rFonts w:cs="Arial"/>
        </w:rPr>
        <w:fldChar w:fldCharType="end"/>
      </w:r>
      <w:r w:rsidR="0090497C">
        <w:rPr>
          <w:rFonts w:cs="Arial"/>
        </w:rPr>
        <w:fldChar w:fldCharType="begin"/>
      </w:r>
      <w:r w:rsidR="0090497C">
        <w:rPr>
          <w:rFonts w:cs="Arial"/>
        </w:rPr>
        <w:instrText xml:space="preserve"> REF _Ref4778842 \r </w:instrText>
      </w:r>
      <w:r w:rsidR="0090497C">
        <w:rPr>
          <w:rFonts w:cs="Arial"/>
        </w:rPr>
        <w:fldChar w:fldCharType="separate"/>
      </w:r>
      <w:r w:rsidR="0090497C">
        <w:rPr>
          <w:rFonts w:cs="Arial"/>
        </w:rPr>
        <w:t>2.7</w:t>
      </w:r>
      <w:r w:rsidR="0090497C">
        <w:rPr>
          <w:rFonts w:cs="Arial"/>
        </w:rPr>
        <w:fldChar w:fldCharType="end"/>
      </w:r>
      <w:r w:rsidR="00615AB5">
        <w:rPr>
          <w:rFonts w:cs="Arial"/>
        </w:rPr>
        <w:tab/>
      </w:r>
      <w:hyperlink w:anchor="ex_rcs_adj" w:history="1">
        <w:r w:rsidRPr="00F0176F">
          <w:rPr>
            <w:rStyle w:val="Hyperlink"/>
            <w:rFonts w:cs="Arial"/>
          </w:rPr>
          <w:t>RCS ADJUSTME</w:t>
        </w:r>
        <w:r w:rsidRPr="00F0176F">
          <w:rPr>
            <w:rStyle w:val="Hyperlink"/>
            <w:rFonts w:cs="Arial"/>
          </w:rPr>
          <w:t>N</w:t>
        </w:r>
        <w:r w:rsidRPr="00F0176F">
          <w:rPr>
            <w:rStyle w:val="Hyperlink"/>
            <w:rFonts w:cs="Arial"/>
          </w:rPr>
          <w:t>TS RECORD</w:t>
        </w:r>
      </w:hyperlink>
    </w:p>
    <w:p w14:paraId="6F3EF223" w14:textId="77777777" w:rsidR="002021F1" w:rsidRPr="002844C4" w:rsidRDefault="0090497C" w:rsidP="00615AB5">
      <w:pPr>
        <w:spacing w:after="120" w:line="240" w:lineRule="auto"/>
        <w:ind w:left="180"/>
        <w:jc w:val="both"/>
        <w:rPr>
          <w:rFonts w:cs="Arial"/>
        </w:rPr>
      </w:pPr>
      <w:r>
        <w:rPr>
          <w:sz w:val="22"/>
        </w:rPr>
        <w:fldChar w:fldCharType="begin"/>
      </w:r>
      <w:r>
        <w:rPr>
          <w:sz w:val="22"/>
        </w:rPr>
        <w:instrText xml:space="preserve"> REF _Ref4778849 \r </w:instrText>
      </w:r>
      <w:r>
        <w:rPr>
          <w:sz w:val="22"/>
        </w:rPr>
        <w:fldChar w:fldCharType="separate"/>
      </w:r>
      <w:r>
        <w:rPr>
          <w:sz w:val="22"/>
        </w:rPr>
        <w:t>2.8</w:t>
      </w:r>
      <w:r>
        <w:rPr>
          <w:sz w:val="22"/>
        </w:rPr>
        <w:fldChar w:fldCharType="end"/>
      </w:r>
      <w:r w:rsidR="00615AB5">
        <w:rPr>
          <w:sz w:val="22"/>
        </w:rPr>
        <w:tab/>
      </w:r>
      <w:hyperlink w:anchor="ex_circuitsumm" w:history="1">
        <w:r w:rsidR="002021F1" w:rsidRPr="002844C4">
          <w:rPr>
            <w:rStyle w:val="Hyperlink"/>
            <w:sz w:val="22"/>
          </w:rPr>
          <w:t>CIRCUIT SUM</w:t>
        </w:r>
        <w:r w:rsidR="002021F1" w:rsidRPr="002844C4">
          <w:rPr>
            <w:rStyle w:val="Hyperlink"/>
            <w:sz w:val="22"/>
          </w:rPr>
          <w:t>M</w:t>
        </w:r>
        <w:r w:rsidR="002021F1" w:rsidRPr="002844C4">
          <w:rPr>
            <w:rStyle w:val="Hyperlink"/>
            <w:sz w:val="22"/>
          </w:rPr>
          <w:t>A</w:t>
        </w:r>
        <w:r w:rsidR="002021F1" w:rsidRPr="002844C4">
          <w:rPr>
            <w:rStyle w:val="Hyperlink"/>
            <w:sz w:val="22"/>
          </w:rPr>
          <w:t>R</w:t>
        </w:r>
        <w:r w:rsidR="002021F1" w:rsidRPr="002844C4">
          <w:rPr>
            <w:rStyle w:val="Hyperlink"/>
            <w:sz w:val="22"/>
          </w:rPr>
          <w:t>Y RECORD</w:t>
        </w:r>
      </w:hyperlink>
    </w:p>
    <w:p w14:paraId="5CDC14AF" w14:textId="77777777" w:rsidR="002021F1" w:rsidRDefault="0090497C" w:rsidP="00615AB5">
      <w:pPr>
        <w:spacing w:after="120" w:line="240" w:lineRule="auto"/>
        <w:ind w:left="180"/>
        <w:jc w:val="both"/>
        <w:rPr>
          <w:rStyle w:val="Hyperlink"/>
          <w:rFonts w:cs="Arial"/>
        </w:rPr>
      </w:pPr>
      <w:r>
        <w:rPr>
          <w:rFonts w:cs="Arial"/>
        </w:rPr>
        <w:fldChar w:fldCharType="begin"/>
      </w:r>
      <w:r>
        <w:rPr>
          <w:rFonts w:cs="Arial"/>
        </w:rPr>
        <w:instrText xml:space="preserve"> REF _Ref4778857 \r </w:instrText>
      </w:r>
      <w:r>
        <w:rPr>
          <w:rFonts w:cs="Arial"/>
        </w:rPr>
        <w:fldChar w:fldCharType="separate"/>
      </w:r>
      <w:r>
        <w:rPr>
          <w:rFonts w:cs="Arial"/>
        </w:rPr>
        <w:t>2.9</w:t>
      </w:r>
      <w:r>
        <w:rPr>
          <w:rFonts w:cs="Arial"/>
        </w:rPr>
        <w:fldChar w:fldCharType="end"/>
      </w:r>
      <w:r w:rsidR="00615AB5">
        <w:rPr>
          <w:rFonts w:cs="Arial"/>
        </w:rPr>
        <w:tab/>
      </w:r>
      <w:r w:rsidR="002021F1">
        <w:rPr>
          <w:rFonts w:cs="Arial"/>
        </w:rPr>
        <w:fldChar w:fldCharType="begin"/>
      </w:r>
      <w:r w:rsidR="00443979">
        <w:rPr>
          <w:rFonts w:cs="Arial"/>
        </w:rPr>
        <w:instrText>HYPERLINK  \l "ex_billsummary"</w:instrText>
      </w:r>
      <w:r w:rsidR="00443979">
        <w:rPr>
          <w:rFonts w:cs="Arial"/>
        </w:rPr>
      </w:r>
      <w:r w:rsidR="002021F1">
        <w:rPr>
          <w:rFonts w:cs="Arial"/>
        </w:rPr>
        <w:fldChar w:fldCharType="separate"/>
      </w:r>
      <w:r w:rsidR="002021F1" w:rsidRPr="003859DE">
        <w:rPr>
          <w:rStyle w:val="Hyperlink"/>
          <w:sz w:val="22"/>
        </w:rPr>
        <w:t>BILL SU</w:t>
      </w:r>
      <w:r w:rsidR="002021F1" w:rsidRPr="003859DE">
        <w:rPr>
          <w:rStyle w:val="Hyperlink"/>
          <w:sz w:val="22"/>
        </w:rPr>
        <w:t>M</w:t>
      </w:r>
      <w:r w:rsidR="002021F1" w:rsidRPr="003859DE">
        <w:rPr>
          <w:rStyle w:val="Hyperlink"/>
          <w:sz w:val="22"/>
        </w:rPr>
        <w:t>MA</w:t>
      </w:r>
      <w:r w:rsidR="002021F1" w:rsidRPr="003859DE">
        <w:rPr>
          <w:rStyle w:val="Hyperlink"/>
          <w:sz w:val="22"/>
        </w:rPr>
        <w:t>R</w:t>
      </w:r>
      <w:r w:rsidR="002021F1" w:rsidRPr="003859DE">
        <w:rPr>
          <w:rStyle w:val="Hyperlink"/>
          <w:sz w:val="22"/>
        </w:rPr>
        <w:t>Y</w:t>
      </w:r>
      <w:r w:rsidR="002021F1" w:rsidRPr="003859DE">
        <w:rPr>
          <w:rStyle w:val="Hyperlink"/>
          <w:sz w:val="22"/>
        </w:rPr>
        <w:t xml:space="preserve"> </w:t>
      </w:r>
      <w:r w:rsidR="002021F1" w:rsidRPr="003859DE">
        <w:rPr>
          <w:rStyle w:val="Hyperlink"/>
          <w:sz w:val="22"/>
        </w:rPr>
        <w:t>REC</w:t>
      </w:r>
      <w:r w:rsidR="002021F1" w:rsidRPr="003859DE">
        <w:rPr>
          <w:rStyle w:val="Hyperlink"/>
          <w:sz w:val="22"/>
        </w:rPr>
        <w:t>O</w:t>
      </w:r>
      <w:r w:rsidR="002021F1" w:rsidRPr="003859DE">
        <w:rPr>
          <w:rStyle w:val="Hyperlink"/>
          <w:sz w:val="22"/>
        </w:rPr>
        <w:t xml:space="preserve">RD </w:t>
      </w:r>
      <w:r w:rsidR="002021F1">
        <w:rPr>
          <w:rStyle w:val="Hyperlink"/>
          <w:rFonts w:cs="Arial"/>
        </w:rPr>
        <w:t xml:space="preserve"> </w:t>
      </w:r>
    </w:p>
    <w:p w14:paraId="0212740A" w14:textId="77777777" w:rsidR="002021F1" w:rsidRPr="00B52478" w:rsidRDefault="002021F1" w:rsidP="00615AB5">
      <w:pPr>
        <w:jc w:val="both"/>
        <w:rPr>
          <w:rFonts w:cs="Arial"/>
          <w:sz w:val="22"/>
          <w:szCs w:val="22"/>
        </w:rPr>
      </w:pPr>
      <w:r>
        <w:rPr>
          <w:rFonts w:cs="Arial"/>
        </w:rPr>
        <w:fldChar w:fldCharType="end"/>
      </w:r>
      <w:r w:rsidRPr="00976CC6">
        <w:rPr>
          <w:b/>
        </w:rPr>
        <w:t>Note</w:t>
      </w:r>
      <w:r w:rsidRPr="002055C1">
        <w:t>: Use above hyperlinks to traverse through desired section. Please move the mouse over the sections and then click control (ctrl) key</w:t>
      </w:r>
      <w:r>
        <w:rPr>
          <w:rFonts w:cs="Arial"/>
          <w:sz w:val="22"/>
          <w:szCs w:val="22"/>
        </w:rPr>
        <w:t xml:space="preserve"> </w:t>
      </w:r>
    </w:p>
    <w:p w14:paraId="18FA5DC8" w14:textId="77777777" w:rsidR="002021F1" w:rsidRPr="005B4766" w:rsidRDefault="002021F1" w:rsidP="002021F1">
      <w:pPr>
        <w:jc w:val="both"/>
        <w:rPr>
          <w:rFonts w:cs="Arial"/>
          <w:b/>
          <w:bCs/>
          <w:sz w:val="22"/>
          <w:szCs w:val="22"/>
        </w:rPr>
      </w:pPr>
      <w:r w:rsidRPr="005B4766">
        <w:rPr>
          <w:rFonts w:cs="Arial"/>
          <w:b/>
          <w:bCs/>
          <w:sz w:val="22"/>
          <w:szCs w:val="22"/>
        </w:rPr>
        <w:t>*****************************************************************Initial comments*</w:t>
      </w:r>
    </w:p>
    <w:p w14:paraId="57EC7356" w14:textId="77777777" w:rsidR="002021F1" w:rsidRPr="005B4766" w:rsidRDefault="002021F1" w:rsidP="002021F1">
      <w:pPr>
        <w:jc w:val="both"/>
        <w:rPr>
          <w:rFonts w:cs="Arial"/>
          <w:b/>
          <w:bCs/>
          <w:sz w:val="22"/>
          <w:szCs w:val="22"/>
        </w:rPr>
      </w:pPr>
      <w:r w:rsidRPr="005B4766">
        <w:rPr>
          <w:rFonts w:cs="Arial"/>
          <w:b/>
          <w:bCs/>
          <w:sz w:val="22"/>
          <w:szCs w:val="22"/>
        </w:rPr>
        <w:t>****************************************************************</w:t>
      </w:r>
    </w:p>
    <w:p w14:paraId="25118522" w14:textId="77777777" w:rsidR="002021F1" w:rsidRPr="005B4766" w:rsidRDefault="00A151BB" w:rsidP="003859DE">
      <w:pPr>
        <w:pStyle w:val="Heading2"/>
        <w:numPr>
          <w:ilvl w:val="0"/>
          <w:numId w:val="0"/>
        </w:numPr>
      </w:pPr>
      <w:r>
        <w:br w:type="page"/>
      </w:r>
    </w:p>
    <w:p w14:paraId="2C2D297E" w14:textId="77777777" w:rsidR="002021F1" w:rsidRPr="00F112E8" w:rsidRDefault="002021F1" w:rsidP="00870DEA">
      <w:pPr>
        <w:pStyle w:val="Heading2"/>
      </w:pPr>
      <w:bookmarkStart w:id="77" w:name="ex_desc"/>
      <w:bookmarkStart w:id="78" w:name="_Toc268602753"/>
      <w:bookmarkStart w:id="79" w:name="_Toc292189149"/>
      <w:bookmarkStart w:id="80" w:name="_Toc488928569"/>
      <w:bookmarkStart w:id="81" w:name="_Toc488928794"/>
      <w:bookmarkStart w:id="82" w:name="_Ref4778807"/>
      <w:bookmarkStart w:id="83" w:name="_Toc205994543"/>
      <w:bookmarkEnd w:id="77"/>
      <w:r w:rsidRPr="00870DEA">
        <w:t>DESCRIPTION</w:t>
      </w:r>
      <w:bookmarkEnd w:id="78"/>
      <w:bookmarkEnd w:id="79"/>
      <w:bookmarkEnd w:id="80"/>
      <w:bookmarkEnd w:id="81"/>
      <w:bookmarkEnd w:id="82"/>
      <w:bookmarkEnd w:id="83"/>
    </w:p>
    <w:p w14:paraId="5B9D8CD4" w14:textId="77777777" w:rsidR="002021F1" w:rsidRPr="00892727" w:rsidRDefault="002021F1" w:rsidP="002021F1">
      <w:pPr>
        <w:jc w:val="both"/>
      </w:pPr>
      <w:r w:rsidRPr="00892727">
        <w:t>This document describes the layout and organisation of the new bill data extract</w:t>
      </w:r>
      <w:r w:rsidR="00844270">
        <w:t xml:space="preserve"> </w:t>
      </w:r>
      <w:r w:rsidRPr="00892727">
        <w:t>format(s). The bill data extract format is delivered for information purposes only.</w:t>
      </w:r>
    </w:p>
    <w:p w14:paraId="46309AD9" w14:textId="77777777" w:rsidR="002021F1" w:rsidRPr="00892727" w:rsidRDefault="002021F1" w:rsidP="002021F1">
      <w:pPr>
        <w:jc w:val="both"/>
      </w:pPr>
      <w:r w:rsidRPr="00892727">
        <w:t>The taxable invoice is the accompanying rtf document.</w:t>
      </w:r>
    </w:p>
    <w:p w14:paraId="51B15E02" w14:textId="77777777" w:rsidR="002021F1" w:rsidRPr="005B4766" w:rsidRDefault="002021F1" w:rsidP="002021F1">
      <w:pPr>
        <w:autoSpaceDE w:val="0"/>
        <w:autoSpaceDN w:val="0"/>
        <w:adjustRightInd w:val="0"/>
        <w:jc w:val="both"/>
        <w:rPr>
          <w:rFonts w:cs="Arial"/>
          <w:b/>
          <w:bCs/>
          <w:sz w:val="22"/>
        </w:rPr>
      </w:pPr>
      <w:r w:rsidRPr="005B4766">
        <w:rPr>
          <w:rFonts w:cs="Arial"/>
          <w:b/>
          <w:bCs/>
          <w:sz w:val="22"/>
        </w:rPr>
        <w:t>*****************</w:t>
      </w:r>
      <w:r w:rsidR="00F82D2F">
        <w:rPr>
          <w:rFonts w:cs="Arial"/>
          <w:b/>
          <w:bCs/>
          <w:sz w:val="22"/>
        </w:rPr>
        <w:t xml:space="preserve"> </w:t>
      </w:r>
      <w:r w:rsidRPr="005B4766">
        <w:rPr>
          <w:rFonts w:cs="Arial"/>
          <w:b/>
          <w:bCs/>
          <w:sz w:val="22"/>
        </w:rPr>
        <w:t xml:space="preserve">Details of attributes in a record type </w:t>
      </w:r>
      <w:r>
        <w:rPr>
          <w:rFonts w:cs="Arial"/>
          <w:b/>
          <w:bCs/>
          <w:sz w:val="22"/>
        </w:rPr>
        <w:t>*****************</w:t>
      </w:r>
    </w:p>
    <w:p w14:paraId="1C705124" w14:textId="77777777" w:rsidR="002021F1" w:rsidRPr="00DA18A8" w:rsidRDefault="002021F1" w:rsidP="002021F1">
      <w:pPr>
        <w:jc w:val="both"/>
      </w:pPr>
      <w:r w:rsidRPr="00DA18A8">
        <w:t xml:space="preserve">Field Name                           </w:t>
      </w:r>
      <w:r w:rsidR="00F82D2F">
        <w:tab/>
      </w:r>
      <w:r w:rsidRPr="00DA18A8">
        <w:t>: Name of data field present in a record of a Backup File.</w:t>
      </w:r>
    </w:p>
    <w:p w14:paraId="1BE58076" w14:textId="77777777" w:rsidR="002021F1" w:rsidRPr="00DA18A8" w:rsidRDefault="002021F1" w:rsidP="002021F1">
      <w:pPr>
        <w:jc w:val="both"/>
      </w:pPr>
      <w:r w:rsidRPr="00DA18A8">
        <w:t xml:space="preserve">Field No.                               </w:t>
      </w:r>
      <w:r w:rsidR="00F82D2F">
        <w:tab/>
      </w:r>
      <w:r w:rsidRPr="00DA18A8">
        <w:t>: Position of data field in a record of a Backup File.</w:t>
      </w:r>
    </w:p>
    <w:p w14:paraId="4E7DF30D" w14:textId="77777777" w:rsidR="002021F1" w:rsidRPr="00DA18A8" w:rsidRDefault="002021F1" w:rsidP="002021F1">
      <w:pPr>
        <w:jc w:val="both"/>
      </w:pPr>
      <w:r w:rsidRPr="00DA18A8">
        <w:t xml:space="preserve">Maximum Field Length          </w:t>
      </w:r>
      <w:r w:rsidR="00F82D2F">
        <w:tab/>
      </w:r>
      <w:r w:rsidRPr="00DA18A8">
        <w:t>: Maximum length of data field in the record.</w:t>
      </w:r>
    </w:p>
    <w:p w14:paraId="50E21ECD" w14:textId="77777777" w:rsidR="002021F1" w:rsidRPr="00DA18A8" w:rsidRDefault="002021F1" w:rsidP="002021F1">
      <w:pPr>
        <w:jc w:val="both"/>
      </w:pPr>
      <w:r w:rsidRPr="00DA18A8">
        <w:t>Forma</w:t>
      </w:r>
      <w:r w:rsidR="00F82D2F">
        <w:t xml:space="preserve">t                          </w:t>
      </w:r>
      <w:r w:rsidR="00F82D2F">
        <w:tab/>
      </w:r>
      <w:r w:rsidRPr="00DA18A8">
        <w:t>: Type and format of the data field in the record (for e.g. text, number, date with specified format etc.).</w:t>
      </w:r>
    </w:p>
    <w:p w14:paraId="0DC47997" w14:textId="77777777" w:rsidR="002021F1" w:rsidRPr="00DA18A8" w:rsidRDefault="002021F1" w:rsidP="002021F1">
      <w:pPr>
        <w:jc w:val="both"/>
      </w:pPr>
      <w:r w:rsidRPr="00DA18A8">
        <w:t xml:space="preserve">Value                                   </w:t>
      </w:r>
      <w:r w:rsidR="00F82D2F">
        <w:tab/>
      </w:r>
      <w:r w:rsidRPr="00DA18A8">
        <w:t>: Possible value for data set.</w:t>
      </w:r>
    </w:p>
    <w:p w14:paraId="45794489" w14:textId="77777777" w:rsidR="002021F1" w:rsidRPr="005B4766" w:rsidRDefault="002021F1" w:rsidP="002021F1">
      <w:pPr>
        <w:autoSpaceDE w:val="0"/>
        <w:autoSpaceDN w:val="0"/>
        <w:adjustRightInd w:val="0"/>
        <w:jc w:val="both"/>
        <w:rPr>
          <w:rFonts w:cs="Arial"/>
          <w:b/>
          <w:bCs/>
          <w:sz w:val="22"/>
        </w:rPr>
      </w:pPr>
      <w:r w:rsidRPr="005B4766">
        <w:rPr>
          <w:rFonts w:cs="Arial"/>
          <w:b/>
          <w:bCs/>
          <w:sz w:val="22"/>
        </w:rPr>
        <w:t>*********************</w:t>
      </w:r>
      <w:r>
        <w:rPr>
          <w:rFonts w:cs="Arial"/>
          <w:b/>
          <w:bCs/>
          <w:sz w:val="22"/>
        </w:rPr>
        <w:t>*******************************************</w:t>
      </w:r>
    </w:p>
    <w:p w14:paraId="58471BD4" w14:textId="77777777" w:rsidR="002021F1" w:rsidRPr="005B4766" w:rsidRDefault="002021F1" w:rsidP="00870DEA">
      <w:pPr>
        <w:pStyle w:val="Heading2"/>
      </w:pPr>
      <w:bookmarkStart w:id="84" w:name="ex_header"/>
      <w:bookmarkStart w:id="85" w:name="_Toc268602754"/>
      <w:bookmarkStart w:id="86" w:name="_Toc292189150"/>
      <w:bookmarkStart w:id="87" w:name="_Toc488928570"/>
      <w:bookmarkStart w:id="88" w:name="_Toc488928795"/>
      <w:bookmarkStart w:id="89" w:name="_Ref4778816"/>
      <w:bookmarkStart w:id="90" w:name="_Toc205994544"/>
      <w:bookmarkEnd w:id="84"/>
      <w:r w:rsidRPr="00870DEA">
        <w:t>HEADER</w:t>
      </w:r>
      <w:r w:rsidRPr="005B4766">
        <w:t xml:space="preserve"> RECORD</w:t>
      </w:r>
      <w:bookmarkEnd w:id="85"/>
      <w:bookmarkEnd w:id="86"/>
      <w:bookmarkEnd w:id="87"/>
      <w:bookmarkEnd w:id="88"/>
      <w:bookmarkEnd w:id="89"/>
      <w:bookmarkEnd w:id="90"/>
    </w:p>
    <w:p w14:paraId="3B03689C" w14:textId="77777777" w:rsidR="002021F1" w:rsidRPr="00C96757" w:rsidRDefault="002021F1" w:rsidP="002021F1">
      <w:pPr>
        <w:jc w:val="both"/>
      </w:pPr>
      <w:r w:rsidRPr="00C96757">
        <w:t>The Customer Detail header record will be the first record in the file and will contain the following character separated bill data.</w:t>
      </w:r>
    </w:p>
    <w:p w14:paraId="0CD10549" w14:textId="77777777" w:rsidR="002021F1" w:rsidRPr="003C14DF" w:rsidRDefault="002021F1" w:rsidP="002021F1">
      <w:pPr>
        <w:jc w:val="both"/>
      </w:pPr>
      <w:r w:rsidRPr="003C14DF">
        <w:t xml:space="preserve">Record Type: </w:t>
      </w:r>
      <w:r w:rsidRPr="003C14DF">
        <w:rPr>
          <w:b/>
        </w:rPr>
        <w:t>CUSTOMERRECORD</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2445"/>
        <w:gridCol w:w="1164"/>
        <w:gridCol w:w="1164"/>
        <w:gridCol w:w="1358"/>
        <w:gridCol w:w="3105"/>
      </w:tblGrid>
      <w:tr w:rsidR="002021F1" w:rsidRPr="005B4766" w14:paraId="3A557CD4" w14:textId="77777777" w:rsidTr="002021F1">
        <w:tc>
          <w:tcPr>
            <w:tcW w:w="1324" w:type="pct"/>
          </w:tcPr>
          <w:p w14:paraId="49C4887A" w14:textId="77777777" w:rsidR="002021F1" w:rsidRPr="005B4766" w:rsidRDefault="002021F1" w:rsidP="002021F1">
            <w:pPr>
              <w:jc w:val="both"/>
              <w:rPr>
                <w:b/>
                <w:sz w:val="18"/>
                <w:szCs w:val="18"/>
              </w:rPr>
            </w:pPr>
            <w:r w:rsidRPr="005B4766">
              <w:rPr>
                <w:b/>
                <w:sz w:val="18"/>
                <w:szCs w:val="18"/>
              </w:rPr>
              <w:t>Field Name</w:t>
            </w:r>
          </w:p>
        </w:tc>
        <w:tc>
          <w:tcPr>
            <w:tcW w:w="630" w:type="pct"/>
          </w:tcPr>
          <w:p w14:paraId="13B48AB0" w14:textId="77777777" w:rsidR="002021F1" w:rsidRPr="005B4766" w:rsidRDefault="002021F1" w:rsidP="002021F1">
            <w:pPr>
              <w:jc w:val="both"/>
              <w:rPr>
                <w:b/>
                <w:sz w:val="18"/>
                <w:szCs w:val="18"/>
              </w:rPr>
            </w:pPr>
            <w:r w:rsidRPr="005B4766">
              <w:rPr>
                <w:b/>
                <w:sz w:val="18"/>
                <w:szCs w:val="18"/>
              </w:rPr>
              <w:t>Field No</w:t>
            </w:r>
          </w:p>
        </w:tc>
        <w:tc>
          <w:tcPr>
            <w:tcW w:w="630" w:type="pct"/>
          </w:tcPr>
          <w:p w14:paraId="103937AA" w14:textId="77777777" w:rsidR="002021F1" w:rsidRPr="005B4766" w:rsidRDefault="002021F1" w:rsidP="002021F1">
            <w:pPr>
              <w:jc w:val="both"/>
              <w:rPr>
                <w:b/>
                <w:sz w:val="18"/>
                <w:szCs w:val="18"/>
              </w:rPr>
            </w:pPr>
            <w:r w:rsidRPr="005B4766">
              <w:rPr>
                <w:b/>
                <w:sz w:val="18"/>
                <w:szCs w:val="18"/>
              </w:rPr>
              <w:t xml:space="preserve">Maximum Field Length          </w:t>
            </w:r>
          </w:p>
        </w:tc>
        <w:tc>
          <w:tcPr>
            <w:tcW w:w="735" w:type="pct"/>
          </w:tcPr>
          <w:p w14:paraId="7E19314C" w14:textId="77777777" w:rsidR="002021F1" w:rsidRPr="005B4766" w:rsidRDefault="002021F1" w:rsidP="002021F1">
            <w:pPr>
              <w:jc w:val="both"/>
              <w:rPr>
                <w:b/>
                <w:sz w:val="18"/>
                <w:szCs w:val="18"/>
              </w:rPr>
            </w:pPr>
            <w:r w:rsidRPr="005B4766">
              <w:rPr>
                <w:b/>
                <w:sz w:val="18"/>
                <w:szCs w:val="18"/>
              </w:rPr>
              <w:t>Format</w:t>
            </w:r>
          </w:p>
        </w:tc>
        <w:tc>
          <w:tcPr>
            <w:tcW w:w="1681" w:type="pct"/>
          </w:tcPr>
          <w:p w14:paraId="278527D2" w14:textId="77777777" w:rsidR="002021F1" w:rsidRPr="005B4766" w:rsidRDefault="002021F1" w:rsidP="002021F1">
            <w:pPr>
              <w:jc w:val="both"/>
              <w:rPr>
                <w:b/>
                <w:sz w:val="18"/>
                <w:szCs w:val="18"/>
              </w:rPr>
            </w:pPr>
            <w:r w:rsidRPr="005B4766">
              <w:rPr>
                <w:b/>
                <w:sz w:val="18"/>
                <w:szCs w:val="18"/>
              </w:rPr>
              <w:t>Value</w:t>
            </w:r>
          </w:p>
        </w:tc>
      </w:tr>
      <w:tr w:rsidR="002021F1" w:rsidRPr="005B4766" w14:paraId="38F5600E" w14:textId="77777777" w:rsidTr="002021F1">
        <w:tc>
          <w:tcPr>
            <w:tcW w:w="1324" w:type="pct"/>
          </w:tcPr>
          <w:p w14:paraId="7CA2AD2D" w14:textId="77777777" w:rsidR="002021F1" w:rsidRPr="005B4766" w:rsidRDefault="002021F1" w:rsidP="002021F1">
            <w:pPr>
              <w:spacing w:after="120"/>
              <w:rPr>
                <w:sz w:val="18"/>
                <w:szCs w:val="18"/>
              </w:rPr>
            </w:pPr>
            <w:r w:rsidRPr="005B4766">
              <w:rPr>
                <w:sz w:val="18"/>
                <w:szCs w:val="18"/>
              </w:rPr>
              <w:t>Record Type</w:t>
            </w:r>
          </w:p>
        </w:tc>
        <w:tc>
          <w:tcPr>
            <w:tcW w:w="630" w:type="pct"/>
          </w:tcPr>
          <w:p w14:paraId="07DA813A" w14:textId="77777777" w:rsidR="002021F1" w:rsidRPr="005B4766" w:rsidRDefault="002021F1" w:rsidP="002021F1">
            <w:pPr>
              <w:spacing w:after="120"/>
              <w:rPr>
                <w:sz w:val="18"/>
                <w:szCs w:val="18"/>
              </w:rPr>
            </w:pPr>
            <w:r w:rsidRPr="005B4766">
              <w:rPr>
                <w:sz w:val="18"/>
                <w:szCs w:val="18"/>
              </w:rPr>
              <w:t>1</w:t>
            </w:r>
          </w:p>
        </w:tc>
        <w:tc>
          <w:tcPr>
            <w:tcW w:w="630" w:type="pct"/>
          </w:tcPr>
          <w:p w14:paraId="649C3482" w14:textId="77777777" w:rsidR="002021F1" w:rsidRPr="005B4766" w:rsidRDefault="002021F1" w:rsidP="002021F1">
            <w:pPr>
              <w:spacing w:after="120"/>
              <w:rPr>
                <w:sz w:val="18"/>
                <w:szCs w:val="18"/>
              </w:rPr>
            </w:pPr>
            <w:r w:rsidRPr="001D21A0">
              <w:rPr>
                <w:sz w:val="18"/>
                <w:szCs w:val="18"/>
              </w:rPr>
              <w:t>255</w:t>
            </w:r>
          </w:p>
        </w:tc>
        <w:tc>
          <w:tcPr>
            <w:tcW w:w="735" w:type="pct"/>
          </w:tcPr>
          <w:p w14:paraId="57974008" w14:textId="77777777" w:rsidR="002021F1" w:rsidRPr="005B4766" w:rsidRDefault="002021F1" w:rsidP="002021F1">
            <w:pPr>
              <w:spacing w:after="120"/>
              <w:rPr>
                <w:sz w:val="18"/>
                <w:szCs w:val="18"/>
              </w:rPr>
            </w:pPr>
            <w:r w:rsidRPr="005B4766">
              <w:rPr>
                <w:sz w:val="18"/>
                <w:szCs w:val="18"/>
              </w:rPr>
              <w:t>Text</w:t>
            </w:r>
          </w:p>
        </w:tc>
        <w:tc>
          <w:tcPr>
            <w:tcW w:w="1681" w:type="pct"/>
          </w:tcPr>
          <w:p w14:paraId="608066D2" w14:textId="77777777" w:rsidR="002021F1" w:rsidRPr="005B4766" w:rsidRDefault="002021F1" w:rsidP="002021F1">
            <w:pPr>
              <w:spacing w:after="120"/>
              <w:rPr>
                <w:sz w:val="18"/>
                <w:szCs w:val="18"/>
              </w:rPr>
            </w:pPr>
            <w:r w:rsidRPr="005B4766">
              <w:rPr>
                <w:sz w:val="18"/>
                <w:szCs w:val="18"/>
              </w:rPr>
              <w:t>CUSTOMERRECORD</w:t>
            </w:r>
          </w:p>
        </w:tc>
      </w:tr>
      <w:tr w:rsidR="002021F1" w:rsidRPr="005B4766" w14:paraId="5BF47B50" w14:textId="77777777" w:rsidTr="002021F1">
        <w:tc>
          <w:tcPr>
            <w:tcW w:w="1324" w:type="pct"/>
          </w:tcPr>
          <w:p w14:paraId="3872C3CA" w14:textId="77777777" w:rsidR="002021F1" w:rsidRPr="005B4766" w:rsidRDefault="002021F1" w:rsidP="002021F1">
            <w:pPr>
              <w:spacing w:after="120"/>
              <w:rPr>
                <w:sz w:val="18"/>
                <w:szCs w:val="18"/>
              </w:rPr>
            </w:pPr>
            <w:r w:rsidRPr="005B4766">
              <w:rPr>
                <w:sz w:val="18"/>
                <w:szCs w:val="18"/>
              </w:rPr>
              <w:t>Geneva customer reference</w:t>
            </w:r>
          </w:p>
        </w:tc>
        <w:tc>
          <w:tcPr>
            <w:tcW w:w="630" w:type="pct"/>
          </w:tcPr>
          <w:p w14:paraId="25CDF9E5" w14:textId="77777777" w:rsidR="002021F1" w:rsidRPr="005B4766" w:rsidRDefault="002021F1" w:rsidP="002021F1">
            <w:pPr>
              <w:spacing w:after="120"/>
              <w:rPr>
                <w:sz w:val="18"/>
                <w:szCs w:val="18"/>
              </w:rPr>
            </w:pPr>
            <w:r w:rsidRPr="005B4766">
              <w:rPr>
                <w:sz w:val="18"/>
                <w:szCs w:val="18"/>
              </w:rPr>
              <w:t>2</w:t>
            </w:r>
          </w:p>
        </w:tc>
        <w:tc>
          <w:tcPr>
            <w:tcW w:w="630" w:type="pct"/>
          </w:tcPr>
          <w:p w14:paraId="69F8940A" w14:textId="77777777" w:rsidR="002021F1" w:rsidRPr="005B4766" w:rsidRDefault="002021F1" w:rsidP="002021F1">
            <w:pPr>
              <w:spacing w:after="120"/>
              <w:rPr>
                <w:sz w:val="18"/>
                <w:szCs w:val="18"/>
              </w:rPr>
            </w:pPr>
            <w:r w:rsidRPr="005B4766">
              <w:rPr>
                <w:sz w:val="18"/>
                <w:szCs w:val="18"/>
              </w:rPr>
              <w:t>20</w:t>
            </w:r>
          </w:p>
        </w:tc>
        <w:tc>
          <w:tcPr>
            <w:tcW w:w="735" w:type="pct"/>
          </w:tcPr>
          <w:p w14:paraId="00543946" w14:textId="77777777" w:rsidR="002021F1" w:rsidRPr="005B4766" w:rsidRDefault="002021F1" w:rsidP="002021F1">
            <w:pPr>
              <w:spacing w:after="120"/>
              <w:rPr>
                <w:sz w:val="18"/>
                <w:szCs w:val="18"/>
              </w:rPr>
            </w:pPr>
            <w:r w:rsidRPr="005B4766">
              <w:rPr>
                <w:sz w:val="18"/>
                <w:szCs w:val="18"/>
              </w:rPr>
              <w:t>Text</w:t>
            </w:r>
          </w:p>
        </w:tc>
        <w:tc>
          <w:tcPr>
            <w:tcW w:w="1681" w:type="pct"/>
          </w:tcPr>
          <w:p w14:paraId="3A25ECA6" w14:textId="77777777" w:rsidR="002021F1" w:rsidRPr="005B4766" w:rsidRDefault="002021F1" w:rsidP="002021F1">
            <w:pPr>
              <w:spacing w:after="120"/>
              <w:rPr>
                <w:sz w:val="18"/>
                <w:szCs w:val="18"/>
              </w:rPr>
            </w:pPr>
            <w:r w:rsidRPr="005B4766">
              <w:rPr>
                <w:sz w:val="18"/>
                <w:szCs w:val="18"/>
              </w:rPr>
              <w:t xml:space="preserve">e.g. </w:t>
            </w:r>
            <w:r w:rsidRPr="00DC37F2">
              <w:rPr>
                <w:sz w:val="18"/>
                <w:szCs w:val="18"/>
              </w:rPr>
              <w:t>G/M00000068</w:t>
            </w:r>
          </w:p>
        </w:tc>
      </w:tr>
      <w:tr w:rsidR="002021F1" w:rsidRPr="005B4766" w14:paraId="1D339A8E" w14:textId="77777777" w:rsidTr="002021F1">
        <w:tc>
          <w:tcPr>
            <w:tcW w:w="1324" w:type="pct"/>
          </w:tcPr>
          <w:p w14:paraId="4D2BA093" w14:textId="77777777" w:rsidR="002021F1" w:rsidRPr="005B4766" w:rsidRDefault="002021F1" w:rsidP="002021F1">
            <w:pPr>
              <w:spacing w:after="120"/>
              <w:rPr>
                <w:sz w:val="18"/>
                <w:szCs w:val="18"/>
              </w:rPr>
            </w:pPr>
            <w:r w:rsidRPr="005B4766">
              <w:rPr>
                <w:sz w:val="18"/>
                <w:szCs w:val="18"/>
              </w:rPr>
              <w:t>Account reference</w:t>
            </w:r>
          </w:p>
        </w:tc>
        <w:tc>
          <w:tcPr>
            <w:tcW w:w="630" w:type="pct"/>
          </w:tcPr>
          <w:p w14:paraId="1DBC128D" w14:textId="77777777" w:rsidR="002021F1" w:rsidRPr="005B4766" w:rsidRDefault="002021F1" w:rsidP="002021F1">
            <w:pPr>
              <w:spacing w:after="120"/>
              <w:rPr>
                <w:sz w:val="18"/>
                <w:szCs w:val="18"/>
              </w:rPr>
            </w:pPr>
            <w:r w:rsidRPr="005B4766">
              <w:rPr>
                <w:sz w:val="18"/>
                <w:szCs w:val="18"/>
              </w:rPr>
              <w:t>3</w:t>
            </w:r>
          </w:p>
        </w:tc>
        <w:tc>
          <w:tcPr>
            <w:tcW w:w="630" w:type="pct"/>
          </w:tcPr>
          <w:p w14:paraId="53207B52" w14:textId="77777777" w:rsidR="002021F1" w:rsidRPr="005B4766" w:rsidRDefault="002021F1" w:rsidP="002021F1">
            <w:pPr>
              <w:spacing w:after="120"/>
              <w:rPr>
                <w:sz w:val="18"/>
                <w:szCs w:val="18"/>
              </w:rPr>
            </w:pPr>
            <w:r w:rsidRPr="005B4766">
              <w:rPr>
                <w:sz w:val="18"/>
                <w:szCs w:val="18"/>
              </w:rPr>
              <w:t>20</w:t>
            </w:r>
          </w:p>
        </w:tc>
        <w:tc>
          <w:tcPr>
            <w:tcW w:w="735" w:type="pct"/>
          </w:tcPr>
          <w:p w14:paraId="2027D94D" w14:textId="77777777" w:rsidR="002021F1" w:rsidRPr="005B4766" w:rsidRDefault="002021F1" w:rsidP="002021F1">
            <w:pPr>
              <w:spacing w:after="120"/>
              <w:rPr>
                <w:sz w:val="18"/>
                <w:szCs w:val="18"/>
              </w:rPr>
            </w:pPr>
            <w:r w:rsidRPr="005B4766">
              <w:rPr>
                <w:sz w:val="18"/>
                <w:szCs w:val="18"/>
              </w:rPr>
              <w:t>Text</w:t>
            </w:r>
          </w:p>
        </w:tc>
        <w:tc>
          <w:tcPr>
            <w:tcW w:w="1681" w:type="pct"/>
          </w:tcPr>
          <w:p w14:paraId="33C810A7" w14:textId="77777777" w:rsidR="002021F1" w:rsidRPr="005B4766" w:rsidRDefault="002021F1" w:rsidP="002021F1">
            <w:pPr>
              <w:spacing w:after="120"/>
              <w:rPr>
                <w:sz w:val="18"/>
                <w:szCs w:val="18"/>
              </w:rPr>
            </w:pPr>
            <w:r w:rsidRPr="005B4766">
              <w:rPr>
                <w:sz w:val="18"/>
                <w:szCs w:val="18"/>
              </w:rPr>
              <w:t xml:space="preserve">e.g. </w:t>
            </w:r>
            <w:r w:rsidRPr="00DC37F2">
              <w:rPr>
                <w:sz w:val="18"/>
                <w:szCs w:val="18"/>
              </w:rPr>
              <w:t>GD55800946</w:t>
            </w:r>
          </w:p>
        </w:tc>
      </w:tr>
      <w:tr w:rsidR="002021F1" w:rsidRPr="005B4766" w14:paraId="60596193" w14:textId="77777777" w:rsidTr="002021F1">
        <w:tc>
          <w:tcPr>
            <w:tcW w:w="1324" w:type="pct"/>
          </w:tcPr>
          <w:p w14:paraId="5FBD02CA" w14:textId="77777777" w:rsidR="002021F1" w:rsidRPr="005B4766" w:rsidRDefault="002021F1" w:rsidP="002021F1">
            <w:pPr>
              <w:spacing w:after="120"/>
              <w:rPr>
                <w:sz w:val="18"/>
                <w:szCs w:val="18"/>
              </w:rPr>
            </w:pPr>
            <w:r w:rsidRPr="005B4766">
              <w:rPr>
                <w:sz w:val="18"/>
                <w:szCs w:val="18"/>
              </w:rPr>
              <w:t>Invoice  reference</w:t>
            </w:r>
          </w:p>
        </w:tc>
        <w:tc>
          <w:tcPr>
            <w:tcW w:w="630" w:type="pct"/>
          </w:tcPr>
          <w:p w14:paraId="7120EAFA" w14:textId="77777777" w:rsidR="002021F1" w:rsidRPr="005B4766" w:rsidRDefault="002021F1" w:rsidP="002021F1">
            <w:pPr>
              <w:spacing w:after="120"/>
              <w:rPr>
                <w:sz w:val="18"/>
                <w:szCs w:val="18"/>
              </w:rPr>
            </w:pPr>
            <w:r w:rsidRPr="005B4766">
              <w:rPr>
                <w:sz w:val="18"/>
                <w:szCs w:val="18"/>
              </w:rPr>
              <w:t>4</w:t>
            </w:r>
          </w:p>
        </w:tc>
        <w:tc>
          <w:tcPr>
            <w:tcW w:w="630" w:type="pct"/>
          </w:tcPr>
          <w:p w14:paraId="16E372BB" w14:textId="77777777" w:rsidR="002021F1" w:rsidRPr="005B4766" w:rsidRDefault="002021F1" w:rsidP="002021F1">
            <w:pPr>
              <w:spacing w:after="120"/>
              <w:rPr>
                <w:sz w:val="18"/>
                <w:szCs w:val="18"/>
              </w:rPr>
            </w:pPr>
            <w:r>
              <w:rPr>
                <w:sz w:val="18"/>
                <w:szCs w:val="18"/>
              </w:rPr>
              <w:t>30</w:t>
            </w:r>
          </w:p>
        </w:tc>
        <w:tc>
          <w:tcPr>
            <w:tcW w:w="735" w:type="pct"/>
          </w:tcPr>
          <w:p w14:paraId="2EB537CB" w14:textId="77777777" w:rsidR="002021F1" w:rsidRPr="005B4766" w:rsidRDefault="002021F1" w:rsidP="002021F1">
            <w:pPr>
              <w:spacing w:after="120"/>
              <w:rPr>
                <w:sz w:val="18"/>
                <w:szCs w:val="18"/>
              </w:rPr>
            </w:pPr>
            <w:r w:rsidRPr="005B4766">
              <w:rPr>
                <w:sz w:val="18"/>
                <w:szCs w:val="18"/>
              </w:rPr>
              <w:t>Text</w:t>
            </w:r>
          </w:p>
        </w:tc>
        <w:tc>
          <w:tcPr>
            <w:tcW w:w="1681" w:type="pct"/>
          </w:tcPr>
          <w:p w14:paraId="792A21A3" w14:textId="77777777" w:rsidR="002021F1" w:rsidRPr="005B4766" w:rsidRDefault="002021F1" w:rsidP="002021F1">
            <w:pPr>
              <w:spacing w:after="120"/>
              <w:rPr>
                <w:sz w:val="18"/>
                <w:szCs w:val="18"/>
              </w:rPr>
            </w:pPr>
            <w:r w:rsidRPr="005B4766">
              <w:rPr>
                <w:sz w:val="18"/>
                <w:szCs w:val="18"/>
              </w:rPr>
              <w:t xml:space="preserve">e.g. </w:t>
            </w:r>
            <w:r w:rsidRPr="00DC37F2">
              <w:rPr>
                <w:sz w:val="18"/>
                <w:szCs w:val="18"/>
              </w:rPr>
              <w:t xml:space="preserve">GD55800946 Q002  </w:t>
            </w:r>
          </w:p>
        </w:tc>
      </w:tr>
      <w:tr w:rsidR="002021F1" w:rsidRPr="005B4766" w14:paraId="55720D60" w14:textId="77777777" w:rsidTr="002021F1">
        <w:tc>
          <w:tcPr>
            <w:tcW w:w="1324" w:type="pct"/>
            <w:tcBorders>
              <w:bottom w:val="nil"/>
            </w:tcBorders>
          </w:tcPr>
          <w:p w14:paraId="60012BE0" w14:textId="77777777" w:rsidR="002021F1" w:rsidRPr="005B4766" w:rsidRDefault="002021F1" w:rsidP="002021F1">
            <w:pPr>
              <w:spacing w:after="120"/>
              <w:rPr>
                <w:sz w:val="18"/>
                <w:szCs w:val="18"/>
              </w:rPr>
            </w:pPr>
            <w:r w:rsidRPr="005B4766">
              <w:rPr>
                <w:sz w:val="18"/>
                <w:szCs w:val="18"/>
              </w:rPr>
              <w:t>Bill tax date</w:t>
            </w:r>
          </w:p>
        </w:tc>
        <w:tc>
          <w:tcPr>
            <w:tcW w:w="630" w:type="pct"/>
            <w:tcBorders>
              <w:bottom w:val="nil"/>
            </w:tcBorders>
          </w:tcPr>
          <w:p w14:paraId="27FD2AA9" w14:textId="77777777" w:rsidR="002021F1" w:rsidRPr="005B4766" w:rsidRDefault="002021F1" w:rsidP="002021F1">
            <w:pPr>
              <w:spacing w:after="120"/>
              <w:rPr>
                <w:sz w:val="18"/>
                <w:szCs w:val="18"/>
              </w:rPr>
            </w:pPr>
            <w:r w:rsidRPr="005B4766">
              <w:rPr>
                <w:sz w:val="18"/>
                <w:szCs w:val="18"/>
              </w:rPr>
              <w:t>5</w:t>
            </w:r>
          </w:p>
        </w:tc>
        <w:tc>
          <w:tcPr>
            <w:tcW w:w="630" w:type="pct"/>
            <w:tcBorders>
              <w:bottom w:val="nil"/>
            </w:tcBorders>
          </w:tcPr>
          <w:p w14:paraId="365A59A8" w14:textId="77777777" w:rsidR="002021F1" w:rsidRPr="005B4766" w:rsidRDefault="002021F1" w:rsidP="002021F1">
            <w:pPr>
              <w:spacing w:after="120"/>
              <w:rPr>
                <w:sz w:val="18"/>
                <w:szCs w:val="18"/>
              </w:rPr>
            </w:pPr>
            <w:r w:rsidRPr="005B4766">
              <w:rPr>
                <w:sz w:val="18"/>
                <w:szCs w:val="18"/>
              </w:rPr>
              <w:t>DATE</w:t>
            </w:r>
          </w:p>
        </w:tc>
        <w:tc>
          <w:tcPr>
            <w:tcW w:w="735" w:type="pct"/>
            <w:tcBorders>
              <w:bottom w:val="nil"/>
            </w:tcBorders>
          </w:tcPr>
          <w:p w14:paraId="432E47B7" w14:textId="77777777" w:rsidR="002021F1" w:rsidRPr="005B4766" w:rsidRDefault="002021F1" w:rsidP="002021F1">
            <w:pPr>
              <w:spacing w:after="120"/>
              <w:rPr>
                <w:sz w:val="18"/>
                <w:szCs w:val="18"/>
              </w:rPr>
            </w:pPr>
            <w:r w:rsidRPr="005B4766">
              <w:rPr>
                <w:sz w:val="18"/>
                <w:szCs w:val="18"/>
              </w:rPr>
              <w:t>YYYYMMDD</w:t>
            </w:r>
          </w:p>
        </w:tc>
        <w:tc>
          <w:tcPr>
            <w:tcW w:w="1681" w:type="pct"/>
            <w:tcBorders>
              <w:bottom w:val="nil"/>
            </w:tcBorders>
          </w:tcPr>
          <w:p w14:paraId="61820E78" w14:textId="77777777" w:rsidR="002021F1" w:rsidRPr="005B4766" w:rsidRDefault="002021F1" w:rsidP="002021F1">
            <w:pPr>
              <w:spacing w:after="120"/>
              <w:rPr>
                <w:sz w:val="18"/>
                <w:szCs w:val="18"/>
              </w:rPr>
            </w:pPr>
            <w:r w:rsidRPr="005B4766">
              <w:rPr>
                <w:sz w:val="18"/>
                <w:szCs w:val="18"/>
              </w:rPr>
              <w:t>e.g. 20090101</w:t>
            </w:r>
          </w:p>
        </w:tc>
      </w:tr>
      <w:tr w:rsidR="002021F1" w:rsidRPr="005B4766" w14:paraId="11E6A5F3" w14:textId="77777777" w:rsidTr="002021F1">
        <w:tc>
          <w:tcPr>
            <w:tcW w:w="1324" w:type="pct"/>
          </w:tcPr>
          <w:p w14:paraId="1377F86A" w14:textId="77777777" w:rsidR="002021F1" w:rsidRPr="005B4766" w:rsidRDefault="002021F1" w:rsidP="002021F1">
            <w:pPr>
              <w:spacing w:after="120"/>
              <w:rPr>
                <w:sz w:val="18"/>
                <w:szCs w:val="18"/>
              </w:rPr>
            </w:pPr>
            <w:r w:rsidRPr="005B4766">
              <w:rPr>
                <w:sz w:val="18"/>
                <w:szCs w:val="18"/>
              </w:rPr>
              <w:t>Business</w:t>
            </w:r>
            <w:r>
              <w:rPr>
                <w:sz w:val="18"/>
                <w:szCs w:val="18"/>
              </w:rPr>
              <w:t xml:space="preserve"> </w:t>
            </w:r>
            <w:r w:rsidRPr="005B4766">
              <w:rPr>
                <w:sz w:val="18"/>
                <w:szCs w:val="18"/>
              </w:rPr>
              <w:t>name</w:t>
            </w:r>
          </w:p>
        </w:tc>
        <w:tc>
          <w:tcPr>
            <w:tcW w:w="630" w:type="pct"/>
          </w:tcPr>
          <w:p w14:paraId="7C81BA7E" w14:textId="77777777" w:rsidR="002021F1" w:rsidRPr="005B4766" w:rsidRDefault="002021F1" w:rsidP="002021F1">
            <w:pPr>
              <w:spacing w:after="120"/>
              <w:rPr>
                <w:sz w:val="18"/>
                <w:szCs w:val="18"/>
              </w:rPr>
            </w:pPr>
            <w:r w:rsidRPr="005B4766">
              <w:rPr>
                <w:sz w:val="18"/>
                <w:szCs w:val="18"/>
              </w:rPr>
              <w:t>6</w:t>
            </w:r>
          </w:p>
        </w:tc>
        <w:tc>
          <w:tcPr>
            <w:tcW w:w="630" w:type="pct"/>
          </w:tcPr>
          <w:p w14:paraId="17DC78A0" w14:textId="77777777" w:rsidR="002021F1" w:rsidRPr="005B4766" w:rsidRDefault="002021F1" w:rsidP="002021F1">
            <w:pPr>
              <w:spacing w:after="120"/>
              <w:rPr>
                <w:sz w:val="18"/>
                <w:szCs w:val="18"/>
              </w:rPr>
            </w:pPr>
            <w:r>
              <w:rPr>
                <w:sz w:val="18"/>
                <w:szCs w:val="18"/>
              </w:rPr>
              <w:t>100</w:t>
            </w:r>
          </w:p>
        </w:tc>
        <w:tc>
          <w:tcPr>
            <w:tcW w:w="735" w:type="pct"/>
          </w:tcPr>
          <w:p w14:paraId="000C478E" w14:textId="77777777" w:rsidR="002021F1" w:rsidRPr="005B4766" w:rsidRDefault="002021F1" w:rsidP="002021F1">
            <w:pPr>
              <w:spacing w:after="120"/>
              <w:rPr>
                <w:sz w:val="18"/>
                <w:szCs w:val="18"/>
              </w:rPr>
            </w:pPr>
            <w:r w:rsidRPr="005B4766">
              <w:rPr>
                <w:sz w:val="18"/>
                <w:szCs w:val="18"/>
              </w:rPr>
              <w:t>Text</w:t>
            </w:r>
          </w:p>
        </w:tc>
        <w:tc>
          <w:tcPr>
            <w:tcW w:w="1681" w:type="pct"/>
          </w:tcPr>
          <w:p w14:paraId="7221B340" w14:textId="77777777" w:rsidR="002021F1" w:rsidRPr="005B4766" w:rsidRDefault="002021F1" w:rsidP="002021F1">
            <w:pPr>
              <w:spacing w:after="120"/>
              <w:rPr>
                <w:sz w:val="18"/>
                <w:szCs w:val="18"/>
              </w:rPr>
            </w:pPr>
            <w:r>
              <w:rPr>
                <w:sz w:val="18"/>
                <w:szCs w:val="18"/>
              </w:rPr>
              <w:t xml:space="preserve">e.g. </w:t>
            </w:r>
            <w:r w:rsidRPr="00DC37F2">
              <w:rPr>
                <w:sz w:val="18"/>
                <w:szCs w:val="18"/>
              </w:rPr>
              <w:t>WES COMMUNICATION</w:t>
            </w:r>
          </w:p>
        </w:tc>
      </w:tr>
      <w:tr w:rsidR="002021F1" w:rsidRPr="005B4766" w14:paraId="638FBBE6" w14:textId="77777777" w:rsidTr="002021F1">
        <w:tc>
          <w:tcPr>
            <w:tcW w:w="1324" w:type="pct"/>
          </w:tcPr>
          <w:p w14:paraId="58791A97" w14:textId="77777777" w:rsidR="002021F1" w:rsidRPr="005B4766" w:rsidRDefault="002021F1" w:rsidP="002021F1">
            <w:pPr>
              <w:spacing w:after="120"/>
              <w:rPr>
                <w:sz w:val="18"/>
                <w:szCs w:val="18"/>
              </w:rPr>
            </w:pPr>
            <w:r w:rsidRPr="005B4766">
              <w:rPr>
                <w:sz w:val="18"/>
                <w:szCs w:val="18"/>
              </w:rPr>
              <w:t>Address name if available</w:t>
            </w:r>
          </w:p>
        </w:tc>
        <w:tc>
          <w:tcPr>
            <w:tcW w:w="630" w:type="pct"/>
          </w:tcPr>
          <w:p w14:paraId="38FDFF5A" w14:textId="77777777" w:rsidR="002021F1" w:rsidRPr="005B4766" w:rsidRDefault="002021F1" w:rsidP="002021F1">
            <w:pPr>
              <w:spacing w:after="120"/>
              <w:rPr>
                <w:sz w:val="18"/>
                <w:szCs w:val="18"/>
              </w:rPr>
            </w:pPr>
            <w:r w:rsidRPr="005B4766">
              <w:rPr>
                <w:sz w:val="18"/>
                <w:szCs w:val="18"/>
              </w:rPr>
              <w:t>7</w:t>
            </w:r>
          </w:p>
        </w:tc>
        <w:tc>
          <w:tcPr>
            <w:tcW w:w="630" w:type="pct"/>
          </w:tcPr>
          <w:p w14:paraId="0339FA23" w14:textId="77777777" w:rsidR="002021F1" w:rsidRPr="005B4766" w:rsidRDefault="002021F1" w:rsidP="002021F1">
            <w:pPr>
              <w:spacing w:after="120"/>
              <w:rPr>
                <w:sz w:val="18"/>
                <w:szCs w:val="18"/>
              </w:rPr>
            </w:pPr>
            <w:r>
              <w:rPr>
                <w:sz w:val="18"/>
                <w:szCs w:val="18"/>
              </w:rPr>
              <w:t>225</w:t>
            </w:r>
          </w:p>
        </w:tc>
        <w:tc>
          <w:tcPr>
            <w:tcW w:w="735" w:type="pct"/>
          </w:tcPr>
          <w:p w14:paraId="623DCD68" w14:textId="77777777" w:rsidR="002021F1" w:rsidRPr="005B4766" w:rsidRDefault="002021F1" w:rsidP="002021F1">
            <w:pPr>
              <w:spacing w:after="120"/>
              <w:rPr>
                <w:sz w:val="18"/>
                <w:szCs w:val="18"/>
              </w:rPr>
            </w:pPr>
            <w:r w:rsidRPr="005B4766">
              <w:rPr>
                <w:sz w:val="18"/>
                <w:szCs w:val="18"/>
              </w:rPr>
              <w:t>Text</w:t>
            </w:r>
          </w:p>
        </w:tc>
        <w:tc>
          <w:tcPr>
            <w:tcW w:w="1681" w:type="pct"/>
          </w:tcPr>
          <w:p w14:paraId="77FDED91" w14:textId="77777777" w:rsidR="002021F1" w:rsidRPr="005B4766" w:rsidRDefault="002021F1" w:rsidP="002021F1">
            <w:pPr>
              <w:spacing w:after="120"/>
              <w:rPr>
                <w:sz w:val="18"/>
                <w:szCs w:val="18"/>
              </w:rPr>
            </w:pPr>
            <w:r w:rsidRPr="00DC37F2">
              <w:rPr>
                <w:sz w:val="18"/>
                <w:szCs w:val="18"/>
              </w:rPr>
              <w:t>e.g. Ms C .Taylor</w:t>
            </w:r>
          </w:p>
        </w:tc>
      </w:tr>
      <w:tr w:rsidR="002021F1" w:rsidRPr="005B4766" w14:paraId="0F609AB4" w14:textId="77777777" w:rsidTr="002021F1">
        <w:tc>
          <w:tcPr>
            <w:tcW w:w="1324" w:type="pct"/>
          </w:tcPr>
          <w:p w14:paraId="1C2859DF" w14:textId="77777777" w:rsidR="002021F1" w:rsidRPr="005B4766" w:rsidRDefault="002021F1" w:rsidP="002021F1">
            <w:pPr>
              <w:spacing w:after="120"/>
              <w:rPr>
                <w:sz w:val="18"/>
                <w:szCs w:val="18"/>
              </w:rPr>
            </w:pPr>
            <w:r w:rsidRPr="005B4766">
              <w:rPr>
                <w:sz w:val="18"/>
                <w:szCs w:val="18"/>
              </w:rPr>
              <w:t>First line of address</w:t>
            </w:r>
          </w:p>
        </w:tc>
        <w:tc>
          <w:tcPr>
            <w:tcW w:w="630" w:type="pct"/>
          </w:tcPr>
          <w:p w14:paraId="530C8864" w14:textId="77777777" w:rsidR="002021F1" w:rsidRPr="005B4766" w:rsidRDefault="002021F1" w:rsidP="002021F1">
            <w:pPr>
              <w:spacing w:after="120"/>
              <w:rPr>
                <w:sz w:val="18"/>
                <w:szCs w:val="18"/>
              </w:rPr>
            </w:pPr>
            <w:r w:rsidRPr="005B4766">
              <w:rPr>
                <w:sz w:val="18"/>
                <w:szCs w:val="18"/>
              </w:rPr>
              <w:t>8</w:t>
            </w:r>
          </w:p>
        </w:tc>
        <w:tc>
          <w:tcPr>
            <w:tcW w:w="630" w:type="pct"/>
          </w:tcPr>
          <w:p w14:paraId="22D95001" w14:textId="77777777" w:rsidR="002021F1" w:rsidRPr="005B4766" w:rsidRDefault="002021F1" w:rsidP="002021F1">
            <w:pPr>
              <w:spacing w:after="120"/>
              <w:rPr>
                <w:sz w:val="18"/>
                <w:szCs w:val="18"/>
              </w:rPr>
            </w:pPr>
            <w:r>
              <w:rPr>
                <w:sz w:val="18"/>
                <w:szCs w:val="18"/>
              </w:rPr>
              <w:t>80</w:t>
            </w:r>
          </w:p>
        </w:tc>
        <w:tc>
          <w:tcPr>
            <w:tcW w:w="735" w:type="pct"/>
          </w:tcPr>
          <w:p w14:paraId="05DEEA84" w14:textId="77777777" w:rsidR="002021F1" w:rsidRPr="005B4766" w:rsidRDefault="002021F1" w:rsidP="002021F1">
            <w:pPr>
              <w:spacing w:after="120"/>
              <w:rPr>
                <w:sz w:val="18"/>
                <w:szCs w:val="18"/>
              </w:rPr>
            </w:pPr>
            <w:r w:rsidRPr="005B4766">
              <w:rPr>
                <w:sz w:val="18"/>
                <w:szCs w:val="18"/>
              </w:rPr>
              <w:t>Text</w:t>
            </w:r>
          </w:p>
        </w:tc>
        <w:tc>
          <w:tcPr>
            <w:tcW w:w="1681" w:type="pct"/>
          </w:tcPr>
          <w:p w14:paraId="53D78D9D" w14:textId="77777777" w:rsidR="002021F1" w:rsidRPr="005B4766" w:rsidRDefault="002021F1" w:rsidP="002021F1">
            <w:pPr>
              <w:spacing w:after="120"/>
              <w:rPr>
                <w:sz w:val="18"/>
                <w:szCs w:val="18"/>
              </w:rPr>
            </w:pPr>
            <w:r>
              <w:rPr>
                <w:sz w:val="18"/>
                <w:szCs w:val="18"/>
              </w:rPr>
              <w:t xml:space="preserve">e.g. </w:t>
            </w:r>
            <w:r w:rsidRPr="00DC37F2">
              <w:rPr>
                <w:sz w:val="18"/>
                <w:szCs w:val="18"/>
              </w:rPr>
              <w:t xml:space="preserve">Caroline Green   </w:t>
            </w:r>
          </w:p>
        </w:tc>
      </w:tr>
      <w:tr w:rsidR="002021F1" w:rsidRPr="005B4766" w14:paraId="648C50D2" w14:textId="77777777" w:rsidTr="002021F1">
        <w:tc>
          <w:tcPr>
            <w:tcW w:w="1324" w:type="pct"/>
          </w:tcPr>
          <w:p w14:paraId="081B96A1" w14:textId="77777777" w:rsidR="002021F1" w:rsidRPr="005B4766" w:rsidRDefault="002021F1" w:rsidP="002021F1">
            <w:pPr>
              <w:spacing w:after="120"/>
              <w:rPr>
                <w:sz w:val="18"/>
                <w:szCs w:val="18"/>
              </w:rPr>
            </w:pPr>
            <w:r w:rsidRPr="005B4766">
              <w:rPr>
                <w:sz w:val="18"/>
                <w:szCs w:val="18"/>
              </w:rPr>
              <w:t>Post code</w:t>
            </w:r>
          </w:p>
        </w:tc>
        <w:tc>
          <w:tcPr>
            <w:tcW w:w="630" w:type="pct"/>
          </w:tcPr>
          <w:p w14:paraId="256E4A8C" w14:textId="77777777" w:rsidR="002021F1" w:rsidRPr="005B4766" w:rsidRDefault="002021F1" w:rsidP="002021F1">
            <w:pPr>
              <w:spacing w:after="120"/>
              <w:rPr>
                <w:sz w:val="18"/>
                <w:szCs w:val="18"/>
              </w:rPr>
            </w:pPr>
            <w:r w:rsidRPr="005B4766">
              <w:rPr>
                <w:sz w:val="18"/>
                <w:szCs w:val="18"/>
              </w:rPr>
              <w:t>9</w:t>
            </w:r>
          </w:p>
        </w:tc>
        <w:tc>
          <w:tcPr>
            <w:tcW w:w="630" w:type="pct"/>
          </w:tcPr>
          <w:p w14:paraId="132EAF35" w14:textId="77777777" w:rsidR="002021F1" w:rsidRPr="005B4766" w:rsidRDefault="002021F1" w:rsidP="002021F1">
            <w:pPr>
              <w:spacing w:after="120"/>
              <w:rPr>
                <w:sz w:val="18"/>
                <w:szCs w:val="18"/>
              </w:rPr>
            </w:pPr>
            <w:r>
              <w:rPr>
                <w:sz w:val="18"/>
                <w:szCs w:val="18"/>
              </w:rPr>
              <w:t>16</w:t>
            </w:r>
          </w:p>
        </w:tc>
        <w:tc>
          <w:tcPr>
            <w:tcW w:w="735" w:type="pct"/>
          </w:tcPr>
          <w:p w14:paraId="01044FA3" w14:textId="77777777" w:rsidR="002021F1" w:rsidRPr="005B4766" w:rsidRDefault="002021F1" w:rsidP="002021F1">
            <w:pPr>
              <w:spacing w:after="120"/>
              <w:rPr>
                <w:sz w:val="18"/>
                <w:szCs w:val="18"/>
              </w:rPr>
            </w:pPr>
            <w:r w:rsidRPr="005B4766">
              <w:rPr>
                <w:sz w:val="18"/>
                <w:szCs w:val="18"/>
              </w:rPr>
              <w:t>Text</w:t>
            </w:r>
          </w:p>
        </w:tc>
        <w:tc>
          <w:tcPr>
            <w:tcW w:w="1681" w:type="pct"/>
          </w:tcPr>
          <w:p w14:paraId="1D6FC95A" w14:textId="77777777" w:rsidR="002021F1" w:rsidRPr="005B4766" w:rsidRDefault="002021F1" w:rsidP="002021F1">
            <w:pPr>
              <w:spacing w:after="120"/>
              <w:rPr>
                <w:sz w:val="18"/>
                <w:szCs w:val="18"/>
              </w:rPr>
            </w:pPr>
            <w:r>
              <w:rPr>
                <w:sz w:val="18"/>
                <w:szCs w:val="18"/>
              </w:rPr>
              <w:t xml:space="preserve">e.g. </w:t>
            </w:r>
            <w:r w:rsidRPr="00DC37F2">
              <w:rPr>
                <w:sz w:val="18"/>
                <w:szCs w:val="18"/>
              </w:rPr>
              <w:t>BT1 3LT</w:t>
            </w:r>
            <w:r w:rsidRPr="00DC37F2">
              <w:rPr>
                <w:sz w:val="18"/>
                <w:szCs w:val="18"/>
              </w:rPr>
              <w:tab/>
            </w:r>
          </w:p>
        </w:tc>
      </w:tr>
      <w:tr w:rsidR="002021F1" w:rsidRPr="00484C58" w14:paraId="63CC0FF8" w14:textId="77777777" w:rsidTr="002021F1">
        <w:tc>
          <w:tcPr>
            <w:tcW w:w="1324" w:type="pct"/>
          </w:tcPr>
          <w:p w14:paraId="7605666F" w14:textId="77777777" w:rsidR="002021F1" w:rsidRPr="005B4766" w:rsidRDefault="002021F1" w:rsidP="002021F1">
            <w:pPr>
              <w:spacing w:after="120"/>
              <w:rPr>
                <w:sz w:val="18"/>
                <w:szCs w:val="18"/>
              </w:rPr>
            </w:pPr>
            <w:r w:rsidRPr="005B4766">
              <w:rPr>
                <w:sz w:val="18"/>
                <w:szCs w:val="18"/>
              </w:rPr>
              <w:t>Customer VAT status</w:t>
            </w:r>
          </w:p>
        </w:tc>
        <w:tc>
          <w:tcPr>
            <w:tcW w:w="630" w:type="pct"/>
          </w:tcPr>
          <w:p w14:paraId="4837A643" w14:textId="77777777" w:rsidR="002021F1" w:rsidRPr="005B4766" w:rsidRDefault="002021F1" w:rsidP="002021F1">
            <w:pPr>
              <w:spacing w:after="120"/>
              <w:rPr>
                <w:sz w:val="18"/>
                <w:szCs w:val="18"/>
              </w:rPr>
            </w:pPr>
            <w:r w:rsidRPr="005B4766">
              <w:rPr>
                <w:sz w:val="18"/>
                <w:szCs w:val="18"/>
              </w:rPr>
              <w:t>10</w:t>
            </w:r>
          </w:p>
        </w:tc>
        <w:tc>
          <w:tcPr>
            <w:tcW w:w="630" w:type="pct"/>
          </w:tcPr>
          <w:p w14:paraId="19F22E96" w14:textId="77777777" w:rsidR="002021F1" w:rsidRPr="005B4766" w:rsidRDefault="002021F1" w:rsidP="002021F1">
            <w:pPr>
              <w:spacing w:after="120"/>
              <w:rPr>
                <w:sz w:val="18"/>
                <w:szCs w:val="18"/>
              </w:rPr>
            </w:pPr>
            <w:r>
              <w:rPr>
                <w:sz w:val="18"/>
                <w:szCs w:val="18"/>
              </w:rPr>
              <w:t>1</w:t>
            </w:r>
          </w:p>
        </w:tc>
        <w:tc>
          <w:tcPr>
            <w:tcW w:w="735" w:type="pct"/>
          </w:tcPr>
          <w:p w14:paraId="7AF1E696" w14:textId="77777777" w:rsidR="002021F1" w:rsidRPr="005B4766" w:rsidRDefault="002021F1" w:rsidP="002021F1">
            <w:pPr>
              <w:spacing w:after="120"/>
              <w:rPr>
                <w:sz w:val="18"/>
                <w:szCs w:val="18"/>
              </w:rPr>
            </w:pPr>
            <w:r w:rsidRPr="005B4766">
              <w:rPr>
                <w:sz w:val="18"/>
                <w:szCs w:val="18"/>
              </w:rPr>
              <w:t>Text</w:t>
            </w:r>
          </w:p>
        </w:tc>
        <w:tc>
          <w:tcPr>
            <w:tcW w:w="1681" w:type="pct"/>
            <w:tcBorders>
              <w:bottom w:val="nil"/>
            </w:tcBorders>
          </w:tcPr>
          <w:p w14:paraId="2D280E3E" w14:textId="77777777" w:rsidR="002021F1" w:rsidRPr="00484C58" w:rsidRDefault="002021F1" w:rsidP="002021F1">
            <w:pPr>
              <w:spacing w:after="120"/>
              <w:rPr>
                <w:sz w:val="18"/>
                <w:szCs w:val="18"/>
                <w:lang w:val="sv-SE"/>
              </w:rPr>
            </w:pPr>
            <w:r w:rsidRPr="00484C58">
              <w:rPr>
                <w:sz w:val="18"/>
                <w:szCs w:val="18"/>
                <w:lang w:val="sv-SE"/>
              </w:rPr>
              <w:t>e.g.</w:t>
            </w:r>
          </w:p>
          <w:p w14:paraId="74B71CD6" w14:textId="77777777" w:rsidR="002021F1" w:rsidRPr="00484C58" w:rsidRDefault="002021F1" w:rsidP="002021F1">
            <w:pPr>
              <w:spacing w:after="120"/>
              <w:rPr>
                <w:sz w:val="18"/>
                <w:szCs w:val="18"/>
                <w:lang w:val="sv-SE"/>
              </w:rPr>
            </w:pPr>
            <w:r w:rsidRPr="00484C58">
              <w:rPr>
                <w:sz w:val="18"/>
                <w:szCs w:val="18"/>
                <w:lang w:val="sv-SE"/>
              </w:rPr>
              <w:t>1 = Standard</w:t>
            </w:r>
          </w:p>
          <w:p w14:paraId="2FDA466A" w14:textId="77777777" w:rsidR="002021F1" w:rsidRPr="00484C58" w:rsidRDefault="002021F1" w:rsidP="002021F1">
            <w:pPr>
              <w:spacing w:after="120"/>
              <w:rPr>
                <w:sz w:val="18"/>
                <w:szCs w:val="18"/>
                <w:lang w:val="sv-SE"/>
              </w:rPr>
            </w:pPr>
            <w:r w:rsidRPr="00484C58">
              <w:rPr>
                <w:sz w:val="18"/>
                <w:szCs w:val="18"/>
                <w:lang w:val="sv-SE"/>
              </w:rPr>
              <w:t>2 = VAT exempt</w:t>
            </w:r>
          </w:p>
        </w:tc>
      </w:tr>
      <w:tr w:rsidR="002021F1" w:rsidRPr="005B4766" w14:paraId="3FEC12F0" w14:textId="77777777" w:rsidTr="002021F1">
        <w:tc>
          <w:tcPr>
            <w:tcW w:w="1324" w:type="pct"/>
          </w:tcPr>
          <w:p w14:paraId="268D9787" w14:textId="77777777" w:rsidR="002021F1" w:rsidRPr="005B4766" w:rsidRDefault="002021F1" w:rsidP="002021F1">
            <w:pPr>
              <w:spacing w:after="120"/>
              <w:rPr>
                <w:sz w:val="18"/>
                <w:szCs w:val="18"/>
              </w:rPr>
            </w:pPr>
            <w:r w:rsidRPr="005B4766">
              <w:rPr>
                <w:sz w:val="18"/>
                <w:szCs w:val="18"/>
              </w:rPr>
              <w:t xml:space="preserve">Bill Type </w:t>
            </w:r>
          </w:p>
        </w:tc>
        <w:tc>
          <w:tcPr>
            <w:tcW w:w="630" w:type="pct"/>
          </w:tcPr>
          <w:p w14:paraId="20FAE83E" w14:textId="77777777" w:rsidR="002021F1" w:rsidRPr="005B4766" w:rsidRDefault="002021F1" w:rsidP="002021F1">
            <w:pPr>
              <w:spacing w:after="120"/>
              <w:rPr>
                <w:sz w:val="18"/>
                <w:szCs w:val="18"/>
              </w:rPr>
            </w:pPr>
            <w:r w:rsidRPr="005B4766">
              <w:rPr>
                <w:sz w:val="18"/>
                <w:szCs w:val="18"/>
              </w:rPr>
              <w:t>11</w:t>
            </w:r>
          </w:p>
        </w:tc>
        <w:tc>
          <w:tcPr>
            <w:tcW w:w="630" w:type="pct"/>
          </w:tcPr>
          <w:p w14:paraId="54AC4FF7" w14:textId="77777777" w:rsidR="002021F1" w:rsidRPr="005B4766" w:rsidRDefault="002021F1" w:rsidP="002021F1">
            <w:pPr>
              <w:spacing w:after="120"/>
              <w:rPr>
                <w:sz w:val="18"/>
                <w:szCs w:val="18"/>
              </w:rPr>
            </w:pPr>
            <w:r>
              <w:rPr>
                <w:sz w:val="18"/>
                <w:szCs w:val="18"/>
              </w:rPr>
              <w:t>9</w:t>
            </w:r>
          </w:p>
        </w:tc>
        <w:tc>
          <w:tcPr>
            <w:tcW w:w="735" w:type="pct"/>
          </w:tcPr>
          <w:p w14:paraId="71848E78" w14:textId="77777777" w:rsidR="002021F1" w:rsidRPr="005B4766" w:rsidRDefault="002021F1" w:rsidP="002021F1">
            <w:pPr>
              <w:spacing w:after="120"/>
              <w:rPr>
                <w:sz w:val="18"/>
                <w:szCs w:val="18"/>
              </w:rPr>
            </w:pPr>
            <w:r w:rsidRPr="005B4766">
              <w:rPr>
                <w:sz w:val="18"/>
                <w:szCs w:val="18"/>
              </w:rPr>
              <w:t>Text</w:t>
            </w:r>
          </w:p>
        </w:tc>
        <w:tc>
          <w:tcPr>
            <w:tcW w:w="1681" w:type="pct"/>
          </w:tcPr>
          <w:p w14:paraId="055A8656" w14:textId="77777777" w:rsidR="002021F1" w:rsidRPr="001D21A0" w:rsidRDefault="002021F1" w:rsidP="002021F1">
            <w:pPr>
              <w:spacing w:after="120"/>
              <w:rPr>
                <w:sz w:val="18"/>
                <w:szCs w:val="18"/>
              </w:rPr>
            </w:pPr>
            <w:r w:rsidRPr="001D21A0">
              <w:rPr>
                <w:sz w:val="18"/>
                <w:szCs w:val="18"/>
              </w:rPr>
              <w:t>e.g.</w:t>
            </w:r>
          </w:p>
          <w:p w14:paraId="7CE044B7" w14:textId="77777777" w:rsidR="002021F1" w:rsidRPr="001D21A0" w:rsidRDefault="002021F1" w:rsidP="002021F1">
            <w:pPr>
              <w:spacing w:after="120"/>
              <w:rPr>
                <w:sz w:val="18"/>
                <w:szCs w:val="18"/>
              </w:rPr>
            </w:pPr>
            <w:r w:rsidRPr="001D21A0">
              <w:rPr>
                <w:sz w:val="18"/>
                <w:szCs w:val="18"/>
              </w:rPr>
              <w:t>1=Periodic</w:t>
            </w:r>
            <w:r w:rsidRPr="001D21A0">
              <w:rPr>
                <w:sz w:val="18"/>
                <w:szCs w:val="18"/>
              </w:rPr>
              <w:tab/>
            </w:r>
          </w:p>
          <w:p w14:paraId="42B91884" w14:textId="77777777" w:rsidR="002021F1" w:rsidRPr="001D21A0" w:rsidRDefault="002021F1" w:rsidP="002021F1">
            <w:pPr>
              <w:spacing w:after="120"/>
              <w:rPr>
                <w:sz w:val="18"/>
                <w:szCs w:val="18"/>
              </w:rPr>
            </w:pPr>
            <w:r w:rsidRPr="001D21A0">
              <w:rPr>
                <w:sz w:val="18"/>
                <w:szCs w:val="18"/>
              </w:rPr>
              <w:t>2=Interim</w:t>
            </w:r>
            <w:r w:rsidRPr="001D21A0">
              <w:rPr>
                <w:sz w:val="18"/>
                <w:szCs w:val="18"/>
              </w:rPr>
              <w:tab/>
            </w:r>
          </w:p>
          <w:p w14:paraId="51EE597E" w14:textId="77777777" w:rsidR="002021F1" w:rsidRPr="00DC37F2" w:rsidRDefault="00F82D2F" w:rsidP="002021F1">
            <w:pPr>
              <w:spacing w:after="120"/>
              <w:rPr>
                <w:sz w:val="18"/>
                <w:szCs w:val="18"/>
              </w:rPr>
            </w:pPr>
            <w:r>
              <w:rPr>
                <w:sz w:val="18"/>
                <w:szCs w:val="18"/>
              </w:rPr>
              <w:t>5=VAT Credit</w:t>
            </w:r>
          </w:p>
        </w:tc>
      </w:tr>
      <w:tr w:rsidR="002021F1" w:rsidRPr="005B4766" w14:paraId="5C7A3C1B" w14:textId="77777777" w:rsidTr="002021F1">
        <w:tc>
          <w:tcPr>
            <w:tcW w:w="1324" w:type="pct"/>
          </w:tcPr>
          <w:p w14:paraId="5E9F44B2" w14:textId="77777777" w:rsidR="002021F1" w:rsidRPr="005B4766" w:rsidRDefault="002021F1" w:rsidP="002021F1">
            <w:pPr>
              <w:spacing w:after="120"/>
              <w:rPr>
                <w:sz w:val="18"/>
                <w:szCs w:val="18"/>
              </w:rPr>
            </w:pPr>
            <w:r w:rsidRPr="005B4766">
              <w:rPr>
                <w:sz w:val="18"/>
                <w:szCs w:val="18"/>
              </w:rPr>
              <w:t>Bill title or service name</w:t>
            </w:r>
          </w:p>
        </w:tc>
        <w:tc>
          <w:tcPr>
            <w:tcW w:w="630" w:type="pct"/>
          </w:tcPr>
          <w:p w14:paraId="1F1B53C2" w14:textId="77777777" w:rsidR="002021F1" w:rsidRPr="005B4766" w:rsidRDefault="002021F1" w:rsidP="002021F1">
            <w:pPr>
              <w:spacing w:after="120"/>
              <w:rPr>
                <w:sz w:val="18"/>
                <w:szCs w:val="18"/>
              </w:rPr>
            </w:pPr>
            <w:r w:rsidRPr="005B4766">
              <w:rPr>
                <w:sz w:val="18"/>
                <w:szCs w:val="18"/>
              </w:rPr>
              <w:t>12</w:t>
            </w:r>
          </w:p>
        </w:tc>
        <w:tc>
          <w:tcPr>
            <w:tcW w:w="630" w:type="pct"/>
          </w:tcPr>
          <w:p w14:paraId="7668ECF3" w14:textId="77777777" w:rsidR="002021F1" w:rsidRPr="005B4766" w:rsidRDefault="002021F1" w:rsidP="002021F1">
            <w:pPr>
              <w:spacing w:after="120"/>
              <w:rPr>
                <w:sz w:val="18"/>
                <w:szCs w:val="18"/>
              </w:rPr>
            </w:pPr>
            <w:r>
              <w:rPr>
                <w:sz w:val="18"/>
                <w:szCs w:val="18"/>
              </w:rPr>
              <w:t>80</w:t>
            </w:r>
          </w:p>
        </w:tc>
        <w:tc>
          <w:tcPr>
            <w:tcW w:w="735" w:type="pct"/>
          </w:tcPr>
          <w:p w14:paraId="32571E50" w14:textId="77777777" w:rsidR="002021F1" w:rsidRPr="005B4766" w:rsidRDefault="002021F1" w:rsidP="002021F1">
            <w:pPr>
              <w:spacing w:after="120"/>
              <w:rPr>
                <w:sz w:val="18"/>
                <w:szCs w:val="18"/>
              </w:rPr>
            </w:pPr>
            <w:r w:rsidRPr="005B4766">
              <w:rPr>
                <w:sz w:val="18"/>
                <w:szCs w:val="18"/>
              </w:rPr>
              <w:t>Text</w:t>
            </w:r>
          </w:p>
        </w:tc>
        <w:tc>
          <w:tcPr>
            <w:tcW w:w="1681" w:type="pct"/>
          </w:tcPr>
          <w:p w14:paraId="5332BC9A" w14:textId="77777777" w:rsidR="002021F1" w:rsidRPr="005B4766" w:rsidRDefault="002021F1" w:rsidP="002021F1">
            <w:pPr>
              <w:spacing w:after="120"/>
              <w:rPr>
                <w:sz w:val="18"/>
                <w:szCs w:val="18"/>
              </w:rPr>
            </w:pPr>
            <w:r w:rsidRPr="00DC37F2">
              <w:rPr>
                <w:sz w:val="18"/>
                <w:szCs w:val="18"/>
              </w:rPr>
              <w:t xml:space="preserve">e.g. Extension Serv   </w:t>
            </w:r>
          </w:p>
        </w:tc>
      </w:tr>
    </w:tbl>
    <w:p w14:paraId="5860C1AE" w14:textId="77777777" w:rsidR="002021F1" w:rsidRPr="00C96757" w:rsidRDefault="002021F1" w:rsidP="002021F1">
      <w:pPr>
        <w:jc w:val="both"/>
      </w:pPr>
      <w:r w:rsidRPr="00C96757">
        <w:t xml:space="preserve">This header record uses the standard format for header records for other services being billed on </w:t>
      </w:r>
      <w:r>
        <w:t>Atlantis</w:t>
      </w:r>
      <w:r w:rsidRPr="00C96757">
        <w:t>.</w:t>
      </w:r>
    </w:p>
    <w:p w14:paraId="12F3234E" w14:textId="77777777" w:rsidR="002021F1" w:rsidRPr="005B4766" w:rsidRDefault="002021F1" w:rsidP="00870DEA">
      <w:pPr>
        <w:pStyle w:val="Heading2"/>
      </w:pPr>
      <w:bookmarkStart w:id="91" w:name="ex_product"/>
      <w:bookmarkStart w:id="92" w:name="_Toc268602755"/>
      <w:bookmarkStart w:id="93" w:name="_Toc292189151"/>
      <w:bookmarkStart w:id="94" w:name="_Toc488928571"/>
      <w:bookmarkStart w:id="95" w:name="_Toc488928796"/>
      <w:bookmarkStart w:id="96" w:name="_Ref4778825"/>
      <w:bookmarkStart w:id="97" w:name="_Toc205994545"/>
      <w:bookmarkEnd w:id="91"/>
      <w:r w:rsidRPr="00870DEA">
        <w:t>PRODUCT</w:t>
      </w:r>
      <w:r w:rsidRPr="005B4766">
        <w:t xml:space="preserve"> CHARGES RECORD</w:t>
      </w:r>
      <w:bookmarkEnd w:id="92"/>
      <w:bookmarkEnd w:id="93"/>
      <w:bookmarkEnd w:id="94"/>
      <w:bookmarkEnd w:id="95"/>
      <w:bookmarkEnd w:id="96"/>
      <w:bookmarkEnd w:id="97"/>
    </w:p>
    <w:p w14:paraId="149E1AD1" w14:textId="77777777" w:rsidR="002021F1" w:rsidRPr="005B5DBC" w:rsidRDefault="002021F1" w:rsidP="002021F1">
      <w:pPr>
        <w:jc w:val="both"/>
      </w:pPr>
      <w:r w:rsidRPr="005B5DBC">
        <w:t>The following product details record will be included in the data file and will contain the following character separated bill data.</w:t>
      </w:r>
    </w:p>
    <w:p w14:paraId="10776F3D" w14:textId="77777777" w:rsidR="002021F1" w:rsidRPr="005B5DBC" w:rsidRDefault="002021F1" w:rsidP="002021F1">
      <w:pPr>
        <w:jc w:val="both"/>
      </w:pPr>
      <w:r w:rsidRPr="005B5DBC">
        <w:t xml:space="preserve">Record Type: </w:t>
      </w:r>
      <w:r w:rsidRPr="00FE6E4B">
        <w:rPr>
          <w:b/>
        </w:rPr>
        <w:t>PRODUCTCHARGE</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854"/>
        <w:gridCol w:w="831"/>
        <w:gridCol w:w="1107"/>
        <w:gridCol w:w="1299"/>
        <w:gridCol w:w="2383"/>
        <w:gridCol w:w="1762"/>
      </w:tblGrid>
      <w:tr w:rsidR="002021F1" w:rsidRPr="005B4766" w14:paraId="4E69213C" w14:textId="77777777" w:rsidTr="003E2CF6">
        <w:trPr>
          <w:tblHeader/>
        </w:trPr>
        <w:tc>
          <w:tcPr>
            <w:tcW w:w="1004" w:type="pct"/>
          </w:tcPr>
          <w:p w14:paraId="50F32A30" w14:textId="77777777" w:rsidR="002021F1" w:rsidRPr="005B4766" w:rsidRDefault="002021F1" w:rsidP="002021F1">
            <w:pPr>
              <w:spacing w:after="120"/>
              <w:rPr>
                <w:b/>
                <w:sz w:val="18"/>
                <w:szCs w:val="18"/>
              </w:rPr>
            </w:pPr>
            <w:r w:rsidRPr="005B4766">
              <w:rPr>
                <w:b/>
                <w:sz w:val="18"/>
                <w:szCs w:val="18"/>
              </w:rPr>
              <w:t>Field Name</w:t>
            </w:r>
          </w:p>
        </w:tc>
        <w:tc>
          <w:tcPr>
            <w:tcW w:w="450" w:type="pct"/>
          </w:tcPr>
          <w:p w14:paraId="1BA641AA" w14:textId="77777777" w:rsidR="002021F1" w:rsidRPr="005B4766" w:rsidRDefault="002021F1" w:rsidP="002021F1">
            <w:pPr>
              <w:spacing w:after="120"/>
              <w:rPr>
                <w:b/>
                <w:sz w:val="18"/>
                <w:szCs w:val="18"/>
              </w:rPr>
            </w:pPr>
            <w:r w:rsidRPr="005B4766">
              <w:rPr>
                <w:b/>
                <w:sz w:val="18"/>
                <w:szCs w:val="18"/>
              </w:rPr>
              <w:t>Field No</w:t>
            </w:r>
          </w:p>
        </w:tc>
        <w:tc>
          <w:tcPr>
            <w:tcW w:w="599" w:type="pct"/>
          </w:tcPr>
          <w:p w14:paraId="5431E282" w14:textId="77777777" w:rsidR="002021F1" w:rsidRPr="005B4766" w:rsidRDefault="002021F1" w:rsidP="002021F1">
            <w:pPr>
              <w:spacing w:after="120"/>
              <w:rPr>
                <w:b/>
                <w:sz w:val="18"/>
                <w:szCs w:val="18"/>
              </w:rPr>
            </w:pPr>
            <w:r w:rsidRPr="005B4766">
              <w:rPr>
                <w:b/>
                <w:sz w:val="18"/>
                <w:szCs w:val="18"/>
              </w:rPr>
              <w:t xml:space="preserve">Maximum Field Length          </w:t>
            </w:r>
          </w:p>
        </w:tc>
        <w:tc>
          <w:tcPr>
            <w:tcW w:w="703" w:type="pct"/>
          </w:tcPr>
          <w:p w14:paraId="18CB8792" w14:textId="77777777" w:rsidR="002021F1" w:rsidRPr="005B4766" w:rsidRDefault="002021F1" w:rsidP="002021F1">
            <w:pPr>
              <w:spacing w:after="120"/>
              <w:rPr>
                <w:b/>
                <w:sz w:val="18"/>
                <w:szCs w:val="18"/>
              </w:rPr>
            </w:pPr>
            <w:r w:rsidRPr="005B4766">
              <w:rPr>
                <w:b/>
                <w:sz w:val="18"/>
                <w:szCs w:val="18"/>
              </w:rPr>
              <w:t>Format</w:t>
            </w:r>
          </w:p>
        </w:tc>
        <w:tc>
          <w:tcPr>
            <w:tcW w:w="1290" w:type="pct"/>
          </w:tcPr>
          <w:p w14:paraId="531CA68F" w14:textId="77777777" w:rsidR="002021F1" w:rsidRPr="005B4766" w:rsidRDefault="002021F1" w:rsidP="002021F1">
            <w:pPr>
              <w:spacing w:after="120"/>
              <w:rPr>
                <w:b/>
                <w:sz w:val="18"/>
                <w:szCs w:val="18"/>
              </w:rPr>
            </w:pPr>
            <w:r w:rsidRPr="005B4766">
              <w:rPr>
                <w:b/>
                <w:sz w:val="18"/>
                <w:szCs w:val="18"/>
              </w:rPr>
              <w:t>Value</w:t>
            </w:r>
          </w:p>
        </w:tc>
        <w:tc>
          <w:tcPr>
            <w:tcW w:w="953" w:type="pct"/>
          </w:tcPr>
          <w:p w14:paraId="0D2E9079" w14:textId="77777777" w:rsidR="002021F1" w:rsidRPr="005B4766" w:rsidRDefault="002021F1" w:rsidP="002021F1">
            <w:pPr>
              <w:spacing w:after="120"/>
              <w:rPr>
                <w:b/>
                <w:sz w:val="18"/>
                <w:szCs w:val="18"/>
              </w:rPr>
            </w:pPr>
            <w:r>
              <w:rPr>
                <w:b/>
                <w:sz w:val="18"/>
                <w:szCs w:val="18"/>
              </w:rPr>
              <w:t>Note</w:t>
            </w:r>
          </w:p>
        </w:tc>
      </w:tr>
      <w:tr w:rsidR="002021F1" w:rsidRPr="005B4766" w14:paraId="3644F63D" w14:textId="77777777" w:rsidTr="003E2CF6">
        <w:tc>
          <w:tcPr>
            <w:tcW w:w="1004" w:type="pct"/>
          </w:tcPr>
          <w:p w14:paraId="322CEC3D" w14:textId="77777777" w:rsidR="002021F1" w:rsidRPr="005B4766" w:rsidRDefault="002021F1" w:rsidP="002021F1">
            <w:pPr>
              <w:spacing w:after="120"/>
              <w:rPr>
                <w:sz w:val="18"/>
                <w:szCs w:val="18"/>
              </w:rPr>
            </w:pPr>
            <w:r w:rsidRPr="005B4766">
              <w:rPr>
                <w:sz w:val="18"/>
                <w:szCs w:val="18"/>
              </w:rPr>
              <w:t>Record Type</w:t>
            </w:r>
          </w:p>
        </w:tc>
        <w:tc>
          <w:tcPr>
            <w:tcW w:w="450" w:type="pct"/>
          </w:tcPr>
          <w:p w14:paraId="006FBA27" w14:textId="77777777" w:rsidR="002021F1" w:rsidRPr="005B4766" w:rsidRDefault="002021F1" w:rsidP="002021F1">
            <w:pPr>
              <w:spacing w:after="120"/>
              <w:rPr>
                <w:sz w:val="18"/>
                <w:szCs w:val="18"/>
              </w:rPr>
            </w:pPr>
            <w:r w:rsidRPr="005B4766">
              <w:rPr>
                <w:sz w:val="18"/>
                <w:szCs w:val="18"/>
              </w:rPr>
              <w:t>1</w:t>
            </w:r>
          </w:p>
        </w:tc>
        <w:tc>
          <w:tcPr>
            <w:tcW w:w="599" w:type="pct"/>
          </w:tcPr>
          <w:p w14:paraId="59452369" w14:textId="77777777" w:rsidR="002021F1" w:rsidRPr="005B4766" w:rsidRDefault="002021F1" w:rsidP="002021F1">
            <w:pPr>
              <w:spacing w:after="120"/>
              <w:rPr>
                <w:sz w:val="18"/>
                <w:szCs w:val="18"/>
              </w:rPr>
            </w:pPr>
            <w:r w:rsidRPr="001D21A0">
              <w:rPr>
                <w:sz w:val="18"/>
                <w:szCs w:val="18"/>
              </w:rPr>
              <w:t>255</w:t>
            </w:r>
          </w:p>
        </w:tc>
        <w:tc>
          <w:tcPr>
            <w:tcW w:w="703" w:type="pct"/>
          </w:tcPr>
          <w:p w14:paraId="4C6C6AA8" w14:textId="77777777" w:rsidR="002021F1" w:rsidRPr="005B4766" w:rsidRDefault="002021F1" w:rsidP="002021F1">
            <w:pPr>
              <w:spacing w:after="120"/>
              <w:rPr>
                <w:sz w:val="18"/>
                <w:szCs w:val="18"/>
              </w:rPr>
            </w:pPr>
            <w:r w:rsidRPr="005B4766">
              <w:rPr>
                <w:sz w:val="18"/>
                <w:szCs w:val="18"/>
              </w:rPr>
              <w:t>Text</w:t>
            </w:r>
          </w:p>
        </w:tc>
        <w:tc>
          <w:tcPr>
            <w:tcW w:w="1290" w:type="pct"/>
          </w:tcPr>
          <w:p w14:paraId="76448977" w14:textId="77777777" w:rsidR="002021F1" w:rsidRPr="005B4766" w:rsidRDefault="002021F1" w:rsidP="002021F1">
            <w:pPr>
              <w:spacing w:after="120"/>
              <w:rPr>
                <w:sz w:val="18"/>
                <w:szCs w:val="18"/>
              </w:rPr>
            </w:pPr>
            <w:r w:rsidRPr="005B4766">
              <w:rPr>
                <w:sz w:val="18"/>
                <w:szCs w:val="18"/>
              </w:rPr>
              <w:t>PRODUCTCHARGE</w:t>
            </w:r>
          </w:p>
        </w:tc>
        <w:tc>
          <w:tcPr>
            <w:tcW w:w="953" w:type="pct"/>
          </w:tcPr>
          <w:p w14:paraId="3E5AA3A6" w14:textId="77777777" w:rsidR="002021F1" w:rsidRPr="005B4766" w:rsidRDefault="002021F1" w:rsidP="002021F1">
            <w:pPr>
              <w:jc w:val="both"/>
              <w:rPr>
                <w:sz w:val="18"/>
                <w:szCs w:val="18"/>
              </w:rPr>
            </w:pPr>
          </w:p>
        </w:tc>
      </w:tr>
      <w:tr w:rsidR="002021F1" w:rsidRPr="005B4766" w14:paraId="03AC4F37" w14:textId="77777777" w:rsidTr="003E2CF6">
        <w:tc>
          <w:tcPr>
            <w:tcW w:w="1004" w:type="pct"/>
          </w:tcPr>
          <w:p w14:paraId="0EA76153" w14:textId="77777777" w:rsidR="002021F1" w:rsidRPr="005B4766" w:rsidRDefault="002021F1" w:rsidP="002021F1">
            <w:pPr>
              <w:spacing w:after="120"/>
              <w:rPr>
                <w:sz w:val="18"/>
                <w:szCs w:val="18"/>
              </w:rPr>
            </w:pPr>
            <w:r w:rsidRPr="005B4766">
              <w:rPr>
                <w:sz w:val="18"/>
                <w:szCs w:val="18"/>
              </w:rPr>
              <w:t>Product Description</w:t>
            </w:r>
          </w:p>
        </w:tc>
        <w:tc>
          <w:tcPr>
            <w:tcW w:w="450" w:type="pct"/>
          </w:tcPr>
          <w:p w14:paraId="464D547D" w14:textId="77777777" w:rsidR="002021F1" w:rsidRPr="005B4766" w:rsidRDefault="002021F1" w:rsidP="002021F1">
            <w:pPr>
              <w:spacing w:after="120"/>
              <w:rPr>
                <w:sz w:val="18"/>
                <w:szCs w:val="18"/>
              </w:rPr>
            </w:pPr>
            <w:r w:rsidRPr="005B4766">
              <w:rPr>
                <w:sz w:val="18"/>
                <w:szCs w:val="18"/>
              </w:rPr>
              <w:t>2</w:t>
            </w:r>
          </w:p>
        </w:tc>
        <w:tc>
          <w:tcPr>
            <w:tcW w:w="599" w:type="pct"/>
          </w:tcPr>
          <w:p w14:paraId="1FAF271D" w14:textId="77777777" w:rsidR="002021F1" w:rsidRPr="005B4766" w:rsidRDefault="002021F1" w:rsidP="002021F1">
            <w:pPr>
              <w:spacing w:after="120"/>
              <w:rPr>
                <w:sz w:val="18"/>
                <w:szCs w:val="18"/>
              </w:rPr>
            </w:pPr>
            <w:r w:rsidRPr="005B4766">
              <w:rPr>
                <w:sz w:val="18"/>
                <w:szCs w:val="18"/>
              </w:rPr>
              <w:t>40</w:t>
            </w:r>
          </w:p>
        </w:tc>
        <w:tc>
          <w:tcPr>
            <w:tcW w:w="703" w:type="pct"/>
          </w:tcPr>
          <w:p w14:paraId="1D7C4600" w14:textId="77777777" w:rsidR="002021F1" w:rsidRPr="005B4766" w:rsidRDefault="002021F1" w:rsidP="002021F1">
            <w:pPr>
              <w:spacing w:after="120"/>
              <w:rPr>
                <w:sz w:val="18"/>
                <w:szCs w:val="18"/>
              </w:rPr>
            </w:pPr>
            <w:r w:rsidRPr="005B4766">
              <w:rPr>
                <w:sz w:val="18"/>
                <w:szCs w:val="18"/>
              </w:rPr>
              <w:t>Text</w:t>
            </w:r>
          </w:p>
        </w:tc>
        <w:tc>
          <w:tcPr>
            <w:tcW w:w="1290" w:type="pct"/>
          </w:tcPr>
          <w:p w14:paraId="439625E6" w14:textId="77777777" w:rsidR="002021F1" w:rsidRPr="00AE3D38" w:rsidRDefault="002021F1" w:rsidP="002021F1">
            <w:pPr>
              <w:spacing w:after="120"/>
              <w:rPr>
                <w:sz w:val="18"/>
                <w:szCs w:val="18"/>
              </w:rPr>
            </w:pPr>
            <w:r w:rsidRPr="002E1776">
              <w:rPr>
                <w:sz w:val="18"/>
                <w:szCs w:val="18"/>
              </w:rPr>
              <w:t>e.g. Local End A - WES 100</w:t>
            </w:r>
          </w:p>
        </w:tc>
        <w:tc>
          <w:tcPr>
            <w:tcW w:w="953" w:type="pct"/>
          </w:tcPr>
          <w:p w14:paraId="7238AF5C" w14:textId="77777777" w:rsidR="002021F1" w:rsidRPr="00C94A6F" w:rsidRDefault="002021F1" w:rsidP="002021F1">
            <w:pPr>
              <w:jc w:val="both"/>
              <w:rPr>
                <w:sz w:val="18"/>
                <w:szCs w:val="18"/>
              </w:rPr>
            </w:pPr>
          </w:p>
        </w:tc>
      </w:tr>
      <w:tr w:rsidR="002021F1" w:rsidRPr="005B4766" w14:paraId="4BB33D4C" w14:textId="77777777" w:rsidTr="003E2CF6">
        <w:tc>
          <w:tcPr>
            <w:tcW w:w="1004" w:type="pct"/>
          </w:tcPr>
          <w:p w14:paraId="0467AEF3" w14:textId="77777777" w:rsidR="002021F1" w:rsidRPr="00C41C68" w:rsidRDefault="002021F1" w:rsidP="002021F1">
            <w:pPr>
              <w:spacing w:after="120"/>
              <w:rPr>
                <w:sz w:val="18"/>
                <w:szCs w:val="18"/>
              </w:rPr>
            </w:pPr>
            <w:r w:rsidRPr="00E37F15">
              <w:rPr>
                <w:sz w:val="18"/>
                <w:szCs w:val="18"/>
              </w:rPr>
              <w:t>*Product Tariff name</w:t>
            </w:r>
            <w:r w:rsidRPr="00C41C68" w:rsidDel="00F71132">
              <w:rPr>
                <w:sz w:val="18"/>
                <w:szCs w:val="18"/>
              </w:rPr>
              <w:t xml:space="preserve"> </w:t>
            </w:r>
          </w:p>
        </w:tc>
        <w:tc>
          <w:tcPr>
            <w:tcW w:w="450" w:type="pct"/>
          </w:tcPr>
          <w:p w14:paraId="18AF5C13" w14:textId="77777777" w:rsidR="002021F1" w:rsidRPr="00C41C68" w:rsidRDefault="002021F1" w:rsidP="002021F1">
            <w:pPr>
              <w:spacing w:after="120"/>
              <w:rPr>
                <w:sz w:val="18"/>
                <w:szCs w:val="18"/>
              </w:rPr>
            </w:pPr>
            <w:r w:rsidRPr="00C41C68">
              <w:rPr>
                <w:sz w:val="18"/>
                <w:szCs w:val="18"/>
              </w:rPr>
              <w:t>3</w:t>
            </w:r>
          </w:p>
        </w:tc>
        <w:tc>
          <w:tcPr>
            <w:tcW w:w="599" w:type="pct"/>
          </w:tcPr>
          <w:p w14:paraId="1A6BF66F" w14:textId="77777777" w:rsidR="002021F1" w:rsidRPr="00C41C68" w:rsidRDefault="002021F1" w:rsidP="002021F1">
            <w:pPr>
              <w:spacing w:after="120"/>
              <w:rPr>
                <w:sz w:val="18"/>
                <w:szCs w:val="18"/>
              </w:rPr>
            </w:pPr>
            <w:r>
              <w:rPr>
                <w:sz w:val="18"/>
                <w:szCs w:val="18"/>
              </w:rPr>
              <w:t>40</w:t>
            </w:r>
          </w:p>
        </w:tc>
        <w:tc>
          <w:tcPr>
            <w:tcW w:w="703" w:type="pct"/>
          </w:tcPr>
          <w:p w14:paraId="3AD9B646" w14:textId="77777777" w:rsidR="002021F1" w:rsidRPr="00C41C68" w:rsidRDefault="002021F1" w:rsidP="002021F1">
            <w:pPr>
              <w:spacing w:after="120"/>
              <w:rPr>
                <w:sz w:val="18"/>
                <w:szCs w:val="18"/>
              </w:rPr>
            </w:pPr>
            <w:r w:rsidRPr="00C41C68">
              <w:rPr>
                <w:sz w:val="18"/>
                <w:szCs w:val="18"/>
              </w:rPr>
              <w:t>Text</w:t>
            </w:r>
          </w:p>
        </w:tc>
        <w:tc>
          <w:tcPr>
            <w:tcW w:w="1290" w:type="pct"/>
          </w:tcPr>
          <w:p w14:paraId="4D326CE0" w14:textId="77777777" w:rsidR="002021F1" w:rsidRPr="00C41C68" w:rsidRDefault="002021F1" w:rsidP="002021F1">
            <w:pPr>
              <w:spacing w:after="120"/>
              <w:rPr>
                <w:sz w:val="18"/>
                <w:szCs w:val="18"/>
              </w:rPr>
            </w:pPr>
            <w:r w:rsidRPr="00C41C68">
              <w:rPr>
                <w:sz w:val="18"/>
                <w:szCs w:val="18"/>
              </w:rPr>
              <w:t xml:space="preserve">Not used for </w:t>
            </w:r>
            <w:r>
              <w:rPr>
                <w:sz w:val="18"/>
                <w:szCs w:val="18"/>
              </w:rPr>
              <w:t>Ext Service</w:t>
            </w:r>
            <w:r w:rsidRPr="00C41C68">
              <w:rPr>
                <w:sz w:val="18"/>
                <w:szCs w:val="18"/>
              </w:rPr>
              <w:t xml:space="preserve">. </w:t>
            </w:r>
          </w:p>
        </w:tc>
        <w:tc>
          <w:tcPr>
            <w:tcW w:w="953" w:type="pct"/>
          </w:tcPr>
          <w:p w14:paraId="2287B83A" w14:textId="77777777" w:rsidR="002021F1" w:rsidRPr="00C41C68" w:rsidRDefault="002021F1" w:rsidP="002021F1">
            <w:pPr>
              <w:spacing w:after="120"/>
              <w:rPr>
                <w:sz w:val="18"/>
                <w:szCs w:val="18"/>
              </w:rPr>
            </w:pPr>
          </w:p>
        </w:tc>
      </w:tr>
      <w:tr w:rsidR="002021F1" w:rsidRPr="005B4766" w14:paraId="6E368402" w14:textId="77777777" w:rsidTr="003E2CF6">
        <w:tc>
          <w:tcPr>
            <w:tcW w:w="1004" w:type="pct"/>
          </w:tcPr>
          <w:p w14:paraId="3643573D" w14:textId="77777777" w:rsidR="002021F1" w:rsidRPr="005B4766" w:rsidRDefault="002021F1" w:rsidP="002021F1">
            <w:pPr>
              <w:spacing w:after="120"/>
              <w:rPr>
                <w:sz w:val="18"/>
                <w:szCs w:val="18"/>
              </w:rPr>
            </w:pPr>
            <w:r w:rsidRPr="00E37F15">
              <w:rPr>
                <w:sz w:val="18"/>
                <w:szCs w:val="18"/>
              </w:rPr>
              <w:t>Product Label</w:t>
            </w:r>
          </w:p>
        </w:tc>
        <w:tc>
          <w:tcPr>
            <w:tcW w:w="450" w:type="pct"/>
          </w:tcPr>
          <w:p w14:paraId="507695B4" w14:textId="77777777" w:rsidR="002021F1" w:rsidRPr="005B4766" w:rsidRDefault="002021F1" w:rsidP="002021F1">
            <w:pPr>
              <w:spacing w:after="120"/>
              <w:rPr>
                <w:sz w:val="18"/>
                <w:szCs w:val="18"/>
              </w:rPr>
            </w:pPr>
            <w:r w:rsidRPr="005B4766">
              <w:rPr>
                <w:sz w:val="18"/>
                <w:szCs w:val="18"/>
              </w:rPr>
              <w:t>4</w:t>
            </w:r>
          </w:p>
        </w:tc>
        <w:tc>
          <w:tcPr>
            <w:tcW w:w="599" w:type="pct"/>
          </w:tcPr>
          <w:p w14:paraId="7059EC5C" w14:textId="77777777" w:rsidR="002021F1" w:rsidRPr="005B4766" w:rsidRDefault="002021F1" w:rsidP="002021F1">
            <w:pPr>
              <w:spacing w:after="120"/>
              <w:rPr>
                <w:sz w:val="18"/>
                <w:szCs w:val="18"/>
              </w:rPr>
            </w:pPr>
            <w:r>
              <w:rPr>
                <w:sz w:val="18"/>
                <w:szCs w:val="18"/>
              </w:rPr>
              <w:t>80</w:t>
            </w:r>
          </w:p>
        </w:tc>
        <w:tc>
          <w:tcPr>
            <w:tcW w:w="703" w:type="pct"/>
          </w:tcPr>
          <w:p w14:paraId="44CD7AAF" w14:textId="77777777" w:rsidR="002021F1" w:rsidRPr="005B4766" w:rsidRDefault="002021F1" w:rsidP="002021F1">
            <w:pPr>
              <w:spacing w:after="120"/>
              <w:rPr>
                <w:sz w:val="18"/>
                <w:szCs w:val="18"/>
              </w:rPr>
            </w:pPr>
            <w:r w:rsidRPr="005B4766">
              <w:rPr>
                <w:sz w:val="18"/>
                <w:szCs w:val="18"/>
              </w:rPr>
              <w:t>Text</w:t>
            </w:r>
          </w:p>
        </w:tc>
        <w:tc>
          <w:tcPr>
            <w:tcW w:w="1290" w:type="pct"/>
          </w:tcPr>
          <w:p w14:paraId="19E86FC2" w14:textId="77777777" w:rsidR="002021F1" w:rsidRPr="007F2AB7" w:rsidRDefault="002021F1" w:rsidP="002021F1">
            <w:pPr>
              <w:spacing w:after="120"/>
              <w:rPr>
                <w:sz w:val="18"/>
                <w:szCs w:val="18"/>
              </w:rPr>
            </w:pPr>
            <w:r w:rsidRPr="00381F01">
              <w:rPr>
                <w:sz w:val="18"/>
                <w:szCs w:val="18"/>
              </w:rPr>
              <w:t>e.g.</w:t>
            </w:r>
            <w:r>
              <w:rPr>
                <w:sz w:val="18"/>
                <w:szCs w:val="18"/>
              </w:rPr>
              <w:t xml:space="preserve"> </w:t>
            </w:r>
            <w:r w:rsidRPr="00381F01">
              <w:rPr>
                <w:sz w:val="18"/>
                <w:szCs w:val="18"/>
              </w:rPr>
              <w:t>MXBT207221</w:t>
            </w:r>
          </w:p>
        </w:tc>
        <w:tc>
          <w:tcPr>
            <w:tcW w:w="953" w:type="pct"/>
          </w:tcPr>
          <w:p w14:paraId="05141356" w14:textId="77777777" w:rsidR="002021F1" w:rsidRPr="005B4766" w:rsidRDefault="002021F1" w:rsidP="002021F1">
            <w:pPr>
              <w:spacing w:after="120"/>
              <w:rPr>
                <w:sz w:val="18"/>
                <w:szCs w:val="18"/>
              </w:rPr>
            </w:pPr>
          </w:p>
        </w:tc>
      </w:tr>
      <w:tr w:rsidR="002021F1" w:rsidRPr="00C57BA9" w14:paraId="3B2588DB" w14:textId="77777777" w:rsidTr="003E2CF6">
        <w:tc>
          <w:tcPr>
            <w:tcW w:w="1004" w:type="pct"/>
          </w:tcPr>
          <w:p w14:paraId="3C7342A7" w14:textId="77777777" w:rsidR="002021F1" w:rsidRPr="005B4766" w:rsidRDefault="002021F1" w:rsidP="002021F1">
            <w:pPr>
              <w:spacing w:after="120"/>
              <w:rPr>
                <w:sz w:val="18"/>
                <w:szCs w:val="18"/>
              </w:rPr>
            </w:pPr>
            <w:r w:rsidRPr="00E37F15">
              <w:rPr>
                <w:sz w:val="18"/>
                <w:szCs w:val="18"/>
              </w:rPr>
              <w:t>Charge Description</w:t>
            </w:r>
          </w:p>
        </w:tc>
        <w:tc>
          <w:tcPr>
            <w:tcW w:w="450" w:type="pct"/>
          </w:tcPr>
          <w:p w14:paraId="2CD0D94F" w14:textId="77777777" w:rsidR="002021F1" w:rsidRPr="005B4766" w:rsidRDefault="002021F1" w:rsidP="002021F1">
            <w:pPr>
              <w:spacing w:after="120"/>
              <w:rPr>
                <w:sz w:val="18"/>
                <w:szCs w:val="18"/>
              </w:rPr>
            </w:pPr>
            <w:r w:rsidRPr="005B4766">
              <w:rPr>
                <w:sz w:val="18"/>
                <w:szCs w:val="18"/>
              </w:rPr>
              <w:t>5</w:t>
            </w:r>
          </w:p>
        </w:tc>
        <w:tc>
          <w:tcPr>
            <w:tcW w:w="599" w:type="pct"/>
          </w:tcPr>
          <w:p w14:paraId="632D80F7" w14:textId="77777777" w:rsidR="002021F1" w:rsidRPr="005B4766" w:rsidRDefault="002021F1" w:rsidP="002021F1">
            <w:pPr>
              <w:spacing w:after="120"/>
              <w:rPr>
                <w:sz w:val="18"/>
                <w:szCs w:val="18"/>
              </w:rPr>
            </w:pPr>
            <w:r>
              <w:rPr>
                <w:sz w:val="18"/>
                <w:szCs w:val="18"/>
              </w:rPr>
              <w:t>20</w:t>
            </w:r>
          </w:p>
        </w:tc>
        <w:tc>
          <w:tcPr>
            <w:tcW w:w="703" w:type="pct"/>
          </w:tcPr>
          <w:p w14:paraId="63B978B1" w14:textId="77777777" w:rsidR="002021F1" w:rsidRPr="005B4766" w:rsidRDefault="002021F1" w:rsidP="002021F1">
            <w:pPr>
              <w:spacing w:after="120"/>
              <w:rPr>
                <w:sz w:val="18"/>
                <w:szCs w:val="18"/>
              </w:rPr>
            </w:pPr>
            <w:r w:rsidRPr="005B4766">
              <w:rPr>
                <w:sz w:val="18"/>
                <w:szCs w:val="18"/>
              </w:rPr>
              <w:t>Text</w:t>
            </w:r>
          </w:p>
        </w:tc>
        <w:tc>
          <w:tcPr>
            <w:tcW w:w="1290" w:type="pct"/>
          </w:tcPr>
          <w:p w14:paraId="5D580CE5" w14:textId="77777777" w:rsidR="002021F1" w:rsidRPr="0028615A" w:rsidRDefault="002021F1" w:rsidP="002021F1">
            <w:pPr>
              <w:spacing w:after="120"/>
              <w:rPr>
                <w:sz w:val="18"/>
                <w:szCs w:val="18"/>
                <w:lang w:val="fr-FR"/>
              </w:rPr>
            </w:pPr>
            <w:r w:rsidRPr="0028615A">
              <w:rPr>
                <w:sz w:val="18"/>
                <w:szCs w:val="18"/>
                <w:lang w:val="fr-FR"/>
              </w:rPr>
              <w:t>e.g. Rental, Connection etc.</w:t>
            </w:r>
          </w:p>
        </w:tc>
        <w:tc>
          <w:tcPr>
            <w:tcW w:w="953" w:type="pct"/>
          </w:tcPr>
          <w:p w14:paraId="15F38AEE" w14:textId="77777777" w:rsidR="002021F1" w:rsidRPr="0028615A" w:rsidRDefault="002021F1" w:rsidP="002021F1">
            <w:pPr>
              <w:spacing w:after="120"/>
              <w:rPr>
                <w:sz w:val="18"/>
                <w:szCs w:val="18"/>
                <w:lang w:val="fr-FR"/>
              </w:rPr>
            </w:pPr>
          </w:p>
        </w:tc>
      </w:tr>
      <w:tr w:rsidR="002021F1" w:rsidRPr="005B4766" w14:paraId="12C81DF2" w14:textId="77777777" w:rsidTr="003E2CF6">
        <w:tc>
          <w:tcPr>
            <w:tcW w:w="1004" w:type="pct"/>
          </w:tcPr>
          <w:p w14:paraId="29FFFC79" w14:textId="77777777" w:rsidR="002021F1" w:rsidRPr="00C41C68" w:rsidRDefault="002021F1" w:rsidP="002021F1">
            <w:pPr>
              <w:spacing w:after="120"/>
              <w:rPr>
                <w:sz w:val="18"/>
                <w:szCs w:val="18"/>
              </w:rPr>
            </w:pPr>
            <w:r w:rsidRPr="00C41C68">
              <w:rPr>
                <w:sz w:val="18"/>
                <w:szCs w:val="18"/>
              </w:rPr>
              <w:t>*Charge Reason</w:t>
            </w:r>
          </w:p>
        </w:tc>
        <w:tc>
          <w:tcPr>
            <w:tcW w:w="450" w:type="pct"/>
          </w:tcPr>
          <w:p w14:paraId="5C85694C" w14:textId="77777777" w:rsidR="002021F1" w:rsidRPr="00C41C68" w:rsidRDefault="002021F1" w:rsidP="002021F1">
            <w:pPr>
              <w:spacing w:after="120"/>
              <w:rPr>
                <w:sz w:val="18"/>
                <w:szCs w:val="18"/>
              </w:rPr>
            </w:pPr>
            <w:r w:rsidRPr="00C41C68">
              <w:rPr>
                <w:sz w:val="18"/>
                <w:szCs w:val="18"/>
              </w:rPr>
              <w:t>6</w:t>
            </w:r>
          </w:p>
        </w:tc>
        <w:tc>
          <w:tcPr>
            <w:tcW w:w="599" w:type="pct"/>
          </w:tcPr>
          <w:p w14:paraId="0525836C" w14:textId="77777777" w:rsidR="002021F1" w:rsidRPr="00C41C68" w:rsidRDefault="002021F1" w:rsidP="002021F1">
            <w:pPr>
              <w:spacing w:after="120"/>
              <w:rPr>
                <w:sz w:val="18"/>
                <w:szCs w:val="18"/>
              </w:rPr>
            </w:pPr>
            <w:r w:rsidRPr="00C41C68">
              <w:rPr>
                <w:sz w:val="18"/>
                <w:szCs w:val="18"/>
              </w:rPr>
              <w:t>40</w:t>
            </w:r>
          </w:p>
        </w:tc>
        <w:tc>
          <w:tcPr>
            <w:tcW w:w="703" w:type="pct"/>
          </w:tcPr>
          <w:p w14:paraId="0B2F6E8D" w14:textId="77777777" w:rsidR="002021F1" w:rsidRPr="00C41C68" w:rsidRDefault="002021F1" w:rsidP="002021F1">
            <w:pPr>
              <w:spacing w:after="120"/>
              <w:rPr>
                <w:sz w:val="18"/>
                <w:szCs w:val="18"/>
              </w:rPr>
            </w:pPr>
            <w:r w:rsidRPr="00C41C68">
              <w:rPr>
                <w:sz w:val="18"/>
                <w:szCs w:val="18"/>
              </w:rPr>
              <w:t>Text</w:t>
            </w:r>
          </w:p>
        </w:tc>
        <w:tc>
          <w:tcPr>
            <w:tcW w:w="1290" w:type="pct"/>
          </w:tcPr>
          <w:p w14:paraId="35B0C00F" w14:textId="77777777" w:rsidR="002021F1" w:rsidRPr="00C41C68" w:rsidRDefault="002021F1" w:rsidP="002021F1">
            <w:pPr>
              <w:spacing w:after="120"/>
              <w:rPr>
                <w:sz w:val="18"/>
                <w:szCs w:val="18"/>
              </w:rPr>
            </w:pPr>
            <w:r w:rsidRPr="00C41C68">
              <w:rPr>
                <w:sz w:val="18"/>
                <w:szCs w:val="18"/>
              </w:rPr>
              <w:t xml:space="preserve">Not used for </w:t>
            </w:r>
            <w:r>
              <w:rPr>
                <w:sz w:val="18"/>
                <w:szCs w:val="18"/>
              </w:rPr>
              <w:t>Ext Service.</w:t>
            </w:r>
          </w:p>
        </w:tc>
        <w:tc>
          <w:tcPr>
            <w:tcW w:w="953" w:type="pct"/>
          </w:tcPr>
          <w:p w14:paraId="58C4D910" w14:textId="77777777" w:rsidR="002021F1" w:rsidRPr="00C41C68" w:rsidRDefault="002021F1" w:rsidP="002021F1">
            <w:pPr>
              <w:spacing w:after="120"/>
              <w:rPr>
                <w:sz w:val="18"/>
                <w:szCs w:val="18"/>
              </w:rPr>
            </w:pPr>
          </w:p>
        </w:tc>
      </w:tr>
      <w:tr w:rsidR="002021F1" w:rsidRPr="005B4766" w14:paraId="46A748A9" w14:textId="77777777" w:rsidTr="003E2CF6">
        <w:tc>
          <w:tcPr>
            <w:tcW w:w="1004" w:type="pct"/>
          </w:tcPr>
          <w:p w14:paraId="22318C4E" w14:textId="77777777" w:rsidR="002021F1" w:rsidRPr="005B4766" w:rsidRDefault="002021F1" w:rsidP="002021F1">
            <w:pPr>
              <w:spacing w:after="120"/>
              <w:rPr>
                <w:sz w:val="18"/>
                <w:szCs w:val="18"/>
              </w:rPr>
            </w:pPr>
            <w:r w:rsidRPr="00E37F15">
              <w:rPr>
                <w:sz w:val="18"/>
                <w:szCs w:val="18"/>
              </w:rPr>
              <w:t>Start Date</w:t>
            </w:r>
          </w:p>
        </w:tc>
        <w:tc>
          <w:tcPr>
            <w:tcW w:w="450" w:type="pct"/>
          </w:tcPr>
          <w:p w14:paraId="61E0596F" w14:textId="77777777" w:rsidR="002021F1" w:rsidRPr="005B4766" w:rsidRDefault="002021F1" w:rsidP="002021F1">
            <w:pPr>
              <w:spacing w:after="120"/>
              <w:rPr>
                <w:sz w:val="18"/>
                <w:szCs w:val="18"/>
              </w:rPr>
            </w:pPr>
            <w:r w:rsidRPr="005B4766">
              <w:rPr>
                <w:sz w:val="18"/>
                <w:szCs w:val="18"/>
              </w:rPr>
              <w:t>7</w:t>
            </w:r>
          </w:p>
        </w:tc>
        <w:tc>
          <w:tcPr>
            <w:tcW w:w="599" w:type="pct"/>
          </w:tcPr>
          <w:p w14:paraId="76D3F400" w14:textId="77777777" w:rsidR="002021F1" w:rsidRDefault="002021F1" w:rsidP="002021F1">
            <w:pPr>
              <w:spacing w:after="120"/>
              <w:rPr>
                <w:sz w:val="18"/>
                <w:szCs w:val="18"/>
              </w:rPr>
            </w:pPr>
            <w:r>
              <w:rPr>
                <w:sz w:val="18"/>
                <w:szCs w:val="18"/>
              </w:rPr>
              <w:t>DATE</w:t>
            </w:r>
          </w:p>
          <w:p w14:paraId="3C44ADCB" w14:textId="77777777" w:rsidR="002021F1" w:rsidRPr="005B4766" w:rsidRDefault="002021F1" w:rsidP="002021F1">
            <w:pPr>
              <w:spacing w:after="120"/>
              <w:rPr>
                <w:sz w:val="18"/>
                <w:szCs w:val="18"/>
              </w:rPr>
            </w:pPr>
          </w:p>
        </w:tc>
        <w:tc>
          <w:tcPr>
            <w:tcW w:w="703" w:type="pct"/>
          </w:tcPr>
          <w:p w14:paraId="31CC2016" w14:textId="77777777" w:rsidR="002021F1" w:rsidRPr="00E37F15" w:rsidRDefault="002021F1" w:rsidP="002021F1">
            <w:pPr>
              <w:spacing w:after="120"/>
              <w:rPr>
                <w:sz w:val="18"/>
                <w:szCs w:val="18"/>
              </w:rPr>
            </w:pPr>
            <w:r w:rsidRPr="00E37F15">
              <w:rPr>
                <w:sz w:val="18"/>
                <w:szCs w:val="18"/>
              </w:rPr>
              <w:t xml:space="preserve"> YYYYMMDD</w:t>
            </w:r>
          </w:p>
        </w:tc>
        <w:tc>
          <w:tcPr>
            <w:tcW w:w="1290" w:type="pct"/>
          </w:tcPr>
          <w:p w14:paraId="7EF7AF93" w14:textId="77777777" w:rsidR="002021F1" w:rsidRPr="00381F01" w:rsidRDefault="002021F1" w:rsidP="002021F1">
            <w:pPr>
              <w:spacing w:after="120"/>
              <w:rPr>
                <w:sz w:val="18"/>
                <w:szCs w:val="18"/>
              </w:rPr>
            </w:pPr>
            <w:r w:rsidRPr="00381F01">
              <w:rPr>
                <w:sz w:val="18"/>
                <w:szCs w:val="18"/>
              </w:rPr>
              <w:t>e.g. 20090101</w:t>
            </w:r>
          </w:p>
        </w:tc>
        <w:tc>
          <w:tcPr>
            <w:tcW w:w="953" w:type="pct"/>
          </w:tcPr>
          <w:p w14:paraId="7F179475" w14:textId="77777777" w:rsidR="002021F1" w:rsidRPr="005B4766" w:rsidRDefault="002021F1" w:rsidP="002021F1">
            <w:pPr>
              <w:spacing w:after="120"/>
              <w:rPr>
                <w:sz w:val="18"/>
                <w:szCs w:val="18"/>
              </w:rPr>
            </w:pPr>
          </w:p>
        </w:tc>
      </w:tr>
      <w:tr w:rsidR="002021F1" w:rsidRPr="005B4766" w14:paraId="435EEE19" w14:textId="77777777" w:rsidTr="003E2CF6">
        <w:tc>
          <w:tcPr>
            <w:tcW w:w="1004" w:type="pct"/>
          </w:tcPr>
          <w:p w14:paraId="1A9B547D" w14:textId="77777777" w:rsidR="002021F1" w:rsidRPr="005B4766" w:rsidRDefault="002021F1" w:rsidP="002021F1">
            <w:pPr>
              <w:spacing w:after="120"/>
              <w:rPr>
                <w:sz w:val="18"/>
                <w:szCs w:val="18"/>
              </w:rPr>
            </w:pPr>
            <w:r w:rsidRPr="00E37F15">
              <w:rPr>
                <w:sz w:val="18"/>
                <w:szCs w:val="18"/>
              </w:rPr>
              <w:t>End Date</w:t>
            </w:r>
          </w:p>
        </w:tc>
        <w:tc>
          <w:tcPr>
            <w:tcW w:w="450" w:type="pct"/>
          </w:tcPr>
          <w:p w14:paraId="5404F1C3" w14:textId="77777777" w:rsidR="002021F1" w:rsidRPr="005B4766" w:rsidRDefault="002021F1" w:rsidP="002021F1">
            <w:pPr>
              <w:spacing w:after="120"/>
              <w:rPr>
                <w:sz w:val="18"/>
                <w:szCs w:val="18"/>
              </w:rPr>
            </w:pPr>
            <w:r w:rsidRPr="005B4766">
              <w:rPr>
                <w:sz w:val="18"/>
                <w:szCs w:val="18"/>
              </w:rPr>
              <w:t>8</w:t>
            </w:r>
          </w:p>
        </w:tc>
        <w:tc>
          <w:tcPr>
            <w:tcW w:w="599" w:type="pct"/>
          </w:tcPr>
          <w:p w14:paraId="5CBBA213" w14:textId="77777777" w:rsidR="002021F1" w:rsidRDefault="002021F1" w:rsidP="002021F1">
            <w:pPr>
              <w:spacing w:after="120"/>
              <w:rPr>
                <w:sz w:val="18"/>
                <w:szCs w:val="18"/>
              </w:rPr>
            </w:pPr>
            <w:r>
              <w:rPr>
                <w:sz w:val="18"/>
                <w:szCs w:val="18"/>
              </w:rPr>
              <w:t>DATE</w:t>
            </w:r>
          </w:p>
          <w:p w14:paraId="2545A3BF" w14:textId="77777777" w:rsidR="002021F1" w:rsidRPr="005B4766" w:rsidRDefault="002021F1" w:rsidP="002021F1">
            <w:pPr>
              <w:spacing w:after="120"/>
              <w:rPr>
                <w:sz w:val="18"/>
                <w:szCs w:val="18"/>
              </w:rPr>
            </w:pPr>
          </w:p>
        </w:tc>
        <w:tc>
          <w:tcPr>
            <w:tcW w:w="703" w:type="pct"/>
          </w:tcPr>
          <w:p w14:paraId="7BA79EFD" w14:textId="77777777" w:rsidR="002021F1" w:rsidRPr="005B4766" w:rsidRDefault="002021F1" w:rsidP="002021F1">
            <w:pPr>
              <w:spacing w:after="120"/>
              <w:rPr>
                <w:sz w:val="18"/>
                <w:szCs w:val="18"/>
              </w:rPr>
            </w:pPr>
            <w:r w:rsidRPr="00E37F15">
              <w:rPr>
                <w:sz w:val="18"/>
                <w:szCs w:val="18"/>
              </w:rPr>
              <w:t xml:space="preserve"> YYYYMMDD</w:t>
            </w:r>
          </w:p>
        </w:tc>
        <w:tc>
          <w:tcPr>
            <w:tcW w:w="1290" w:type="pct"/>
          </w:tcPr>
          <w:p w14:paraId="688B507C" w14:textId="77777777" w:rsidR="002021F1" w:rsidRPr="00381F01" w:rsidRDefault="002021F1" w:rsidP="002021F1">
            <w:pPr>
              <w:spacing w:after="120"/>
              <w:rPr>
                <w:sz w:val="18"/>
                <w:szCs w:val="18"/>
              </w:rPr>
            </w:pPr>
            <w:r w:rsidRPr="00381F01">
              <w:rPr>
                <w:sz w:val="18"/>
                <w:szCs w:val="18"/>
              </w:rPr>
              <w:t>e.g. 20090101</w:t>
            </w:r>
          </w:p>
        </w:tc>
        <w:tc>
          <w:tcPr>
            <w:tcW w:w="953" w:type="pct"/>
          </w:tcPr>
          <w:p w14:paraId="439B998F" w14:textId="77777777" w:rsidR="002021F1" w:rsidRPr="005B4766" w:rsidRDefault="002021F1" w:rsidP="002021F1">
            <w:pPr>
              <w:spacing w:after="120"/>
              <w:rPr>
                <w:sz w:val="18"/>
                <w:szCs w:val="18"/>
              </w:rPr>
            </w:pPr>
          </w:p>
        </w:tc>
      </w:tr>
      <w:tr w:rsidR="002021F1" w:rsidRPr="005B4766" w14:paraId="244BF96B" w14:textId="77777777" w:rsidTr="003E2CF6">
        <w:tc>
          <w:tcPr>
            <w:tcW w:w="1004" w:type="pct"/>
          </w:tcPr>
          <w:p w14:paraId="2BE1052F" w14:textId="77777777" w:rsidR="002021F1" w:rsidRPr="00DC559D" w:rsidRDefault="002021F1" w:rsidP="002021F1">
            <w:pPr>
              <w:spacing w:after="120"/>
              <w:rPr>
                <w:sz w:val="18"/>
                <w:szCs w:val="18"/>
              </w:rPr>
            </w:pPr>
            <w:r w:rsidRPr="00E37F15">
              <w:rPr>
                <w:sz w:val="18"/>
                <w:szCs w:val="18"/>
              </w:rPr>
              <w:t xml:space="preserve">*First line of address                         </w:t>
            </w:r>
          </w:p>
        </w:tc>
        <w:tc>
          <w:tcPr>
            <w:tcW w:w="450" w:type="pct"/>
          </w:tcPr>
          <w:p w14:paraId="72909637" w14:textId="77777777" w:rsidR="002021F1" w:rsidRPr="00DC559D" w:rsidRDefault="002021F1" w:rsidP="002021F1">
            <w:pPr>
              <w:spacing w:after="120"/>
              <w:rPr>
                <w:sz w:val="18"/>
                <w:szCs w:val="18"/>
              </w:rPr>
            </w:pPr>
            <w:r w:rsidRPr="00DC559D">
              <w:rPr>
                <w:sz w:val="18"/>
                <w:szCs w:val="18"/>
              </w:rPr>
              <w:t>9</w:t>
            </w:r>
          </w:p>
        </w:tc>
        <w:tc>
          <w:tcPr>
            <w:tcW w:w="599" w:type="pct"/>
          </w:tcPr>
          <w:p w14:paraId="2FDFBA63" w14:textId="77777777" w:rsidR="002021F1" w:rsidRPr="00DC559D" w:rsidRDefault="002021F1" w:rsidP="002021F1">
            <w:pPr>
              <w:spacing w:after="120"/>
              <w:rPr>
                <w:sz w:val="18"/>
                <w:szCs w:val="18"/>
              </w:rPr>
            </w:pPr>
            <w:r w:rsidRPr="00DC559D">
              <w:rPr>
                <w:sz w:val="18"/>
                <w:szCs w:val="18"/>
              </w:rPr>
              <w:t>80</w:t>
            </w:r>
          </w:p>
        </w:tc>
        <w:tc>
          <w:tcPr>
            <w:tcW w:w="703" w:type="pct"/>
          </w:tcPr>
          <w:p w14:paraId="34FE2BED" w14:textId="77777777" w:rsidR="002021F1" w:rsidRPr="00DC559D" w:rsidRDefault="002021F1" w:rsidP="002021F1">
            <w:pPr>
              <w:spacing w:after="120"/>
              <w:rPr>
                <w:sz w:val="18"/>
                <w:szCs w:val="18"/>
              </w:rPr>
            </w:pPr>
            <w:r w:rsidRPr="00DC559D">
              <w:rPr>
                <w:sz w:val="18"/>
                <w:szCs w:val="18"/>
              </w:rPr>
              <w:t>Text</w:t>
            </w:r>
          </w:p>
        </w:tc>
        <w:tc>
          <w:tcPr>
            <w:tcW w:w="1290" w:type="pct"/>
          </w:tcPr>
          <w:p w14:paraId="15E7F346" w14:textId="77777777" w:rsidR="002021F1" w:rsidRPr="00DC559D" w:rsidRDefault="002021F1" w:rsidP="002021F1">
            <w:pPr>
              <w:spacing w:after="120"/>
              <w:rPr>
                <w:sz w:val="18"/>
                <w:szCs w:val="18"/>
              </w:rPr>
            </w:pPr>
            <w:r w:rsidRPr="00C41C68">
              <w:rPr>
                <w:sz w:val="18"/>
                <w:szCs w:val="18"/>
              </w:rPr>
              <w:t xml:space="preserve">Not used for </w:t>
            </w:r>
            <w:r>
              <w:rPr>
                <w:sz w:val="18"/>
                <w:szCs w:val="18"/>
              </w:rPr>
              <w:t>Ext Service</w:t>
            </w:r>
          </w:p>
        </w:tc>
        <w:tc>
          <w:tcPr>
            <w:tcW w:w="953" w:type="pct"/>
          </w:tcPr>
          <w:p w14:paraId="7E6C858A" w14:textId="77777777" w:rsidR="002021F1" w:rsidRPr="00DC559D" w:rsidRDefault="002021F1" w:rsidP="002021F1">
            <w:pPr>
              <w:spacing w:after="120"/>
              <w:rPr>
                <w:sz w:val="18"/>
                <w:szCs w:val="18"/>
              </w:rPr>
            </w:pPr>
          </w:p>
        </w:tc>
      </w:tr>
      <w:tr w:rsidR="002021F1" w:rsidRPr="005B4766" w14:paraId="0F242C69" w14:textId="77777777" w:rsidTr="003E2CF6">
        <w:tc>
          <w:tcPr>
            <w:tcW w:w="1004" w:type="pct"/>
          </w:tcPr>
          <w:p w14:paraId="11AC4222" w14:textId="77777777" w:rsidR="002021F1" w:rsidRPr="00DC559D" w:rsidRDefault="002021F1" w:rsidP="002021F1">
            <w:pPr>
              <w:spacing w:after="120"/>
              <w:rPr>
                <w:sz w:val="18"/>
                <w:szCs w:val="18"/>
              </w:rPr>
            </w:pPr>
            <w:r w:rsidRPr="00E37F15">
              <w:rPr>
                <w:sz w:val="18"/>
                <w:szCs w:val="18"/>
              </w:rPr>
              <w:t xml:space="preserve">Post Code                     </w:t>
            </w:r>
          </w:p>
        </w:tc>
        <w:tc>
          <w:tcPr>
            <w:tcW w:w="450" w:type="pct"/>
          </w:tcPr>
          <w:p w14:paraId="1871D80A" w14:textId="77777777" w:rsidR="002021F1" w:rsidRPr="00DC559D" w:rsidRDefault="002021F1" w:rsidP="002021F1">
            <w:pPr>
              <w:spacing w:after="120"/>
              <w:rPr>
                <w:sz w:val="18"/>
                <w:szCs w:val="18"/>
              </w:rPr>
            </w:pPr>
            <w:r w:rsidRPr="00DC559D">
              <w:rPr>
                <w:sz w:val="18"/>
                <w:szCs w:val="18"/>
              </w:rPr>
              <w:t>10</w:t>
            </w:r>
          </w:p>
        </w:tc>
        <w:tc>
          <w:tcPr>
            <w:tcW w:w="599" w:type="pct"/>
          </w:tcPr>
          <w:p w14:paraId="6279A842" w14:textId="77777777" w:rsidR="002021F1" w:rsidRPr="00DC559D" w:rsidRDefault="002021F1" w:rsidP="002021F1">
            <w:pPr>
              <w:spacing w:after="120"/>
              <w:rPr>
                <w:sz w:val="18"/>
                <w:szCs w:val="18"/>
              </w:rPr>
            </w:pPr>
            <w:r w:rsidRPr="00DC559D">
              <w:rPr>
                <w:sz w:val="18"/>
                <w:szCs w:val="18"/>
              </w:rPr>
              <w:t>16</w:t>
            </w:r>
          </w:p>
        </w:tc>
        <w:tc>
          <w:tcPr>
            <w:tcW w:w="703" w:type="pct"/>
          </w:tcPr>
          <w:p w14:paraId="7038E7C1" w14:textId="77777777" w:rsidR="002021F1" w:rsidRPr="00DC559D" w:rsidRDefault="002021F1" w:rsidP="002021F1">
            <w:pPr>
              <w:spacing w:after="120"/>
              <w:rPr>
                <w:sz w:val="18"/>
                <w:szCs w:val="18"/>
              </w:rPr>
            </w:pPr>
            <w:r w:rsidRPr="00DC559D">
              <w:rPr>
                <w:sz w:val="18"/>
                <w:szCs w:val="18"/>
              </w:rPr>
              <w:t>Text</w:t>
            </w:r>
          </w:p>
        </w:tc>
        <w:tc>
          <w:tcPr>
            <w:tcW w:w="1290" w:type="pct"/>
          </w:tcPr>
          <w:p w14:paraId="521FDA03" w14:textId="77777777" w:rsidR="002021F1" w:rsidRPr="004759EC" w:rsidRDefault="002021F1" w:rsidP="002021F1">
            <w:pPr>
              <w:spacing w:after="120"/>
              <w:rPr>
                <w:sz w:val="18"/>
                <w:szCs w:val="18"/>
              </w:rPr>
            </w:pPr>
            <w:r>
              <w:rPr>
                <w:sz w:val="18"/>
                <w:szCs w:val="18"/>
              </w:rPr>
              <w:t xml:space="preserve">e.g. </w:t>
            </w:r>
            <w:r w:rsidRPr="00381F01">
              <w:rPr>
                <w:sz w:val="18"/>
                <w:szCs w:val="18"/>
              </w:rPr>
              <w:t>E143-8EZ</w:t>
            </w:r>
          </w:p>
        </w:tc>
        <w:tc>
          <w:tcPr>
            <w:tcW w:w="953" w:type="pct"/>
          </w:tcPr>
          <w:p w14:paraId="2AFB8B85" w14:textId="77777777" w:rsidR="002021F1" w:rsidRPr="00DC559D" w:rsidRDefault="002021F1" w:rsidP="002021F1">
            <w:pPr>
              <w:spacing w:after="120"/>
              <w:rPr>
                <w:sz w:val="18"/>
                <w:szCs w:val="18"/>
              </w:rPr>
            </w:pPr>
          </w:p>
        </w:tc>
      </w:tr>
      <w:tr w:rsidR="002021F1" w:rsidRPr="005B4766" w14:paraId="19033624" w14:textId="77777777" w:rsidTr="003E2CF6">
        <w:tc>
          <w:tcPr>
            <w:tcW w:w="1004" w:type="pct"/>
            <w:tcBorders>
              <w:bottom w:val="nil"/>
            </w:tcBorders>
          </w:tcPr>
          <w:p w14:paraId="79C8695F" w14:textId="77777777" w:rsidR="002021F1" w:rsidRPr="005B4766" w:rsidRDefault="002021F1" w:rsidP="002021F1">
            <w:pPr>
              <w:spacing w:after="120"/>
              <w:rPr>
                <w:sz w:val="18"/>
                <w:szCs w:val="18"/>
              </w:rPr>
            </w:pPr>
            <w:r w:rsidRPr="00E37F15">
              <w:rPr>
                <w:sz w:val="18"/>
                <w:szCs w:val="18"/>
              </w:rPr>
              <w:t xml:space="preserve"> CSS/</w:t>
            </w:r>
            <w:r w:rsidR="00A26F4E">
              <w:rPr>
                <w:sz w:val="18"/>
                <w:szCs w:val="18"/>
              </w:rPr>
              <w:t>Siebel</w:t>
            </w:r>
            <w:r w:rsidRPr="00E37F15">
              <w:rPr>
                <w:sz w:val="18"/>
                <w:szCs w:val="18"/>
              </w:rPr>
              <w:t xml:space="preserve"> Job No</w:t>
            </w:r>
          </w:p>
        </w:tc>
        <w:tc>
          <w:tcPr>
            <w:tcW w:w="450" w:type="pct"/>
            <w:tcBorders>
              <w:bottom w:val="nil"/>
            </w:tcBorders>
          </w:tcPr>
          <w:p w14:paraId="187F4851" w14:textId="77777777" w:rsidR="002021F1" w:rsidRPr="005B4766" w:rsidRDefault="002021F1" w:rsidP="002021F1">
            <w:pPr>
              <w:spacing w:after="120"/>
              <w:rPr>
                <w:sz w:val="18"/>
                <w:szCs w:val="18"/>
              </w:rPr>
            </w:pPr>
            <w:r w:rsidRPr="005B4766">
              <w:rPr>
                <w:sz w:val="18"/>
                <w:szCs w:val="18"/>
              </w:rPr>
              <w:t>11</w:t>
            </w:r>
          </w:p>
        </w:tc>
        <w:tc>
          <w:tcPr>
            <w:tcW w:w="599" w:type="pct"/>
            <w:tcBorders>
              <w:bottom w:val="nil"/>
            </w:tcBorders>
          </w:tcPr>
          <w:p w14:paraId="660606FE" w14:textId="77777777" w:rsidR="002021F1" w:rsidRPr="005B4766" w:rsidRDefault="002021F1" w:rsidP="002021F1">
            <w:pPr>
              <w:spacing w:after="120"/>
              <w:rPr>
                <w:sz w:val="18"/>
                <w:szCs w:val="18"/>
              </w:rPr>
            </w:pPr>
            <w:r>
              <w:rPr>
                <w:sz w:val="18"/>
                <w:szCs w:val="18"/>
              </w:rPr>
              <w:t>20</w:t>
            </w:r>
          </w:p>
        </w:tc>
        <w:tc>
          <w:tcPr>
            <w:tcW w:w="703" w:type="pct"/>
            <w:tcBorders>
              <w:bottom w:val="nil"/>
            </w:tcBorders>
          </w:tcPr>
          <w:p w14:paraId="104727A0" w14:textId="77777777" w:rsidR="002021F1" w:rsidRPr="005B4766" w:rsidRDefault="002021F1" w:rsidP="002021F1">
            <w:pPr>
              <w:spacing w:after="120"/>
              <w:rPr>
                <w:sz w:val="18"/>
                <w:szCs w:val="18"/>
              </w:rPr>
            </w:pPr>
            <w:r w:rsidRPr="005B4766">
              <w:rPr>
                <w:sz w:val="18"/>
                <w:szCs w:val="18"/>
              </w:rPr>
              <w:t>Text</w:t>
            </w:r>
          </w:p>
        </w:tc>
        <w:tc>
          <w:tcPr>
            <w:tcW w:w="1290" w:type="pct"/>
            <w:tcBorders>
              <w:bottom w:val="nil"/>
            </w:tcBorders>
          </w:tcPr>
          <w:p w14:paraId="14C7E771" w14:textId="77777777" w:rsidR="002021F1" w:rsidRPr="0062244F" w:rsidRDefault="002021F1" w:rsidP="002021F1">
            <w:pPr>
              <w:spacing w:after="120"/>
              <w:rPr>
                <w:sz w:val="18"/>
                <w:szCs w:val="18"/>
              </w:rPr>
            </w:pPr>
            <w:r w:rsidRPr="00381F01">
              <w:rPr>
                <w:sz w:val="18"/>
                <w:szCs w:val="18"/>
              </w:rPr>
              <w:t>e.g. WDK673</w:t>
            </w:r>
          </w:p>
        </w:tc>
        <w:tc>
          <w:tcPr>
            <w:tcW w:w="953" w:type="pct"/>
            <w:tcBorders>
              <w:bottom w:val="nil"/>
            </w:tcBorders>
          </w:tcPr>
          <w:p w14:paraId="54068402" w14:textId="77777777" w:rsidR="002021F1" w:rsidRPr="005B4766" w:rsidRDefault="002021F1" w:rsidP="002021F1">
            <w:pPr>
              <w:spacing w:after="120"/>
              <w:rPr>
                <w:sz w:val="18"/>
                <w:szCs w:val="18"/>
              </w:rPr>
            </w:pPr>
            <w:r w:rsidRPr="005B4766">
              <w:rPr>
                <w:sz w:val="18"/>
                <w:szCs w:val="18"/>
              </w:rPr>
              <w:t>The CSS Job number from the CSS order. This is only populated when the charge type is “Connection”.</w:t>
            </w:r>
          </w:p>
        </w:tc>
      </w:tr>
      <w:tr w:rsidR="002021F1" w:rsidRPr="005B4766" w14:paraId="446CAE01" w14:textId="77777777" w:rsidTr="003E2CF6">
        <w:tc>
          <w:tcPr>
            <w:tcW w:w="1004" w:type="pct"/>
          </w:tcPr>
          <w:p w14:paraId="2B40CEC2" w14:textId="77777777" w:rsidR="002021F1" w:rsidRPr="005B4766" w:rsidRDefault="002021F1" w:rsidP="002021F1">
            <w:pPr>
              <w:spacing w:after="120"/>
              <w:rPr>
                <w:sz w:val="18"/>
                <w:szCs w:val="18"/>
              </w:rPr>
            </w:pPr>
            <w:r w:rsidRPr="005B4766">
              <w:rPr>
                <w:sz w:val="18"/>
                <w:szCs w:val="18"/>
              </w:rPr>
              <w:t>Cust/SP order No/Fault ref No.1</w:t>
            </w:r>
            <w:r>
              <w:rPr>
                <w:sz w:val="18"/>
                <w:szCs w:val="18"/>
              </w:rPr>
              <w:t>/2</w:t>
            </w:r>
          </w:p>
        </w:tc>
        <w:tc>
          <w:tcPr>
            <w:tcW w:w="450" w:type="pct"/>
          </w:tcPr>
          <w:p w14:paraId="7048AD7C" w14:textId="77777777" w:rsidR="002021F1" w:rsidRPr="005B4766" w:rsidRDefault="002021F1" w:rsidP="002021F1">
            <w:pPr>
              <w:pStyle w:val="BECNormal"/>
              <w:spacing w:before="0" w:after="120"/>
              <w:rPr>
                <w:rFonts w:ascii="Arial" w:hAnsi="Arial"/>
                <w:sz w:val="18"/>
                <w:szCs w:val="18"/>
              </w:rPr>
            </w:pPr>
            <w:r w:rsidRPr="005B4766">
              <w:rPr>
                <w:rFonts w:ascii="Arial" w:hAnsi="Arial"/>
                <w:sz w:val="18"/>
                <w:szCs w:val="18"/>
              </w:rPr>
              <w:t>12</w:t>
            </w:r>
          </w:p>
        </w:tc>
        <w:tc>
          <w:tcPr>
            <w:tcW w:w="599" w:type="pct"/>
          </w:tcPr>
          <w:p w14:paraId="2F34530D" w14:textId="77777777" w:rsidR="002021F1" w:rsidRPr="005B4766" w:rsidRDefault="002021F1" w:rsidP="002021F1">
            <w:pPr>
              <w:spacing w:after="120"/>
              <w:rPr>
                <w:sz w:val="18"/>
                <w:szCs w:val="18"/>
              </w:rPr>
            </w:pPr>
            <w:r>
              <w:rPr>
                <w:sz w:val="18"/>
                <w:szCs w:val="18"/>
              </w:rPr>
              <w:t>80</w:t>
            </w:r>
          </w:p>
        </w:tc>
        <w:tc>
          <w:tcPr>
            <w:tcW w:w="703" w:type="pct"/>
          </w:tcPr>
          <w:p w14:paraId="0562EDDF" w14:textId="77777777" w:rsidR="002021F1" w:rsidRPr="005B4766" w:rsidRDefault="002021F1" w:rsidP="002021F1">
            <w:pPr>
              <w:spacing w:after="120"/>
              <w:rPr>
                <w:sz w:val="18"/>
                <w:szCs w:val="18"/>
              </w:rPr>
            </w:pPr>
            <w:r w:rsidRPr="005B4766">
              <w:rPr>
                <w:sz w:val="18"/>
                <w:szCs w:val="18"/>
              </w:rPr>
              <w:t>Text</w:t>
            </w:r>
          </w:p>
        </w:tc>
        <w:tc>
          <w:tcPr>
            <w:tcW w:w="1290" w:type="pct"/>
          </w:tcPr>
          <w:p w14:paraId="3F4C36D0" w14:textId="77777777" w:rsidR="002021F1" w:rsidRPr="00D36D6E" w:rsidRDefault="002021F1" w:rsidP="002021F1">
            <w:pPr>
              <w:spacing w:after="120"/>
              <w:rPr>
                <w:sz w:val="18"/>
                <w:szCs w:val="18"/>
              </w:rPr>
            </w:pPr>
            <w:r w:rsidRPr="00381F01">
              <w:rPr>
                <w:sz w:val="18"/>
                <w:szCs w:val="18"/>
              </w:rPr>
              <w:t>e.g. 11222380</w:t>
            </w:r>
          </w:p>
        </w:tc>
        <w:tc>
          <w:tcPr>
            <w:tcW w:w="953" w:type="pct"/>
          </w:tcPr>
          <w:p w14:paraId="69DFA93E" w14:textId="77777777" w:rsidR="002021F1" w:rsidRPr="005B4766" w:rsidRDefault="002021F1" w:rsidP="002021F1">
            <w:pPr>
              <w:spacing w:after="120"/>
              <w:rPr>
                <w:sz w:val="18"/>
                <w:szCs w:val="18"/>
              </w:rPr>
            </w:pPr>
            <w:r w:rsidRPr="005B4766">
              <w:rPr>
                <w:sz w:val="18"/>
                <w:szCs w:val="18"/>
              </w:rPr>
              <w:t>This is the CP order reference. This is only populated when the charge type is “Connection”.</w:t>
            </w:r>
          </w:p>
        </w:tc>
      </w:tr>
      <w:tr w:rsidR="002021F1" w:rsidRPr="005B4766" w14:paraId="69AC746E" w14:textId="77777777" w:rsidTr="003E2CF6">
        <w:tc>
          <w:tcPr>
            <w:tcW w:w="1004" w:type="pct"/>
          </w:tcPr>
          <w:p w14:paraId="185C2738" w14:textId="77777777" w:rsidR="002021F1" w:rsidRPr="00DC559D" w:rsidRDefault="002021F1" w:rsidP="002021F1">
            <w:pPr>
              <w:spacing w:after="120"/>
              <w:rPr>
                <w:sz w:val="18"/>
                <w:szCs w:val="18"/>
              </w:rPr>
            </w:pPr>
            <w:r w:rsidRPr="00DC559D">
              <w:rPr>
                <w:sz w:val="18"/>
                <w:szCs w:val="18"/>
              </w:rPr>
              <w:t>*Spare</w:t>
            </w:r>
          </w:p>
        </w:tc>
        <w:tc>
          <w:tcPr>
            <w:tcW w:w="450" w:type="pct"/>
          </w:tcPr>
          <w:p w14:paraId="2259546E" w14:textId="77777777" w:rsidR="002021F1" w:rsidRPr="00DC559D" w:rsidRDefault="002021F1" w:rsidP="002021F1">
            <w:pPr>
              <w:spacing w:after="120"/>
              <w:rPr>
                <w:sz w:val="18"/>
                <w:szCs w:val="18"/>
              </w:rPr>
            </w:pPr>
            <w:r w:rsidRPr="00DC559D">
              <w:rPr>
                <w:sz w:val="18"/>
                <w:szCs w:val="18"/>
              </w:rPr>
              <w:t>13</w:t>
            </w:r>
          </w:p>
        </w:tc>
        <w:tc>
          <w:tcPr>
            <w:tcW w:w="599" w:type="pct"/>
          </w:tcPr>
          <w:p w14:paraId="5808C591" w14:textId="77777777" w:rsidR="002021F1" w:rsidRPr="00DC559D" w:rsidRDefault="002021F1" w:rsidP="002021F1">
            <w:pPr>
              <w:spacing w:after="120"/>
              <w:rPr>
                <w:sz w:val="18"/>
                <w:szCs w:val="18"/>
              </w:rPr>
            </w:pPr>
            <w:r w:rsidRPr="00DC559D">
              <w:rPr>
                <w:sz w:val="18"/>
                <w:szCs w:val="18"/>
              </w:rPr>
              <w:t>N/A</w:t>
            </w:r>
          </w:p>
        </w:tc>
        <w:tc>
          <w:tcPr>
            <w:tcW w:w="703" w:type="pct"/>
          </w:tcPr>
          <w:p w14:paraId="63904210" w14:textId="77777777" w:rsidR="002021F1" w:rsidRPr="00DC559D" w:rsidRDefault="002021F1" w:rsidP="002021F1">
            <w:pPr>
              <w:spacing w:after="120"/>
              <w:rPr>
                <w:sz w:val="18"/>
                <w:szCs w:val="18"/>
              </w:rPr>
            </w:pPr>
            <w:r w:rsidRPr="00DC559D">
              <w:rPr>
                <w:sz w:val="18"/>
                <w:szCs w:val="18"/>
              </w:rPr>
              <w:t>N/A</w:t>
            </w:r>
          </w:p>
        </w:tc>
        <w:tc>
          <w:tcPr>
            <w:tcW w:w="1290" w:type="pct"/>
          </w:tcPr>
          <w:p w14:paraId="3043395A" w14:textId="77777777" w:rsidR="002021F1" w:rsidRPr="00DC559D" w:rsidRDefault="002021F1" w:rsidP="002021F1">
            <w:pPr>
              <w:spacing w:after="120"/>
              <w:rPr>
                <w:sz w:val="18"/>
                <w:szCs w:val="18"/>
              </w:rPr>
            </w:pPr>
            <w:r w:rsidRPr="00DC559D">
              <w:rPr>
                <w:sz w:val="18"/>
                <w:szCs w:val="18"/>
              </w:rPr>
              <w:t>N/A</w:t>
            </w:r>
          </w:p>
        </w:tc>
        <w:tc>
          <w:tcPr>
            <w:tcW w:w="953" w:type="pct"/>
          </w:tcPr>
          <w:p w14:paraId="1DFC0DDC" w14:textId="77777777" w:rsidR="002021F1" w:rsidRPr="00DC559D" w:rsidRDefault="002021F1" w:rsidP="002021F1">
            <w:pPr>
              <w:spacing w:after="120"/>
              <w:rPr>
                <w:sz w:val="18"/>
                <w:szCs w:val="18"/>
              </w:rPr>
            </w:pPr>
          </w:p>
        </w:tc>
      </w:tr>
      <w:tr w:rsidR="002021F1" w:rsidRPr="005B4766" w14:paraId="002A7165" w14:textId="77777777" w:rsidTr="003E2CF6">
        <w:trPr>
          <w:trHeight w:val="381"/>
        </w:trPr>
        <w:tc>
          <w:tcPr>
            <w:tcW w:w="1004" w:type="pct"/>
          </w:tcPr>
          <w:p w14:paraId="17FB930E" w14:textId="77777777" w:rsidR="002021F1" w:rsidRPr="005B4766" w:rsidRDefault="002021F1" w:rsidP="002021F1">
            <w:pPr>
              <w:spacing w:after="120"/>
              <w:rPr>
                <w:sz w:val="18"/>
                <w:szCs w:val="18"/>
              </w:rPr>
            </w:pPr>
            <w:r>
              <w:rPr>
                <w:sz w:val="18"/>
                <w:szCs w:val="18"/>
              </w:rPr>
              <w:t>*</w:t>
            </w:r>
            <w:r w:rsidRPr="005B4766">
              <w:rPr>
                <w:sz w:val="18"/>
                <w:szCs w:val="18"/>
              </w:rPr>
              <w:t>Quantity</w:t>
            </w:r>
          </w:p>
        </w:tc>
        <w:tc>
          <w:tcPr>
            <w:tcW w:w="450" w:type="pct"/>
          </w:tcPr>
          <w:p w14:paraId="29453390" w14:textId="77777777" w:rsidR="002021F1" w:rsidRPr="005B4766" w:rsidRDefault="002021F1" w:rsidP="002021F1">
            <w:pPr>
              <w:spacing w:after="120"/>
              <w:rPr>
                <w:sz w:val="18"/>
                <w:szCs w:val="18"/>
              </w:rPr>
            </w:pPr>
            <w:r w:rsidRPr="005B4766">
              <w:rPr>
                <w:sz w:val="18"/>
                <w:szCs w:val="18"/>
              </w:rPr>
              <w:t>14</w:t>
            </w:r>
          </w:p>
        </w:tc>
        <w:tc>
          <w:tcPr>
            <w:tcW w:w="599" w:type="pct"/>
          </w:tcPr>
          <w:p w14:paraId="5ED7ECFC" w14:textId="77777777" w:rsidR="002021F1" w:rsidRPr="005B4766" w:rsidRDefault="002021F1" w:rsidP="002021F1">
            <w:pPr>
              <w:spacing w:after="120"/>
              <w:rPr>
                <w:sz w:val="18"/>
                <w:szCs w:val="18"/>
              </w:rPr>
            </w:pPr>
            <w:r>
              <w:rPr>
                <w:sz w:val="18"/>
                <w:szCs w:val="18"/>
              </w:rPr>
              <w:t>5</w:t>
            </w:r>
          </w:p>
        </w:tc>
        <w:tc>
          <w:tcPr>
            <w:tcW w:w="703" w:type="pct"/>
          </w:tcPr>
          <w:p w14:paraId="1CAB58F0" w14:textId="77777777" w:rsidR="002021F1" w:rsidRPr="005B4766" w:rsidRDefault="002021F1" w:rsidP="002021F1">
            <w:pPr>
              <w:spacing w:after="120"/>
              <w:rPr>
                <w:sz w:val="18"/>
                <w:szCs w:val="18"/>
              </w:rPr>
            </w:pPr>
            <w:r>
              <w:rPr>
                <w:sz w:val="18"/>
                <w:szCs w:val="18"/>
              </w:rPr>
              <w:t>Num</w:t>
            </w:r>
          </w:p>
        </w:tc>
        <w:tc>
          <w:tcPr>
            <w:tcW w:w="1290" w:type="pct"/>
          </w:tcPr>
          <w:p w14:paraId="747FBD69" w14:textId="77777777" w:rsidR="002021F1" w:rsidRPr="005B4766" w:rsidRDefault="002021F1" w:rsidP="002021F1">
            <w:pPr>
              <w:spacing w:after="120"/>
              <w:rPr>
                <w:sz w:val="18"/>
                <w:szCs w:val="18"/>
              </w:rPr>
            </w:pPr>
            <w:r w:rsidRPr="00C41C68">
              <w:rPr>
                <w:sz w:val="18"/>
                <w:szCs w:val="18"/>
              </w:rPr>
              <w:t xml:space="preserve">Not used for </w:t>
            </w:r>
            <w:r>
              <w:rPr>
                <w:sz w:val="18"/>
                <w:szCs w:val="18"/>
              </w:rPr>
              <w:t>Ext Service</w:t>
            </w:r>
          </w:p>
        </w:tc>
        <w:tc>
          <w:tcPr>
            <w:tcW w:w="953" w:type="pct"/>
          </w:tcPr>
          <w:p w14:paraId="63925742" w14:textId="77777777" w:rsidR="002021F1" w:rsidRPr="005B4766" w:rsidRDefault="002021F1" w:rsidP="002021F1">
            <w:pPr>
              <w:spacing w:after="120"/>
              <w:rPr>
                <w:sz w:val="18"/>
                <w:szCs w:val="18"/>
              </w:rPr>
            </w:pPr>
          </w:p>
        </w:tc>
      </w:tr>
      <w:tr w:rsidR="002021F1" w:rsidRPr="005B4766" w14:paraId="7BA9E2B1" w14:textId="77777777" w:rsidTr="003E2CF6">
        <w:tc>
          <w:tcPr>
            <w:tcW w:w="1004" w:type="pct"/>
          </w:tcPr>
          <w:p w14:paraId="774CF12D" w14:textId="77777777" w:rsidR="002021F1" w:rsidRPr="00DC559D" w:rsidRDefault="002021F1" w:rsidP="002021F1">
            <w:pPr>
              <w:spacing w:after="120"/>
              <w:rPr>
                <w:sz w:val="18"/>
                <w:szCs w:val="18"/>
              </w:rPr>
            </w:pPr>
            <w:r w:rsidRPr="00DC559D">
              <w:rPr>
                <w:sz w:val="18"/>
                <w:szCs w:val="18"/>
              </w:rPr>
              <w:t>Units</w:t>
            </w:r>
          </w:p>
        </w:tc>
        <w:tc>
          <w:tcPr>
            <w:tcW w:w="450" w:type="pct"/>
          </w:tcPr>
          <w:p w14:paraId="5DCD421C" w14:textId="77777777" w:rsidR="002021F1" w:rsidRPr="00DC559D" w:rsidRDefault="002021F1" w:rsidP="002021F1">
            <w:pPr>
              <w:spacing w:after="120"/>
              <w:rPr>
                <w:sz w:val="18"/>
                <w:szCs w:val="18"/>
              </w:rPr>
            </w:pPr>
            <w:r w:rsidRPr="00DC559D">
              <w:rPr>
                <w:sz w:val="18"/>
                <w:szCs w:val="18"/>
              </w:rPr>
              <w:t>15</w:t>
            </w:r>
          </w:p>
        </w:tc>
        <w:tc>
          <w:tcPr>
            <w:tcW w:w="599" w:type="pct"/>
          </w:tcPr>
          <w:p w14:paraId="266E10A7" w14:textId="77777777" w:rsidR="002021F1" w:rsidRPr="00DC559D" w:rsidRDefault="002021F1" w:rsidP="002021F1">
            <w:pPr>
              <w:spacing w:after="120"/>
              <w:rPr>
                <w:sz w:val="18"/>
                <w:szCs w:val="18"/>
              </w:rPr>
            </w:pPr>
            <w:r w:rsidRPr="00DC559D">
              <w:rPr>
                <w:sz w:val="18"/>
                <w:szCs w:val="18"/>
              </w:rPr>
              <w:t>40</w:t>
            </w:r>
          </w:p>
        </w:tc>
        <w:tc>
          <w:tcPr>
            <w:tcW w:w="703" w:type="pct"/>
          </w:tcPr>
          <w:p w14:paraId="6781A065" w14:textId="77777777" w:rsidR="002021F1" w:rsidRPr="00DC559D" w:rsidRDefault="002021F1" w:rsidP="002021F1">
            <w:pPr>
              <w:spacing w:after="120"/>
              <w:rPr>
                <w:sz w:val="18"/>
                <w:szCs w:val="18"/>
              </w:rPr>
            </w:pPr>
            <w:r w:rsidRPr="00DC559D">
              <w:rPr>
                <w:sz w:val="18"/>
                <w:szCs w:val="18"/>
              </w:rPr>
              <w:t>Text</w:t>
            </w:r>
          </w:p>
        </w:tc>
        <w:tc>
          <w:tcPr>
            <w:tcW w:w="1290" w:type="pct"/>
          </w:tcPr>
          <w:p w14:paraId="72F338B3" w14:textId="77777777" w:rsidR="002021F1" w:rsidRPr="00DC559D" w:rsidRDefault="002021F1" w:rsidP="002021F1">
            <w:pPr>
              <w:spacing w:after="120"/>
              <w:rPr>
                <w:sz w:val="18"/>
                <w:szCs w:val="18"/>
              </w:rPr>
            </w:pPr>
            <w:r w:rsidRPr="00381F01">
              <w:rPr>
                <w:sz w:val="18"/>
                <w:szCs w:val="18"/>
              </w:rPr>
              <w:t>e.g. 1</w:t>
            </w:r>
          </w:p>
        </w:tc>
        <w:tc>
          <w:tcPr>
            <w:tcW w:w="953" w:type="pct"/>
          </w:tcPr>
          <w:p w14:paraId="77D32E73" w14:textId="77777777" w:rsidR="002021F1" w:rsidRPr="00DC559D" w:rsidRDefault="002021F1" w:rsidP="002021F1">
            <w:pPr>
              <w:spacing w:after="120"/>
              <w:rPr>
                <w:sz w:val="18"/>
                <w:szCs w:val="18"/>
              </w:rPr>
            </w:pPr>
          </w:p>
        </w:tc>
      </w:tr>
      <w:tr w:rsidR="002021F1" w:rsidRPr="005B4766" w14:paraId="06B9B858" w14:textId="77777777" w:rsidTr="003E2CF6">
        <w:tc>
          <w:tcPr>
            <w:tcW w:w="1004" w:type="pct"/>
          </w:tcPr>
          <w:p w14:paraId="3F6A9650" w14:textId="77777777" w:rsidR="002021F1" w:rsidRPr="00DC559D" w:rsidRDefault="002021F1" w:rsidP="002021F1">
            <w:pPr>
              <w:spacing w:after="120"/>
              <w:rPr>
                <w:sz w:val="18"/>
                <w:szCs w:val="18"/>
              </w:rPr>
            </w:pPr>
            <w:r w:rsidRPr="00DC559D">
              <w:rPr>
                <w:sz w:val="18"/>
                <w:szCs w:val="18"/>
              </w:rPr>
              <w:t>Unit rate</w:t>
            </w:r>
          </w:p>
        </w:tc>
        <w:tc>
          <w:tcPr>
            <w:tcW w:w="450" w:type="pct"/>
          </w:tcPr>
          <w:p w14:paraId="77155832" w14:textId="77777777" w:rsidR="002021F1" w:rsidRPr="00DC559D" w:rsidRDefault="002021F1" w:rsidP="002021F1">
            <w:pPr>
              <w:spacing w:after="120"/>
              <w:rPr>
                <w:sz w:val="18"/>
                <w:szCs w:val="18"/>
              </w:rPr>
            </w:pPr>
            <w:r w:rsidRPr="00DC559D">
              <w:rPr>
                <w:sz w:val="18"/>
                <w:szCs w:val="18"/>
              </w:rPr>
              <w:t>16</w:t>
            </w:r>
          </w:p>
        </w:tc>
        <w:tc>
          <w:tcPr>
            <w:tcW w:w="599" w:type="pct"/>
          </w:tcPr>
          <w:p w14:paraId="08E56DE7" w14:textId="77777777" w:rsidR="002021F1" w:rsidRPr="00DC559D" w:rsidRDefault="002021F1" w:rsidP="002021F1">
            <w:pPr>
              <w:spacing w:after="120"/>
              <w:rPr>
                <w:sz w:val="18"/>
                <w:szCs w:val="18"/>
              </w:rPr>
            </w:pPr>
            <w:r w:rsidRPr="00DC559D">
              <w:rPr>
                <w:sz w:val="18"/>
                <w:szCs w:val="18"/>
              </w:rPr>
              <w:t>18</w:t>
            </w:r>
          </w:p>
        </w:tc>
        <w:tc>
          <w:tcPr>
            <w:tcW w:w="703" w:type="pct"/>
          </w:tcPr>
          <w:p w14:paraId="64B5F495" w14:textId="77777777" w:rsidR="002021F1" w:rsidRPr="00DC559D" w:rsidRDefault="002021F1" w:rsidP="002021F1">
            <w:pPr>
              <w:spacing w:after="120"/>
              <w:rPr>
                <w:sz w:val="18"/>
                <w:szCs w:val="18"/>
              </w:rPr>
            </w:pPr>
            <w:r w:rsidRPr="00DC559D">
              <w:rPr>
                <w:sz w:val="18"/>
                <w:szCs w:val="18"/>
              </w:rPr>
              <w:t>Num</w:t>
            </w:r>
          </w:p>
        </w:tc>
        <w:tc>
          <w:tcPr>
            <w:tcW w:w="1290" w:type="pct"/>
          </w:tcPr>
          <w:p w14:paraId="3374E4C7" w14:textId="77777777" w:rsidR="002021F1" w:rsidRDefault="002021F1" w:rsidP="002021F1">
            <w:pPr>
              <w:spacing w:after="120"/>
              <w:rPr>
                <w:sz w:val="18"/>
                <w:szCs w:val="18"/>
              </w:rPr>
            </w:pPr>
            <w:r>
              <w:rPr>
                <w:sz w:val="18"/>
                <w:szCs w:val="18"/>
              </w:rPr>
              <w:t xml:space="preserve">e.g. </w:t>
            </w:r>
            <w:r w:rsidRPr="00381F01">
              <w:rPr>
                <w:sz w:val="18"/>
                <w:szCs w:val="18"/>
              </w:rPr>
              <w:t>3632</w:t>
            </w:r>
          </w:p>
          <w:p w14:paraId="2679684F" w14:textId="77777777" w:rsidR="002021F1" w:rsidRPr="00DC559D" w:rsidRDefault="002021F1" w:rsidP="002021F1">
            <w:pPr>
              <w:autoSpaceDE w:val="0"/>
              <w:autoSpaceDN w:val="0"/>
              <w:adjustRightInd w:val="0"/>
              <w:spacing w:after="120"/>
              <w:rPr>
                <w:sz w:val="18"/>
                <w:szCs w:val="18"/>
              </w:rPr>
            </w:pPr>
          </w:p>
        </w:tc>
        <w:tc>
          <w:tcPr>
            <w:tcW w:w="953" w:type="pct"/>
          </w:tcPr>
          <w:p w14:paraId="1AA35327" w14:textId="77777777" w:rsidR="002021F1" w:rsidRPr="00381F01" w:rsidRDefault="002021F1" w:rsidP="002021F1">
            <w:pPr>
              <w:autoSpaceDE w:val="0"/>
              <w:autoSpaceDN w:val="0"/>
              <w:adjustRightInd w:val="0"/>
              <w:spacing w:after="120"/>
              <w:ind w:firstLine="720"/>
              <w:rPr>
                <w:sz w:val="18"/>
                <w:szCs w:val="18"/>
              </w:rPr>
            </w:pPr>
          </w:p>
        </w:tc>
      </w:tr>
      <w:tr w:rsidR="002021F1" w:rsidRPr="005B4766" w14:paraId="48A97E7E" w14:textId="77777777" w:rsidTr="003E2CF6">
        <w:tc>
          <w:tcPr>
            <w:tcW w:w="1004" w:type="pct"/>
          </w:tcPr>
          <w:p w14:paraId="1DE1ABC9" w14:textId="77777777" w:rsidR="002021F1" w:rsidRPr="005B4766" w:rsidRDefault="002021F1" w:rsidP="002021F1">
            <w:pPr>
              <w:spacing w:after="120"/>
              <w:rPr>
                <w:sz w:val="18"/>
                <w:szCs w:val="18"/>
              </w:rPr>
            </w:pPr>
            <w:r w:rsidRPr="005B4766">
              <w:rPr>
                <w:sz w:val="18"/>
                <w:szCs w:val="18"/>
              </w:rPr>
              <w:t>Product Rate/Price</w:t>
            </w:r>
          </w:p>
        </w:tc>
        <w:tc>
          <w:tcPr>
            <w:tcW w:w="450" w:type="pct"/>
          </w:tcPr>
          <w:p w14:paraId="7588111D" w14:textId="77777777" w:rsidR="002021F1" w:rsidRPr="005B4766" w:rsidRDefault="002021F1" w:rsidP="002021F1">
            <w:pPr>
              <w:spacing w:after="120"/>
              <w:rPr>
                <w:sz w:val="18"/>
                <w:szCs w:val="18"/>
              </w:rPr>
            </w:pPr>
            <w:r w:rsidRPr="005B4766">
              <w:rPr>
                <w:sz w:val="18"/>
                <w:szCs w:val="18"/>
              </w:rPr>
              <w:t>17</w:t>
            </w:r>
          </w:p>
        </w:tc>
        <w:tc>
          <w:tcPr>
            <w:tcW w:w="599" w:type="pct"/>
          </w:tcPr>
          <w:p w14:paraId="0005703D" w14:textId="77777777" w:rsidR="002021F1" w:rsidRPr="005B4766" w:rsidRDefault="002021F1" w:rsidP="002021F1">
            <w:pPr>
              <w:spacing w:after="120"/>
              <w:rPr>
                <w:sz w:val="18"/>
                <w:szCs w:val="18"/>
              </w:rPr>
            </w:pPr>
            <w:r>
              <w:rPr>
                <w:sz w:val="18"/>
                <w:szCs w:val="18"/>
              </w:rPr>
              <w:t>18</w:t>
            </w:r>
          </w:p>
        </w:tc>
        <w:tc>
          <w:tcPr>
            <w:tcW w:w="703" w:type="pct"/>
          </w:tcPr>
          <w:p w14:paraId="6BAF7A72" w14:textId="77777777" w:rsidR="002021F1" w:rsidRPr="005B4766" w:rsidRDefault="002021F1" w:rsidP="002021F1">
            <w:pPr>
              <w:spacing w:after="120"/>
              <w:rPr>
                <w:sz w:val="18"/>
                <w:szCs w:val="18"/>
              </w:rPr>
            </w:pPr>
            <w:r w:rsidRPr="005B4766">
              <w:rPr>
                <w:sz w:val="18"/>
                <w:szCs w:val="18"/>
              </w:rPr>
              <w:t>Num</w:t>
            </w:r>
          </w:p>
        </w:tc>
        <w:tc>
          <w:tcPr>
            <w:tcW w:w="1290" w:type="pct"/>
          </w:tcPr>
          <w:p w14:paraId="45F960A6" w14:textId="77777777" w:rsidR="002021F1" w:rsidRPr="005B4766" w:rsidRDefault="002021F1" w:rsidP="002021F1">
            <w:pPr>
              <w:spacing w:after="120"/>
              <w:rPr>
                <w:sz w:val="18"/>
                <w:szCs w:val="18"/>
              </w:rPr>
            </w:pPr>
            <w:r w:rsidRPr="005B4766">
              <w:rPr>
                <w:sz w:val="18"/>
                <w:szCs w:val="18"/>
              </w:rPr>
              <w:t>e.g. 141 = £1.41</w:t>
            </w:r>
          </w:p>
        </w:tc>
        <w:tc>
          <w:tcPr>
            <w:tcW w:w="953" w:type="pct"/>
          </w:tcPr>
          <w:p w14:paraId="0AFDA40A" w14:textId="77777777" w:rsidR="002021F1" w:rsidRDefault="002021F1" w:rsidP="002021F1">
            <w:pPr>
              <w:spacing w:after="120"/>
              <w:rPr>
                <w:sz w:val="18"/>
                <w:szCs w:val="18"/>
              </w:rPr>
            </w:pPr>
          </w:p>
          <w:p w14:paraId="3F8ABE0B" w14:textId="77777777" w:rsidR="002021F1" w:rsidRPr="005B4766" w:rsidRDefault="002021F1" w:rsidP="002021F1">
            <w:pPr>
              <w:spacing w:after="120"/>
              <w:rPr>
                <w:sz w:val="18"/>
                <w:szCs w:val="18"/>
              </w:rPr>
            </w:pPr>
          </w:p>
        </w:tc>
      </w:tr>
      <w:tr w:rsidR="002021F1" w:rsidRPr="00484C58" w14:paraId="602A12CA" w14:textId="77777777" w:rsidTr="003E2CF6">
        <w:tc>
          <w:tcPr>
            <w:tcW w:w="1004" w:type="pct"/>
          </w:tcPr>
          <w:p w14:paraId="29668117" w14:textId="77777777" w:rsidR="002021F1" w:rsidRPr="005B4766" w:rsidRDefault="002021F1" w:rsidP="002021F1">
            <w:pPr>
              <w:spacing w:after="120"/>
              <w:rPr>
                <w:sz w:val="18"/>
                <w:szCs w:val="18"/>
              </w:rPr>
            </w:pPr>
            <w:r w:rsidRPr="005B4766">
              <w:rPr>
                <w:sz w:val="18"/>
                <w:szCs w:val="18"/>
              </w:rPr>
              <w:t>VAT Status</w:t>
            </w:r>
          </w:p>
        </w:tc>
        <w:tc>
          <w:tcPr>
            <w:tcW w:w="450" w:type="pct"/>
          </w:tcPr>
          <w:p w14:paraId="5C73169C" w14:textId="77777777" w:rsidR="002021F1" w:rsidRPr="005B4766" w:rsidRDefault="002021F1" w:rsidP="002021F1">
            <w:pPr>
              <w:spacing w:after="120"/>
              <w:rPr>
                <w:sz w:val="18"/>
                <w:szCs w:val="18"/>
              </w:rPr>
            </w:pPr>
            <w:r w:rsidRPr="005B4766">
              <w:rPr>
                <w:sz w:val="18"/>
                <w:szCs w:val="18"/>
              </w:rPr>
              <w:t>18</w:t>
            </w:r>
          </w:p>
        </w:tc>
        <w:tc>
          <w:tcPr>
            <w:tcW w:w="599" w:type="pct"/>
          </w:tcPr>
          <w:p w14:paraId="463754E9" w14:textId="77777777" w:rsidR="002021F1" w:rsidRPr="005B4766" w:rsidRDefault="002021F1" w:rsidP="002021F1">
            <w:pPr>
              <w:spacing w:after="120"/>
              <w:rPr>
                <w:sz w:val="18"/>
                <w:szCs w:val="18"/>
              </w:rPr>
            </w:pPr>
            <w:r>
              <w:rPr>
                <w:sz w:val="18"/>
                <w:szCs w:val="18"/>
              </w:rPr>
              <w:t>2</w:t>
            </w:r>
          </w:p>
        </w:tc>
        <w:tc>
          <w:tcPr>
            <w:tcW w:w="703" w:type="pct"/>
          </w:tcPr>
          <w:p w14:paraId="53C13A3F" w14:textId="77777777" w:rsidR="002021F1" w:rsidRPr="005B4766" w:rsidRDefault="002021F1" w:rsidP="002021F1">
            <w:pPr>
              <w:spacing w:after="120"/>
              <w:rPr>
                <w:sz w:val="18"/>
                <w:szCs w:val="18"/>
              </w:rPr>
            </w:pPr>
            <w:r w:rsidRPr="005B4766">
              <w:rPr>
                <w:sz w:val="18"/>
                <w:szCs w:val="18"/>
              </w:rPr>
              <w:t>Num</w:t>
            </w:r>
          </w:p>
        </w:tc>
        <w:tc>
          <w:tcPr>
            <w:tcW w:w="1290" w:type="pct"/>
          </w:tcPr>
          <w:p w14:paraId="36E4674B" w14:textId="77777777" w:rsidR="002021F1" w:rsidRPr="00484C58" w:rsidRDefault="002021F1" w:rsidP="002021F1">
            <w:pPr>
              <w:spacing w:after="120"/>
              <w:rPr>
                <w:sz w:val="18"/>
                <w:szCs w:val="18"/>
                <w:lang w:val="sv-SE"/>
              </w:rPr>
            </w:pPr>
            <w:r w:rsidRPr="00484C58">
              <w:rPr>
                <w:sz w:val="18"/>
                <w:szCs w:val="18"/>
                <w:lang w:val="sv-SE"/>
              </w:rPr>
              <w:t>e.g.</w:t>
            </w:r>
          </w:p>
          <w:p w14:paraId="735B6B01" w14:textId="77777777" w:rsidR="002021F1" w:rsidRPr="00484C58" w:rsidRDefault="002021F1" w:rsidP="002021F1">
            <w:pPr>
              <w:spacing w:after="120"/>
              <w:rPr>
                <w:sz w:val="18"/>
                <w:szCs w:val="18"/>
                <w:lang w:val="sv-SE"/>
              </w:rPr>
            </w:pPr>
            <w:r w:rsidRPr="00484C58">
              <w:rPr>
                <w:sz w:val="18"/>
                <w:szCs w:val="18"/>
                <w:lang w:val="sv-SE"/>
              </w:rPr>
              <w:t>1 = standard</w:t>
            </w:r>
          </w:p>
          <w:p w14:paraId="1524FF80" w14:textId="77777777" w:rsidR="002021F1" w:rsidRPr="00484C58" w:rsidRDefault="002021F1" w:rsidP="002021F1">
            <w:pPr>
              <w:spacing w:after="120"/>
              <w:rPr>
                <w:sz w:val="18"/>
                <w:szCs w:val="18"/>
                <w:lang w:val="sv-SE"/>
              </w:rPr>
            </w:pPr>
            <w:r w:rsidRPr="00484C58">
              <w:rPr>
                <w:sz w:val="18"/>
                <w:szCs w:val="18"/>
                <w:lang w:val="sv-SE"/>
              </w:rPr>
              <w:t>2 = VAT exempt</w:t>
            </w:r>
          </w:p>
        </w:tc>
        <w:tc>
          <w:tcPr>
            <w:tcW w:w="953" w:type="pct"/>
          </w:tcPr>
          <w:p w14:paraId="476A87F9" w14:textId="77777777" w:rsidR="002021F1" w:rsidRPr="00484C58" w:rsidRDefault="002021F1" w:rsidP="002021F1">
            <w:pPr>
              <w:spacing w:after="120"/>
              <w:rPr>
                <w:sz w:val="18"/>
                <w:szCs w:val="18"/>
                <w:lang w:val="sv-SE"/>
              </w:rPr>
            </w:pPr>
          </w:p>
          <w:p w14:paraId="5CEF3751" w14:textId="77777777" w:rsidR="002021F1" w:rsidRPr="00484C58" w:rsidRDefault="002021F1" w:rsidP="002021F1">
            <w:pPr>
              <w:spacing w:after="120"/>
              <w:rPr>
                <w:sz w:val="18"/>
                <w:szCs w:val="18"/>
                <w:lang w:val="sv-SE"/>
              </w:rPr>
            </w:pPr>
          </w:p>
        </w:tc>
      </w:tr>
      <w:tr w:rsidR="002021F1" w:rsidRPr="005B4766" w14:paraId="02ABA5C4" w14:textId="77777777" w:rsidTr="003E2CF6">
        <w:tc>
          <w:tcPr>
            <w:tcW w:w="1004" w:type="pct"/>
          </w:tcPr>
          <w:p w14:paraId="491FAC98" w14:textId="77777777" w:rsidR="002021F1" w:rsidRPr="005B4766" w:rsidRDefault="002021F1" w:rsidP="002021F1">
            <w:pPr>
              <w:spacing w:after="120"/>
              <w:rPr>
                <w:sz w:val="18"/>
                <w:szCs w:val="18"/>
              </w:rPr>
            </w:pPr>
            <w:r>
              <w:rPr>
                <w:sz w:val="18"/>
                <w:szCs w:val="18"/>
              </w:rPr>
              <w:t>*</w:t>
            </w:r>
            <w:r w:rsidRPr="005B4766">
              <w:rPr>
                <w:sz w:val="18"/>
                <w:szCs w:val="18"/>
              </w:rPr>
              <w:t>CSS Account Number</w:t>
            </w:r>
          </w:p>
        </w:tc>
        <w:tc>
          <w:tcPr>
            <w:tcW w:w="450" w:type="pct"/>
          </w:tcPr>
          <w:p w14:paraId="5F2D1B8F" w14:textId="77777777" w:rsidR="002021F1" w:rsidRPr="005B4766" w:rsidRDefault="002021F1" w:rsidP="002021F1">
            <w:pPr>
              <w:spacing w:after="120"/>
              <w:rPr>
                <w:sz w:val="18"/>
                <w:szCs w:val="18"/>
              </w:rPr>
            </w:pPr>
            <w:r w:rsidRPr="005B4766">
              <w:rPr>
                <w:sz w:val="18"/>
                <w:szCs w:val="18"/>
              </w:rPr>
              <w:t>19</w:t>
            </w:r>
          </w:p>
        </w:tc>
        <w:tc>
          <w:tcPr>
            <w:tcW w:w="599" w:type="pct"/>
          </w:tcPr>
          <w:p w14:paraId="60871CB5" w14:textId="77777777" w:rsidR="002021F1" w:rsidRPr="005B4766" w:rsidRDefault="002021F1" w:rsidP="002021F1">
            <w:pPr>
              <w:spacing w:after="120"/>
              <w:rPr>
                <w:sz w:val="18"/>
                <w:szCs w:val="18"/>
              </w:rPr>
            </w:pPr>
            <w:r>
              <w:rPr>
                <w:sz w:val="18"/>
                <w:szCs w:val="18"/>
              </w:rPr>
              <w:t>20</w:t>
            </w:r>
          </w:p>
        </w:tc>
        <w:tc>
          <w:tcPr>
            <w:tcW w:w="703" w:type="pct"/>
          </w:tcPr>
          <w:p w14:paraId="3A652AD7" w14:textId="77777777" w:rsidR="002021F1" w:rsidRPr="005B4766" w:rsidRDefault="002021F1" w:rsidP="002021F1">
            <w:pPr>
              <w:spacing w:after="120"/>
              <w:rPr>
                <w:sz w:val="18"/>
                <w:szCs w:val="18"/>
              </w:rPr>
            </w:pPr>
            <w:r w:rsidRPr="005B4766">
              <w:rPr>
                <w:sz w:val="18"/>
                <w:szCs w:val="18"/>
              </w:rPr>
              <w:t>Text</w:t>
            </w:r>
          </w:p>
        </w:tc>
        <w:tc>
          <w:tcPr>
            <w:tcW w:w="1290" w:type="pct"/>
          </w:tcPr>
          <w:p w14:paraId="562940D6" w14:textId="77777777" w:rsidR="002021F1" w:rsidRPr="00AD329F" w:rsidRDefault="002021F1" w:rsidP="002021F1">
            <w:pPr>
              <w:spacing w:after="120"/>
              <w:rPr>
                <w:sz w:val="18"/>
                <w:szCs w:val="18"/>
              </w:rPr>
            </w:pPr>
            <w:r w:rsidRPr="00C41C68">
              <w:rPr>
                <w:sz w:val="18"/>
                <w:szCs w:val="18"/>
              </w:rPr>
              <w:t xml:space="preserve">Not used for </w:t>
            </w:r>
            <w:r>
              <w:rPr>
                <w:sz w:val="18"/>
                <w:szCs w:val="18"/>
              </w:rPr>
              <w:t>Ext Service</w:t>
            </w:r>
          </w:p>
        </w:tc>
        <w:tc>
          <w:tcPr>
            <w:tcW w:w="953" w:type="pct"/>
          </w:tcPr>
          <w:p w14:paraId="07A93D91" w14:textId="77777777" w:rsidR="002021F1" w:rsidRPr="005B4766" w:rsidRDefault="002021F1" w:rsidP="002021F1">
            <w:pPr>
              <w:spacing w:after="120"/>
              <w:rPr>
                <w:sz w:val="18"/>
                <w:szCs w:val="18"/>
              </w:rPr>
            </w:pPr>
          </w:p>
        </w:tc>
      </w:tr>
      <w:tr w:rsidR="002021F1" w:rsidRPr="005B4766" w14:paraId="77FB9AE4" w14:textId="77777777" w:rsidTr="003E2CF6">
        <w:tc>
          <w:tcPr>
            <w:tcW w:w="1004" w:type="pct"/>
          </w:tcPr>
          <w:p w14:paraId="0E030BA0" w14:textId="77777777" w:rsidR="002021F1" w:rsidRPr="005B4766" w:rsidRDefault="002021F1" w:rsidP="002021F1">
            <w:pPr>
              <w:spacing w:after="120"/>
              <w:rPr>
                <w:sz w:val="18"/>
                <w:szCs w:val="18"/>
              </w:rPr>
            </w:pPr>
            <w:r>
              <w:rPr>
                <w:sz w:val="18"/>
                <w:szCs w:val="18"/>
              </w:rPr>
              <w:t>*</w:t>
            </w:r>
            <w:r w:rsidRPr="005B4766">
              <w:rPr>
                <w:sz w:val="18"/>
                <w:szCs w:val="18"/>
              </w:rPr>
              <w:t>Prod Type</w:t>
            </w:r>
          </w:p>
        </w:tc>
        <w:tc>
          <w:tcPr>
            <w:tcW w:w="450" w:type="pct"/>
          </w:tcPr>
          <w:p w14:paraId="25E1AE2E" w14:textId="77777777" w:rsidR="002021F1" w:rsidRPr="005B4766" w:rsidRDefault="002021F1" w:rsidP="002021F1">
            <w:pPr>
              <w:spacing w:after="120"/>
              <w:rPr>
                <w:sz w:val="18"/>
                <w:szCs w:val="18"/>
              </w:rPr>
            </w:pPr>
            <w:r w:rsidRPr="005B4766">
              <w:rPr>
                <w:sz w:val="18"/>
                <w:szCs w:val="18"/>
              </w:rPr>
              <w:t>20</w:t>
            </w:r>
          </w:p>
        </w:tc>
        <w:tc>
          <w:tcPr>
            <w:tcW w:w="599" w:type="pct"/>
          </w:tcPr>
          <w:p w14:paraId="5DE3D5E7" w14:textId="77777777" w:rsidR="002021F1" w:rsidRPr="005B4766" w:rsidRDefault="002021F1" w:rsidP="002021F1">
            <w:pPr>
              <w:spacing w:after="120"/>
              <w:rPr>
                <w:sz w:val="18"/>
                <w:szCs w:val="18"/>
              </w:rPr>
            </w:pPr>
            <w:r>
              <w:rPr>
                <w:sz w:val="18"/>
                <w:szCs w:val="18"/>
              </w:rPr>
              <w:t>20</w:t>
            </w:r>
          </w:p>
        </w:tc>
        <w:tc>
          <w:tcPr>
            <w:tcW w:w="703" w:type="pct"/>
          </w:tcPr>
          <w:p w14:paraId="0891EBCB" w14:textId="77777777" w:rsidR="002021F1" w:rsidRPr="005B4766" w:rsidRDefault="002021F1" w:rsidP="002021F1">
            <w:pPr>
              <w:spacing w:after="120"/>
              <w:rPr>
                <w:sz w:val="18"/>
                <w:szCs w:val="18"/>
              </w:rPr>
            </w:pPr>
            <w:r w:rsidRPr="005B4766">
              <w:rPr>
                <w:sz w:val="18"/>
                <w:szCs w:val="18"/>
              </w:rPr>
              <w:t>Text</w:t>
            </w:r>
          </w:p>
        </w:tc>
        <w:tc>
          <w:tcPr>
            <w:tcW w:w="1290" w:type="pct"/>
          </w:tcPr>
          <w:p w14:paraId="610F7B4C" w14:textId="77777777" w:rsidR="002021F1" w:rsidRPr="005B4766" w:rsidRDefault="002021F1" w:rsidP="002021F1">
            <w:pPr>
              <w:spacing w:after="120"/>
              <w:rPr>
                <w:sz w:val="18"/>
                <w:szCs w:val="18"/>
              </w:rPr>
            </w:pPr>
            <w:r w:rsidRPr="00C41C68">
              <w:rPr>
                <w:sz w:val="18"/>
                <w:szCs w:val="18"/>
              </w:rPr>
              <w:t xml:space="preserve">Not used for </w:t>
            </w:r>
            <w:r>
              <w:rPr>
                <w:sz w:val="18"/>
                <w:szCs w:val="18"/>
              </w:rPr>
              <w:t>Ext Service</w:t>
            </w:r>
          </w:p>
        </w:tc>
        <w:tc>
          <w:tcPr>
            <w:tcW w:w="953" w:type="pct"/>
          </w:tcPr>
          <w:p w14:paraId="29FA076D" w14:textId="77777777" w:rsidR="002021F1" w:rsidRPr="005B4766" w:rsidRDefault="002021F1" w:rsidP="002021F1">
            <w:pPr>
              <w:spacing w:after="120"/>
              <w:rPr>
                <w:sz w:val="18"/>
                <w:szCs w:val="18"/>
              </w:rPr>
            </w:pPr>
          </w:p>
        </w:tc>
      </w:tr>
      <w:tr w:rsidR="002021F1" w:rsidRPr="005B4766" w14:paraId="5FBDEADF" w14:textId="77777777" w:rsidTr="003E2CF6">
        <w:tc>
          <w:tcPr>
            <w:tcW w:w="1004" w:type="pct"/>
          </w:tcPr>
          <w:p w14:paraId="0A7202CF" w14:textId="77777777" w:rsidR="002021F1" w:rsidRPr="005B4766" w:rsidRDefault="002021F1" w:rsidP="002021F1">
            <w:pPr>
              <w:spacing w:after="120"/>
              <w:rPr>
                <w:sz w:val="18"/>
                <w:szCs w:val="18"/>
              </w:rPr>
            </w:pPr>
            <w:r>
              <w:rPr>
                <w:sz w:val="18"/>
                <w:szCs w:val="18"/>
              </w:rPr>
              <w:t>*</w:t>
            </w:r>
            <w:r w:rsidRPr="005B4766">
              <w:rPr>
                <w:sz w:val="18"/>
                <w:szCs w:val="18"/>
              </w:rPr>
              <w:t>OR Service ID</w:t>
            </w:r>
          </w:p>
        </w:tc>
        <w:tc>
          <w:tcPr>
            <w:tcW w:w="450" w:type="pct"/>
          </w:tcPr>
          <w:p w14:paraId="52E27AEB" w14:textId="77777777" w:rsidR="002021F1" w:rsidRPr="005B4766" w:rsidRDefault="002021F1" w:rsidP="002021F1">
            <w:pPr>
              <w:spacing w:after="120"/>
              <w:rPr>
                <w:sz w:val="18"/>
                <w:szCs w:val="18"/>
              </w:rPr>
            </w:pPr>
            <w:r w:rsidRPr="005B4766">
              <w:rPr>
                <w:sz w:val="18"/>
                <w:szCs w:val="18"/>
              </w:rPr>
              <w:t>21</w:t>
            </w:r>
          </w:p>
        </w:tc>
        <w:tc>
          <w:tcPr>
            <w:tcW w:w="599" w:type="pct"/>
          </w:tcPr>
          <w:p w14:paraId="55925A4B" w14:textId="77777777" w:rsidR="002021F1" w:rsidRPr="005B4766" w:rsidRDefault="002021F1" w:rsidP="002021F1">
            <w:pPr>
              <w:spacing w:after="120"/>
              <w:rPr>
                <w:sz w:val="18"/>
                <w:szCs w:val="18"/>
              </w:rPr>
            </w:pPr>
            <w:r>
              <w:rPr>
                <w:sz w:val="18"/>
                <w:szCs w:val="18"/>
              </w:rPr>
              <w:t>20</w:t>
            </w:r>
          </w:p>
        </w:tc>
        <w:tc>
          <w:tcPr>
            <w:tcW w:w="703" w:type="pct"/>
          </w:tcPr>
          <w:p w14:paraId="6A9ECFAD" w14:textId="77777777" w:rsidR="002021F1" w:rsidRPr="005B4766" w:rsidRDefault="002021F1" w:rsidP="002021F1">
            <w:pPr>
              <w:spacing w:after="120"/>
              <w:rPr>
                <w:sz w:val="18"/>
                <w:szCs w:val="18"/>
              </w:rPr>
            </w:pPr>
            <w:r w:rsidRPr="005B4766">
              <w:rPr>
                <w:sz w:val="18"/>
                <w:szCs w:val="18"/>
              </w:rPr>
              <w:t>Text</w:t>
            </w:r>
          </w:p>
        </w:tc>
        <w:tc>
          <w:tcPr>
            <w:tcW w:w="1290" w:type="pct"/>
          </w:tcPr>
          <w:p w14:paraId="69921748" w14:textId="77777777" w:rsidR="002021F1" w:rsidRPr="005B4766" w:rsidRDefault="002021F1" w:rsidP="002021F1">
            <w:pPr>
              <w:spacing w:after="120"/>
              <w:rPr>
                <w:sz w:val="18"/>
                <w:szCs w:val="18"/>
              </w:rPr>
            </w:pPr>
            <w:r w:rsidRPr="00C41C68">
              <w:rPr>
                <w:sz w:val="18"/>
                <w:szCs w:val="18"/>
              </w:rPr>
              <w:t xml:space="preserve">Not used for </w:t>
            </w:r>
            <w:r>
              <w:rPr>
                <w:sz w:val="18"/>
                <w:szCs w:val="18"/>
              </w:rPr>
              <w:t>Ext Service</w:t>
            </w:r>
          </w:p>
        </w:tc>
        <w:tc>
          <w:tcPr>
            <w:tcW w:w="953" w:type="pct"/>
          </w:tcPr>
          <w:p w14:paraId="24941387" w14:textId="77777777" w:rsidR="002021F1" w:rsidRDefault="002021F1" w:rsidP="002021F1">
            <w:pPr>
              <w:spacing w:after="120"/>
              <w:rPr>
                <w:sz w:val="18"/>
                <w:szCs w:val="18"/>
              </w:rPr>
            </w:pPr>
          </w:p>
        </w:tc>
      </w:tr>
      <w:tr w:rsidR="002021F1" w:rsidRPr="005B4766" w14:paraId="695D1F45" w14:textId="77777777" w:rsidTr="003E2CF6">
        <w:tc>
          <w:tcPr>
            <w:tcW w:w="1004" w:type="pct"/>
          </w:tcPr>
          <w:p w14:paraId="13E85C22" w14:textId="77777777" w:rsidR="002021F1" w:rsidRPr="00DC559D" w:rsidRDefault="002021F1" w:rsidP="002021F1">
            <w:pPr>
              <w:spacing w:after="120"/>
              <w:rPr>
                <w:sz w:val="18"/>
                <w:szCs w:val="18"/>
              </w:rPr>
            </w:pPr>
            <w:r w:rsidRPr="00DC559D">
              <w:rPr>
                <w:sz w:val="18"/>
                <w:szCs w:val="18"/>
              </w:rPr>
              <w:t>*Circuit ID</w:t>
            </w:r>
          </w:p>
        </w:tc>
        <w:tc>
          <w:tcPr>
            <w:tcW w:w="450" w:type="pct"/>
          </w:tcPr>
          <w:p w14:paraId="54234623" w14:textId="77777777" w:rsidR="002021F1" w:rsidRPr="00DC559D" w:rsidRDefault="002021F1" w:rsidP="002021F1">
            <w:pPr>
              <w:spacing w:after="120"/>
              <w:rPr>
                <w:sz w:val="18"/>
                <w:szCs w:val="18"/>
              </w:rPr>
            </w:pPr>
            <w:r w:rsidRPr="00DC559D">
              <w:rPr>
                <w:sz w:val="18"/>
                <w:szCs w:val="18"/>
              </w:rPr>
              <w:t>22</w:t>
            </w:r>
          </w:p>
        </w:tc>
        <w:tc>
          <w:tcPr>
            <w:tcW w:w="599" w:type="pct"/>
          </w:tcPr>
          <w:p w14:paraId="684698FC" w14:textId="77777777" w:rsidR="002021F1" w:rsidRPr="00DC559D" w:rsidRDefault="002021F1" w:rsidP="002021F1">
            <w:pPr>
              <w:spacing w:after="120"/>
              <w:rPr>
                <w:sz w:val="18"/>
                <w:szCs w:val="18"/>
              </w:rPr>
            </w:pPr>
            <w:r w:rsidRPr="00DC559D">
              <w:rPr>
                <w:sz w:val="18"/>
                <w:szCs w:val="18"/>
              </w:rPr>
              <w:t>20</w:t>
            </w:r>
          </w:p>
        </w:tc>
        <w:tc>
          <w:tcPr>
            <w:tcW w:w="703" w:type="pct"/>
          </w:tcPr>
          <w:p w14:paraId="7767E771" w14:textId="77777777" w:rsidR="002021F1" w:rsidRPr="00DC559D" w:rsidRDefault="002021F1" w:rsidP="002021F1">
            <w:pPr>
              <w:spacing w:after="120"/>
              <w:rPr>
                <w:sz w:val="18"/>
                <w:szCs w:val="18"/>
              </w:rPr>
            </w:pPr>
            <w:r w:rsidRPr="00DC559D">
              <w:rPr>
                <w:sz w:val="18"/>
                <w:szCs w:val="18"/>
              </w:rPr>
              <w:t>Text</w:t>
            </w:r>
          </w:p>
        </w:tc>
        <w:tc>
          <w:tcPr>
            <w:tcW w:w="1290" w:type="pct"/>
          </w:tcPr>
          <w:p w14:paraId="6826C978" w14:textId="77777777" w:rsidR="002021F1" w:rsidRPr="00DC559D" w:rsidRDefault="002021F1" w:rsidP="002021F1">
            <w:pPr>
              <w:spacing w:after="120"/>
              <w:rPr>
                <w:sz w:val="18"/>
                <w:szCs w:val="18"/>
              </w:rPr>
            </w:pPr>
            <w:r w:rsidRPr="00856554">
              <w:rPr>
                <w:sz w:val="18"/>
                <w:szCs w:val="18"/>
              </w:rPr>
              <w:t>Not used for Ext Service</w:t>
            </w:r>
          </w:p>
        </w:tc>
        <w:tc>
          <w:tcPr>
            <w:tcW w:w="953" w:type="pct"/>
          </w:tcPr>
          <w:p w14:paraId="330BDE55" w14:textId="77777777" w:rsidR="002021F1" w:rsidRPr="00DC559D" w:rsidRDefault="002021F1" w:rsidP="002021F1">
            <w:pPr>
              <w:spacing w:after="120"/>
              <w:rPr>
                <w:sz w:val="18"/>
                <w:szCs w:val="18"/>
              </w:rPr>
            </w:pPr>
          </w:p>
        </w:tc>
      </w:tr>
      <w:tr w:rsidR="002021F1" w:rsidRPr="005B4766" w14:paraId="4557C2FE" w14:textId="77777777" w:rsidTr="003E2CF6">
        <w:tc>
          <w:tcPr>
            <w:tcW w:w="1004" w:type="pct"/>
          </w:tcPr>
          <w:p w14:paraId="34858357" w14:textId="77777777" w:rsidR="002021F1" w:rsidRPr="00DC559D" w:rsidRDefault="002021F1" w:rsidP="002021F1">
            <w:pPr>
              <w:spacing w:after="120"/>
              <w:rPr>
                <w:sz w:val="18"/>
                <w:szCs w:val="18"/>
              </w:rPr>
            </w:pPr>
            <w:r w:rsidRPr="00DC559D">
              <w:rPr>
                <w:sz w:val="18"/>
                <w:szCs w:val="18"/>
              </w:rPr>
              <w:t>*MDF Site</w:t>
            </w:r>
          </w:p>
        </w:tc>
        <w:tc>
          <w:tcPr>
            <w:tcW w:w="450" w:type="pct"/>
          </w:tcPr>
          <w:p w14:paraId="010C8251" w14:textId="77777777" w:rsidR="002021F1" w:rsidRPr="00DC559D" w:rsidRDefault="002021F1" w:rsidP="002021F1">
            <w:pPr>
              <w:spacing w:after="120"/>
              <w:rPr>
                <w:sz w:val="18"/>
                <w:szCs w:val="18"/>
              </w:rPr>
            </w:pPr>
            <w:r w:rsidRPr="00DC559D">
              <w:rPr>
                <w:sz w:val="18"/>
                <w:szCs w:val="18"/>
              </w:rPr>
              <w:t>23</w:t>
            </w:r>
          </w:p>
        </w:tc>
        <w:tc>
          <w:tcPr>
            <w:tcW w:w="599" w:type="pct"/>
          </w:tcPr>
          <w:p w14:paraId="57F00B81" w14:textId="77777777" w:rsidR="002021F1" w:rsidRPr="00DC559D" w:rsidRDefault="002021F1" w:rsidP="002021F1">
            <w:pPr>
              <w:spacing w:after="120"/>
              <w:rPr>
                <w:sz w:val="18"/>
                <w:szCs w:val="18"/>
              </w:rPr>
            </w:pPr>
            <w:r w:rsidRPr="00DC559D">
              <w:rPr>
                <w:sz w:val="18"/>
                <w:szCs w:val="18"/>
              </w:rPr>
              <w:t>20</w:t>
            </w:r>
          </w:p>
        </w:tc>
        <w:tc>
          <w:tcPr>
            <w:tcW w:w="703" w:type="pct"/>
          </w:tcPr>
          <w:p w14:paraId="2EF648E7" w14:textId="77777777" w:rsidR="002021F1" w:rsidRPr="00DC559D" w:rsidRDefault="002021F1" w:rsidP="002021F1">
            <w:pPr>
              <w:spacing w:after="120"/>
              <w:rPr>
                <w:sz w:val="18"/>
                <w:szCs w:val="18"/>
              </w:rPr>
            </w:pPr>
            <w:r w:rsidRPr="00DC559D">
              <w:rPr>
                <w:sz w:val="18"/>
                <w:szCs w:val="18"/>
              </w:rPr>
              <w:t>Text</w:t>
            </w:r>
          </w:p>
        </w:tc>
        <w:tc>
          <w:tcPr>
            <w:tcW w:w="1290" w:type="pct"/>
          </w:tcPr>
          <w:p w14:paraId="3957A095" w14:textId="77777777" w:rsidR="002021F1" w:rsidRPr="00DC559D" w:rsidRDefault="002021F1" w:rsidP="002021F1">
            <w:pPr>
              <w:spacing w:after="120"/>
              <w:rPr>
                <w:sz w:val="18"/>
                <w:szCs w:val="18"/>
              </w:rPr>
            </w:pPr>
            <w:r w:rsidRPr="00856554">
              <w:rPr>
                <w:sz w:val="18"/>
                <w:szCs w:val="18"/>
              </w:rPr>
              <w:t>Not used for Ext Service</w:t>
            </w:r>
          </w:p>
        </w:tc>
        <w:tc>
          <w:tcPr>
            <w:tcW w:w="953" w:type="pct"/>
          </w:tcPr>
          <w:p w14:paraId="71B845B9" w14:textId="77777777" w:rsidR="002021F1" w:rsidRPr="00DC559D" w:rsidRDefault="002021F1" w:rsidP="002021F1">
            <w:pPr>
              <w:spacing w:after="120"/>
              <w:rPr>
                <w:sz w:val="18"/>
                <w:szCs w:val="18"/>
              </w:rPr>
            </w:pPr>
          </w:p>
        </w:tc>
      </w:tr>
      <w:tr w:rsidR="002021F1" w:rsidRPr="005B4766" w14:paraId="200A4FA2" w14:textId="77777777" w:rsidTr="003E2CF6">
        <w:tc>
          <w:tcPr>
            <w:tcW w:w="1004" w:type="pct"/>
          </w:tcPr>
          <w:p w14:paraId="52E05C9E" w14:textId="77777777" w:rsidR="002021F1" w:rsidRPr="00DC559D" w:rsidRDefault="002021F1" w:rsidP="002021F1">
            <w:pPr>
              <w:spacing w:after="120"/>
              <w:rPr>
                <w:sz w:val="18"/>
                <w:szCs w:val="18"/>
              </w:rPr>
            </w:pPr>
            <w:r w:rsidRPr="00DC559D">
              <w:rPr>
                <w:sz w:val="18"/>
                <w:szCs w:val="18"/>
              </w:rPr>
              <w:t>*Room ID</w:t>
            </w:r>
          </w:p>
        </w:tc>
        <w:tc>
          <w:tcPr>
            <w:tcW w:w="450" w:type="pct"/>
          </w:tcPr>
          <w:p w14:paraId="044E0B25" w14:textId="77777777" w:rsidR="002021F1" w:rsidRPr="00DC559D" w:rsidRDefault="002021F1" w:rsidP="002021F1">
            <w:pPr>
              <w:spacing w:after="120"/>
              <w:rPr>
                <w:sz w:val="18"/>
                <w:szCs w:val="18"/>
              </w:rPr>
            </w:pPr>
            <w:r w:rsidRPr="00DC559D">
              <w:rPr>
                <w:sz w:val="18"/>
                <w:szCs w:val="18"/>
              </w:rPr>
              <w:t>24</w:t>
            </w:r>
          </w:p>
        </w:tc>
        <w:tc>
          <w:tcPr>
            <w:tcW w:w="599" w:type="pct"/>
          </w:tcPr>
          <w:p w14:paraId="410E3394" w14:textId="77777777" w:rsidR="002021F1" w:rsidRPr="00DC559D" w:rsidRDefault="002021F1" w:rsidP="002021F1">
            <w:pPr>
              <w:spacing w:after="120"/>
              <w:rPr>
                <w:sz w:val="18"/>
                <w:szCs w:val="18"/>
              </w:rPr>
            </w:pPr>
            <w:r w:rsidRPr="00DC559D">
              <w:rPr>
                <w:sz w:val="18"/>
                <w:szCs w:val="18"/>
              </w:rPr>
              <w:t>20</w:t>
            </w:r>
          </w:p>
        </w:tc>
        <w:tc>
          <w:tcPr>
            <w:tcW w:w="703" w:type="pct"/>
          </w:tcPr>
          <w:p w14:paraId="58DD83E4" w14:textId="77777777" w:rsidR="002021F1" w:rsidRPr="00DC559D" w:rsidRDefault="002021F1" w:rsidP="002021F1">
            <w:pPr>
              <w:spacing w:after="120"/>
              <w:rPr>
                <w:sz w:val="18"/>
                <w:szCs w:val="18"/>
              </w:rPr>
            </w:pPr>
            <w:r w:rsidRPr="00DC559D">
              <w:rPr>
                <w:sz w:val="18"/>
                <w:szCs w:val="18"/>
              </w:rPr>
              <w:t>Text</w:t>
            </w:r>
          </w:p>
        </w:tc>
        <w:tc>
          <w:tcPr>
            <w:tcW w:w="1290" w:type="pct"/>
          </w:tcPr>
          <w:p w14:paraId="45199479" w14:textId="77777777" w:rsidR="002021F1" w:rsidRPr="00DC559D" w:rsidRDefault="002021F1" w:rsidP="002021F1">
            <w:pPr>
              <w:spacing w:after="120"/>
              <w:rPr>
                <w:sz w:val="18"/>
                <w:szCs w:val="18"/>
              </w:rPr>
            </w:pPr>
            <w:r w:rsidRPr="00856554">
              <w:rPr>
                <w:sz w:val="18"/>
                <w:szCs w:val="18"/>
              </w:rPr>
              <w:t>Not used for Ext Service</w:t>
            </w:r>
          </w:p>
        </w:tc>
        <w:tc>
          <w:tcPr>
            <w:tcW w:w="953" w:type="pct"/>
          </w:tcPr>
          <w:p w14:paraId="0161CD36" w14:textId="77777777" w:rsidR="002021F1" w:rsidRPr="00DC559D" w:rsidRDefault="002021F1" w:rsidP="002021F1">
            <w:pPr>
              <w:spacing w:after="120"/>
              <w:rPr>
                <w:sz w:val="18"/>
                <w:szCs w:val="18"/>
              </w:rPr>
            </w:pPr>
          </w:p>
        </w:tc>
      </w:tr>
      <w:tr w:rsidR="002021F1" w:rsidRPr="005B4766" w14:paraId="1DDABB6F" w14:textId="77777777" w:rsidTr="003E2CF6">
        <w:tc>
          <w:tcPr>
            <w:tcW w:w="1004" w:type="pct"/>
          </w:tcPr>
          <w:p w14:paraId="469DCA7A" w14:textId="77777777" w:rsidR="002021F1" w:rsidRPr="00DC559D" w:rsidRDefault="002021F1" w:rsidP="002021F1">
            <w:pPr>
              <w:spacing w:after="120"/>
              <w:rPr>
                <w:sz w:val="18"/>
                <w:szCs w:val="18"/>
              </w:rPr>
            </w:pPr>
            <w:r w:rsidRPr="00DC559D">
              <w:rPr>
                <w:sz w:val="18"/>
                <w:szCs w:val="18"/>
              </w:rPr>
              <w:t>*Service ID</w:t>
            </w:r>
          </w:p>
        </w:tc>
        <w:tc>
          <w:tcPr>
            <w:tcW w:w="450" w:type="pct"/>
          </w:tcPr>
          <w:p w14:paraId="2E6D7A62" w14:textId="77777777" w:rsidR="002021F1" w:rsidRPr="00DC559D" w:rsidRDefault="002021F1" w:rsidP="002021F1">
            <w:pPr>
              <w:spacing w:after="120"/>
              <w:rPr>
                <w:sz w:val="18"/>
                <w:szCs w:val="18"/>
              </w:rPr>
            </w:pPr>
            <w:r w:rsidRPr="00DC559D">
              <w:rPr>
                <w:sz w:val="18"/>
                <w:szCs w:val="18"/>
              </w:rPr>
              <w:t>25</w:t>
            </w:r>
          </w:p>
        </w:tc>
        <w:tc>
          <w:tcPr>
            <w:tcW w:w="599" w:type="pct"/>
          </w:tcPr>
          <w:p w14:paraId="38FCCB7B" w14:textId="77777777" w:rsidR="002021F1" w:rsidRPr="00DC559D" w:rsidRDefault="002021F1" w:rsidP="002021F1">
            <w:pPr>
              <w:spacing w:after="120"/>
              <w:rPr>
                <w:sz w:val="18"/>
                <w:szCs w:val="18"/>
              </w:rPr>
            </w:pPr>
            <w:r>
              <w:rPr>
                <w:sz w:val="18"/>
                <w:szCs w:val="18"/>
              </w:rPr>
              <w:t>40</w:t>
            </w:r>
          </w:p>
        </w:tc>
        <w:tc>
          <w:tcPr>
            <w:tcW w:w="703" w:type="pct"/>
          </w:tcPr>
          <w:p w14:paraId="55170B45" w14:textId="77777777" w:rsidR="002021F1" w:rsidRPr="00DC559D" w:rsidRDefault="002021F1" w:rsidP="002021F1">
            <w:pPr>
              <w:spacing w:after="120"/>
              <w:rPr>
                <w:sz w:val="18"/>
                <w:szCs w:val="18"/>
              </w:rPr>
            </w:pPr>
            <w:r w:rsidRPr="00DC559D">
              <w:rPr>
                <w:sz w:val="18"/>
                <w:szCs w:val="18"/>
              </w:rPr>
              <w:t>Text</w:t>
            </w:r>
          </w:p>
        </w:tc>
        <w:tc>
          <w:tcPr>
            <w:tcW w:w="1290" w:type="pct"/>
          </w:tcPr>
          <w:p w14:paraId="70182AE2" w14:textId="77777777" w:rsidR="002021F1" w:rsidRPr="00DC559D" w:rsidRDefault="002021F1" w:rsidP="002021F1">
            <w:pPr>
              <w:spacing w:after="120"/>
              <w:rPr>
                <w:sz w:val="18"/>
                <w:szCs w:val="18"/>
              </w:rPr>
            </w:pPr>
            <w:r w:rsidRPr="00856554">
              <w:rPr>
                <w:sz w:val="18"/>
                <w:szCs w:val="18"/>
              </w:rPr>
              <w:t>Not used for Ext Service</w:t>
            </w:r>
          </w:p>
        </w:tc>
        <w:tc>
          <w:tcPr>
            <w:tcW w:w="953" w:type="pct"/>
          </w:tcPr>
          <w:p w14:paraId="6A32119E" w14:textId="77777777" w:rsidR="002021F1" w:rsidRPr="00DC559D" w:rsidRDefault="002021F1" w:rsidP="002021F1">
            <w:pPr>
              <w:spacing w:after="120"/>
              <w:rPr>
                <w:sz w:val="18"/>
                <w:szCs w:val="18"/>
              </w:rPr>
            </w:pPr>
          </w:p>
        </w:tc>
      </w:tr>
      <w:tr w:rsidR="002021F1" w:rsidRPr="005B4766" w14:paraId="5A817965" w14:textId="77777777" w:rsidTr="003E2CF6">
        <w:tc>
          <w:tcPr>
            <w:tcW w:w="1004" w:type="pct"/>
          </w:tcPr>
          <w:p w14:paraId="6B554D6A" w14:textId="77777777" w:rsidR="002021F1" w:rsidRPr="00DC559D" w:rsidRDefault="002021F1" w:rsidP="002021F1">
            <w:pPr>
              <w:spacing w:after="120"/>
              <w:rPr>
                <w:sz w:val="18"/>
                <w:szCs w:val="18"/>
              </w:rPr>
            </w:pPr>
            <w:r w:rsidRPr="00DC559D">
              <w:rPr>
                <w:sz w:val="18"/>
                <w:szCs w:val="18"/>
              </w:rPr>
              <w:t>*Event Class</w:t>
            </w:r>
          </w:p>
        </w:tc>
        <w:tc>
          <w:tcPr>
            <w:tcW w:w="450" w:type="pct"/>
          </w:tcPr>
          <w:p w14:paraId="4287CF46" w14:textId="77777777" w:rsidR="002021F1" w:rsidRPr="00DC559D" w:rsidRDefault="002021F1" w:rsidP="002021F1">
            <w:pPr>
              <w:spacing w:after="120"/>
              <w:rPr>
                <w:sz w:val="18"/>
                <w:szCs w:val="18"/>
              </w:rPr>
            </w:pPr>
            <w:r w:rsidRPr="00DC559D">
              <w:rPr>
                <w:sz w:val="18"/>
                <w:szCs w:val="18"/>
              </w:rPr>
              <w:t>26</w:t>
            </w:r>
          </w:p>
        </w:tc>
        <w:tc>
          <w:tcPr>
            <w:tcW w:w="599" w:type="pct"/>
          </w:tcPr>
          <w:p w14:paraId="6F277C54" w14:textId="77777777" w:rsidR="002021F1" w:rsidRPr="00DC559D" w:rsidRDefault="002021F1" w:rsidP="002021F1">
            <w:pPr>
              <w:spacing w:after="120"/>
              <w:rPr>
                <w:sz w:val="18"/>
                <w:szCs w:val="18"/>
              </w:rPr>
            </w:pPr>
            <w:r>
              <w:rPr>
                <w:sz w:val="18"/>
                <w:szCs w:val="18"/>
              </w:rPr>
              <w:t>40</w:t>
            </w:r>
          </w:p>
        </w:tc>
        <w:tc>
          <w:tcPr>
            <w:tcW w:w="703" w:type="pct"/>
          </w:tcPr>
          <w:p w14:paraId="58D9A2CB" w14:textId="77777777" w:rsidR="002021F1" w:rsidRPr="00DC559D" w:rsidRDefault="002021F1" w:rsidP="002021F1">
            <w:pPr>
              <w:spacing w:after="120"/>
              <w:rPr>
                <w:sz w:val="18"/>
                <w:szCs w:val="18"/>
              </w:rPr>
            </w:pPr>
            <w:r w:rsidRPr="00DC559D">
              <w:rPr>
                <w:sz w:val="18"/>
                <w:szCs w:val="18"/>
              </w:rPr>
              <w:t>Text</w:t>
            </w:r>
          </w:p>
        </w:tc>
        <w:tc>
          <w:tcPr>
            <w:tcW w:w="1290" w:type="pct"/>
          </w:tcPr>
          <w:p w14:paraId="30471E63" w14:textId="77777777" w:rsidR="002021F1" w:rsidRPr="00DC559D" w:rsidRDefault="002021F1" w:rsidP="002021F1">
            <w:pPr>
              <w:spacing w:after="120"/>
              <w:rPr>
                <w:sz w:val="18"/>
                <w:szCs w:val="18"/>
              </w:rPr>
            </w:pPr>
            <w:r w:rsidRPr="00856554">
              <w:rPr>
                <w:sz w:val="18"/>
                <w:szCs w:val="18"/>
              </w:rPr>
              <w:t>Not used for Ext Service</w:t>
            </w:r>
          </w:p>
        </w:tc>
        <w:tc>
          <w:tcPr>
            <w:tcW w:w="953" w:type="pct"/>
          </w:tcPr>
          <w:p w14:paraId="3365913C" w14:textId="77777777" w:rsidR="002021F1" w:rsidRPr="00DC559D" w:rsidRDefault="002021F1" w:rsidP="002021F1">
            <w:pPr>
              <w:spacing w:after="120"/>
              <w:rPr>
                <w:sz w:val="18"/>
                <w:szCs w:val="18"/>
              </w:rPr>
            </w:pPr>
          </w:p>
        </w:tc>
      </w:tr>
      <w:tr w:rsidR="002021F1" w:rsidRPr="005B4766" w14:paraId="2FCF0950" w14:textId="77777777" w:rsidTr="003E2CF6">
        <w:tc>
          <w:tcPr>
            <w:tcW w:w="1004" w:type="pct"/>
          </w:tcPr>
          <w:p w14:paraId="341B0649" w14:textId="77777777" w:rsidR="002021F1" w:rsidRPr="00DC559D" w:rsidRDefault="002021F1" w:rsidP="002021F1">
            <w:pPr>
              <w:spacing w:after="120"/>
              <w:rPr>
                <w:sz w:val="18"/>
                <w:szCs w:val="18"/>
              </w:rPr>
            </w:pPr>
            <w:r w:rsidRPr="00DC559D">
              <w:rPr>
                <w:sz w:val="18"/>
                <w:szCs w:val="18"/>
              </w:rPr>
              <w:t>*Event Name</w:t>
            </w:r>
          </w:p>
        </w:tc>
        <w:tc>
          <w:tcPr>
            <w:tcW w:w="450" w:type="pct"/>
          </w:tcPr>
          <w:p w14:paraId="0BCCFC42" w14:textId="77777777" w:rsidR="002021F1" w:rsidRPr="00DC559D" w:rsidRDefault="002021F1" w:rsidP="002021F1">
            <w:pPr>
              <w:spacing w:after="120"/>
              <w:rPr>
                <w:sz w:val="18"/>
                <w:szCs w:val="18"/>
              </w:rPr>
            </w:pPr>
            <w:r w:rsidRPr="00DC559D">
              <w:rPr>
                <w:sz w:val="18"/>
                <w:szCs w:val="18"/>
              </w:rPr>
              <w:t>27</w:t>
            </w:r>
          </w:p>
        </w:tc>
        <w:tc>
          <w:tcPr>
            <w:tcW w:w="599" w:type="pct"/>
          </w:tcPr>
          <w:p w14:paraId="51F62C5E" w14:textId="77777777" w:rsidR="002021F1" w:rsidRPr="00DC559D" w:rsidRDefault="002021F1" w:rsidP="002021F1">
            <w:pPr>
              <w:spacing w:after="120"/>
              <w:rPr>
                <w:sz w:val="18"/>
                <w:szCs w:val="18"/>
              </w:rPr>
            </w:pPr>
            <w:r>
              <w:rPr>
                <w:sz w:val="18"/>
                <w:szCs w:val="18"/>
              </w:rPr>
              <w:t>40</w:t>
            </w:r>
          </w:p>
        </w:tc>
        <w:tc>
          <w:tcPr>
            <w:tcW w:w="703" w:type="pct"/>
          </w:tcPr>
          <w:p w14:paraId="6C10FB6C" w14:textId="77777777" w:rsidR="002021F1" w:rsidRPr="00DC559D" w:rsidRDefault="002021F1" w:rsidP="002021F1">
            <w:pPr>
              <w:spacing w:after="120"/>
              <w:rPr>
                <w:sz w:val="18"/>
                <w:szCs w:val="18"/>
              </w:rPr>
            </w:pPr>
            <w:r w:rsidRPr="00DC559D">
              <w:rPr>
                <w:sz w:val="18"/>
                <w:szCs w:val="18"/>
              </w:rPr>
              <w:t>Text</w:t>
            </w:r>
          </w:p>
        </w:tc>
        <w:tc>
          <w:tcPr>
            <w:tcW w:w="1290" w:type="pct"/>
          </w:tcPr>
          <w:p w14:paraId="628A3FF0" w14:textId="77777777" w:rsidR="002021F1" w:rsidRPr="00DC559D" w:rsidRDefault="002021F1" w:rsidP="002021F1">
            <w:pPr>
              <w:spacing w:after="120"/>
              <w:rPr>
                <w:sz w:val="18"/>
                <w:szCs w:val="18"/>
              </w:rPr>
            </w:pPr>
            <w:r w:rsidRPr="00856554">
              <w:rPr>
                <w:sz w:val="18"/>
                <w:szCs w:val="18"/>
              </w:rPr>
              <w:t>Not used for Ext Service</w:t>
            </w:r>
          </w:p>
        </w:tc>
        <w:tc>
          <w:tcPr>
            <w:tcW w:w="953" w:type="pct"/>
          </w:tcPr>
          <w:p w14:paraId="6CC3D4FE" w14:textId="77777777" w:rsidR="002021F1" w:rsidRPr="00DC559D" w:rsidRDefault="002021F1" w:rsidP="002021F1">
            <w:pPr>
              <w:spacing w:after="120"/>
              <w:rPr>
                <w:sz w:val="18"/>
                <w:szCs w:val="18"/>
              </w:rPr>
            </w:pPr>
          </w:p>
        </w:tc>
      </w:tr>
      <w:tr w:rsidR="002021F1" w:rsidRPr="005B4766" w14:paraId="3A485C2F" w14:textId="77777777" w:rsidTr="003E2CF6">
        <w:tc>
          <w:tcPr>
            <w:tcW w:w="1004" w:type="pct"/>
          </w:tcPr>
          <w:p w14:paraId="34A5116A" w14:textId="77777777" w:rsidR="002021F1" w:rsidRPr="00DC559D" w:rsidRDefault="002021F1" w:rsidP="002021F1">
            <w:pPr>
              <w:spacing w:after="120"/>
              <w:rPr>
                <w:sz w:val="18"/>
                <w:szCs w:val="18"/>
              </w:rPr>
            </w:pPr>
            <w:r w:rsidRPr="00DC559D">
              <w:rPr>
                <w:sz w:val="18"/>
                <w:szCs w:val="18"/>
              </w:rPr>
              <w:t>*CBUK reference number</w:t>
            </w:r>
          </w:p>
        </w:tc>
        <w:tc>
          <w:tcPr>
            <w:tcW w:w="450" w:type="pct"/>
          </w:tcPr>
          <w:p w14:paraId="3B99D0B2" w14:textId="77777777" w:rsidR="002021F1" w:rsidRPr="00DC559D" w:rsidRDefault="002021F1" w:rsidP="002021F1">
            <w:pPr>
              <w:spacing w:after="120"/>
              <w:rPr>
                <w:sz w:val="18"/>
                <w:szCs w:val="18"/>
              </w:rPr>
            </w:pPr>
            <w:r w:rsidRPr="00DC559D">
              <w:rPr>
                <w:sz w:val="18"/>
                <w:szCs w:val="18"/>
              </w:rPr>
              <w:t>28</w:t>
            </w:r>
          </w:p>
        </w:tc>
        <w:tc>
          <w:tcPr>
            <w:tcW w:w="599" w:type="pct"/>
          </w:tcPr>
          <w:p w14:paraId="16E8178E" w14:textId="77777777" w:rsidR="002021F1" w:rsidRPr="00DC559D" w:rsidRDefault="002021F1" w:rsidP="002021F1">
            <w:pPr>
              <w:spacing w:after="120"/>
              <w:rPr>
                <w:sz w:val="18"/>
                <w:szCs w:val="18"/>
              </w:rPr>
            </w:pPr>
            <w:r w:rsidRPr="00DC559D">
              <w:rPr>
                <w:sz w:val="18"/>
                <w:szCs w:val="18"/>
              </w:rPr>
              <w:t>20</w:t>
            </w:r>
          </w:p>
        </w:tc>
        <w:tc>
          <w:tcPr>
            <w:tcW w:w="703" w:type="pct"/>
          </w:tcPr>
          <w:p w14:paraId="60DC62B9" w14:textId="77777777" w:rsidR="002021F1" w:rsidRPr="00DC559D" w:rsidRDefault="002021F1" w:rsidP="002021F1">
            <w:pPr>
              <w:spacing w:after="120"/>
              <w:rPr>
                <w:sz w:val="18"/>
                <w:szCs w:val="18"/>
              </w:rPr>
            </w:pPr>
            <w:r w:rsidRPr="00DC559D">
              <w:rPr>
                <w:sz w:val="18"/>
                <w:szCs w:val="18"/>
              </w:rPr>
              <w:t>Text</w:t>
            </w:r>
          </w:p>
        </w:tc>
        <w:tc>
          <w:tcPr>
            <w:tcW w:w="1290" w:type="pct"/>
          </w:tcPr>
          <w:p w14:paraId="01C43FA2" w14:textId="77777777" w:rsidR="002021F1" w:rsidRPr="00DC559D" w:rsidRDefault="002021F1" w:rsidP="002021F1">
            <w:pPr>
              <w:spacing w:after="120"/>
              <w:rPr>
                <w:sz w:val="18"/>
                <w:szCs w:val="18"/>
              </w:rPr>
            </w:pPr>
            <w:r w:rsidRPr="00396E05">
              <w:rPr>
                <w:sz w:val="18"/>
                <w:szCs w:val="18"/>
              </w:rPr>
              <w:t>Not used for Ext Service</w:t>
            </w:r>
          </w:p>
        </w:tc>
        <w:tc>
          <w:tcPr>
            <w:tcW w:w="953" w:type="pct"/>
          </w:tcPr>
          <w:p w14:paraId="60C9D6F5" w14:textId="77777777" w:rsidR="002021F1" w:rsidRPr="00DC559D" w:rsidRDefault="002021F1" w:rsidP="002021F1">
            <w:pPr>
              <w:spacing w:after="120"/>
              <w:rPr>
                <w:sz w:val="18"/>
                <w:szCs w:val="18"/>
              </w:rPr>
            </w:pPr>
          </w:p>
        </w:tc>
      </w:tr>
      <w:tr w:rsidR="002021F1" w:rsidRPr="005B4766" w14:paraId="40FBF8DB" w14:textId="77777777" w:rsidTr="003E2CF6">
        <w:tc>
          <w:tcPr>
            <w:tcW w:w="1004" w:type="pct"/>
          </w:tcPr>
          <w:p w14:paraId="05054621" w14:textId="77777777" w:rsidR="002021F1" w:rsidRPr="00DC559D" w:rsidRDefault="002021F1" w:rsidP="002021F1">
            <w:pPr>
              <w:spacing w:after="120"/>
              <w:rPr>
                <w:sz w:val="18"/>
                <w:szCs w:val="18"/>
              </w:rPr>
            </w:pPr>
            <w:r w:rsidRPr="00DC559D">
              <w:rPr>
                <w:sz w:val="18"/>
                <w:szCs w:val="18"/>
              </w:rPr>
              <w:t>*CLI</w:t>
            </w:r>
          </w:p>
        </w:tc>
        <w:tc>
          <w:tcPr>
            <w:tcW w:w="450" w:type="pct"/>
          </w:tcPr>
          <w:p w14:paraId="3660054E" w14:textId="77777777" w:rsidR="002021F1" w:rsidRPr="00DC559D" w:rsidRDefault="002021F1" w:rsidP="002021F1">
            <w:pPr>
              <w:spacing w:after="120"/>
              <w:rPr>
                <w:sz w:val="18"/>
                <w:szCs w:val="18"/>
              </w:rPr>
            </w:pPr>
            <w:r w:rsidRPr="00DC559D">
              <w:rPr>
                <w:sz w:val="18"/>
                <w:szCs w:val="18"/>
              </w:rPr>
              <w:t>29</w:t>
            </w:r>
          </w:p>
        </w:tc>
        <w:tc>
          <w:tcPr>
            <w:tcW w:w="599" w:type="pct"/>
          </w:tcPr>
          <w:p w14:paraId="1CB84659" w14:textId="77777777" w:rsidR="002021F1" w:rsidRPr="00DC559D" w:rsidRDefault="002021F1" w:rsidP="002021F1">
            <w:pPr>
              <w:spacing w:after="120"/>
              <w:rPr>
                <w:sz w:val="18"/>
                <w:szCs w:val="18"/>
              </w:rPr>
            </w:pPr>
            <w:r w:rsidRPr="00DC559D">
              <w:rPr>
                <w:sz w:val="18"/>
                <w:szCs w:val="18"/>
              </w:rPr>
              <w:t>20</w:t>
            </w:r>
          </w:p>
        </w:tc>
        <w:tc>
          <w:tcPr>
            <w:tcW w:w="703" w:type="pct"/>
          </w:tcPr>
          <w:p w14:paraId="646F82F8" w14:textId="77777777" w:rsidR="002021F1" w:rsidRPr="00DC559D" w:rsidRDefault="002021F1" w:rsidP="002021F1">
            <w:pPr>
              <w:spacing w:after="120"/>
              <w:rPr>
                <w:sz w:val="18"/>
                <w:szCs w:val="18"/>
              </w:rPr>
            </w:pPr>
            <w:r w:rsidRPr="00DC559D">
              <w:rPr>
                <w:sz w:val="18"/>
                <w:szCs w:val="18"/>
              </w:rPr>
              <w:t>Text</w:t>
            </w:r>
          </w:p>
        </w:tc>
        <w:tc>
          <w:tcPr>
            <w:tcW w:w="1290" w:type="pct"/>
          </w:tcPr>
          <w:p w14:paraId="25005E9A" w14:textId="77777777" w:rsidR="002021F1" w:rsidRPr="00DC559D" w:rsidRDefault="002021F1" w:rsidP="002021F1">
            <w:pPr>
              <w:spacing w:after="120"/>
              <w:rPr>
                <w:sz w:val="18"/>
                <w:szCs w:val="18"/>
              </w:rPr>
            </w:pPr>
            <w:r w:rsidRPr="00396E05">
              <w:rPr>
                <w:sz w:val="18"/>
                <w:szCs w:val="18"/>
              </w:rPr>
              <w:t>Not used for Ext Service</w:t>
            </w:r>
          </w:p>
        </w:tc>
        <w:tc>
          <w:tcPr>
            <w:tcW w:w="953" w:type="pct"/>
          </w:tcPr>
          <w:p w14:paraId="1A3A131D" w14:textId="77777777" w:rsidR="002021F1" w:rsidRPr="00DC559D" w:rsidRDefault="002021F1" w:rsidP="002021F1">
            <w:pPr>
              <w:spacing w:after="120"/>
              <w:rPr>
                <w:sz w:val="18"/>
                <w:szCs w:val="18"/>
              </w:rPr>
            </w:pPr>
          </w:p>
        </w:tc>
      </w:tr>
      <w:tr w:rsidR="002021F1" w:rsidRPr="005B4766" w14:paraId="49DFB9A7" w14:textId="77777777" w:rsidTr="003E2CF6">
        <w:trPr>
          <w:trHeight w:val="299"/>
        </w:trPr>
        <w:tc>
          <w:tcPr>
            <w:tcW w:w="1004" w:type="pct"/>
          </w:tcPr>
          <w:p w14:paraId="1D86C1AD" w14:textId="77777777" w:rsidR="002021F1" w:rsidRPr="00DC559D" w:rsidRDefault="002021F1" w:rsidP="002021F1">
            <w:pPr>
              <w:spacing w:after="120"/>
              <w:rPr>
                <w:sz w:val="18"/>
                <w:szCs w:val="18"/>
              </w:rPr>
            </w:pPr>
            <w:r w:rsidRPr="00DC559D">
              <w:rPr>
                <w:sz w:val="18"/>
                <w:szCs w:val="18"/>
              </w:rPr>
              <w:t>*MAC code</w:t>
            </w:r>
          </w:p>
        </w:tc>
        <w:tc>
          <w:tcPr>
            <w:tcW w:w="450" w:type="pct"/>
          </w:tcPr>
          <w:p w14:paraId="55C0D4B3" w14:textId="77777777" w:rsidR="002021F1" w:rsidRPr="00DC559D" w:rsidRDefault="002021F1" w:rsidP="002021F1">
            <w:pPr>
              <w:spacing w:after="120"/>
              <w:rPr>
                <w:sz w:val="18"/>
                <w:szCs w:val="18"/>
              </w:rPr>
            </w:pPr>
            <w:r w:rsidRPr="00DC559D">
              <w:rPr>
                <w:sz w:val="18"/>
                <w:szCs w:val="18"/>
              </w:rPr>
              <w:t>30</w:t>
            </w:r>
          </w:p>
        </w:tc>
        <w:tc>
          <w:tcPr>
            <w:tcW w:w="599" w:type="pct"/>
          </w:tcPr>
          <w:p w14:paraId="61ACC279" w14:textId="77777777" w:rsidR="002021F1" w:rsidRPr="00DC559D" w:rsidRDefault="002021F1" w:rsidP="002021F1">
            <w:pPr>
              <w:spacing w:after="120"/>
              <w:rPr>
                <w:sz w:val="18"/>
                <w:szCs w:val="18"/>
              </w:rPr>
            </w:pPr>
            <w:r w:rsidRPr="00DC559D">
              <w:rPr>
                <w:sz w:val="18"/>
                <w:szCs w:val="18"/>
              </w:rPr>
              <w:t>20</w:t>
            </w:r>
          </w:p>
        </w:tc>
        <w:tc>
          <w:tcPr>
            <w:tcW w:w="703" w:type="pct"/>
          </w:tcPr>
          <w:p w14:paraId="3BAD87EE" w14:textId="77777777" w:rsidR="002021F1" w:rsidRPr="00DC559D" w:rsidRDefault="002021F1" w:rsidP="002021F1">
            <w:pPr>
              <w:spacing w:after="120"/>
              <w:rPr>
                <w:sz w:val="18"/>
                <w:szCs w:val="18"/>
              </w:rPr>
            </w:pPr>
            <w:r w:rsidRPr="00DC559D">
              <w:rPr>
                <w:sz w:val="18"/>
                <w:szCs w:val="18"/>
              </w:rPr>
              <w:t>Text</w:t>
            </w:r>
          </w:p>
        </w:tc>
        <w:tc>
          <w:tcPr>
            <w:tcW w:w="1290" w:type="pct"/>
          </w:tcPr>
          <w:p w14:paraId="0B44857D" w14:textId="77777777" w:rsidR="002021F1" w:rsidRPr="00DC559D" w:rsidRDefault="002021F1" w:rsidP="002021F1">
            <w:pPr>
              <w:spacing w:after="120"/>
              <w:rPr>
                <w:sz w:val="18"/>
                <w:szCs w:val="18"/>
              </w:rPr>
            </w:pPr>
            <w:r w:rsidRPr="00396E05">
              <w:rPr>
                <w:sz w:val="18"/>
                <w:szCs w:val="18"/>
              </w:rPr>
              <w:t>Not used for Ext Service</w:t>
            </w:r>
          </w:p>
        </w:tc>
        <w:tc>
          <w:tcPr>
            <w:tcW w:w="953" w:type="pct"/>
          </w:tcPr>
          <w:p w14:paraId="5EC1BF96" w14:textId="77777777" w:rsidR="002021F1" w:rsidRPr="00DC559D" w:rsidRDefault="002021F1" w:rsidP="002021F1">
            <w:pPr>
              <w:spacing w:after="120"/>
              <w:rPr>
                <w:sz w:val="18"/>
                <w:szCs w:val="18"/>
              </w:rPr>
            </w:pPr>
          </w:p>
        </w:tc>
      </w:tr>
      <w:tr w:rsidR="002021F1" w:rsidRPr="005B4766" w14:paraId="2139A81E" w14:textId="77777777" w:rsidTr="003E2CF6">
        <w:tc>
          <w:tcPr>
            <w:tcW w:w="1004" w:type="pct"/>
          </w:tcPr>
          <w:p w14:paraId="26E2258B" w14:textId="77777777" w:rsidR="002021F1" w:rsidRPr="00DC559D" w:rsidRDefault="002021F1" w:rsidP="004707E5">
            <w:pPr>
              <w:spacing w:after="120"/>
              <w:rPr>
                <w:sz w:val="18"/>
                <w:szCs w:val="18"/>
              </w:rPr>
            </w:pPr>
            <w:r w:rsidRPr="00DC559D">
              <w:rPr>
                <w:sz w:val="18"/>
                <w:szCs w:val="18"/>
              </w:rPr>
              <w:t>*</w:t>
            </w:r>
            <w:r w:rsidR="00057FEB" w:rsidRPr="00583571">
              <w:rPr>
                <w:sz w:val="18"/>
                <w:szCs w:val="18"/>
              </w:rPr>
              <w:t>Invoice Id</w:t>
            </w:r>
          </w:p>
        </w:tc>
        <w:tc>
          <w:tcPr>
            <w:tcW w:w="450" w:type="pct"/>
          </w:tcPr>
          <w:p w14:paraId="4CC71239" w14:textId="77777777" w:rsidR="002021F1" w:rsidRPr="00DC559D" w:rsidRDefault="002021F1" w:rsidP="002021F1">
            <w:pPr>
              <w:spacing w:after="120"/>
              <w:rPr>
                <w:sz w:val="18"/>
                <w:szCs w:val="18"/>
              </w:rPr>
            </w:pPr>
            <w:r w:rsidRPr="00DC559D">
              <w:rPr>
                <w:sz w:val="18"/>
                <w:szCs w:val="18"/>
              </w:rPr>
              <w:t>31</w:t>
            </w:r>
          </w:p>
        </w:tc>
        <w:tc>
          <w:tcPr>
            <w:tcW w:w="599" w:type="pct"/>
          </w:tcPr>
          <w:p w14:paraId="0C12EE8D" w14:textId="77777777" w:rsidR="002021F1" w:rsidRPr="00DC559D" w:rsidRDefault="002021F1" w:rsidP="004707E5">
            <w:pPr>
              <w:spacing w:after="120"/>
              <w:rPr>
                <w:sz w:val="18"/>
                <w:szCs w:val="18"/>
              </w:rPr>
            </w:pPr>
            <w:r w:rsidRPr="00DC559D">
              <w:rPr>
                <w:sz w:val="18"/>
                <w:szCs w:val="18"/>
              </w:rPr>
              <w:t>2</w:t>
            </w:r>
            <w:r w:rsidR="00057FEB">
              <w:rPr>
                <w:sz w:val="18"/>
                <w:szCs w:val="18"/>
              </w:rPr>
              <w:t>500</w:t>
            </w:r>
          </w:p>
        </w:tc>
        <w:tc>
          <w:tcPr>
            <w:tcW w:w="703" w:type="pct"/>
          </w:tcPr>
          <w:p w14:paraId="4D564288" w14:textId="77777777" w:rsidR="002021F1" w:rsidRPr="00DC559D" w:rsidRDefault="002021F1" w:rsidP="002021F1">
            <w:pPr>
              <w:spacing w:after="120"/>
              <w:rPr>
                <w:sz w:val="18"/>
                <w:szCs w:val="18"/>
              </w:rPr>
            </w:pPr>
            <w:r w:rsidRPr="00DC559D">
              <w:rPr>
                <w:sz w:val="18"/>
                <w:szCs w:val="18"/>
              </w:rPr>
              <w:t>Text</w:t>
            </w:r>
          </w:p>
        </w:tc>
        <w:tc>
          <w:tcPr>
            <w:tcW w:w="1290" w:type="pct"/>
          </w:tcPr>
          <w:p w14:paraId="014334CD" w14:textId="77777777" w:rsidR="00A05B11" w:rsidRDefault="00A05B11" w:rsidP="00AA6268">
            <w:pPr>
              <w:spacing w:after="120"/>
              <w:rPr>
                <w:rFonts w:ascii="Calibri" w:hAnsi="Calibri"/>
                <w:color w:val="000000"/>
                <w:sz w:val="22"/>
                <w:szCs w:val="22"/>
              </w:rPr>
            </w:pPr>
            <w:r>
              <w:rPr>
                <w:rFonts w:cs="Arial"/>
                <w:sz w:val="18"/>
                <w:szCs w:val="18"/>
              </w:rPr>
              <w:t>e.g.</w:t>
            </w:r>
            <w:r>
              <w:rPr>
                <w:rFonts w:ascii="Calibri" w:hAnsi="Calibri"/>
                <w:color w:val="000000"/>
                <w:sz w:val="22"/>
                <w:szCs w:val="22"/>
              </w:rPr>
              <w:t>GM00000023 M001 1/GM00000023 M002 1</w:t>
            </w:r>
          </w:p>
          <w:p w14:paraId="0A4D4457" w14:textId="77777777" w:rsidR="002021F1" w:rsidRPr="00D70202" w:rsidRDefault="00A05B11" w:rsidP="002021F1">
            <w:pPr>
              <w:spacing w:after="120"/>
              <w:rPr>
                <w:rFonts w:cs="Arial"/>
                <w:sz w:val="18"/>
                <w:szCs w:val="18"/>
              </w:rPr>
            </w:pPr>
            <w:r>
              <w:rPr>
                <w:rFonts w:ascii="Calibri" w:hAnsi="Calibri"/>
                <w:color w:val="000000"/>
                <w:sz w:val="22"/>
                <w:szCs w:val="22"/>
              </w:rPr>
              <w:t>etc..</w:t>
            </w:r>
          </w:p>
        </w:tc>
        <w:tc>
          <w:tcPr>
            <w:tcW w:w="953" w:type="pct"/>
          </w:tcPr>
          <w:p w14:paraId="514362FF" w14:textId="77777777" w:rsidR="002021F1" w:rsidRPr="00DC559D" w:rsidRDefault="00EA4F53" w:rsidP="00A05B11">
            <w:pPr>
              <w:spacing w:after="120"/>
              <w:rPr>
                <w:sz w:val="18"/>
                <w:szCs w:val="18"/>
              </w:rPr>
            </w:pPr>
            <w:r>
              <w:rPr>
                <w:sz w:val="18"/>
                <w:szCs w:val="18"/>
              </w:rPr>
              <w:t>Invoice Id is list of invoice against which charges are reconciled.</w:t>
            </w:r>
          </w:p>
        </w:tc>
      </w:tr>
      <w:tr w:rsidR="002021F1" w:rsidRPr="005B4766" w14:paraId="211E1345" w14:textId="77777777" w:rsidTr="003E2CF6">
        <w:tc>
          <w:tcPr>
            <w:tcW w:w="1004" w:type="pct"/>
          </w:tcPr>
          <w:p w14:paraId="3BF35007" w14:textId="77777777" w:rsidR="002021F1" w:rsidRPr="00DC559D" w:rsidRDefault="002021F1" w:rsidP="002021F1">
            <w:pPr>
              <w:spacing w:after="120"/>
              <w:rPr>
                <w:sz w:val="18"/>
                <w:szCs w:val="18"/>
              </w:rPr>
            </w:pPr>
            <w:r w:rsidRPr="00DC559D">
              <w:rPr>
                <w:sz w:val="18"/>
                <w:szCs w:val="18"/>
              </w:rPr>
              <w:t>*TRC Start date time</w:t>
            </w:r>
          </w:p>
        </w:tc>
        <w:tc>
          <w:tcPr>
            <w:tcW w:w="450" w:type="pct"/>
          </w:tcPr>
          <w:p w14:paraId="0052012D" w14:textId="77777777" w:rsidR="002021F1" w:rsidRPr="00DC559D" w:rsidRDefault="002021F1" w:rsidP="002021F1">
            <w:pPr>
              <w:spacing w:after="120"/>
              <w:rPr>
                <w:sz w:val="18"/>
                <w:szCs w:val="18"/>
              </w:rPr>
            </w:pPr>
            <w:r w:rsidRPr="00DC559D">
              <w:rPr>
                <w:sz w:val="18"/>
                <w:szCs w:val="18"/>
              </w:rPr>
              <w:t>32</w:t>
            </w:r>
          </w:p>
        </w:tc>
        <w:tc>
          <w:tcPr>
            <w:tcW w:w="599" w:type="pct"/>
          </w:tcPr>
          <w:p w14:paraId="6503CCA6" w14:textId="77777777" w:rsidR="002021F1" w:rsidRPr="00DC559D" w:rsidRDefault="002021F1" w:rsidP="002021F1">
            <w:pPr>
              <w:spacing w:after="120"/>
              <w:rPr>
                <w:sz w:val="18"/>
                <w:szCs w:val="18"/>
              </w:rPr>
            </w:pPr>
          </w:p>
        </w:tc>
        <w:tc>
          <w:tcPr>
            <w:tcW w:w="703" w:type="pct"/>
          </w:tcPr>
          <w:p w14:paraId="5DCEEA13" w14:textId="77777777" w:rsidR="002021F1" w:rsidRPr="00DC559D" w:rsidRDefault="002021F1" w:rsidP="002021F1">
            <w:pPr>
              <w:spacing w:after="120"/>
              <w:rPr>
                <w:sz w:val="18"/>
                <w:szCs w:val="18"/>
              </w:rPr>
            </w:pPr>
            <w:r w:rsidRPr="00DC559D">
              <w:rPr>
                <w:sz w:val="18"/>
                <w:szCs w:val="18"/>
              </w:rPr>
              <w:t>DATE</w:t>
            </w:r>
          </w:p>
        </w:tc>
        <w:tc>
          <w:tcPr>
            <w:tcW w:w="1290" w:type="pct"/>
          </w:tcPr>
          <w:p w14:paraId="65F6C719" w14:textId="77777777" w:rsidR="002021F1" w:rsidRPr="00DC559D" w:rsidRDefault="002021F1" w:rsidP="002021F1">
            <w:pPr>
              <w:spacing w:after="120"/>
              <w:rPr>
                <w:sz w:val="18"/>
                <w:szCs w:val="18"/>
              </w:rPr>
            </w:pPr>
            <w:r w:rsidRPr="00DC559D">
              <w:rPr>
                <w:sz w:val="18"/>
                <w:szCs w:val="18"/>
              </w:rPr>
              <w:t>N/A</w:t>
            </w:r>
          </w:p>
        </w:tc>
        <w:tc>
          <w:tcPr>
            <w:tcW w:w="953" w:type="pct"/>
          </w:tcPr>
          <w:p w14:paraId="4740EF03" w14:textId="77777777" w:rsidR="002021F1" w:rsidRPr="00DC559D" w:rsidRDefault="002021F1" w:rsidP="002021F1">
            <w:pPr>
              <w:spacing w:after="120"/>
              <w:rPr>
                <w:sz w:val="18"/>
                <w:szCs w:val="18"/>
              </w:rPr>
            </w:pPr>
          </w:p>
        </w:tc>
      </w:tr>
      <w:tr w:rsidR="002021F1" w:rsidRPr="005B4766" w14:paraId="64EA15EC" w14:textId="77777777" w:rsidTr="003E2CF6">
        <w:tc>
          <w:tcPr>
            <w:tcW w:w="1004" w:type="pct"/>
          </w:tcPr>
          <w:p w14:paraId="19D5F4FE" w14:textId="77777777" w:rsidR="002021F1" w:rsidRPr="00DC559D" w:rsidRDefault="002021F1" w:rsidP="002021F1">
            <w:pPr>
              <w:spacing w:after="120"/>
              <w:rPr>
                <w:sz w:val="18"/>
                <w:szCs w:val="18"/>
              </w:rPr>
            </w:pPr>
            <w:r w:rsidRPr="00DC559D">
              <w:rPr>
                <w:sz w:val="18"/>
                <w:szCs w:val="18"/>
              </w:rPr>
              <w:t>*Clear code</w:t>
            </w:r>
          </w:p>
        </w:tc>
        <w:tc>
          <w:tcPr>
            <w:tcW w:w="450" w:type="pct"/>
          </w:tcPr>
          <w:p w14:paraId="40246D38" w14:textId="77777777" w:rsidR="002021F1" w:rsidRPr="00DC559D" w:rsidRDefault="002021F1" w:rsidP="002021F1">
            <w:pPr>
              <w:spacing w:after="120"/>
              <w:rPr>
                <w:sz w:val="18"/>
                <w:szCs w:val="18"/>
              </w:rPr>
            </w:pPr>
            <w:r w:rsidRPr="00DC559D">
              <w:rPr>
                <w:sz w:val="18"/>
                <w:szCs w:val="18"/>
              </w:rPr>
              <w:t>33</w:t>
            </w:r>
          </w:p>
        </w:tc>
        <w:tc>
          <w:tcPr>
            <w:tcW w:w="599" w:type="pct"/>
          </w:tcPr>
          <w:p w14:paraId="507ED8FB" w14:textId="77777777" w:rsidR="002021F1" w:rsidRPr="00DC559D" w:rsidRDefault="002021F1" w:rsidP="002021F1">
            <w:pPr>
              <w:spacing w:after="120"/>
              <w:rPr>
                <w:sz w:val="18"/>
                <w:szCs w:val="18"/>
              </w:rPr>
            </w:pPr>
            <w:r w:rsidRPr="00DC559D">
              <w:rPr>
                <w:sz w:val="18"/>
                <w:szCs w:val="18"/>
              </w:rPr>
              <w:t>20</w:t>
            </w:r>
          </w:p>
        </w:tc>
        <w:tc>
          <w:tcPr>
            <w:tcW w:w="703" w:type="pct"/>
          </w:tcPr>
          <w:p w14:paraId="2D56F4A5" w14:textId="77777777" w:rsidR="002021F1" w:rsidRPr="00DC559D" w:rsidRDefault="002021F1" w:rsidP="002021F1">
            <w:pPr>
              <w:spacing w:after="120"/>
              <w:rPr>
                <w:sz w:val="18"/>
                <w:szCs w:val="18"/>
              </w:rPr>
            </w:pPr>
            <w:r w:rsidRPr="00DC559D">
              <w:rPr>
                <w:sz w:val="18"/>
                <w:szCs w:val="18"/>
              </w:rPr>
              <w:t>Text</w:t>
            </w:r>
          </w:p>
        </w:tc>
        <w:tc>
          <w:tcPr>
            <w:tcW w:w="1290" w:type="pct"/>
          </w:tcPr>
          <w:p w14:paraId="7BF42126" w14:textId="77777777" w:rsidR="002021F1" w:rsidRPr="00DC559D" w:rsidRDefault="002021F1" w:rsidP="002021F1">
            <w:pPr>
              <w:spacing w:after="120"/>
              <w:rPr>
                <w:sz w:val="18"/>
                <w:szCs w:val="18"/>
              </w:rPr>
            </w:pPr>
            <w:r w:rsidRPr="00DC559D">
              <w:rPr>
                <w:sz w:val="18"/>
                <w:szCs w:val="18"/>
              </w:rPr>
              <w:t>N/A</w:t>
            </w:r>
          </w:p>
        </w:tc>
        <w:tc>
          <w:tcPr>
            <w:tcW w:w="953" w:type="pct"/>
          </w:tcPr>
          <w:p w14:paraId="5FA8AC62" w14:textId="77777777" w:rsidR="002021F1" w:rsidRPr="00DC559D" w:rsidRDefault="002021F1" w:rsidP="002021F1">
            <w:pPr>
              <w:spacing w:after="120"/>
              <w:rPr>
                <w:sz w:val="18"/>
                <w:szCs w:val="18"/>
              </w:rPr>
            </w:pPr>
          </w:p>
        </w:tc>
      </w:tr>
      <w:tr w:rsidR="002021F1" w:rsidRPr="005B4766" w14:paraId="2BC919C2" w14:textId="77777777" w:rsidTr="003E2CF6">
        <w:tc>
          <w:tcPr>
            <w:tcW w:w="1004" w:type="pct"/>
          </w:tcPr>
          <w:p w14:paraId="0357F546" w14:textId="77777777" w:rsidR="002021F1" w:rsidRPr="00DC559D" w:rsidRDefault="002021F1" w:rsidP="002021F1">
            <w:pPr>
              <w:spacing w:after="120"/>
              <w:rPr>
                <w:sz w:val="18"/>
                <w:szCs w:val="18"/>
              </w:rPr>
            </w:pPr>
            <w:r w:rsidRPr="00DC559D">
              <w:rPr>
                <w:sz w:val="18"/>
                <w:szCs w:val="18"/>
              </w:rPr>
              <w:t>*TRC description code</w:t>
            </w:r>
          </w:p>
        </w:tc>
        <w:tc>
          <w:tcPr>
            <w:tcW w:w="450" w:type="pct"/>
          </w:tcPr>
          <w:p w14:paraId="60693F8A" w14:textId="77777777" w:rsidR="002021F1" w:rsidRPr="00DC559D" w:rsidRDefault="002021F1" w:rsidP="002021F1">
            <w:pPr>
              <w:spacing w:after="120"/>
              <w:rPr>
                <w:sz w:val="18"/>
                <w:szCs w:val="18"/>
              </w:rPr>
            </w:pPr>
            <w:r w:rsidRPr="00DC559D">
              <w:rPr>
                <w:sz w:val="18"/>
                <w:szCs w:val="18"/>
              </w:rPr>
              <w:t>34</w:t>
            </w:r>
          </w:p>
        </w:tc>
        <w:tc>
          <w:tcPr>
            <w:tcW w:w="599" w:type="pct"/>
          </w:tcPr>
          <w:p w14:paraId="40B78B6B" w14:textId="77777777" w:rsidR="002021F1" w:rsidRPr="00DC559D" w:rsidRDefault="002021F1" w:rsidP="002021F1">
            <w:pPr>
              <w:spacing w:after="120"/>
              <w:rPr>
                <w:sz w:val="18"/>
                <w:szCs w:val="18"/>
              </w:rPr>
            </w:pPr>
            <w:r w:rsidRPr="00DC559D">
              <w:rPr>
                <w:sz w:val="18"/>
                <w:szCs w:val="18"/>
              </w:rPr>
              <w:t>20</w:t>
            </w:r>
          </w:p>
        </w:tc>
        <w:tc>
          <w:tcPr>
            <w:tcW w:w="703" w:type="pct"/>
          </w:tcPr>
          <w:p w14:paraId="5C6C4C21" w14:textId="77777777" w:rsidR="002021F1" w:rsidRPr="00DC559D" w:rsidRDefault="002021F1" w:rsidP="002021F1">
            <w:pPr>
              <w:spacing w:after="120"/>
              <w:rPr>
                <w:sz w:val="18"/>
                <w:szCs w:val="18"/>
              </w:rPr>
            </w:pPr>
            <w:r w:rsidRPr="00DC559D">
              <w:rPr>
                <w:sz w:val="18"/>
                <w:szCs w:val="18"/>
              </w:rPr>
              <w:t>Text</w:t>
            </w:r>
          </w:p>
        </w:tc>
        <w:tc>
          <w:tcPr>
            <w:tcW w:w="1290" w:type="pct"/>
          </w:tcPr>
          <w:p w14:paraId="41B17A09" w14:textId="77777777" w:rsidR="002021F1" w:rsidRPr="00DC559D" w:rsidRDefault="002021F1" w:rsidP="002021F1">
            <w:pPr>
              <w:spacing w:after="120"/>
              <w:rPr>
                <w:sz w:val="18"/>
                <w:szCs w:val="18"/>
              </w:rPr>
            </w:pPr>
            <w:r w:rsidRPr="00DC559D">
              <w:rPr>
                <w:sz w:val="18"/>
                <w:szCs w:val="18"/>
              </w:rPr>
              <w:t>N/A</w:t>
            </w:r>
          </w:p>
        </w:tc>
        <w:tc>
          <w:tcPr>
            <w:tcW w:w="953" w:type="pct"/>
          </w:tcPr>
          <w:p w14:paraId="50A38243" w14:textId="77777777" w:rsidR="002021F1" w:rsidRPr="00DC559D" w:rsidRDefault="002021F1" w:rsidP="002021F1">
            <w:pPr>
              <w:spacing w:after="120"/>
              <w:rPr>
                <w:sz w:val="18"/>
                <w:szCs w:val="18"/>
              </w:rPr>
            </w:pPr>
          </w:p>
        </w:tc>
      </w:tr>
      <w:tr w:rsidR="002021F1" w:rsidRPr="005B4766" w14:paraId="2A25DE97" w14:textId="77777777" w:rsidTr="003E2CF6">
        <w:tc>
          <w:tcPr>
            <w:tcW w:w="1004" w:type="pct"/>
          </w:tcPr>
          <w:p w14:paraId="5CEE0403" w14:textId="77777777" w:rsidR="002021F1" w:rsidRPr="007609EF" w:rsidRDefault="002021F1" w:rsidP="002021F1">
            <w:pPr>
              <w:spacing w:after="120"/>
              <w:rPr>
                <w:sz w:val="18"/>
                <w:szCs w:val="18"/>
              </w:rPr>
            </w:pPr>
            <w:r w:rsidRPr="007609EF">
              <w:rPr>
                <w:sz w:val="18"/>
                <w:szCs w:val="18"/>
              </w:rPr>
              <w:t>Price list reference</w:t>
            </w:r>
          </w:p>
        </w:tc>
        <w:tc>
          <w:tcPr>
            <w:tcW w:w="450" w:type="pct"/>
          </w:tcPr>
          <w:p w14:paraId="321CCD71" w14:textId="77777777" w:rsidR="002021F1" w:rsidRPr="007609EF" w:rsidRDefault="002021F1" w:rsidP="002021F1">
            <w:pPr>
              <w:spacing w:after="120"/>
              <w:rPr>
                <w:sz w:val="18"/>
                <w:szCs w:val="18"/>
              </w:rPr>
            </w:pPr>
            <w:r w:rsidRPr="007609EF">
              <w:rPr>
                <w:sz w:val="18"/>
                <w:szCs w:val="18"/>
              </w:rPr>
              <w:t>35</w:t>
            </w:r>
          </w:p>
        </w:tc>
        <w:tc>
          <w:tcPr>
            <w:tcW w:w="599" w:type="pct"/>
          </w:tcPr>
          <w:p w14:paraId="1602468A" w14:textId="77777777" w:rsidR="002021F1" w:rsidRPr="007609EF" w:rsidRDefault="002021F1" w:rsidP="002021F1">
            <w:pPr>
              <w:spacing w:after="120"/>
              <w:rPr>
                <w:sz w:val="18"/>
                <w:szCs w:val="18"/>
              </w:rPr>
            </w:pPr>
            <w:r>
              <w:rPr>
                <w:sz w:val="18"/>
                <w:szCs w:val="18"/>
              </w:rPr>
              <w:t>256</w:t>
            </w:r>
          </w:p>
        </w:tc>
        <w:tc>
          <w:tcPr>
            <w:tcW w:w="703" w:type="pct"/>
          </w:tcPr>
          <w:p w14:paraId="7058D17B" w14:textId="77777777" w:rsidR="002021F1" w:rsidRPr="007609EF" w:rsidRDefault="002021F1" w:rsidP="002021F1">
            <w:pPr>
              <w:spacing w:after="120"/>
              <w:rPr>
                <w:sz w:val="18"/>
                <w:szCs w:val="18"/>
              </w:rPr>
            </w:pPr>
            <w:r w:rsidRPr="007609EF">
              <w:rPr>
                <w:sz w:val="18"/>
                <w:szCs w:val="18"/>
              </w:rPr>
              <w:t>Text</w:t>
            </w:r>
          </w:p>
        </w:tc>
        <w:tc>
          <w:tcPr>
            <w:tcW w:w="1290" w:type="pct"/>
          </w:tcPr>
          <w:p w14:paraId="1A69421D" w14:textId="77777777" w:rsidR="002021F1" w:rsidRPr="007609EF" w:rsidRDefault="002021F1" w:rsidP="002021F1">
            <w:pPr>
              <w:spacing w:after="120"/>
              <w:rPr>
                <w:sz w:val="18"/>
                <w:szCs w:val="18"/>
              </w:rPr>
            </w:pPr>
            <w:r w:rsidRPr="00E37F15">
              <w:rPr>
                <w:sz w:val="18"/>
                <w:szCs w:val="18"/>
              </w:rPr>
              <w:t>e.g. 3.1.9</w:t>
            </w:r>
          </w:p>
        </w:tc>
        <w:tc>
          <w:tcPr>
            <w:tcW w:w="953" w:type="pct"/>
          </w:tcPr>
          <w:p w14:paraId="531A11B3" w14:textId="77777777" w:rsidR="002021F1" w:rsidRPr="007609EF" w:rsidRDefault="002021F1" w:rsidP="002021F1">
            <w:pPr>
              <w:spacing w:after="120"/>
              <w:rPr>
                <w:sz w:val="18"/>
                <w:szCs w:val="18"/>
              </w:rPr>
            </w:pPr>
          </w:p>
        </w:tc>
      </w:tr>
      <w:tr w:rsidR="002021F1" w:rsidRPr="005B4766" w14:paraId="73221CC5" w14:textId="77777777" w:rsidTr="003E2CF6">
        <w:tc>
          <w:tcPr>
            <w:tcW w:w="1004" w:type="pct"/>
          </w:tcPr>
          <w:p w14:paraId="09D9032D" w14:textId="77777777" w:rsidR="002021F1" w:rsidRPr="007609EF" w:rsidRDefault="002021F1" w:rsidP="002021F1">
            <w:pPr>
              <w:spacing w:after="120"/>
              <w:rPr>
                <w:sz w:val="18"/>
                <w:szCs w:val="18"/>
              </w:rPr>
            </w:pPr>
            <w:r w:rsidRPr="007609EF">
              <w:rPr>
                <w:sz w:val="18"/>
                <w:szCs w:val="18"/>
              </w:rPr>
              <w:t>Price list description</w:t>
            </w:r>
          </w:p>
        </w:tc>
        <w:tc>
          <w:tcPr>
            <w:tcW w:w="450" w:type="pct"/>
          </w:tcPr>
          <w:p w14:paraId="655B914A" w14:textId="77777777" w:rsidR="002021F1" w:rsidRPr="007609EF" w:rsidRDefault="002021F1" w:rsidP="002021F1">
            <w:pPr>
              <w:spacing w:after="120"/>
              <w:rPr>
                <w:sz w:val="18"/>
                <w:szCs w:val="18"/>
              </w:rPr>
            </w:pPr>
            <w:r w:rsidRPr="007609EF">
              <w:rPr>
                <w:sz w:val="18"/>
                <w:szCs w:val="18"/>
              </w:rPr>
              <w:t>36</w:t>
            </w:r>
          </w:p>
        </w:tc>
        <w:tc>
          <w:tcPr>
            <w:tcW w:w="599" w:type="pct"/>
          </w:tcPr>
          <w:p w14:paraId="04E1A9B7" w14:textId="77777777" w:rsidR="002021F1" w:rsidRPr="007609EF" w:rsidRDefault="002021F1" w:rsidP="002021F1">
            <w:pPr>
              <w:spacing w:after="120"/>
              <w:rPr>
                <w:sz w:val="18"/>
                <w:szCs w:val="18"/>
              </w:rPr>
            </w:pPr>
            <w:r>
              <w:rPr>
                <w:sz w:val="18"/>
                <w:szCs w:val="18"/>
              </w:rPr>
              <w:t>256</w:t>
            </w:r>
          </w:p>
        </w:tc>
        <w:tc>
          <w:tcPr>
            <w:tcW w:w="703" w:type="pct"/>
          </w:tcPr>
          <w:p w14:paraId="60387F2F" w14:textId="77777777" w:rsidR="002021F1" w:rsidRPr="007609EF" w:rsidRDefault="002021F1" w:rsidP="002021F1">
            <w:pPr>
              <w:spacing w:after="120"/>
              <w:rPr>
                <w:sz w:val="18"/>
                <w:szCs w:val="18"/>
              </w:rPr>
            </w:pPr>
            <w:r w:rsidRPr="007609EF">
              <w:rPr>
                <w:sz w:val="18"/>
                <w:szCs w:val="18"/>
              </w:rPr>
              <w:t>Text</w:t>
            </w:r>
          </w:p>
        </w:tc>
        <w:tc>
          <w:tcPr>
            <w:tcW w:w="1290" w:type="pct"/>
          </w:tcPr>
          <w:p w14:paraId="727426A2" w14:textId="77777777" w:rsidR="002021F1" w:rsidRPr="007609EF" w:rsidRDefault="002021F1" w:rsidP="002021F1">
            <w:pPr>
              <w:spacing w:after="120"/>
              <w:rPr>
                <w:sz w:val="18"/>
                <w:szCs w:val="18"/>
              </w:rPr>
            </w:pPr>
            <w:r w:rsidRPr="00E37F15">
              <w:rPr>
                <w:sz w:val="18"/>
                <w:szCs w:val="18"/>
              </w:rPr>
              <w:t>e.g. CCTV Access Connection &amp; Rental Charges + Dual port compressed digital CCTV Access (Per local end)</w:t>
            </w:r>
          </w:p>
        </w:tc>
        <w:tc>
          <w:tcPr>
            <w:tcW w:w="953" w:type="pct"/>
          </w:tcPr>
          <w:p w14:paraId="6CFAF8A7" w14:textId="77777777" w:rsidR="002021F1" w:rsidRPr="007609EF" w:rsidRDefault="002021F1" w:rsidP="002021F1">
            <w:pPr>
              <w:spacing w:after="120"/>
              <w:rPr>
                <w:sz w:val="18"/>
                <w:szCs w:val="18"/>
              </w:rPr>
            </w:pPr>
          </w:p>
        </w:tc>
      </w:tr>
      <w:tr w:rsidR="002021F1" w:rsidRPr="005B4766" w14:paraId="4019B7F9" w14:textId="77777777" w:rsidTr="002021F1">
        <w:tc>
          <w:tcPr>
            <w:tcW w:w="5000" w:type="pct"/>
            <w:gridSpan w:val="6"/>
            <w:shd w:val="clear" w:color="auto" w:fill="C0C0C0"/>
          </w:tcPr>
          <w:p w14:paraId="7EB6A660" w14:textId="77777777" w:rsidR="002021F1" w:rsidRPr="007609EF" w:rsidRDefault="002021F1" w:rsidP="00CB205D">
            <w:pPr>
              <w:jc w:val="both"/>
              <w:rPr>
                <w:sz w:val="18"/>
                <w:szCs w:val="18"/>
              </w:rPr>
            </w:pPr>
            <w:r w:rsidRPr="00D31A75">
              <w:rPr>
                <w:b/>
                <w:sz w:val="18"/>
                <w:szCs w:val="18"/>
              </w:rPr>
              <w:t>Note:</w:t>
            </w:r>
            <w:r w:rsidRPr="00AB1621">
              <w:rPr>
                <w:sz w:val="18"/>
                <w:szCs w:val="18"/>
              </w:rPr>
              <w:t xml:space="preserve"> Fields 37-72 are specific and unique to WES</w:t>
            </w:r>
            <w:r w:rsidR="00393CFE">
              <w:rPr>
                <w:sz w:val="18"/>
                <w:szCs w:val="18"/>
              </w:rPr>
              <w:t xml:space="preserve"> </w:t>
            </w:r>
            <w:r w:rsidRPr="00B84ADA">
              <w:rPr>
                <w:sz w:val="18"/>
                <w:szCs w:val="18"/>
              </w:rPr>
              <w:t>-</w:t>
            </w:r>
            <w:r w:rsidR="00393CFE">
              <w:rPr>
                <w:sz w:val="18"/>
                <w:szCs w:val="18"/>
              </w:rPr>
              <w:t xml:space="preserve"> </w:t>
            </w:r>
            <w:r w:rsidRPr="00B84ADA">
              <w:rPr>
                <w:sz w:val="18"/>
                <w:szCs w:val="18"/>
              </w:rPr>
              <w:t>BES//BTL products and will be displayed below if they carry any values. Fields 37-</w:t>
            </w:r>
            <w:r w:rsidR="00B93EBB" w:rsidRPr="00B84ADA">
              <w:rPr>
                <w:sz w:val="18"/>
                <w:szCs w:val="18"/>
              </w:rPr>
              <w:t xml:space="preserve">60 </w:t>
            </w:r>
            <w:r w:rsidRPr="00B84ADA">
              <w:rPr>
                <w:sz w:val="18"/>
                <w:szCs w:val="18"/>
              </w:rPr>
              <w:t xml:space="preserve">are used as below, but fields </w:t>
            </w:r>
            <w:r w:rsidR="00B93EBB" w:rsidRPr="00B84ADA">
              <w:rPr>
                <w:sz w:val="18"/>
                <w:szCs w:val="18"/>
              </w:rPr>
              <w:t>61</w:t>
            </w:r>
            <w:r w:rsidRPr="00B84ADA">
              <w:rPr>
                <w:sz w:val="18"/>
                <w:szCs w:val="18"/>
              </w:rPr>
              <w:t>-72 will appear as empty fields.</w:t>
            </w:r>
            <w:r>
              <w:rPr>
                <w:sz w:val="18"/>
                <w:szCs w:val="18"/>
              </w:rPr>
              <w:t xml:space="preserve"> </w:t>
            </w:r>
          </w:p>
        </w:tc>
      </w:tr>
      <w:tr w:rsidR="002021F1" w:rsidRPr="005B4766" w14:paraId="3C67C521" w14:textId="77777777" w:rsidTr="003E2CF6">
        <w:tc>
          <w:tcPr>
            <w:tcW w:w="1004" w:type="pct"/>
          </w:tcPr>
          <w:p w14:paraId="35B3921E" w14:textId="77777777" w:rsidR="002021F1" w:rsidRPr="00A6263A" w:rsidRDefault="002021F1" w:rsidP="002021F1">
            <w:pPr>
              <w:spacing w:after="120"/>
              <w:rPr>
                <w:sz w:val="18"/>
                <w:szCs w:val="18"/>
              </w:rPr>
            </w:pPr>
            <w:r w:rsidRPr="00A6263A">
              <w:rPr>
                <w:sz w:val="18"/>
                <w:szCs w:val="18"/>
              </w:rPr>
              <w:t>Site Sub Prem Name</w:t>
            </w:r>
          </w:p>
        </w:tc>
        <w:tc>
          <w:tcPr>
            <w:tcW w:w="450" w:type="pct"/>
          </w:tcPr>
          <w:p w14:paraId="44F94763" w14:textId="77777777" w:rsidR="002021F1" w:rsidRPr="007609EF" w:rsidRDefault="002021F1" w:rsidP="002021F1">
            <w:pPr>
              <w:spacing w:after="120"/>
              <w:rPr>
                <w:sz w:val="18"/>
                <w:szCs w:val="18"/>
              </w:rPr>
            </w:pPr>
            <w:r>
              <w:rPr>
                <w:sz w:val="18"/>
                <w:szCs w:val="18"/>
              </w:rPr>
              <w:t>37</w:t>
            </w:r>
          </w:p>
        </w:tc>
        <w:tc>
          <w:tcPr>
            <w:tcW w:w="599" w:type="pct"/>
          </w:tcPr>
          <w:p w14:paraId="2A348D8A" w14:textId="77777777" w:rsidR="002021F1" w:rsidRPr="007609EF" w:rsidRDefault="002021F1" w:rsidP="002021F1">
            <w:pPr>
              <w:spacing w:after="120"/>
              <w:rPr>
                <w:sz w:val="18"/>
                <w:szCs w:val="18"/>
              </w:rPr>
            </w:pPr>
            <w:r>
              <w:rPr>
                <w:sz w:val="18"/>
                <w:szCs w:val="18"/>
              </w:rPr>
              <w:t>40</w:t>
            </w:r>
          </w:p>
        </w:tc>
        <w:tc>
          <w:tcPr>
            <w:tcW w:w="703" w:type="pct"/>
          </w:tcPr>
          <w:p w14:paraId="3D26A22D" w14:textId="77777777" w:rsidR="002021F1" w:rsidRPr="007609EF" w:rsidRDefault="002021F1" w:rsidP="002021F1">
            <w:pPr>
              <w:spacing w:after="120"/>
              <w:rPr>
                <w:sz w:val="18"/>
                <w:szCs w:val="18"/>
              </w:rPr>
            </w:pPr>
            <w:r>
              <w:rPr>
                <w:sz w:val="18"/>
                <w:szCs w:val="18"/>
              </w:rPr>
              <w:t>Text</w:t>
            </w:r>
          </w:p>
        </w:tc>
        <w:tc>
          <w:tcPr>
            <w:tcW w:w="1290" w:type="pct"/>
          </w:tcPr>
          <w:p w14:paraId="0E287749" w14:textId="77777777" w:rsidR="002021F1" w:rsidRPr="007609EF" w:rsidRDefault="002021F1" w:rsidP="002021F1">
            <w:pPr>
              <w:spacing w:after="120"/>
              <w:rPr>
                <w:sz w:val="18"/>
                <w:szCs w:val="18"/>
              </w:rPr>
            </w:pPr>
          </w:p>
        </w:tc>
        <w:tc>
          <w:tcPr>
            <w:tcW w:w="953" w:type="pct"/>
          </w:tcPr>
          <w:p w14:paraId="4174E451" w14:textId="77777777" w:rsidR="002021F1" w:rsidRPr="007609EF" w:rsidRDefault="002021F1" w:rsidP="002021F1">
            <w:pPr>
              <w:spacing w:after="120"/>
              <w:rPr>
                <w:sz w:val="18"/>
                <w:szCs w:val="18"/>
              </w:rPr>
            </w:pPr>
          </w:p>
        </w:tc>
      </w:tr>
      <w:tr w:rsidR="002021F1" w:rsidRPr="005B4766" w14:paraId="64BDBDCF" w14:textId="77777777" w:rsidTr="003E2CF6">
        <w:tc>
          <w:tcPr>
            <w:tcW w:w="1004" w:type="pct"/>
          </w:tcPr>
          <w:p w14:paraId="74024453" w14:textId="77777777" w:rsidR="002021F1" w:rsidRPr="00A6263A" w:rsidRDefault="002021F1" w:rsidP="002021F1">
            <w:pPr>
              <w:spacing w:after="120"/>
              <w:rPr>
                <w:sz w:val="18"/>
                <w:szCs w:val="18"/>
              </w:rPr>
            </w:pPr>
            <w:r w:rsidRPr="00A6263A">
              <w:rPr>
                <w:sz w:val="18"/>
                <w:szCs w:val="18"/>
              </w:rPr>
              <w:t>Site Prem Name</w:t>
            </w:r>
          </w:p>
        </w:tc>
        <w:tc>
          <w:tcPr>
            <w:tcW w:w="450" w:type="pct"/>
          </w:tcPr>
          <w:p w14:paraId="16040CFB" w14:textId="77777777" w:rsidR="002021F1" w:rsidRPr="007609EF" w:rsidRDefault="002021F1" w:rsidP="002021F1">
            <w:pPr>
              <w:spacing w:after="120"/>
              <w:rPr>
                <w:sz w:val="18"/>
                <w:szCs w:val="18"/>
              </w:rPr>
            </w:pPr>
            <w:r>
              <w:rPr>
                <w:sz w:val="18"/>
                <w:szCs w:val="18"/>
              </w:rPr>
              <w:t>38</w:t>
            </w:r>
          </w:p>
        </w:tc>
        <w:tc>
          <w:tcPr>
            <w:tcW w:w="599" w:type="pct"/>
          </w:tcPr>
          <w:p w14:paraId="3472B128" w14:textId="77777777" w:rsidR="002021F1" w:rsidRPr="007609EF" w:rsidRDefault="002021F1" w:rsidP="002021F1">
            <w:pPr>
              <w:spacing w:after="120"/>
              <w:rPr>
                <w:sz w:val="18"/>
                <w:szCs w:val="18"/>
              </w:rPr>
            </w:pPr>
            <w:r>
              <w:rPr>
                <w:sz w:val="18"/>
                <w:szCs w:val="18"/>
              </w:rPr>
              <w:t>40</w:t>
            </w:r>
          </w:p>
        </w:tc>
        <w:tc>
          <w:tcPr>
            <w:tcW w:w="703" w:type="pct"/>
          </w:tcPr>
          <w:p w14:paraId="2F03194F" w14:textId="77777777" w:rsidR="002021F1" w:rsidRPr="007609EF" w:rsidRDefault="002021F1" w:rsidP="002021F1">
            <w:pPr>
              <w:spacing w:after="120"/>
              <w:rPr>
                <w:sz w:val="18"/>
                <w:szCs w:val="18"/>
              </w:rPr>
            </w:pPr>
            <w:r>
              <w:rPr>
                <w:sz w:val="18"/>
                <w:szCs w:val="18"/>
              </w:rPr>
              <w:t>Text</w:t>
            </w:r>
          </w:p>
        </w:tc>
        <w:tc>
          <w:tcPr>
            <w:tcW w:w="1290" w:type="pct"/>
          </w:tcPr>
          <w:p w14:paraId="24EEB402" w14:textId="77777777" w:rsidR="002021F1" w:rsidRPr="007609EF" w:rsidRDefault="002021F1" w:rsidP="002021F1">
            <w:pPr>
              <w:spacing w:after="120"/>
              <w:rPr>
                <w:sz w:val="18"/>
                <w:szCs w:val="18"/>
              </w:rPr>
            </w:pPr>
            <w:r w:rsidRPr="00381F01">
              <w:rPr>
                <w:sz w:val="18"/>
                <w:szCs w:val="18"/>
              </w:rPr>
              <w:t>e.g. POPLAR ATE</w:t>
            </w:r>
          </w:p>
        </w:tc>
        <w:tc>
          <w:tcPr>
            <w:tcW w:w="953" w:type="pct"/>
          </w:tcPr>
          <w:p w14:paraId="747C6F10" w14:textId="77777777" w:rsidR="002021F1" w:rsidRPr="007609EF" w:rsidRDefault="002021F1" w:rsidP="002021F1">
            <w:pPr>
              <w:spacing w:after="120"/>
              <w:rPr>
                <w:sz w:val="18"/>
                <w:szCs w:val="18"/>
              </w:rPr>
            </w:pPr>
          </w:p>
        </w:tc>
      </w:tr>
      <w:tr w:rsidR="002021F1" w:rsidRPr="005B4766" w14:paraId="0E9891F8" w14:textId="77777777" w:rsidTr="003E2CF6">
        <w:tc>
          <w:tcPr>
            <w:tcW w:w="1004" w:type="pct"/>
          </w:tcPr>
          <w:p w14:paraId="5E2797EC" w14:textId="77777777" w:rsidR="002021F1" w:rsidRPr="00A6263A" w:rsidRDefault="002021F1" w:rsidP="002021F1">
            <w:pPr>
              <w:spacing w:after="120"/>
              <w:rPr>
                <w:sz w:val="18"/>
                <w:szCs w:val="18"/>
              </w:rPr>
            </w:pPr>
            <w:r w:rsidRPr="00A6263A">
              <w:rPr>
                <w:sz w:val="18"/>
                <w:szCs w:val="18"/>
              </w:rPr>
              <w:t>Site Thoro Num</w:t>
            </w:r>
          </w:p>
        </w:tc>
        <w:tc>
          <w:tcPr>
            <w:tcW w:w="450" w:type="pct"/>
          </w:tcPr>
          <w:p w14:paraId="2FFC1DE4" w14:textId="77777777" w:rsidR="002021F1" w:rsidRPr="007609EF" w:rsidRDefault="002021F1" w:rsidP="002021F1">
            <w:pPr>
              <w:spacing w:after="120"/>
              <w:rPr>
                <w:sz w:val="18"/>
                <w:szCs w:val="18"/>
              </w:rPr>
            </w:pPr>
            <w:r>
              <w:rPr>
                <w:sz w:val="18"/>
                <w:szCs w:val="18"/>
              </w:rPr>
              <w:t>39</w:t>
            </w:r>
          </w:p>
        </w:tc>
        <w:tc>
          <w:tcPr>
            <w:tcW w:w="599" w:type="pct"/>
          </w:tcPr>
          <w:p w14:paraId="76136F8B" w14:textId="77777777" w:rsidR="002021F1" w:rsidRPr="007609EF" w:rsidRDefault="002021F1" w:rsidP="002021F1">
            <w:pPr>
              <w:spacing w:after="120"/>
              <w:rPr>
                <w:sz w:val="18"/>
                <w:szCs w:val="18"/>
              </w:rPr>
            </w:pPr>
            <w:r>
              <w:rPr>
                <w:sz w:val="18"/>
                <w:szCs w:val="18"/>
              </w:rPr>
              <w:t>40</w:t>
            </w:r>
          </w:p>
        </w:tc>
        <w:tc>
          <w:tcPr>
            <w:tcW w:w="703" w:type="pct"/>
          </w:tcPr>
          <w:p w14:paraId="62AB1EC8" w14:textId="77777777" w:rsidR="002021F1" w:rsidRPr="007609EF" w:rsidRDefault="002021F1" w:rsidP="002021F1">
            <w:pPr>
              <w:spacing w:after="120"/>
              <w:rPr>
                <w:sz w:val="18"/>
                <w:szCs w:val="18"/>
              </w:rPr>
            </w:pPr>
            <w:r>
              <w:rPr>
                <w:sz w:val="18"/>
                <w:szCs w:val="18"/>
              </w:rPr>
              <w:t>Text</w:t>
            </w:r>
          </w:p>
        </w:tc>
        <w:tc>
          <w:tcPr>
            <w:tcW w:w="1290" w:type="pct"/>
          </w:tcPr>
          <w:p w14:paraId="59C8BF16" w14:textId="77777777" w:rsidR="002021F1" w:rsidRPr="007609EF" w:rsidRDefault="002021F1" w:rsidP="002021F1">
            <w:pPr>
              <w:spacing w:after="120"/>
              <w:rPr>
                <w:sz w:val="18"/>
                <w:szCs w:val="18"/>
              </w:rPr>
            </w:pPr>
            <w:r w:rsidRPr="00381F01">
              <w:rPr>
                <w:sz w:val="18"/>
                <w:szCs w:val="18"/>
              </w:rPr>
              <w:t>e.g. 17</w:t>
            </w:r>
          </w:p>
        </w:tc>
        <w:tc>
          <w:tcPr>
            <w:tcW w:w="953" w:type="pct"/>
          </w:tcPr>
          <w:p w14:paraId="0557A66F" w14:textId="77777777" w:rsidR="002021F1" w:rsidRPr="007609EF" w:rsidRDefault="002021F1" w:rsidP="002021F1">
            <w:pPr>
              <w:spacing w:after="120"/>
              <w:rPr>
                <w:sz w:val="18"/>
                <w:szCs w:val="18"/>
              </w:rPr>
            </w:pPr>
          </w:p>
        </w:tc>
      </w:tr>
      <w:tr w:rsidR="002021F1" w:rsidRPr="005B4766" w14:paraId="0835866B" w14:textId="77777777" w:rsidTr="003E2CF6">
        <w:tc>
          <w:tcPr>
            <w:tcW w:w="1004" w:type="pct"/>
          </w:tcPr>
          <w:p w14:paraId="0E249FED" w14:textId="77777777" w:rsidR="002021F1" w:rsidRPr="00A6263A" w:rsidRDefault="002021F1" w:rsidP="002021F1">
            <w:pPr>
              <w:spacing w:after="120"/>
              <w:rPr>
                <w:sz w:val="18"/>
                <w:szCs w:val="18"/>
              </w:rPr>
            </w:pPr>
            <w:r w:rsidRPr="00A6263A">
              <w:rPr>
                <w:sz w:val="18"/>
                <w:szCs w:val="18"/>
              </w:rPr>
              <w:t>Site Thoroughfare Name</w:t>
            </w:r>
          </w:p>
        </w:tc>
        <w:tc>
          <w:tcPr>
            <w:tcW w:w="450" w:type="pct"/>
          </w:tcPr>
          <w:p w14:paraId="2E180FDB" w14:textId="77777777" w:rsidR="002021F1" w:rsidRPr="007609EF" w:rsidRDefault="002021F1" w:rsidP="002021F1">
            <w:pPr>
              <w:spacing w:after="120"/>
              <w:rPr>
                <w:sz w:val="18"/>
                <w:szCs w:val="18"/>
              </w:rPr>
            </w:pPr>
            <w:r>
              <w:rPr>
                <w:sz w:val="18"/>
                <w:szCs w:val="18"/>
              </w:rPr>
              <w:t>40</w:t>
            </w:r>
          </w:p>
        </w:tc>
        <w:tc>
          <w:tcPr>
            <w:tcW w:w="599" w:type="pct"/>
          </w:tcPr>
          <w:p w14:paraId="6C250658" w14:textId="77777777" w:rsidR="002021F1" w:rsidRPr="007609EF" w:rsidRDefault="002021F1" w:rsidP="002021F1">
            <w:pPr>
              <w:spacing w:after="120"/>
              <w:rPr>
                <w:sz w:val="18"/>
                <w:szCs w:val="18"/>
              </w:rPr>
            </w:pPr>
            <w:r>
              <w:rPr>
                <w:sz w:val="18"/>
                <w:szCs w:val="18"/>
              </w:rPr>
              <w:t>40</w:t>
            </w:r>
          </w:p>
        </w:tc>
        <w:tc>
          <w:tcPr>
            <w:tcW w:w="703" w:type="pct"/>
          </w:tcPr>
          <w:p w14:paraId="63714A3D" w14:textId="77777777" w:rsidR="002021F1" w:rsidRPr="007609EF" w:rsidRDefault="002021F1" w:rsidP="002021F1">
            <w:pPr>
              <w:spacing w:after="120"/>
              <w:rPr>
                <w:sz w:val="18"/>
                <w:szCs w:val="18"/>
              </w:rPr>
            </w:pPr>
            <w:r>
              <w:rPr>
                <w:sz w:val="18"/>
                <w:szCs w:val="18"/>
              </w:rPr>
              <w:t>Text</w:t>
            </w:r>
          </w:p>
        </w:tc>
        <w:tc>
          <w:tcPr>
            <w:tcW w:w="1290" w:type="pct"/>
          </w:tcPr>
          <w:p w14:paraId="0C39F223" w14:textId="77777777" w:rsidR="002021F1" w:rsidRPr="007609EF" w:rsidRDefault="002021F1" w:rsidP="002021F1">
            <w:pPr>
              <w:spacing w:after="120"/>
              <w:rPr>
                <w:sz w:val="18"/>
                <w:szCs w:val="18"/>
              </w:rPr>
            </w:pPr>
            <w:r w:rsidRPr="00381F01">
              <w:rPr>
                <w:sz w:val="18"/>
                <w:szCs w:val="18"/>
              </w:rPr>
              <w:t>e.g. WEST INDIA DOCK ROAD</w:t>
            </w:r>
          </w:p>
        </w:tc>
        <w:tc>
          <w:tcPr>
            <w:tcW w:w="953" w:type="pct"/>
          </w:tcPr>
          <w:p w14:paraId="260AD260" w14:textId="77777777" w:rsidR="002021F1" w:rsidRPr="007609EF" w:rsidRDefault="002021F1" w:rsidP="002021F1">
            <w:pPr>
              <w:spacing w:after="120"/>
              <w:rPr>
                <w:sz w:val="18"/>
                <w:szCs w:val="18"/>
              </w:rPr>
            </w:pPr>
          </w:p>
        </w:tc>
      </w:tr>
      <w:tr w:rsidR="002021F1" w:rsidRPr="00381F01" w14:paraId="0927FFBB" w14:textId="77777777" w:rsidTr="003E2CF6">
        <w:tc>
          <w:tcPr>
            <w:tcW w:w="1004" w:type="pct"/>
          </w:tcPr>
          <w:p w14:paraId="08726CAC" w14:textId="77777777" w:rsidR="002021F1" w:rsidRPr="00A6263A" w:rsidRDefault="002021F1" w:rsidP="002021F1">
            <w:pPr>
              <w:spacing w:after="120"/>
              <w:rPr>
                <w:sz w:val="18"/>
                <w:szCs w:val="18"/>
              </w:rPr>
            </w:pPr>
            <w:r w:rsidRPr="00A6263A">
              <w:rPr>
                <w:sz w:val="18"/>
                <w:szCs w:val="18"/>
              </w:rPr>
              <w:t>Site Locality Name</w:t>
            </w:r>
          </w:p>
        </w:tc>
        <w:tc>
          <w:tcPr>
            <w:tcW w:w="450" w:type="pct"/>
          </w:tcPr>
          <w:p w14:paraId="28BFC5FF" w14:textId="77777777" w:rsidR="002021F1" w:rsidRPr="007609EF" w:rsidRDefault="002021F1" w:rsidP="002021F1">
            <w:pPr>
              <w:spacing w:after="120"/>
              <w:rPr>
                <w:sz w:val="18"/>
                <w:szCs w:val="18"/>
              </w:rPr>
            </w:pPr>
            <w:r>
              <w:rPr>
                <w:sz w:val="18"/>
                <w:szCs w:val="18"/>
              </w:rPr>
              <w:t>41</w:t>
            </w:r>
          </w:p>
        </w:tc>
        <w:tc>
          <w:tcPr>
            <w:tcW w:w="599" w:type="pct"/>
          </w:tcPr>
          <w:p w14:paraId="601B945D" w14:textId="77777777" w:rsidR="002021F1" w:rsidRPr="007609EF" w:rsidRDefault="002021F1" w:rsidP="002021F1">
            <w:pPr>
              <w:spacing w:after="120"/>
              <w:rPr>
                <w:sz w:val="18"/>
                <w:szCs w:val="18"/>
              </w:rPr>
            </w:pPr>
            <w:r>
              <w:rPr>
                <w:sz w:val="18"/>
                <w:szCs w:val="18"/>
              </w:rPr>
              <w:t>40</w:t>
            </w:r>
          </w:p>
        </w:tc>
        <w:tc>
          <w:tcPr>
            <w:tcW w:w="703" w:type="pct"/>
          </w:tcPr>
          <w:p w14:paraId="1D178DA0" w14:textId="77777777" w:rsidR="002021F1" w:rsidRPr="007609EF" w:rsidRDefault="002021F1" w:rsidP="002021F1">
            <w:pPr>
              <w:spacing w:after="120"/>
              <w:rPr>
                <w:sz w:val="18"/>
                <w:szCs w:val="18"/>
              </w:rPr>
            </w:pPr>
            <w:r>
              <w:rPr>
                <w:sz w:val="18"/>
                <w:szCs w:val="18"/>
              </w:rPr>
              <w:t>Text</w:t>
            </w:r>
          </w:p>
        </w:tc>
        <w:tc>
          <w:tcPr>
            <w:tcW w:w="1290" w:type="pct"/>
          </w:tcPr>
          <w:p w14:paraId="2BA104CC" w14:textId="77777777" w:rsidR="002021F1" w:rsidRPr="007609EF" w:rsidRDefault="002021F1" w:rsidP="002021F1">
            <w:pPr>
              <w:spacing w:after="120"/>
              <w:rPr>
                <w:sz w:val="18"/>
                <w:szCs w:val="18"/>
              </w:rPr>
            </w:pPr>
            <w:r w:rsidRPr="00381F01">
              <w:rPr>
                <w:sz w:val="18"/>
                <w:szCs w:val="18"/>
              </w:rPr>
              <w:t>e.g. Carleton</w:t>
            </w:r>
          </w:p>
        </w:tc>
        <w:tc>
          <w:tcPr>
            <w:tcW w:w="953" w:type="pct"/>
          </w:tcPr>
          <w:p w14:paraId="5B41DF7F" w14:textId="77777777" w:rsidR="002021F1" w:rsidRPr="007609EF" w:rsidRDefault="002021F1" w:rsidP="002021F1">
            <w:pPr>
              <w:spacing w:after="120"/>
              <w:rPr>
                <w:sz w:val="18"/>
                <w:szCs w:val="18"/>
              </w:rPr>
            </w:pPr>
          </w:p>
        </w:tc>
      </w:tr>
      <w:tr w:rsidR="002021F1" w:rsidRPr="00381F01" w14:paraId="210791AB" w14:textId="77777777" w:rsidTr="003E2CF6">
        <w:tc>
          <w:tcPr>
            <w:tcW w:w="1004" w:type="pct"/>
          </w:tcPr>
          <w:p w14:paraId="5E8A4E52" w14:textId="77777777" w:rsidR="002021F1" w:rsidRPr="00A6263A" w:rsidRDefault="002021F1" w:rsidP="002021F1">
            <w:pPr>
              <w:spacing w:after="120"/>
              <w:rPr>
                <w:sz w:val="18"/>
                <w:szCs w:val="18"/>
              </w:rPr>
            </w:pPr>
            <w:r w:rsidRPr="00A6263A">
              <w:rPr>
                <w:sz w:val="18"/>
                <w:szCs w:val="18"/>
              </w:rPr>
              <w:t>Site Post Town Name</w:t>
            </w:r>
          </w:p>
        </w:tc>
        <w:tc>
          <w:tcPr>
            <w:tcW w:w="450" w:type="pct"/>
          </w:tcPr>
          <w:p w14:paraId="7AEB9220" w14:textId="77777777" w:rsidR="002021F1" w:rsidRPr="007609EF" w:rsidRDefault="002021F1" w:rsidP="002021F1">
            <w:pPr>
              <w:spacing w:after="120"/>
              <w:rPr>
                <w:sz w:val="18"/>
                <w:szCs w:val="18"/>
              </w:rPr>
            </w:pPr>
            <w:r>
              <w:rPr>
                <w:sz w:val="18"/>
                <w:szCs w:val="18"/>
              </w:rPr>
              <w:t>42</w:t>
            </w:r>
          </w:p>
        </w:tc>
        <w:tc>
          <w:tcPr>
            <w:tcW w:w="599" w:type="pct"/>
          </w:tcPr>
          <w:p w14:paraId="3A51DCDF" w14:textId="77777777" w:rsidR="002021F1" w:rsidRPr="007609EF" w:rsidRDefault="002021F1" w:rsidP="002021F1">
            <w:pPr>
              <w:spacing w:after="120"/>
              <w:rPr>
                <w:sz w:val="18"/>
                <w:szCs w:val="18"/>
              </w:rPr>
            </w:pPr>
            <w:r>
              <w:rPr>
                <w:sz w:val="18"/>
                <w:szCs w:val="18"/>
              </w:rPr>
              <w:t>40</w:t>
            </w:r>
          </w:p>
        </w:tc>
        <w:tc>
          <w:tcPr>
            <w:tcW w:w="703" w:type="pct"/>
          </w:tcPr>
          <w:p w14:paraId="71932B9A" w14:textId="77777777" w:rsidR="002021F1" w:rsidRPr="007609EF" w:rsidRDefault="002021F1" w:rsidP="002021F1">
            <w:pPr>
              <w:spacing w:after="120"/>
              <w:rPr>
                <w:sz w:val="18"/>
                <w:szCs w:val="18"/>
              </w:rPr>
            </w:pPr>
            <w:r>
              <w:rPr>
                <w:sz w:val="18"/>
                <w:szCs w:val="18"/>
              </w:rPr>
              <w:t>Text</w:t>
            </w:r>
          </w:p>
        </w:tc>
        <w:tc>
          <w:tcPr>
            <w:tcW w:w="1290" w:type="pct"/>
          </w:tcPr>
          <w:p w14:paraId="35FCB5EC" w14:textId="77777777" w:rsidR="002021F1" w:rsidRPr="007609EF" w:rsidRDefault="002021F1" w:rsidP="002021F1">
            <w:pPr>
              <w:spacing w:after="120"/>
              <w:rPr>
                <w:sz w:val="18"/>
                <w:szCs w:val="18"/>
              </w:rPr>
            </w:pPr>
            <w:r w:rsidRPr="00381F01">
              <w:rPr>
                <w:sz w:val="18"/>
                <w:szCs w:val="18"/>
              </w:rPr>
              <w:t>e.g. LONDON</w:t>
            </w:r>
            <w:r w:rsidRPr="00381F01">
              <w:rPr>
                <w:sz w:val="18"/>
                <w:szCs w:val="18"/>
              </w:rPr>
              <w:tab/>
            </w:r>
          </w:p>
        </w:tc>
        <w:tc>
          <w:tcPr>
            <w:tcW w:w="953" w:type="pct"/>
          </w:tcPr>
          <w:p w14:paraId="3ADBE5B1" w14:textId="77777777" w:rsidR="002021F1" w:rsidRPr="007609EF" w:rsidRDefault="002021F1" w:rsidP="002021F1">
            <w:pPr>
              <w:spacing w:after="120"/>
              <w:rPr>
                <w:sz w:val="18"/>
                <w:szCs w:val="18"/>
              </w:rPr>
            </w:pPr>
          </w:p>
        </w:tc>
      </w:tr>
      <w:tr w:rsidR="002021F1" w:rsidRPr="00381F01" w14:paraId="48C6EBD2" w14:textId="77777777" w:rsidTr="003E2CF6">
        <w:tc>
          <w:tcPr>
            <w:tcW w:w="1004" w:type="pct"/>
          </w:tcPr>
          <w:p w14:paraId="3A6C02D8" w14:textId="77777777" w:rsidR="002021F1" w:rsidRPr="00A6263A" w:rsidRDefault="002021F1" w:rsidP="002021F1">
            <w:pPr>
              <w:spacing w:after="120"/>
              <w:rPr>
                <w:sz w:val="18"/>
                <w:szCs w:val="18"/>
              </w:rPr>
            </w:pPr>
            <w:r w:rsidRPr="00A6263A">
              <w:rPr>
                <w:sz w:val="18"/>
                <w:szCs w:val="18"/>
              </w:rPr>
              <w:t>Site County Name</w:t>
            </w:r>
          </w:p>
        </w:tc>
        <w:tc>
          <w:tcPr>
            <w:tcW w:w="450" w:type="pct"/>
          </w:tcPr>
          <w:p w14:paraId="5CB5FB5F" w14:textId="77777777" w:rsidR="002021F1" w:rsidRDefault="002021F1" w:rsidP="002021F1">
            <w:pPr>
              <w:spacing w:after="120"/>
              <w:rPr>
                <w:sz w:val="18"/>
                <w:szCs w:val="18"/>
              </w:rPr>
            </w:pPr>
            <w:r>
              <w:rPr>
                <w:sz w:val="18"/>
                <w:szCs w:val="18"/>
              </w:rPr>
              <w:t>43</w:t>
            </w:r>
          </w:p>
        </w:tc>
        <w:tc>
          <w:tcPr>
            <w:tcW w:w="599" w:type="pct"/>
          </w:tcPr>
          <w:p w14:paraId="4C7962B9" w14:textId="77777777" w:rsidR="002021F1" w:rsidRPr="007609EF" w:rsidRDefault="002021F1" w:rsidP="002021F1">
            <w:pPr>
              <w:spacing w:after="120"/>
              <w:rPr>
                <w:sz w:val="18"/>
                <w:szCs w:val="18"/>
              </w:rPr>
            </w:pPr>
            <w:r>
              <w:rPr>
                <w:sz w:val="18"/>
                <w:szCs w:val="18"/>
              </w:rPr>
              <w:t>40</w:t>
            </w:r>
          </w:p>
        </w:tc>
        <w:tc>
          <w:tcPr>
            <w:tcW w:w="703" w:type="pct"/>
          </w:tcPr>
          <w:p w14:paraId="67CD2CAB" w14:textId="77777777" w:rsidR="002021F1" w:rsidRPr="007609EF" w:rsidRDefault="002021F1" w:rsidP="002021F1">
            <w:pPr>
              <w:spacing w:after="120"/>
              <w:rPr>
                <w:sz w:val="18"/>
                <w:szCs w:val="18"/>
              </w:rPr>
            </w:pPr>
            <w:r>
              <w:rPr>
                <w:sz w:val="18"/>
                <w:szCs w:val="18"/>
              </w:rPr>
              <w:t>Text</w:t>
            </w:r>
          </w:p>
        </w:tc>
        <w:tc>
          <w:tcPr>
            <w:tcW w:w="1290" w:type="pct"/>
          </w:tcPr>
          <w:p w14:paraId="453797AE" w14:textId="77777777" w:rsidR="002021F1" w:rsidRPr="007609EF" w:rsidRDefault="002021F1" w:rsidP="002021F1">
            <w:pPr>
              <w:spacing w:after="120"/>
              <w:rPr>
                <w:sz w:val="18"/>
                <w:szCs w:val="18"/>
              </w:rPr>
            </w:pPr>
            <w:r w:rsidRPr="00381F01">
              <w:rPr>
                <w:sz w:val="18"/>
                <w:szCs w:val="18"/>
              </w:rPr>
              <w:t>e.g. LONDON</w:t>
            </w:r>
            <w:r w:rsidRPr="00381F01">
              <w:rPr>
                <w:sz w:val="18"/>
                <w:szCs w:val="18"/>
              </w:rPr>
              <w:tab/>
            </w:r>
          </w:p>
        </w:tc>
        <w:tc>
          <w:tcPr>
            <w:tcW w:w="953" w:type="pct"/>
          </w:tcPr>
          <w:p w14:paraId="00C2B5D9" w14:textId="77777777" w:rsidR="002021F1" w:rsidRPr="007609EF" w:rsidRDefault="002021F1" w:rsidP="002021F1">
            <w:pPr>
              <w:spacing w:after="120"/>
              <w:rPr>
                <w:sz w:val="18"/>
                <w:szCs w:val="18"/>
              </w:rPr>
            </w:pPr>
          </w:p>
        </w:tc>
      </w:tr>
      <w:tr w:rsidR="002021F1" w:rsidRPr="00381F01" w14:paraId="05CA6891" w14:textId="77777777" w:rsidTr="003E2CF6">
        <w:tc>
          <w:tcPr>
            <w:tcW w:w="1004" w:type="pct"/>
          </w:tcPr>
          <w:p w14:paraId="1251B4A7" w14:textId="77777777" w:rsidR="002021F1" w:rsidRPr="00A6263A" w:rsidRDefault="002021F1" w:rsidP="002021F1">
            <w:pPr>
              <w:spacing w:after="120"/>
              <w:rPr>
                <w:sz w:val="18"/>
                <w:szCs w:val="18"/>
              </w:rPr>
            </w:pPr>
            <w:r w:rsidRPr="00A6263A">
              <w:rPr>
                <w:sz w:val="18"/>
                <w:szCs w:val="18"/>
              </w:rPr>
              <w:t>Zone description</w:t>
            </w:r>
          </w:p>
        </w:tc>
        <w:tc>
          <w:tcPr>
            <w:tcW w:w="450" w:type="pct"/>
          </w:tcPr>
          <w:p w14:paraId="638C360B" w14:textId="77777777" w:rsidR="002021F1" w:rsidRDefault="002021F1" w:rsidP="002021F1">
            <w:pPr>
              <w:spacing w:after="120"/>
              <w:rPr>
                <w:sz w:val="18"/>
                <w:szCs w:val="18"/>
              </w:rPr>
            </w:pPr>
            <w:r>
              <w:rPr>
                <w:sz w:val="18"/>
                <w:szCs w:val="18"/>
              </w:rPr>
              <w:t>44</w:t>
            </w:r>
          </w:p>
        </w:tc>
        <w:tc>
          <w:tcPr>
            <w:tcW w:w="599" w:type="pct"/>
          </w:tcPr>
          <w:p w14:paraId="150239DC" w14:textId="77777777" w:rsidR="002021F1" w:rsidRPr="007609EF" w:rsidRDefault="002021F1" w:rsidP="002021F1">
            <w:pPr>
              <w:spacing w:after="120"/>
              <w:rPr>
                <w:sz w:val="18"/>
                <w:szCs w:val="18"/>
              </w:rPr>
            </w:pPr>
            <w:r>
              <w:rPr>
                <w:sz w:val="18"/>
                <w:szCs w:val="18"/>
              </w:rPr>
              <w:t>40</w:t>
            </w:r>
          </w:p>
        </w:tc>
        <w:tc>
          <w:tcPr>
            <w:tcW w:w="703" w:type="pct"/>
          </w:tcPr>
          <w:p w14:paraId="11727C0D" w14:textId="77777777" w:rsidR="002021F1" w:rsidRPr="007609EF" w:rsidRDefault="002021F1" w:rsidP="002021F1">
            <w:pPr>
              <w:spacing w:after="120"/>
              <w:rPr>
                <w:sz w:val="18"/>
                <w:szCs w:val="18"/>
              </w:rPr>
            </w:pPr>
            <w:r>
              <w:rPr>
                <w:sz w:val="18"/>
                <w:szCs w:val="18"/>
              </w:rPr>
              <w:t>Text</w:t>
            </w:r>
          </w:p>
        </w:tc>
        <w:tc>
          <w:tcPr>
            <w:tcW w:w="1290" w:type="pct"/>
          </w:tcPr>
          <w:p w14:paraId="700DAB01" w14:textId="77777777" w:rsidR="002021F1" w:rsidRPr="007609EF" w:rsidRDefault="002021F1" w:rsidP="002021F1">
            <w:pPr>
              <w:spacing w:after="120"/>
              <w:rPr>
                <w:sz w:val="18"/>
                <w:szCs w:val="18"/>
              </w:rPr>
            </w:pPr>
            <w:r w:rsidRPr="00381F01">
              <w:rPr>
                <w:sz w:val="18"/>
                <w:szCs w:val="18"/>
              </w:rPr>
              <w:t>e.g. City Of London</w:t>
            </w:r>
          </w:p>
        </w:tc>
        <w:tc>
          <w:tcPr>
            <w:tcW w:w="953" w:type="pct"/>
          </w:tcPr>
          <w:p w14:paraId="57662C9D" w14:textId="77777777" w:rsidR="002021F1" w:rsidRPr="007609EF" w:rsidRDefault="002021F1" w:rsidP="002021F1">
            <w:pPr>
              <w:spacing w:after="120"/>
              <w:rPr>
                <w:sz w:val="18"/>
                <w:szCs w:val="18"/>
              </w:rPr>
            </w:pPr>
          </w:p>
        </w:tc>
      </w:tr>
      <w:tr w:rsidR="002021F1" w:rsidRPr="00381F01" w14:paraId="53C04BDC" w14:textId="77777777" w:rsidTr="003E2CF6">
        <w:tc>
          <w:tcPr>
            <w:tcW w:w="1004" w:type="pct"/>
          </w:tcPr>
          <w:p w14:paraId="411A3ADF" w14:textId="77777777" w:rsidR="002021F1" w:rsidRPr="00A6263A" w:rsidRDefault="002021F1" w:rsidP="002021F1">
            <w:pPr>
              <w:spacing w:after="120"/>
              <w:rPr>
                <w:sz w:val="18"/>
                <w:szCs w:val="18"/>
              </w:rPr>
            </w:pPr>
            <w:r w:rsidRPr="00A6263A">
              <w:rPr>
                <w:sz w:val="18"/>
                <w:szCs w:val="18"/>
              </w:rPr>
              <w:t>Exch 1141 Code</w:t>
            </w:r>
          </w:p>
        </w:tc>
        <w:tc>
          <w:tcPr>
            <w:tcW w:w="450" w:type="pct"/>
          </w:tcPr>
          <w:p w14:paraId="26515FB2" w14:textId="77777777" w:rsidR="002021F1" w:rsidRDefault="002021F1" w:rsidP="002021F1">
            <w:pPr>
              <w:spacing w:after="120"/>
              <w:rPr>
                <w:sz w:val="18"/>
                <w:szCs w:val="18"/>
              </w:rPr>
            </w:pPr>
            <w:r>
              <w:rPr>
                <w:sz w:val="18"/>
                <w:szCs w:val="18"/>
              </w:rPr>
              <w:t>45</w:t>
            </w:r>
          </w:p>
        </w:tc>
        <w:tc>
          <w:tcPr>
            <w:tcW w:w="599" w:type="pct"/>
          </w:tcPr>
          <w:p w14:paraId="1AD0EB9C" w14:textId="77777777" w:rsidR="002021F1" w:rsidRPr="007609EF" w:rsidRDefault="002021F1" w:rsidP="002021F1">
            <w:pPr>
              <w:spacing w:after="120"/>
              <w:rPr>
                <w:sz w:val="18"/>
                <w:szCs w:val="18"/>
              </w:rPr>
            </w:pPr>
            <w:r>
              <w:rPr>
                <w:sz w:val="18"/>
                <w:szCs w:val="18"/>
              </w:rPr>
              <w:t>40</w:t>
            </w:r>
          </w:p>
        </w:tc>
        <w:tc>
          <w:tcPr>
            <w:tcW w:w="703" w:type="pct"/>
          </w:tcPr>
          <w:p w14:paraId="5BEB7F22" w14:textId="77777777" w:rsidR="002021F1" w:rsidRPr="007609EF" w:rsidRDefault="002021F1" w:rsidP="002021F1">
            <w:pPr>
              <w:spacing w:after="120"/>
              <w:rPr>
                <w:sz w:val="18"/>
                <w:szCs w:val="18"/>
              </w:rPr>
            </w:pPr>
            <w:r>
              <w:rPr>
                <w:sz w:val="18"/>
                <w:szCs w:val="18"/>
              </w:rPr>
              <w:t>Text</w:t>
            </w:r>
          </w:p>
        </w:tc>
        <w:tc>
          <w:tcPr>
            <w:tcW w:w="1290" w:type="pct"/>
          </w:tcPr>
          <w:p w14:paraId="747935C8" w14:textId="77777777" w:rsidR="002021F1" w:rsidRPr="007609EF" w:rsidRDefault="002021F1" w:rsidP="002021F1">
            <w:pPr>
              <w:spacing w:after="120"/>
              <w:rPr>
                <w:sz w:val="18"/>
                <w:szCs w:val="18"/>
              </w:rPr>
            </w:pPr>
            <w:r w:rsidRPr="00381F01">
              <w:rPr>
                <w:sz w:val="18"/>
                <w:szCs w:val="18"/>
              </w:rPr>
              <w:t>e.g. L/BER</w:t>
            </w:r>
          </w:p>
        </w:tc>
        <w:tc>
          <w:tcPr>
            <w:tcW w:w="953" w:type="pct"/>
          </w:tcPr>
          <w:p w14:paraId="69113237" w14:textId="77777777" w:rsidR="002021F1" w:rsidRPr="007609EF" w:rsidRDefault="002021F1" w:rsidP="002021F1">
            <w:pPr>
              <w:spacing w:after="120"/>
              <w:rPr>
                <w:sz w:val="18"/>
                <w:szCs w:val="18"/>
              </w:rPr>
            </w:pPr>
          </w:p>
        </w:tc>
      </w:tr>
      <w:tr w:rsidR="002021F1" w:rsidRPr="00381F01" w14:paraId="5718EFA0" w14:textId="77777777" w:rsidTr="003E2CF6">
        <w:tc>
          <w:tcPr>
            <w:tcW w:w="1004" w:type="pct"/>
          </w:tcPr>
          <w:p w14:paraId="132B15A2" w14:textId="77777777" w:rsidR="002021F1" w:rsidRPr="00A6263A" w:rsidRDefault="002021F1" w:rsidP="002021F1">
            <w:pPr>
              <w:spacing w:after="120"/>
              <w:rPr>
                <w:sz w:val="18"/>
                <w:szCs w:val="18"/>
              </w:rPr>
            </w:pPr>
            <w:r w:rsidRPr="00A6263A">
              <w:rPr>
                <w:sz w:val="18"/>
                <w:szCs w:val="18"/>
              </w:rPr>
              <w:t>Exchange Id</w:t>
            </w:r>
          </w:p>
        </w:tc>
        <w:tc>
          <w:tcPr>
            <w:tcW w:w="450" w:type="pct"/>
          </w:tcPr>
          <w:p w14:paraId="76E9B21A" w14:textId="77777777" w:rsidR="002021F1" w:rsidRDefault="002021F1" w:rsidP="002021F1">
            <w:pPr>
              <w:spacing w:after="120"/>
              <w:rPr>
                <w:sz w:val="18"/>
                <w:szCs w:val="18"/>
              </w:rPr>
            </w:pPr>
            <w:r>
              <w:rPr>
                <w:sz w:val="18"/>
                <w:szCs w:val="18"/>
              </w:rPr>
              <w:t>46</w:t>
            </w:r>
          </w:p>
        </w:tc>
        <w:tc>
          <w:tcPr>
            <w:tcW w:w="599" w:type="pct"/>
          </w:tcPr>
          <w:p w14:paraId="7E628FDE" w14:textId="77777777" w:rsidR="002021F1" w:rsidRPr="007609EF" w:rsidRDefault="002021F1" w:rsidP="002021F1">
            <w:pPr>
              <w:spacing w:after="120"/>
              <w:rPr>
                <w:sz w:val="18"/>
                <w:szCs w:val="18"/>
              </w:rPr>
            </w:pPr>
            <w:r>
              <w:rPr>
                <w:sz w:val="18"/>
                <w:szCs w:val="18"/>
              </w:rPr>
              <w:t>40</w:t>
            </w:r>
          </w:p>
        </w:tc>
        <w:tc>
          <w:tcPr>
            <w:tcW w:w="703" w:type="pct"/>
          </w:tcPr>
          <w:p w14:paraId="263644BE" w14:textId="77777777" w:rsidR="002021F1" w:rsidRPr="007609EF" w:rsidRDefault="002021F1" w:rsidP="002021F1">
            <w:pPr>
              <w:spacing w:after="120"/>
              <w:rPr>
                <w:sz w:val="18"/>
                <w:szCs w:val="18"/>
              </w:rPr>
            </w:pPr>
            <w:r>
              <w:rPr>
                <w:sz w:val="18"/>
                <w:szCs w:val="18"/>
              </w:rPr>
              <w:t>Text</w:t>
            </w:r>
          </w:p>
        </w:tc>
        <w:tc>
          <w:tcPr>
            <w:tcW w:w="1290" w:type="pct"/>
          </w:tcPr>
          <w:p w14:paraId="0AF7E1B4" w14:textId="77777777" w:rsidR="002021F1" w:rsidRPr="007609EF" w:rsidRDefault="002021F1" w:rsidP="002021F1">
            <w:pPr>
              <w:spacing w:after="120"/>
              <w:rPr>
                <w:sz w:val="18"/>
                <w:szCs w:val="18"/>
              </w:rPr>
            </w:pPr>
            <w:r w:rsidRPr="00381F01">
              <w:rPr>
                <w:sz w:val="18"/>
                <w:szCs w:val="18"/>
              </w:rPr>
              <w:t>e.g. ABER</w:t>
            </w:r>
          </w:p>
        </w:tc>
        <w:tc>
          <w:tcPr>
            <w:tcW w:w="953" w:type="pct"/>
          </w:tcPr>
          <w:p w14:paraId="629A5E1A" w14:textId="77777777" w:rsidR="002021F1" w:rsidRPr="007609EF" w:rsidRDefault="002021F1" w:rsidP="002021F1">
            <w:pPr>
              <w:spacing w:after="120"/>
              <w:rPr>
                <w:sz w:val="18"/>
                <w:szCs w:val="18"/>
              </w:rPr>
            </w:pPr>
          </w:p>
        </w:tc>
      </w:tr>
      <w:tr w:rsidR="002021F1" w:rsidRPr="00381F01" w14:paraId="00537207" w14:textId="77777777" w:rsidTr="003E2CF6">
        <w:tc>
          <w:tcPr>
            <w:tcW w:w="1004" w:type="pct"/>
          </w:tcPr>
          <w:p w14:paraId="72ADA157" w14:textId="77777777" w:rsidR="002021F1" w:rsidRPr="00A6263A" w:rsidRDefault="002021F1" w:rsidP="002021F1">
            <w:pPr>
              <w:spacing w:after="120"/>
              <w:rPr>
                <w:sz w:val="18"/>
                <w:szCs w:val="18"/>
              </w:rPr>
            </w:pPr>
            <w:r w:rsidRPr="00A6263A">
              <w:rPr>
                <w:sz w:val="18"/>
                <w:szCs w:val="18"/>
              </w:rPr>
              <w:t>Exchange Name</w:t>
            </w:r>
          </w:p>
        </w:tc>
        <w:tc>
          <w:tcPr>
            <w:tcW w:w="450" w:type="pct"/>
          </w:tcPr>
          <w:p w14:paraId="0A138D1B" w14:textId="77777777" w:rsidR="002021F1" w:rsidRDefault="002021F1" w:rsidP="002021F1">
            <w:pPr>
              <w:spacing w:after="120"/>
              <w:rPr>
                <w:sz w:val="18"/>
                <w:szCs w:val="18"/>
              </w:rPr>
            </w:pPr>
            <w:r>
              <w:rPr>
                <w:sz w:val="18"/>
                <w:szCs w:val="18"/>
              </w:rPr>
              <w:t>47</w:t>
            </w:r>
          </w:p>
        </w:tc>
        <w:tc>
          <w:tcPr>
            <w:tcW w:w="599" w:type="pct"/>
          </w:tcPr>
          <w:p w14:paraId="2B18FA16" w14:textId="77777777" w:rsidR="002021F1" w:rsidRPr="007609EF" w:rsidRDefault="002021F1" w:rsidP="002021F1">
            <w:pPr>
              <w:spacing w:after="120"/>
              <w:rPr>
                <w:sz w:val="18"/>
                <w:szCs w:val="18"/>
              </w:rPr>
            </w:pPr>
            <w:r>
              <w:rPr>
                <w:sz w:val="18"/>
                <w:szCs w:val="18"/>
              </w:rPr>
              <w:t>40</w:t>
            </w:r>
          </w:p>
        </w:tc>
        <w:tc>
          <w:tcPr>
            <w:tcW w:w="703" w:type="pct"/>
          </w:tcPr>
          <w:p w14:paraId="783ED716" w14:textId="77777777" w:rsidR="002021F1" w:rsidRPr="007609EF" w:rsidRDefault="002021F1" w:rsidP="002021F1">
            <w:pPr>
              <w:spacing w:after="120"/>
              <w:rPr>
                <w:sz w:val="18"/>
                <w:szCs w:val="18"/>
              </w:rPr>
            </w:pPr>
            <w:r>
              <w:rPr>
                <w:sz w:val="18"/>
                <w:szCs w:val="18"/>
              </w:rPr>
              <w:t>Text</w:t>
            </w:r>
          </w:p>
        </w:tc>
        <w:tc>
          <w:tcPr>
            <w:tcW w:w="1290" w:type="pct"/>
          </w:tcPr>
          <w:p w14:paraId="1DCE5092" w14:textId="77777777" w:rsidR="002021F1" w:rsidRPr="007609EF" w:rsidRDefault="002021F1" w:rsidP="002021F1">
            <w:pPr>
              <w:spacing w:after="120"/>
              <w:rPr>
                <w:sz w:val="18"/>
                <w:szCs w:val="18"/>
              </w:rPr>
            </w:pPr>
            <w:r w:rsidRPr="00381F01">
              <w:rPr>
                <w:sz w:val="18"/>
                <w:szCs w:val="18"/>
              </w:rPr>
              <w:t>e.g. BOREHAMWOOD</w:t>
            </w:r>
            <w:r w:rsidRPr="00381F01">
              <w:rPr>
                <w:sz w:val="18"/>
                <w:szCs w:val="18"/>
              </w:rPr>
              <w:tab/>
            </w:r>
          </w:p>
        </w:tc>
        <w:tc>
          <w:tcPr>
            <w:tcW w:w="953" w:type="pct"/>
          </w:tcPr>
          <w:p w14:paraId="0EF5A1F8" w14:textId="77777777" w:rsidR="002021F1" w:rsidRPr="007609EF" w:rsidRDefault="002021F1" w:rsidP="002021F1">
            <w:pPr>
              <w:spacing w:after="120"/>
              <w:rPr>
                <w:sz w:val="18"/>
                <w:szCs w:val="18"/>
              </w:rPr>
            </w:pPr>
          </w:p>
        </w:tc>
      </w:tr>
      <w:tr w:rsidR="002021F1" w:rsidRPr="00381F01" w14:paraId="03859D2A" w14:textId="77777777" w:rsidTr="003E2CF6">
        <w:tc>
          <w:tcPr>
            <w:tcW w:w="1004" w:type="pct"/>
          </w:tcPr>
          <w:p w14:paraId="1C4A1C3C" w14:textId="77777777" w:rsidR="002021F1" w:rsidRPr="00A6263A" w:rsidRDefault="002021F1" w:rsidP="002021F1">
            <w:pPr>
              <w:spacing w:after="120"/>
              <w:rPr>
                <w:sz w:val="18"/>
                <w:szCs w:val="18"/>
              </w:rPr>
            </w:pPr>
            <w:r w:rsidRPr="00A6263A">
              <w:rPr>
                <w:sz w:val="18"/>
                <w:szCs w:val="18"/>
              </w:rPr>
              <w:t>Floor</w:t>
            </w:r>
          </w:p>
        </w:tc>
        <w:tc>
          <w:tcPr>
            <w:tcW w:w="450" w:type="pct"/>
          </w:tcPr>
          <w:p w14:paraId="6229EB49" w14:textId="77777777" w:rsidR="002021F1" w:rsidRDefault="002021F1" w:rsidP="002021F1">
            <w:pPr>
              <w:spacing w:after="120"/>
              <w:rPr>
                <w:sz w:val="18"/>
                <w:szCs w:val="18"/>
              </w:rPr>
            </w:pPr>
            <w:r>
              <w:rPr>
                <w:sz w:val="18"/>
                <w:szCs w:val="18"/>
              </w:rPr>
              <w:t>48</w:t>
            </w:r>
          </w:p>
        </w:tc>
        <w:tc>
          <w:tcPr>
            <w:tcW w:w="599" w:type="pct"/>
          </w:tcPr>
          <w:p w14:paraId="7D342E4D" w14:textId="77777777" w:rsidR="002021F1" w:rsidRPr="007609EF" w:rsidRDefault="002021F1" w:rsidP="002021F1">
            <w:pPr>
              <w:spacing w:after="120"/>
              <w:rPr>
                <w:sz w:val="18"/>
                <w:szCs w:val="18"/>
              </w:rPr>
            </w:pPr>
            <w:r>
              <w:rPr>
                <w:sz w:val="18"/>
                <w:szCs w:val="18"/>
              </w:rPr>
              <w:t>40</w:t>
            </w:r>
          </w:p>
        </w:tc>
        <w:tc>
          <w:tcPr>
            <w:tcW w:w="703" w:type="pct"/>
          </w:tcPr>
          <w:p w14:paraId="55E1378F" w14:textId="77777777" w:rsidR="002021F1" w:rsidRPr="007609EF" w:rsidRDefault="002021F1" w:rsidP="002021F1">
            <w:pPr>
              <w:spacing w:after="120"/>
              <w:rPr>
                <w:sz w:val="18"/>
                <w:szCs w:val="18"/>
              </w:rPr>
            </w:pPr>
            <w:r>
              <w:rPr>
                <w:sz w:val="18"/>
                <w:szCs w:val="18"/>
              </w:rPr>
              <w:t>Text</w:t>
            </w:r>
          </w:p>
        </w:tc>
        <w:tc>
          <w:tcPr>
            <w:tcW w:w="1290" w:type="pct"/>
          </w:tcPr>
          <w:p w14:paraId="3C1D3EE4" w14:textId="77777777" w:rsidR="002021F1" w:rsidRPr="007609EF" w:rsidRDefault="002021F1" w:rsidP="002021F1">
            <w:pPr>
              <w:spacing w:after="120"/>
              <w:rPr>
                <w:sz w:val="18"/>
                <w:szCs w:val="18"/>
              </w:rPr>
            </w:pPr>
            <w:r w:rsidRPr="00381F01">
              <w:rPr>
                <w:sz w:val="18"/>
                <w:szCs w:val="18"/>
              </w:rPr>
              <w:t>e.g. 11</w:t>
            </w:r>
          </w:p>
        </w:tc>
        <w:tc>
          <w:tcPr>
            <w:tcW w:w="953" w:type="pct"/>
          </w:tcPr>
          <w:p w14:paraId="490297C8" w14:textId="77777777" w:rsidR="002021F1" w:rsidRPr="007609EF" w:rsidRDefault="002021F1" w:rsidP="002021F1">
            <w:pPr>
              <w:spacing w:after="120"/>
              <w:rPr>
                <w:sz w:val="18"/>
                <w:szCs w:val="18"/>
              </w:rPr>
            </w:pPr>
          </w:p>
        </w:tc>
      </w:tr>
      <w:tr w:rsidR="002021F1" w:rsidRPr="00381F01" w14:paraId="7DE1A258" w14:textId="77777777" w:rsidTr="003E2CF6">
        <w:tc>
          <w:tcPr>
            <w:tcW w:w="1004" w:type="pct"/>
          </w:tcPr>
          <w:p w14:paraId="37EB0F01" w14:textId="77777777" w:rsidR="002021F1" w:rsidRPr="00A6263A" w:rsidRDefault="002021F1" w:rsidP="002021F1">
            <w:pPr>
              <w:spacing w:after="120"/>
              <w:rPr>
                <w:sz w:val="18"/>
                <w:szCs w:val="18"/>
              </w:rPr>
            </w:pPr>
            <w:r w:rsidRPr="00A6263A">
              <w:rPr>
                <w:sz w:val="18"/>
                <w:szCs w:val="18"/>
              </w:rPr>
              <w:t>Room</w:t>
            </w:r>
          </w:p>
        </w:tc>
        <w:tc>
          <w:tcPr>
            <w:tcW w:w="450" w:type="pct"/>
          </w:tcPr>
          <w:p w14:paraId="4FAB5C6C" w14:textId="77777777" w:rsidR="002021F1" w:rsidRDefault="002021F1" w:rsidP="002021F1">
            <w:pPr>
              <w:spacing w:after="120"/>
              <w:rPr>
                <w:sz w:val="18"/>
                <w:szCs w:val="18"/>
              </w:rPr>
            </w:pPr>
            <w:r>
              <w:rPr>
                <w:sz w:val="18"/>
                <w:szCs w:val="18"/>
              </w:rPr>
              <w:t>49</w:t>
            </w:r>
          </w:p>
        </w:tc>
        <w:tc>
          <w:tcPr>
            <w:tcW w:w="599" w:type="pct"/>
          </w:tcPr>
          <w:p w14:paraId="7C058AE0" w14:textId="77777777" w:rsidR="002021F1" w:rsidRPr="007609EF" w:rsidRDefault="002021F1" w:rsidP="002021F1">
            <w:pPr>
              <w:spacing w:after="120"/>
              <w:rPr>
                <w:sz w:val="18"/>
                <w:szCs w:val="18"/>
              </w:rPr>
            </w:pPr>
            <w:r>
              <w:rPr>
                <w:sz w:val="18"/>
                <w:szCs w:val="18"/>
              </w:rPr>
              <w:t>40</w:t>
            </w:r>
          </w:p>
        </w:tc>
        <w:tc>
          <w:tcPr>
            <w:tcW w:w="703" w:type="pct"/>
          </w:tcPr>
          <w:p w14:paraId="7BADA5F0" w14:textId="77777777" w:rsidR="002021F1" w:rsidRPr="007609EF" w:rsidRDefault="002021F1" w:rsidP="002021F1">
            <w:pPr>
              <w:spacing w:after="120"/>
              <w:rPr>
                <w:sz w:val="18"/>
                <w:szCs w:val="18"/>
              </w:rPr>
            </w:pPr>
            <w:r>
              <w:rPr>
                <w:sz w:val="18"/>
                <w:szCs w:val="18"/>
              </w:rPr>
              <w:t>Text</w:t>
            </w:r>
          </w:p>
        </w:tc>
        <w:tc>
          <w:tcPr>
            <w:tcW w:w="1290" w:type="pct"/>
          </w:tcPr>
          <w:p w14:paraId="4FC3DE0D" w14:textId="77777777" w:rsidR="002021F1" w:rsidRPr="007609EF" w:rsidRDefault="002021F1" w:rsidP="002021F1">
            <w:pPr>
              <w:spacing w:after="120"/>
              <w:rPr>
                <w:sz w:val="18"/>
                <w:szCs w:val="18"/>
              </w:rPr>
            </w:pPr>
            <w:r w:rsidRPr="00381F01">
              <w:rPr>
                <w:sz w:val="18"/>
                <w:szCs w:val="18"/>
              </w:rPr>
              <w:t>e.g. 12</w:t>
            </w:r>
          </w:p>
        </w:tc>
        <w:tc>
          <w:tcPr>
            <w:tcW w:w="953" w:type="pct"/>
          </w:tcPr>
          <w:p w14:paraId="282A67EC" w14:textId="77777777" w:rsidR="002021F1" w:rsidRPr="007609EF" w:rsidRDefault="002021F1" w:rsidP="002021F1">
            <w:pPr>
              <w:spacing w:after="120"/>
              <w:rPr>
                <w:sz w:val="18"/>
                <w:szCs w:val="18"/>
              </w:rPr>
            </w:pPr>
          </w:p>
        </w:tc>
      </w:tr>
      <w:tr w:rsidR="002021F1" w:rsidRPr="00381F01" w14:paraId="789E665C" w14:textId="77777777" w:rsidTr="003E2CF6">
        <w:tc>
          <w:tcPr>
            <w:tcW w:w="1004" w:type="pct"/>
          </w:tcPr>
          <w:p w14:paraId="541E1376" w14:textId="77777777" w:rsidR="002021F1" w:rsidRPr="00A6263A" w:rsidRDefault="002021F1" w:rsidP="002021F1">
            <w:pPr>
              <w:spacing w:after="120"/>
              <w:rPr>
                <w:sz w:val="18"/>
                <w:szCs w:val="18"/>
              </w:rPr>
            </w:pPr>
            <w:r w:rsidRPr="00A6263A">
              <w:rPr>
                <w:sz w:val="18"/>
                <w:szCs w:val="18"/>
              </w:rPr>
              <w:t>Location</w:t>
            </w:r>
          </w:p>
        </w:tc>
        <w:tc>
          <w:tcPr>
            <w:tcW w:w="450" w:type="pct"/>
          </w:tcPr>
          <w:p w14:paraId="20DD7BB2" w14:textId="77777777" w:rsidR="002021F1" w:rsidRDefault="002021F1" w:rsidP="002021F1">
            <w:pPr>
              <w:spacing w:after="120"/>
              <w:rPr>
                <w:sz w:val="18"/>
                <w:szCs w:val="18"/>
              </w:rPr>
            </w:pPr>
            <w:r>
              <w:rPr>
                <w:sz w:val="18"/>
                <w:szCs w:val="18"/>
              </w:rPr>
              <w:t>50</w:t>
            </w:r>
          </w:p>
        </w:tc>
        <w:tc>
          <w:tcPr>
            <w:tcW w:w="599" w:type="pct"/>
          </w:tcPr>
          <w:p w14:paraId="6BDF2FBB" w14:textId="77777777" w:rsidR="002021F1" w:rsidRPr="007609EF" w:rsidRDefault="002021F1" w:rsidP="002021F1">
            <w:pPr>
              <w:spacing w:after="120"/>
              <w:rPr>
                <w:sz w:val="18"/>
                <w:szCs w:val="18"/>
              </w:rPr>
            </w:pPr>
            <w:r>
              <w:rPr>
                <w:sz w:val="18"/>
                <w:szCs w:val="18"/>
              </w:rPr>
              <w:t>40</w:t>
            </w:r>
          </w:p>
        </w:tc>
        <w:tc>
          <w:tcPr>
            <w:tcW w:w="703" w:type="pct"/>
          </w:tcPr>
          <w:p w14:paraId="6C37117E" w14:textId="77777777" w:rsidR="002021F1" w:rsidRPr="007609EF" w:rsidRDefault="002021F1" w:rsidP="002021F1">
            <w:pPr>
              <w:spacing w:after="120"/>
              <w:rPr>
                <w:sz w:val="18"/>
                <w:szCs w:val="18"/>
              </w:rPr>
            </w:pPr>
            <w:r>
              <w:rPr>
                <w:sz w:val="18"/>
                <w:szCs w:val="18"/>
              </w:rPr>
              <w:t>Text</w:t>
            </w:r>
          </w:p>
        </w:tc>
        <w:tc>
          <w:tcPr>
            <w:tcW w:w="1290" w:type="pct"/>
          </w:tcPr>
          <w:p w14:paraId="17A6F2A8" w14:textId="77777777" w:rsidR="002021F1" w:rsidRPr="007609EF" w:rsidRDefault="002021F1" w:rsidP="002021F1">
            <w:pPr>
              <w:spacing w:after="120"/>
              <w:rPr>
                <w:sz w:val="18"/>
                <w:szCs w:val="18"/>
              </w:rPr>
            </w:pPr>
            <w:r w:rsidRPr="00381F01">
              <w:rPr>
                <w:sz w:val="18"/>
                <w:szCs w:val="18"/>
              </w:rPr>
              <w:t>e.g. CAMBRIDGE CSC</w:t>
            </w:r>
          </w:p>
        </w:tc>
        <w:tc>
          <w:tcPr>
            <w:tcW w:w="953" w:type="pct"/>
          </w:tcPr>
          <w:p w14:paraId="7AB7CF73" w14:textId="77777777" w:rsidR="002021F1" w:rsidRPr="007609EF" w:rsidRDefault="002021F1" w:rsidP="002021F1">
            <w:pPr>
              <w:spacing w:after="120"/>
              <w:rPr>
                <w:sz w:val="18"/>
                <w:szCs w:val="18"/>
              </w:rPr>
            </w:pPr>
          </w:p>
        </w:tc>
      </w:tr>
      <w:tr w:rsidR="002021F1" w:rsidRPr="00381F01" w14:paraId="6AAB291D" w14:textId="77777777" w:rsidTr="003E2CF6">
        <w:tc>
          <w:tcPr>
            <w:tcW w:w="1004" w:type="pct"/>
          </w:tcPr>
          <w:p w14:paraId="6FC9D3BA" w14:textId="77777777" w:rsidR="002021F1" w:rsidRPr="00381F01" w:rsidRDefault="002021F1" w:rsidP="002021F1">
            <w:pPr>
              <w:spacing w:after="120"/>
              <w:rPr>
                <w:sz w:val="18"/>
                <w:szCs w:val="18"/>
              </w:rPr>
            </w:pPr>
            <w:r w:rsidRPr="00381F01">
              <w:rPr>
                <w:sz w:val="18"/>
                <w:szCs w:val="18"/>
              </w:rPr>
              <w:t>Zone Name</w:t>
            </w:r>
          </w:p>
        </w:tc>
        <w:tc>
          <w:tcPr>
            <w:tcW w:w="450" w:type="pct"/>
          </w:tcPr>
          <w:p w14:paraId="2CCC6D99" w14:textId="77777777" w:rsidR="002021F1" w:rsidRPr="00381F01" w:rsidRDefault="002021F1" w:rsidP="002021F1">
            <w:pPr>
              <w:spacing w:after="120"/>
              <w:rPr>
                <w:sz w:val="18"/>
                <w:szCs w:val="18"/>
              </w:rPr>
            </w:pPr>
            <w:r w:rsidRPr="00381F01">
              <w:rPr>
                <w:sz w:val="18"/>
                <w:szCs w:val="18"/>
              </w:rPr>
              <w:t>51</w:t>
            </w:r>
          </w:p>
        </w:tc>
        <w:tc>
          <w:tcPr>
            <w:tcW w:w="599" w:type="pct"/>
          </w:tcPr>
          <w:p w14:paraId="39955721" w14:textId="77777777" w:rsidR="002021F1" w:rsidRPr="007609EF" w:rsidRDefault="002021F1" w:rsidP="002021F1">
            <w:pPr>
              <w:spacing w:after="120"/>
              <w:rPr>
                <w:sz w:val="18"/>
                <w:szCs w:val="18"/>
              </w:rPr>
            </w:pPr>
            <w:r>
              <w:rPr>
                <w:sz w:val="18"/>
                <w:szCs w:val="18"/>
              </w:rPr>
              <w:t>40</w:t>
            </w:r>
          </w:p>
        </w:tc>
        <w:tc>
          <w:tcPr>
            <w:tcW w:w="703" w:type="pct"/>
          </w:tcPr>
          <w:p w14:paraId="313C70F2" w14:textId="77777777" w:rsidR="002021F1" w:rsidRPr="00381F01" w:rsidRDefault="002021F1" w:rsidP="002021F1">
            <w:pPr>
              <w:spacing w:after="120"/>
              <w:rPr>
                <w:sz w:val="18"/>
                <w:szCs w:val="18"/>
              </w:rPr>
            </w:pPr>
            <w:r w:rsidRPr="00381F01">
              <w:rPr>
                <w:sz w:val="18"/>
                <w:szCs w:val="18"/>
              </w:rPr>
              <w:t>Text</w:t>
            </w:r>
          </w:p>
        </w:tc>
        <w:tc>
          <w:tcPr>
            <w:tcW w:w="1290" w:type="pct"/>
          </w:tcPr>
          <w:p w14:paraId="76C5B33A" w14:textId="77777777" w:rsidR="002021F1" w:rsidRPr="00381F01" w:rsidRDefault="002021F1" w:rsidP="002021F1">
            <w:pPr>
              <w:spacing w:after="120"/>
              <w:rPr>
                <w:sz w:val="18"/>
                <w:szCs w:val="18"/>
              </w:rPr>
            </w:pPr>
            <w:r w:rsidRPr="00381F01">
              <w:rPr>
                <w:sz w:val="18"/>
                <w:szCs w:val="18"/>
              </w:rPr>
              <w:t>e.g. LAKENHEATH</w:t>
            </w:r>
          </w:p>
        </w:tc>
        <w:tc>
          <w:tcPr>
            <w:tcW w:w="953" w:type="pct"/>
          </w:tcPr>
          <w:p w14:paraId="1979A492" w14:textId="77777777" w:rsidR="002021F1" w:rsidRPr="00381F01" w:rsidRDefault="002021F1" w:rsidP="002021F1">
            <w:pPr>
              <w:spacing w:after="120"/>
              <w:rPr>
                <w:sz w:val="18"/>
                <w:szCs w:val="18"/>
              </w:rPr>
            </w:pPr>
          </w:p>
        </w:tc>
      </w:tr>
      <w:tr w:rsidR="002021F1" w:rsidRPr="00381F01" w14:paraId="29FE635D" w14:textId="77777777" w:rsidTr="003E2CF6">
        <w:tc>
          <w:tcPr>
            <w:tcW w:w="1004" w:type="pct"/>
          </w:tcPr>
          <w:p w14:paraId="43552097" w14:textId="77777777" w:rsidR="002021F1" w:rsidRPr="00A6263A" w:rsidRDefault="002021F1" w:rsidP="002021F1">
            <w:pPr>
              <w:spacing w:after="120"/>
              <w:rPr>
                <w:sz w:val="18"/>
                <w:szCs w:val="18"/>
              </w:rPr>
            </w:pPr>
            <w:r w:rsidRPr="00A6263A">
              <w:rPr>
                <w:sz w:val="18"/>
                <w:szCs w:val="18"/>
              </w:rPr>
              <w:t>Circuit M140 code</w:t>
            </w:r>
          </w:p>
        </w:tc>
        <w:tc>
          <w:tcPr>
            <w:tcW w:w="450" w:type="pct"/>
          </w:tcPr>
          <w:p w14:paraId="33D01FA4" w14:textId="77777777" w:rsidR="002021F1" w:rsidRDefault="002021F1" w:rsidP="002021F1">
            <w:pPr>
              <w:spacing w:after="120"/>
              <w:rPr>
                <w:sz w:val="18"/>
                <w:szCs w:val="18"/>
              </w:rPr>
            </w:pPr>
            <w:r>
              <w:rPr>
                <w:sz w:val="18"/>
                <w:szCs w:val="18"/>
              </w:rPr>
              <w:t>52</w:t>
            </w:r>
          </w:p>
        </w:tc>
        <w:tc>
          <w:tcPr>
            <w:tcW w:w="599" w:type="pct"/>
          </w:tcPr>
          <w:p w14:paraId="525AA7CD" w14:textId="77777777" w:rsidR="002021F1" w:rsidRPr="007609EF" w:rsidRDefault="002021F1" w:rsidP="002021F1">
            <w:pPr>
              <w:spacing w:after="120"/>
              <w:rPr>
                <w:sz w:val="18"/>
                <w:szCs w:val="18"/>
              </w:rPr>
            </w:pPr>
            <w:r>
              <w:rPr>
                <w:sz w:val="18"/>
                <w:szCs w:val="18"/>
              </w:rPr>
              <w:t>40</w:t>
            </w:r>
          </w:p>
        </w:tc>
        <w:tc>
          <w:tcPr>
            <w:tcW w:w="703" w:type="pct"/>
          </w:tcPr>
          <w:p w14:paraId="7AE4396A" w14:textId="77777777" w:rsidR="002021F1" w:rsidRPr="007609EF" w:rsidRDefault="002021F1" w:rsidP="002021F1">
            <w:pPr>
              <w:spacing w:after="120"/>
              <w:rPr>
                <w:sz w:val="18"/>
                <w:szCs w:val="18"/>
              </w:rPr>
            </w:pPr>
            <w:r>
              <w:rPr>
                <w:sz w:val="18"/>
                <w:szCs w:val="18"/>
              </w:rPr>
              <w:t>Text</w:t>
            </w:r>
          </w:p>
        </w:tc>
        <w:tc>
          <w:tcPr>
            <w:tcW w:w="1290" w:type="pct"/>
          </w:tcPr>
          <w:p w14:paraId="207B7E76" w14:textId="77777777" w:rsidR="002021F1" w:rsidRPr="007609EF" w:rsidRDefault="002021F1" w:rsidP="002021F1">
            <w:pPr>
              <w:spacing w:after="120"/>
              <w:rPr>
                <w:sz w:val="18"/>
                <w:szCs w:val="18"/>
              </w:rPr>
            </w:pPr>
            <w:r w:rsidRPr="00381F01">
              <w:rPr>
                <w:sz w:val="18"/>
                <w:szCs w:val="18"/>
              </w:rPr>
              <w:t xml:space="preserve">e.g. ALSF-L NP1  </w:t>
            </w:r>
          </w:p>
        </w:tc>
        <w:tc>
          <w:tcPr>
            <w:tcW w:w="953" w:type="pct"/>
          </w:tcPr>
          <w:p w14:paraId="3CAF3E86" w14:textId="77777777" w:rsidR="002021F1" w:rsidRPr="007609EF" w:rsidRDefault="002021F1" w:rsidP="002021F1">
            <w:pPr>
              <w:spacing w:after="120"/>
              <w:rPr>
                <w:sz w:val="18"/>
                <w:szCs w:val="18"/>
              </w:rPr>
            </w:pPr>
          </w:p>
        </w:tc>
      </w:tr>
      <w:tr w:rsidR="002021F1" w:rsidRPr="00381F01" w14:paraId="3C3F17ED" w14:textId="77777777" w:rsidTr="003E2CF6">
        <w:tc>
          <w:tcPr>
            <w:tcW w:w="1004" w:type="pct"/>
          </w:tcPr>
          <w:p w14:paraId="1F36A19B" w14:textId="77777777" w:rsidR="002021F1" w:rsidRPr="00A6263A" w:rsidRDefault="002021F1" w:rsidP="002021F1">
            <w:pPr>
              <w:spacing w:after="120"/>
              <w:rPr>
                <w:sz w:val="18"/>
                <w:szCs w:val="18"/>
              </w:rPr>
            </w:pPr>
            <w:r w:rsidRPr="00A6263A">
              <w:rPr>
                <w:sz w:val="18"/>
                <w:szCs w:val="18"/>
              </w:rPr>
              <w:t>Associated Product Service ID</w:t>
            </w:r>
          </w:p>
        </w:tc>
        <w:tc>
          <w:tcPr>
            <w:tcW w:w="450" w:type="pct"/>
          </w:tcPr>
          <w:p w14:paraId="0DE28157" w14:textId="77777777" w:rsidR="002021F1" w:rsidRDefault="002021F1" w:rsidP="002021F1">
            <w:pPr>
              <w:spacing w:after="120"/>
              <w:rPr>
                <w:sz w:val="18"/>
                <w:szCs w:val="18"/>
              </w:rPr>
            </w:pPr>
            <w:r>
              <w:rPr>
                <w:sz w:val="18"/>
                <w:szCs w:val="18"/>
              </w:rPr>
              <w:t>53</w:t>
            </w:r>
          </w:p>
        </w:tc>
        <w:tc>
          <w:tcPr>
            <w:tcW w:w="599" w:type="pct"/>
          </w:tcPr>
          <w:p w14:paraId="4588ABC4" w14:textId="77777777" w:rsidR="002021F1" w:rsidRPr="007609EF" w:rsidRDefault="002021F1" w:rsidP="002021F1">
            <w:pPr>
              <w:spacing w:after="120"/>
              <w:rPr>
                <w:sz w:val="18"/>
                <w:szCs w:val="18"/>
              </w:rPr>
            </w:pPr>
            <w:r>
              <w:rPr>
                <w:sz w:val="18"/>
                <w:szCs w:val="18"/>
              </w:rPr>
              <w:t>40</w:t>
            </w:r>
          </w:p>
        </w:tc>
        <w:tc>
          <w:tcPr>
            <w:tcW w:w="703" w:type="pct"/>
          </w:tcPr>
          <w:p w14:paraId="27324AC8" w14:textId="77777777" w:rsidR="002021F1" w:rsidRPr="007609EF" w:rsidRDefault="002021F1" w:rsidP="002021F1">
            <w:pPr>
              <w:spacing w:after="120"/>
              <w:rPr>
                <w:sz w:val="18"/>
                <w:szCs w:val="18"/>
              </w:rPr>
            </w:pPr>
            <w:r>
              <w:rPr>
                <w:sz w:val="18"/>
                <w:szCs w:val="18"/>
              </w:rPr>
              <w:t>Text</w:t>
            </w:r>
          </w:p>
        </w:tc>
        <w:tc>
          <w:tcPr>
            <w:tcW w:w="1290" w:type="pct"/>
          </w:tcPr>
          <w:p w14:paraId="4F6BA68F" w14:textId="77777777" w:rsidR="002021F1" w:rsidRPr="007609EF" w:rsidRDefault="002021F1" w:rsidP="002021F1">
            <w:pPr>
              <w:spacing w:after="120"/>
              <w:rPr>
                <w:sz w:val="18"/>
                <w:szCs w:val="18"/>
              </w:rPr>
            </w:pPr>
            <w:r w:rsidRPr="00381F01">
              <w:rPr>
                <w:sz w:val="18"/>
                <w:szCs w:val="18"/>
              </w:rPr>
              <w:t>e.g. MXBT207221</w:t>
            </w:r>
          </w:p>
        </w:tc>
        <w:tc>
          <w:tcPr>
            <w:tcW w:w="953" w:type="pct"/>
          </w:tcPr>
          <w:p w14:paraId="6FE195DC" w14:textId="77777777" w:rsidR="002021F1" w:rsidRPr="007609EF" w:rsidRDefault="002021F1" w:rsidP="002021F1">
            <w:pPr>
              <w:spacing w:after="120"/>
              <w:rPr>
                <w:sz w:val="18"/>
                <w:szCs w:val="18"/>
              </w:rPr>
            </w:pPr>
          </w:p>
        </w:tc>
      </w:tr>
      <w:tr w:rsidR="002021F1" w:rsidRPr="00381F01" w14:paraId="7275C8F3" w14:textId="77777777" w:rsidTr="003E2CF6">
        <w:tc>
          <w:tcPr>
            <w:tcW w:w="1004" w:type="pct"/>
          </w:tcPr>
          <w:p w14:paraId="5B85B471" w14:textId="77777777" w:rsidR="002021F1" w:rsidRPr="00A6263A" w:rsidRDefault="002021F1" w:rsidP="002021F1">
            <w:pPr>
              <w:spacing w:after="120"/>
              <w:rPr>
                <w:sz w:val="18"/>
                <w:szCs w:val="18"/>
              </w:rPr>
            </w:pPr>
            <w:r w:rsidRPr="00A6263A">
              <w:rPr>
                <w:sz w:val="18"/>
                <w:szCs w:val="18"/>
              </w:rPr>
              <w:t>Associated Product Service ID</w:t>
            </w:r>
            <w:r w:rsidR="00393CFE">
              <w:rPr>
                <w:sz w:val="18"/>
                <w:szCs w:val="18"/>
              </w:rPr>
              <w:t xml:space="preserve"> </w:t>
            </w:r>
            <w:r w:rsidRPr="00A6263A">
              <w:rPr>
                <w:sz w:val="18"/>
                <w:szCs w:val="18"/>
              </w:rPr>
              <w:t>-</w:t>
            </w:r>
            <w:r w:rsidR="00393CFE">
              <w:rPr>
                <w:sz w:val="18"/>
                <w:szCs w:val="18"/>
              </w:rPr>
              <w:t xml:space="preserve"> </w:t>
            </w:r>
            <w:r w:rsidRPr="00A6263A">
              <w:rPr>
                <w:sz w:val="18"/>
                <w:szCs w:val="18"/>
              </w:rPr>
              <w:t>II</w:t>
            </w:r>
          </w:p>
        </w:tc>
        <w:tc>
          <w:tcPr>
            <w:tcW w:w="450" w:type="pct"/>
          </w:tcPr>
          <w:p w14:paraId="3368289F" w14:textId="77777777" w:rsidR="002021F1" w:rsidRDefault="002021F1" w:rsidP="002021F1">
            <w:pPr>
              <w:spacing w:after="120"/>
              <w:rPr>
                <w:sz w:val="18"/>
                <w:szCs w:val="18"/>
              </w:rPr>
            </w:pPr>
            <w:r>
              <w:rPr>
                <w:sz w:val="18"/>
                <w:szCs w:val="18"/>
              </w:rPr>
              <w:t>54</w:t>
            </w:r>
          </w:p>
        </w:tc>
        <w:tc>
          <w:tcPr>
            <w:tcW w:w="599" w:type="pct"/>
          </w:tcPr>
          <w:p w14:paraId="3DEB1FDF" w14:textId="77777777" w:rsidR="002021F1" w:rsidRPr="007609EF" w:rsidRDefault="002021F1" w:rsidP="002021F1">
            <w:pPr>
              <w:spacing w:after="120"/>
              <w:rPr>
                <w:sz w:val="18"/>
                <w:szCs w:val="18"/>
              </w:rPr>
            </w:pPr>
            <w:r>
              <w:rPr>
                <w:sz w:val="18"/>
                <w:szCs w:val="18"/>
              </w:rPr>
              <w:t>40</w:t>
            </w:r>
          </w:p>
        </w:tc>
        <w:tc>
          <w:tcPr>
            <w:tcW w:w="703" w:type="pct"/>
          </w:tcPr>
          <w:p w14:paraId="00328C20" w14:textId="77777777" w:rsidR="002021F1" w:rsidRPr="007609EF" w:rsidRDefault="002021F1" w:rsidP="002021F1">
            <w:pPr>
              <w:spacing w:after="120"/>
              <w:rPr>
                <w:sz w:val="18"/>
                <w:szCs w:val="18"/>
              </w:rPr>
            </w:pPr>
            <w:r>
              <w:rPr>
                <w:sz w:val="18"/>
                <w:szCs w:val="18"/>
              </w:rPr>
              <w:t>Text</w:t>
            </w:r>
          </w:p>
        </w:tc>
        <w:tc>
          <w:tcPr>
            <w:tcW w:w="1290" w:type="pct"/>
          </w:tcPr>
          <w:p w14:paraId="2E36607F" w14:textId="77777777" w:rsidR="002021F1" w:rsidRDefault="002021F1" w:rsidP="002021F1">
            <w:pPr>
              <w:spacing w:after="120"/>
              <w:rPr>
                <w:sz w:val="18"/>
                <w:szCs w:val="18"/>
              </w:rPr>
            </w:pPr>
            <w:r>
              <w:rPr>
                <w:sz w:val="18"/>
                <w:szCs w:val="18"/>
              </w:rPr>
              <w:t xml:space="preserve">e.g. </w:t>
            </w:r>
            <w:r w:rsidRPr="00381F01">
              <w:rPr>
                <w:sz w:val="18"/>
                <w:szCs w:val="18"/>
              </w:rPr>
              <w:t>MXBT207221</w:t>
            </w:r>
          </w:p>
          <w:p w14:paraId="7720BCCE" w14:textId="77777777" w:rsidR="002021F1" w:rsidRPr="007609EF" w:rsidRDefault="002021F1" w:rsidP="002021F1">
            <w:pPr>
              <w:spacing w:after="120"/>
              <w:rPr>
                <w:sz w:val="18"/>
                <w:szCs w:val="18"/>
              </w:rPr>
            </w:pPr>
          </w:p>
        </w:tc>
        <w:tc>
          <w:tcPr>
            <w:tcW w:w="953" w:type="pct"/>
          </w:tcPr>
          <w:p w14:paraId="3DF81CCD" w14:textId="77777777" w:rsidR="002021F1" w:rsidRPr="007609EF" w:rsidRDefault="002021F1" w:rsidP="002021F1">
            <w:pPr>
              <w:spacing w:after="120"/>
              <w:rPr>
                <w:sz w:val="18"/>
                <w:szCs w:val="18"/>
              </w:rPr>
            </w:pPr>
            <w:r>
              <w:rPr>
                <w:sz w:val="18"/>
                <w:szCs w:val="18"/>
              </w:rPr>
              <w:t xml:space="preserve">For </w:t>
            </w:r>
            <w:r w:rsidRPr="00F21822">
              <w:rPr>
                <w:sz w:val="18"/>
                <w:szCs w:val="18"/>
              </w:rPr>
              <w:t>BTL</w:t>
            </w:r>
            <w:r>
              <w:rPr>
                <w:sz w:val="18"/>
                <w:szCs w:val="18"/>
              </w:rPr>
              <w:t xml:space="preserve"> product this field will not get populated.</w:t>
            </w:r>
          </w:p>
        </w:tc>
      </w:tr>
      <w:tr w:rsidR="002021F1" w:rsidRPr="00381F01" w14:paraId="234EBC3C" w14:textId="77777777" w:rsidTr="003E2CF6">
        <w:tc>
          <w:tcPr>
            <w:tcW w:w="1004" w:type="pct"/>
          </w:tcPr>
          <w:p w14:paraId="2BAB025F" w14:textId="77777777" w:rsidR="002021F1" w:rsidRPr="00A6263A" w:rsidRDefault="002021F1" w:rsidP="002021F1">
            <w:pPr>
              <w:spacing w:after="120"/>
              <w:rPr>
                <w:sz w:val="18"/>
                <w:szCs w:val="18"/>
              </w:rPr>
            </w:pPr>
            <w:r w:rsidRPr="00A6263A">
              <w:rPr>
                <w:sz w:val="18"/>
                <w:szCs w:val="18"/>
              </w:rPr>
              <w:t>Associated Product Service ID</w:t>
            </w:r>
            <w:r w:rsidR="00393CFE">
              <w:rPr>
                <w:sz w:val="18"/>
                <w:szCs w:val="18"/>
              </w:rPr>
              <w:t xml:space="preserve"> </w:t>
            </w:r>
            <w:r w:rsidRPr="00A6263A">
              <w:rPr>
                <w:sz w:val="18"/>
                <w:szCs w:val="18"/>
              </w:rPr>
              <w:t>-</w:t>
            </w:r>
            <w:r w:rsidR="00393CFE">
              <w:rPr>
                <w:sz w:val="18"/>
                <w:szCs w:val="18"/>
              </w:rPr>
              <w:t xml:space="preserve"> </w:t>
            </w:r>
            <w:r w:rsidRPr="00A6263A">
              <w:rPr>
                <w:sz w:val="18"/>
                <w:szCs w:val="18"/>
              </w:rPr>
              <w:t>III</w:t>
            </w:r>
          </w:p>
        </w:tc>
        <w:tc>
          <w:tcPr>
            <w:tcW w:w="450" w:type="pct"/>
          </w:tcPr>
          <w:p w14:paraId="5A86C629" w14:textId="77777777" w:rsidR="002021F1" w:rsidRDefault="002021F1" w:rsidP="002021F1">
            <w:pPr>
              <w:spacing w:after="120"/>
              <w:rPr>
                <w:sz w:val="18"/>
                <w:szCs w:val="18"/>
              </w:rPr>
            </w:pPr>
            <w:r>
              <w:rPr>
                <w:sz w:val="18"/>
                <w:szCs w:val="18"/>
              </w:rPr>
              <w:t>55</w:t>
            </w:r>
          </w:p>
        </w:tc>
        <w:tc>
          <w:tcPr>
            <w:tcW w:w="599" w:type="pct"/>
          </w:tcPr>
          <w:p w14:paraId="7F6CEFF4" w14:textId="77777777" w:rsidR="002021F1" w:rsidRPr="007609EF" w:rsidRDefault="002021F1" w:rsidP="002021F1">
            <w:pPr>
              <w:spacing w:after="120"/>
              <w:rPr>
                <w:sz w:val="18"/>
                <w:szCs w:val="18"/>
              </w:rPr>
            </w:pPr>
            <w:r>
              <w:rPr>
                <w:sz w:val="18"/>
                <w:szCs w:val="18"/>
              </w:rPr>
              <w:t>40</w:t>
            </w:r>
          </w:p>
        </w:tc>
        <w:tc>
          <w:tcPr>
            <w:tcW w:w="703" w:type="pct"/>
          </w:tcPr>
          <w:p w14:paraId="113E5469" w14:textId="77777777" w:rsidR="002021F1" w:rsidRPr="007609EF" w:rsidRDefault="002021F1" w:rsidP="002021F1">
            <w:pPr>
              <w:spacing w:after="120"/>
              <w:rPr>
                <w:sz w:val="18"/>
                <w:szCs w:val="18"/>
              </w:rPr>
            </w:pPr>
            <w:r>
              <w:rPr>
                <w:sz w:val="18"/>
                <w:szCs w:val="18"/>
              </w:rPr>
              <w:t>Text</w:t>
            </w:r>
          </w:p>
        </w:tc>
        <w:tc>
          <w:tcPr>
            <w:tcW w:w="1290" w:type="pct"/>
          </w:tcPr>
          <w:p w14:paraId="1F3901DC" w14:textId="77777777" w:rsidR="002021F1" w:rsidRDefault="002021F1" w:rsidP="002021F1">
            <w:pPr>
              <w:spacing w:after="120"/>
              <w:rPr>
                <w:sz w:val="18"/>
                <w:szCs w:val="18"/>
              </w:rPr>
            </w:pPr>
            <w:r>
              <w:rPr>
                <w:sz w:val="18"/>
                <w:szCs w:val="18"/>
              </w:rPr>
              <w:t xml:space="preserve">e.g. </w:t>
            </w:r>
            <w:r w:rsidRPr="00381F01">
              <w:rPr>
                <w:sz w:val="18"/>
                <w:szCs w:val="18"/>
              </w:rPr>
              <w:t>MXBT207221</w:t>
            </w:r>
            <w:r>
              <w:rPr>
                <w:sz w:val="18"/>
                <w:szCs w:val="18"/>
              </w:rPr>
              <w:t>.</w:t>
            </w:r>
          </w:p>
          <w:p w14:paraId="690913DC" w14:textId="77777777" w:rsidR="002021F1" w:rsidRPr="007609EF" w:rsidRDefault="002021F1" w:rsidP="002021F1">
            <w:pPr>
              <w:spacing w:after="120"/>
              <w:rPr>
                <w:sz w:val="18"/>
                <w:szCs w:val="18"/>
              </w:rPr>
            </w:pPr>
            <w:r>
              <w:rPr>
                <w:sz w:val="18"/>
                <w:szCs w:val="18"/>
              </w:rPr>
              <w:t xml:space="preserve"> </w:t>
            </w:r>
          </w:p>
        </w:tc>
        <w:tc>
          <w:tcPr>
            <w:tcW w:w="953" w:type="pct"/>
          </w:tcPr>
          <w:p w14:paraId="1C4BCEF1" w14:textId="77777777" w:rsidR="002021F1" w:rsidRPr="007609EF" w:rsidRDefault="002021F1" w:rsidP="002021F1">
            <w:pPr>
              <w:spacing w:after="120"/>
              <w:rPr>
                <w:sz w:val="18"/>
                <w:szCs w:val="18"/>
              </w:rPr>
            </w:pPr>
            <w:r>
              <w:rPr>
                <w:sz w:val="18"/>
                <w:szCs w:val="18"/>
              </w:rPr>
              <w:t xml:space="preserve">For </w:t>
            </w:r>
            <w:r w:rsidRPr="00F21822">
              <w:rPr>
                <w:sz w:val="18"/>
                <w:szCs w:val="18"/>
              </w:rPr>
              <w:t>BTL</w:t>
            </w:r>
            <w:r>
              <w:rPr>
                <w:sz w:val="18"/>
                <w:szCs w:val="18"/>
              </w:rPr>
              <w:t xml:space="preserve"> product this field will not get populated.</w:t>
            </w:r>
          </w:p>
        </w:tc>
      </w:tr>
      <w:tr w:rsidR="002021F1" w:rsidRPr="00381F01" w14:paraId="46D72A81" w14:textId="77777777" w:rsidTr="003E2CF6">
        <w:tc>
          <w:tcPr>
            <w:tcW w:w="1004" w:type="pct"/>
          </w:tcPr>
          <w:p w14:paraId="1E98049E" w14:textId="77777777" w:rsidR="002021F1" w:rsidRPr="00A6263A" w:rsidRDefault="002021F1" w:rsidP="002021F1">
            <w:pPr>
              <w:spacing w:after="120"/>
              <w:rPr>
                <w:sz w:val="18"/>
                <w:szCs w:val="18"/>
              </w:rPr>
            </w:pPr>
            <w:r w:rsidRPr="00A6263A">
              <w:rPr>
                <w:sz w:val="18"/>
                <w:szCs w:val="18"/>
              </w:rPr>
              <w:t>Resilience Option Indicator</w:t>
            </w:r>
          </w:p>
        </w:tc>
        <w:tc>
          <w:tcPr>
            <w:tcW w:w="450" w:type="pct"/>
          </w:tcPr>
          <w:p w14:paraId="48F5EB6D" w14:textId="77777777" w:rsidR="002021F1" w:rsidRDefault="002021F1" w:rsidP="002021F1">
            <w:pPr>
              <w:spacing w:after="120"/>
              <w:rPr>
                <w:sz w:val="18"/>
                <w:szCs w:val="18"/>
              </w:rPr>
            </w:pPr>
            <w:r>
              <w:rPr>
                <w:sz w:val="18"/>
                <w:szCs w:val="18"/>
              </w:rPr>
              <w:t>56</w:t>
            </w:r>
          </w:p>
        </w:tc>
        <w:tc>
          <w:tcPr>
            <w:tcW w:w="599" w:type="pct"/>
          </w:tcPr>
          <w:p w14:paraId="1D55A01F" w14:textId="77777777" w:rsidR="002021F1" w:rsidRPr="007609EF" w:rsidRDefault="002021F1" w:rsidP="002021F1">
            <w:pPr>
              <w:spacing w:after="120"/>
              <w:rPr>
                <w:sz w:val="18"/>
                <w:szCs w:val="18"/>
              </w:rPr>
            </w:pPr>
            <w:r>
              <w:rPr>
                <w:sz w:val="18"/>
                <w:szCs w:val="18"/>
              </w:rPr>
              <w:t>40</w:t>
            </w:r>
          </w:p>
        </w:tc>
        <w:tc>
          <w:tcPr>
            <w:tcW w:w="703" w:type="pct"/>
          </w:tcPr>
          <w:p w14:paraId="78EC91D6" w14:textId="77777777" w:rsidR="002021F1" w:rsidRPr="007609EF" w:rsidRDefault="002021F1" w:rsidP="002021F1">
            <w:pPr>
              <w:spacing w:after="120"/>
              <w:rPr>
                <w:sz w:val="18"/>
                <w:szCs w:val="18"/>
              </w:rPr>
            </w:pPr>
            <w:r>
              <w:rPr>
                <w:sz w:val="18"/>
                <w:szCs w:val="18"/>
              </w:rPr>
              <w:t>Text</w:t>
            </w:r>
          </w:p>
        </w:tc>
        <w:tc>
          <w:tcPr>
            <w:tcW w:w="1290" w:type="pct"/>
          </w:tcPr>
          <w:p w14:paraId="26A3B102" w14:textId="77777777" w:rsidR="002021F1" w:rsidRDefault="002021F1" w:rsidP="002021F1">
            <w:pPr>
              <w:spacing w:after="120"/>
              <w:rPr>
                <w:sz w:val="18"/>
                <w:szCs w:val="18"/>
              </w:rPr>
            </w:pPr>
            <w:r>
              <w:rPr>
                <w:sz w:val="18"/>
                <w:szCs w:val="18"/>
              </w:rPr>
              <w:t>e.g.</w:t>
            </w:r>
            <w:r w:rsidRPr="00381F01">
              <w:rPr>
                <w:sz w:val="18"/>
                <w:szCs w:val="18"/>
              </w:rPr>
              <w:t>STD, R01, R02, R03</w:t>
            </w:r>
            <w:r>
              <w:rPr>
                <w:sz w:val="18"/>
                <w:szCs w:val="18"/>
              </w:rPr>
              <w:t>.</w:t>
            </w:r>
          </w:p>
          <w:p w14:paraId="70CA73B6" w14:textId="77777777" w:rsidR="002021F1" w:rsidRPr="007609EF" w:rsidRDefault="002021F1" w:rsidP="002021F1">
            <w:pPr>
              <w:spacing w:after="120"/>
              <w:rPr>
                <w:sz w:val="18"/>
                <w:szCs w:val="18"/>
              </w:rPr>
            </w:pPr>
          </w:p>
        </w:tc>
        <w:tc>
          <w:tcPr>
            <w:tcW w:w="953" w:type="pct"/>
          </w:tcPr>
          <w:p w14:paraId="21C61317" w14:textId="77777777" w:rsidR="002021F1" w:rsidRPr="007609EF" w:rsidRDefault="002021F1" w:rsidP="002021F1">
            <w:pPr>
              <w:spacing w:after="120"/>
              <w:rPr>
                <w:sz w:val="18"/>
                <w:szCs w:val="18"/>
              </w:rPr>
            </w:pPr>
            <w:r>
              <w:rPr>
                <w:sz w:val="18"/>
                <w:szCs w:val="18"/>
              </w:rPr>
              <w:t xml:space="preserve">For </w:t>
            </w:r>
            <w:r w:rsidRPr="00F21822">
              <w:rPr>
                <w:sz w:val="18"/>
                <w:szCs w:val="18"/>
              </w:rPr>
              <w:t>BTL</w:t>
            </w:r>
            <w:r>
              <w:rPr>
                <w:sz w:val="18"/>
                <w:szCs w:val="18"/>
              </w:rPr>
              <w:t xml:space="preserve"> product this field will not get populated</w:t>
            </w:r>
          </w:p>
        </w:tc>
      </w:tr>
      <w:tr w:rsidR="002021F1" w:rsidRPr="00381F01" w14:paraId="2A49736E" w14:textId="77777777" w:rsidTr="003E2CF6">
        <w:tc>
          <w:tcPr>
            <w:tcW w:w="1004" w:type="pct"/>
          </w:tcPr>
          <w:p w14:paraId="478665D6" w14:textId="77777777" w:rsidR="002021F1" w:rsidRPr="00A6263A" w:rsidRDefault="002021F1" w:rsidP="002021F1">
            <w:pPr>
              <w:spacing w:after="120"/>
              <w:rPr>
                <w:sz w:val="18"/>
                <w:szCs w:val="18"/>
              </w:rPr>
            </w:pPr>
            <w:r w:rsidRPr="00A6263A">
              <w:rPr>
                <w:sz w:val="18"/>
                <w:szCs w:val="18"/>
              </w:rPr>
              <w:t>Circuit classification</w:t>
            </w:r>
          </w:p>
        </w:tc>
        <w:tc>
          <w:tcPr>
            <w:tcW w:w="450" w:type="pct"/>
          </w:tcPr>
          <w:p w14:paraId="09FDADD1" w14:textId="77777777" w:rsidR="002021F1" w:rsidRDefault="002021F1" w:rsidP="002021F1">
            <w:pPr>
              <w:spacing w:after="120"/>
              <w:rPr>
                <w:sz w:val="18"/>
                <w:szCs w:val="18"/>
              </w:rPr>
            </w:pPr>
            <w:r>
              <w:rPr>
                <w:sz w:val="18"/>
                <w:szCs w:val="18"/>
              </w:rPr>
              <w:t>57</w:t>
            </w:r>
          </w:p>
        </w:tc>
        <w:tc>
          <w:tcPr>
            <w:tcW w:w="599" w:type="pct"/>
          </w:tcPr>
          <w:p w14:paraId="6401F40E" w14:textId="77777777" w:rsidR="002021F1" w:rsidRPr="007609EF" w:rsidRDefault="002021F1" w:rsidP="002021F1">
            <w:pPr>
              <w:spacing w:after="120"/>
              <w:rPr>
                <w:sz w:val="18"/>
                <w:szCs w:val="18"/>
              </w:rPr>
            </w:pPr>
            <w:r>
              <w:rPr>
                <w:sz w:val="18"/>
                <w:szCs w:val="18"/>
              </w:rPr>
              <w:t>40</w:t>
            </w:r>
          </w:p>
        </w:tc>
        <w:tc>
          <w:tcPr>
            <w:tcW w:w="703" w:type="pct"/>
          </w:tcPr>
          <w:p w14:paraId="39FCA1B7" w14:textId="77777777" w:rsidR="002021F1" w:rsidRPr="007609EF" w:rsidRDefault="002021F1" w:rsidP="002021F1">
            <w:pPr>
              <w:spacing w:after="120"/>
              <w:rPr>
                <w:sz w:val="18"/>
                <w:szCs w:val="18"/>
              </w:rPr>
            </w:pPr>
            <w:r>
              <w:rPr>
                <w:sz w:val="18"/>
                <w:szCs w:val="18"/>
              </w:rPr>
              <w:t>Text</w:t>
            </w:r>
          </w:p>
        </w:tc>
        <w:tc>
          <w:tcPr>
            <w:tcW w:w="1290" w:type="pct"/>
          </w:tcPr>
          <w:p w14:paraId="2BD4C126" w14:textId="77777777" w:rsidR="002021F1" w:rsidRPr="007609EF" w:rsidRDefault="002021F1" w:rsidP="002021F1">
            <w:pPr>
              <w:spacing w:after="120"/>
              <w:rPr>
                <w:sz w:val="18"/>
                <w:szCs w:val="18"/>
              </w:rPr>
            </w:pPr>
            <w:r>
              <w:rPr>
                <w:sz w:val="18"/>
                <w:szCs w:val="18"/>
              </w:rPr>
              <w:t>e.g.</w:t>
            </w:r>
            <w:r w:rsidR="00AC2738">
              <w:rPr>
                <w:sz w:val="18"/>
                <w:szCs w:val="18"/>
              </w:rPr>
              <w:t xml:space="preserve"> </w:t>
            </w:r>
            <w:r w:rsidRPr="00381F01">
              <w:rPr>
                <w:sz w:val="18"/>
                <w:szCs w:val="18"/>
              </w:rPr>
              <w:t>Primary1, Secondary1</w:t>
            </w:r>
            <w:r>
              <w:rPr>
                <w:sz w:val="18"/>
                <w:szCs w:val="18"/>
              </w:rPr>
              <w:t xml:space="preserve">. </w:t>
            </w:r>
          </w:p>
        </w:tc>
        <w:tc>
          <w:tcPr>
            <w:tcW w:w="953" w:type="pct"/>
          </w:tcPr>
          <w:p w14:paraId="1C029637" w14:textId="77777777" w:rsidR="002021F1" w:rsidRPr="007609EF" w:rsidRDefault="002021F1" w:rsidP="002021F1">
            <w:pPr>
              <w:spacing w:after="120"/>
              <w:rPr>
                <w:sz w:val="18"/>
                <w:szCs w:val="18"/>
              </w:rPr>
            </w:pPr>
            <w:r>
              <w:rPr>
                <w:sz w:val="18"/>
                <w:szCs w:val="18"/>
              </w:rPr>
              <w:t xml:space="preserve">For </w:t>
            </w:r>
            <w:r w:rsidRPr="00F21822">
              <w:rPr>
                <w:sz w:val="18"/>
                <w:szCs w:val="18"/>
              </w:rPr>
              <w:t>BTL</w:t>
            </w:r>
            <w:r>
              <w:rPr>
                <w:sz w:val="18"/>
                <w:szCs w:val="18"/>
              </w:rPr>
              <w:t xml:space="preserve"> product this field will not get populated.</w:t>
            </w:r>
          </w:p>
        </w:tc>
      </w:tr>
      <w:tr w:rsidR="002021F1" w:rsidRPr="00381F01" w14:paraId="7D1A39ED" w14:textId="77777777" w:rsidTr="003E2CF6">
        <w:tc>
          <w:tcPr>
            <w:tcW w:w="1004" w:type="pct"/>
          </w:tcPr>
          <w:p w14:paraId="5EDE0652" w14:textId="77777777" w:rsidR="002021F1" w:rsidRPr="00A6263A" w:rsidRDefault="002021F1" w:rsidP="002021F1">
            <w:pPr>
              <w:spacing w:after="120"/>
              <w:rPr>
                <w:sz w:val="18"/>
                <w:szCs w:val="18"/>
              </w:rPr>
            </w:pPr>
            <w:r w:rsidRPr="00BC7FDE">
              <w:rPr>
                <w:sz w:val="18"/>
                <w:szCs w:val="18"/>
              </w:rPr>
              <w:t>Enable</w:t>
            </w:r>
            <w:r w:rsidRPr="00F13A9B">
              <w:rPr>
                <w:sz w:val="18"/>
                <w:szCs w:val="18"/>
              </w:rPr>
              <w:t xml:space="preserve"> Synchronisation</w:t>
            </w:r>
          </w:p>
        </w:tc>
        <w:tc>
          <w:tcPr>
            <w:tcW w:w="450" w:type="pct"/>
          </w:tcPr>
          <w:p w14:paraId="06A55CF2" w14:textId="77777777" w:rsidR="002021F1" w:rsidRDefault="002021F1" w:rsidP="002021F1">
            <w:pPr>
              <w:spacing w:after="120"/>
              <w:rPr>
                <w:sz w:val="18"/>
                <w:szCs w:val="18"/>
              </w:rPr>
            </w:pPr>
            <w:r>
              <w:rPr>
                <w:sz w:val="18"/>
                <w:szCs w:val="18"/>
              </w:rPr>
              <w:t>58</w:t>
            </w:r>
          </w:p>
        </w:tc>
        <w:tc>
          <w:tcPr>
            <w:tcW w:w="599" w:type="pct"/>
          </w:tcPr>
          <w:p w14:paraId="10EB6BA3" w14:textId="77777777" w:rsidR="002021F1" w:rsidRDefault="002021F1" w:rsidP="002021F1">
            <w:pPr>
              <w:spacing w:after="120"/>
              <w:rPr>
                <w:sz w:val="18"/>
                <w:szCs w:val="18"/>
              </w:rPr>
            </w:pPr>
            <w:r>
              <w:rPr>
                <w:sz w:val="18"/>
                <w:szCs w:val="18"/>
              </w:rPr>
              <w:t>1</w:t>
            </w:r>
          </w:p>
        </w:tc>
        <w:tc>
          <w:tcPr>
            <w:tcW w:w="703" w:type="pct"/>
          </w:tcPr>
          <w:p w14:paraId="328CF6C6" w14:textId="77777777" w:rsidR="002021F1" w:rsidRDefault="002021F1" w:rsidP="002021F1">
            <w:pPr>
              <w:spacing w:after="120"/>
              <w:rPr>
                <w:sz w:val="18"/>
                <w:szCs w:val="18"/>
              </w:rPr>
            </w:pPr>
            <w:r>
              <w:rPr>
                <w:sz w:val="18"/>
                <w:szCs w:val="18"/>
              </w:rPr>
              <w:t>Text</w:t>
            </w:r>
          </w:p>
        </w:tc>
        <w:tc>
          <w:tcPr>
            <w:tcW w:w="1290" w:type="pct"/>
          </w:tcPr>
          <w:p w14:paraId="64E3EA5C" w14:textId="77777777" w:rsidR="002021F1" w:rsidRDefault="002021F1" w:rsidP="002021F1">
            <w:pPr>
              <w:spacing w:after="120"/>
              <w:rPr>
                <w:sz w:val="18"/>
                <w:szCs w:val="18"/>
              </w:rPr>
            </w:pPr>
            <w:r>
              <w:rPr>
                <w:sz w:val="18"/>
                <w:szCs w:val="18"/>
              </w:rPr>
              <w:t>Y or N</w:t>
            </w:r>
          </w:p>
        </w:tc>
        <w:tc>
          <w:tcPr>
            <w:tcW w:w="953" w:type="pct"/>
          </w:tcPr>
          <w:p w14:paraId="16A2C2DC" w14:textId="77777777" w:rsidR="002021F1" w:rsidRDefault="002021F1" w:rsidP="002021F1">
            <w:pPr>
              <w:spacing w:after="120"/>
              <w:rPr>
                <w:sz w:val="18"/>
                <w:szCs w:val="18"/>
              </w:rPr>
            </w:pPr>
            <w:r w:rsidRPr="00F13A9B">
              <w:rPr>
                <w:sz w:val="18"/>
                <w:szCs w:val="18"/>
              </w:rPr>
              <w:t>Y for EAD Synch and N for EAD Standard.</w:t>
            </w:r>
          </w:p>
        </w:tc>
      </w:tr>
      <w:tr w:rsidR="002021F1" w:rsidRPr="00381F01" w14:paraId="1507A513" w14:textId="77777777" w:rsidTr="003E2CF6">
        <w:tc>
          <w:tcPr>
            <w:tcW w:w="1004" w:type="pct"/>
          </w:tcPr>
          <w:p w14:paraId="722D284A" w14:textId="77777777" w:rsidR="002021F1" w:rsidRPr="00E37F15" w:rsidRDefault="002021F1" w:rsidP="002021F1">
            <w:pPr>
              <w:spacing w:after="120"/>
              <w:rPr>
                <w:sz w:val="18"/>
                <w:szCs w:val="18"/>
              </w:rPr>
            </w:pPr>
            <w:r w:rsidRPr="00E37F15">
              <w:rPr>
                <w:sz w:val="18"/>
                <w:szCs w:val="18"/>
              </w:rPr>
              <w:t>Channel Reference</w:t>
            </w:r>
          </w:p>
        </w:tc>
        <w:tc>
          <w:tcPr>
            <w:tcW w:w="450" w:type="pct"/>
          </w:tcPr>
          <w:p w14:paraId="496F8E00" w14:textId="77777777" w:rsidR="002021F1" w:rsidRPr="002D7E6D" w:rsidRDefault="002021F1" w:rsidP="002021F1">
            <w:pPr>
              <w:spacing w:after="120"/>
              <w:rPr>
                <w:sz w:val="18"/>
                <w:szCs w:val="18"/>
              </w:rPr>
            </w:pPr>
            <w:r w:rsidRPr="002D7E6D">
              <w:rPr>
                <w:sz w:val="18"/>
                <w:szCs w:val="18"/>
              </w:rPr>
              <w:t>59</w:t>
            </w:r>
          </w:p>
        </w:tc>
        <w:tc>
          <w:tcPr>
            <w:tcW w:w="599" w:type="pct"/>
          </w:tcPr>
          <w:p w14:paraId="57A77E39" w14:textId="77777777" w:rsidR="002021F1" w:rsidRPr="002D7E6D" w:rsidRDefault="002021F1" w:rsidP="002021F1">
            <w:pPr>
              <w:spacing w:after="120"/>
              <w:rPr>
                <w:sz w:val="18"/>
                <w:szCs w:val="18"/>
              </w:rPr>
            </w:pPr>
            <w:r w:rsidRPr="002D7E6D">
              <w:rPr>
                <w:sz w:val="18"/>
                <w:szCs w:val="18"/>
              </w:rPr>
              <w:t>40</w:t>
            </w:r>
          </w:p>
        </w:tc>
        <w:tc>
          <w:tcPr>
            <w:tcW w:w="703" w:type="pct"/>
          </w:tcPr>
          <w:p w14:paraId="4FA243F2" w14:textId="77777777" w:rsidR="002021F1" w:rsidRPr="002D7E6D" w:rsidRDefault="002021F1" w:rsidP="002021F1">
            <w:pPr>
              <w:spacing w:after="120"/>
              <w:rPr>
                <w:sz w:val="18"/>
                <w:szCs w:val="18"/>
              </w:rPr>
            </w:pPr>
            <w:r w:rsidRPr="002D7E6D">
              <w:rPr>
                <w:sz w:val="18"/>
                <w:szCs w:val="18"/>
              </w:rPr>
              <w:t>Text</w:t>
            </w:r>
          </w:p>
        </w:tc>
        <w:tc>
          <w:tcPr>
            <w:tcW w:w="1290" w:type="pct"/>
          </w:tcPr>
          <w:p w14:paraId="1F1582B1" w14:textId="77777777" w:rsidR="002021F1" w:rsidRPr="00BA0DE7" w:rsidRDefault="002021F1" w:rsidP="002021F1">
            <w:pPr>
              <w:spacing w:after="120"/>
              <w:rPr>
                <w:sz w:val="18"/>
                <w:szCs w:val="18"/>
              </w:rPr>
            </w:pPr>
            <w:r w:rsidRPr="002D7E6D">
              <w:rPr>
                <w:sz w:val="18"/>
                <w:szCs w:val="18"/>
              </w:rPr>
              <w:t>e.g. MYCHANNELREF123</w:t>
            </w:r>
          </w:p>
        </w:tc>
        <w:tc>
          <w:tcPr>
            <w:tcW w:w="953" w:type="pct"/>
          </w:tcPr>
          <w:p w14:paraId="174389BC" w14:textId="77777777" w:rsidR="002021F1" w:rsidRPr="00E37F15" w:rsidRDefault="002021F1" w:rsidP="002021F1">
            <w:pPr>
              <w:spacing w:after="120"/>
              <w:rPr>
                <w:sz w:val="18"/>
                <w:szCs w:val="18"/>
              </w:rPr>
            </w:pPr>
          </w:p>
        </w:tc>
      </w:tr>
      <w:tr w:rsidR="003E2CF6" w:rsidRPr="00381F01" w14:paraId="3A8B3613" w14:textId="77777777" w:rsidTr="003E2CF6">
        <w:tc>
          <w:tcPr>
            <w:tcW w:w="1004" w:type="pct"/>
          </w:tcPr>
          <w:p w14:paraId="61549115" w14:textId="77777777" w:rsidR="003E2CF6" w:rsidRPr="007609EF" w:rsidRDefault="003E2CF6" w:rsidP="003E2CF6">
            <w:pPr>
              <w:spacing w:after="120"/>
              <w:rPr>
                <w:sz w:val="18"/>
                <w:szCs w:val="18"/>
              </w:rPr>
            </w:pPr>
            <w:r w:rsidRPr="00B84ADA">
              <w:rPr>
                <w:sz w:val="18"/>
                <w:szCs w:val="18"/>
              </w:rPr>
              <w:t>Unique Price Code</w:t>
            </w:r>
          </w:p>
        </w:tc>
        <w:tc>
          <w:tcPr>
            <w:tcW w:w="450" w:type="pct"/>
          </w:tcPr>
          <w:p w14:paraId="044EC1E7" w14:textId="77777777" w:rsidR="003E2CF6" w:rsidRPr="007609EF" w:rsidRDefault="003E2CF6" w:rsidP="003E2CF6">
            <w:pPr>
              <w:spacing w:after="120"/>
              <w:rPr>
                <w:sz w:val="18"/>
                <w:szCs w:val="18"/>
              </w:rPr>
            </w:pPr>
            <w:r>
              <w:rPr>
                <w:sz w:val="18"/>
                <w:szCs w:val="18"/>
              </w:rPr>
              <w:t>60</w:t>
            </w:r>
          </w:p>
        </w:tc>
        <w:tc>
          <w:tcPr>
            <w:tcW w:w="599" w:type="pct"/>
          </w:tcPr>
          <w:p w14:paraId="5C716447" w14:textId="77777777" w:rsidR="003E2CF6" w:rsidRPr="007609EF" w:rsidRDefault="00AD7C78" w:rsidP="003E2CF6">
            <w:pPr>
              <w:spacing w:after="120"/>
              <w:rPr>
                <w:sz w:val="18"/>
                <w:szCs w:val="18"/>
              </w:rPr>
            </w:pPr>
            <w:r>
              <w:rPr>
                <w:sz w:val="18"/>
                <w:szCs w:val="18"/>
              </w:rPr>
              <w:t>60</w:t>
            </w:r>
          </w:p>
        </w:tc>
        <w:tc>
          <w:tcPr>
            <w:tcW w:w="703" w:type="pct"/>
          </w:tcPr>
          <w:p w14:paraId="0520DBD3" w14:textId="77777777" w:rsidR="003E2CF6" w:rsidRPr="007609EF" w:rsidRDefault="003E2CF6" w:rsidP="003E2CF6">
            <w:pPr>
              <w:spacing w:after="120"/>
              <w:rPr>
                <w:sz w:val="18"/>
                <w:szCs w:val="18"/>
              </w:rPr>
            </w:pPr>
            <w:r>
              <w:rPr>
                <w:sz w:val="18"/>
                <w:szCs w:val="18"/>
              </w:rPr>
              <w:t>Text</w:t>
            </w:r>
          </w:p>
        </w:tc>
        <w:tc>
          <w:tcPr>
            <w:tcW w:w="1290" w:type="pct"/>
          </w:tcPr>
          <w:p w14:paraId="589DF3EF" w14:textId="77777777" w:rsidR="003E2CF6" w:rsidRPr="00CA5D1F" w:rsidRDefault="003E2CF6" w:rsidP="00AA5F64">
            <w:pPr>
              <w:spacing w:after="120"/>
              <w:rPr>
                <w:sz w:val="18"/>
                <w:szCs w:val="18"/>
              </w:rPr>
            </w:pPr>
            <w:r w:rsidRPr="00CA5D1F">
              <w:rPr>
                <w:sz w:val="18"/>
                <w:szCs w:val="18"/>
              </w:rPr>
              <w:t>e.g</w:t>
            </w:r>
            <w:r w:rsidR="00E938BD" w:rsidRPr="00CA5D1F">
              <w:rPr>
                <w:sz w:val="18"/>
                <w:szCs w:val="18"/>
              </w:rPr>
              <w:t>.</w:t>
            </w:r>
            <w:r w:rsidR="008E43A6" w:rsidRPr="00CA5D1F">
              <w:rPr>
                <w:sz w:val="18"/>
                <w:szCs w:val="18"/>
              </w:rPr>
              <w:t xml:space="preserve"> ETH</w:t>
            </w:r>
            <w:r w:rsidR="00AA5F64" w:rsidRPr="00CA5D1F">
              <w:rPr>
                <w:sz w:val="18"/>
                <w:szCs w:val="18"/>
              </w:rPr>
              <w:t>X</w:t>
            </w:r>
            <w:r w:rsidR="008E43A6" w:rsidRPr="00CA5D1F">
              <w:rPr>
                <w:sz w:val="18"/>
                <w:szCs w:val="18"/>
              </w:rPr>
              <w:t>XXXXXXX</w:t>
            </w:r>
            <w:r w:rsidR="002B2791" w:rsidRPr="00CA5D1F">
              <w:rPr>
                <w:sz w:val="18"/>
                <w:szCs w:val="18"/>
              </w:rPr>
              <w:t>/</w:t>
            </w:r>
          </w:p>
          <w:p w14:paraId="3EA40033" w14:textId="77777777" w:rsidR="002B2791" w:rsidRDefault="002B2791" w:rsidP="00AA5F64">
            <w:pPr>
              <w:spacing w:after="120"/>
              <w:rPr>
                <w:sz w:val="18"/>
                <w:szCs w:val="18"/>
              </w:rPr>
            </w:pPr>
            <w:r w:rsidRPr="00CA5D1F">
              <w:rPr>
                <w:sz w:val="18"/>
                <w:szCs w:val="18"/>
              </w:rPr>
              <w:t>ETHYYYYYYYY</w:t>
            </w:r>
          </w:p>
        </w:tc>
        <w:tc>
          <w:tcPr>
            <w:tcW w:w="953" w:type="pct"/>
          </w:tcPr>
          <w:p w14:paraId="34A87F57" w14:textId="77777777" w:rsidR="008B0827" w:rsidRDefault="00174568" w:rsidP="008B082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sz w:val="22"/>
                <w:szCs w:val="22"/>
                <w:lang w:eastAsia="en-GB"/>
              </w:rPr>
            </w:pPr>
            <w:r>
              <w:rPr>
                <w:rFonts w:cs="Tahoma"/>
                <w:color w:val="000000"/>
                <w:sz w:val="18"/>
                <w:szCs w:val="18"/>
              </w:rPr>
              <w:t xml:space="preserve">For </w:t>
            </w:r>
            <w:r w:rsidR="006E3A7B" w:rsidRPr="00D64F4B">
              <w:rPr>
                <w:rFonts w:cs="Tahoma"/>
                <w:color w:val="000000"/>
                <w:sz w:val="18"/>
                <w:szCs w:val="18"/>
              </w:rPr>
              <w:t>DFX</w:t>
            </w:r>
            <w:r w:rsidR="006E3A7B" w:rsidRPr="00A25AB5">
              <w:rPr>
                <w:rFonts w:cs="Tahoma"/>
                <w:color w:val="000000"/>
                <w:sz w:val="18"/>
                <w:szCs w:val="18"/>
              </w:rPr>
              <w:t>,</w:t>
            </w:r>
            <w:r w:rsidR="006E3A7B" w:rsidRPr="004F025E">
              <w:rPr>
                <w:rFonts w:cs="Tahoma"/>
                <w:color w:val="000000"/>
                <w:sz w:val="18"/>
                <w:szCs w:val="18"/>
              </w:rPr>
              <w:t xml:space="preserve"> DF</w:t>
            </w:r>
            <w:r w:rsidR="004D04E0" w:rsidRPr="00D64F4B">
              <w:rPr>
                <w:rFonts w:cs="Tahoma"/>
                <w:color w:val="000000"/>
                <w:sz w:val="18"/>
                <w:szCs w:val="18"/>
              </w:rPr>
              <w:t xml:space="preserve"> invoices will have "Unique Price Code" updated where applicable, effective from 1</w:t>
            </w:r>
            <w:r w:rsidR="004D04E0" w:rsidRPr="00D64F4B">
              <w:rPr>
                <w:rFonts w:cs="Tahoma"/>
                <w:color w:val="000000"/>
                <w:sz w:val="18"/>
                <w:szCs w:val="18"/>
                <w:vertAlign w:val="superscript"/>
              </w:rPr>
              <w:t>st</w:t>
            </w:r>
            <w:r w:rsidR="004D04E0" w:rsidRPr="00D64F4B">
              <w:rPr>
                <w:rFonts w:cs="Tahoma"/>
                <w:color w:val="000000"/>
                <w:sz w:val="18"/>
                <w:szCs w:val="18"/>
              </w:rPr>
              <w:t xml:space="preserve"> February 2021 bills. </w:t>
            </w:r>
            <w:r w:rsidR="008B0827">
              <w:rPr>
                <w:rFonts w:ascii="Segoe UI" w:hAnsi="Segoe UI" w:cs="Segoe UI"/>
                <w:color w:val="000000"/>
                <w:sz w:val="20"/>
                <w:szCs w:val="20"/>
                <w:lang w:eastAsia="en-GB"/>
              </w:rPr>
              <w:t>All other Ethernet Products Reserved for future rollout.</w:t>
            </w:r>
          </w:p>
          <w:p w14:paraId="3F2A0C24" w14:textId="77777777" w:rsidR="004D04E0" w:rsidRPr="00A31BF9" w:rsidRDefault="004D04E0" w:rsidP="004D04E0">
            <w:pPr>
              <w:rPr>
                <w:rFonts w:cs="Tahoma"/>
                <w:color w:val="000000"/>
                <w:sz w:val="18"/>
                <w:szCs w:val="18"/>
                <w:highlight w:val="yellow"/>
              </w:rPr>
            </w:pPr>
          </w:p>
          <w:p w14:paraId="4B208B42" w14:textId="77777777" w:rsidR="003E2CF6" w:rsidRPr="00E938BD" w:rsidRDefault="003E2CF6" w:rsidP="009E7CD4">
            <w:pPr>
              <w:autoSpaceDE w:val="0"/>
              <w:autoSpaceDN w:val="0"/>
              <w:spacing w:after="0" w:line="240" w:lineRule="auto"/>
              <w:rPr>
                <w:rFonts w:ascii="Calibri" w:hAnsi="Calibri"/>
                <w:sz w:val="22"/>
                <w:szCs w:val="22"/>
                <w:lang w:val="en-GB" w:eastAsia="en-GB"/>
              </w:rPr>
            </w:pPr>
          </w:p>
        </w:tc>
      </w:tr>
    </w:tbl>
    <w:p w14:paraId="09A63B3E" w14:textId="77777777" w:rsidR="002021F1" w:rsidRPr="00C97611" w:rsidRDefault="002021F1" w:rsidP="002021F1">
      <w:pPr>
        <w:jc w:val="both"/>
        <w:rPr>
          <w:sz w:val="18"/>
          <w:szCs w:val="18"/>
        </w:rPr>
      </w:pPr>
      <w:r w:rsidRPr="00C97611">
        <w:rPr>
          <w:sz w:val="18"/>
          <w:szCs w:val="18"/>
        </w:rPr>
        <w:t>* Asterisk = Fields whose values will not get populated.</w:t>
      </w:r>
    </w:p>
    <w:p w14:paraId="493B5FD0" w14:textId="77777777" w:rsidR="002021F1" w:rsidRPr="005B4766" w:rsidRDefault="002021F1" w:rsidP="00870DEA">
      <w:pPr>
        <w:pStyle w:val="Heading2"/>
      </w:pPr>
      <w:bookmarkStart w:id="98" w:name="ex_events"/>
      <w:bookmarkStart w:id="99" w:name="_Toc268602756"/>
      <w:bookmarkStart w:id="100" w:name="_Toc292189152"/>
      <w:bookmarkStart w:id="101" w:name="_Toc488928572"/>
      <w:bookmarkStart w:id="102" w:name="_Toc488928797"/>
      <w:bookmarkStart w:id="103" w:name="_Ref4778831"/>
      <w:bookmarkStart w:id="104" w:name="_Toc205994546"/>
      <w:bookmarkEnd w:id="98"/>
      <w:r w:rsidRPr="005B4766">
        <w:t xml:space="preserve">EVENT CHARGES </w:t>
      </w:r>
      <w:r w:rsidRPr="00870DEA">
        <w:t>RECORD</w:t>
      </w:r>
      <w:bookmarkEnd w:id="99"/>
      <w:bookmarkEnd w:id="100"/>
      <w:bookmarkEnd w:id="101"/>
      <w:bookmarkEnd w:id="102"/>
      <w:bookmarkEnd w:id="103"/>
      <w:bookmarkEnd w:id="104"/>
    </w:p>
    <w:p w14:paraId="05D78170" w14:textId="77777777" w:rsidR="002021F1" w:rsidRPr="00836694" w:rsidRDefault="002021F1" w:rsidP="002021F1">
      <w:pPr>
        <w:jc w:val="both"/>
      </w:pPr>
      <w:r w:rsidRPr="00836694">
        <w:t>The following event detail records will be included in the output file and will contain the following character separated bill data.</w:t>
      </w:r>
    </w:p>
    <w:p w14:paraId="378D551E" w14:textId="77777777" w:rsidR="002021F1" w:rsidRPr="00836694" w:rsidRDefault="002021F1" w:rsidP="002021F1">
      <w:pPr>
        <w:jc w:val="both"/>
      </w:pPr>
      <w:r w:rsidRPr="00836694">
        <w:t xml:space="preserve">Record Type: </w:t>
      </w:r>
      <w:r w:rsidRPr="00170E70">
        <w:rPr>
          <w:b/>
        </w:rPr>
        <w:t>EVENT</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851"/>
        <w:gridCol w:w="829"/>
        <w:gridCol w:w="1107"/>
        <w:gridCol w:w="1310"/>
        <w:gridCol w:w="2379"/>
        <w:gridCol w:w="1760"/>
      </w:tblGrid>
      <w:tr w:rsidR="002021F1" w:rsidRPr="005B4766" w14:paraId="00BDFA02" w14:textId="77777777" w:rsidTr="00AA6268">
        <w:tc>
          <w:tcPr>
            <w:tcW w:w="1002" w:type="pct"/>
          </w:tcPr>
          <w:p w14:paraId="440738EA" w14:textId="77777777" w:rsidR="002021F1" w:rsidRPr="005B4766" w:rsidRDefault="002021F1" w:rsidP="002021F1">
            <w:pPr>
              <w:spacing w:after="120"/>
              <w:rPr>
                <w:b/>
                <w:sz w:val="18"/>
                <w:szCs w:val="18"/>
              </w:rPr>
            </w:pPr>
            <w:r w:rsidRPr="005B4766">
              <w:rPr>
                <w:b/>
                <w:sz w:val="18"/>
                <w:szCs w:val="18"/>
              </w:rPr>
              <w:t>Field Name</w:t>
            </w:r>
          </w:p>
        </w:tc>
        <w:tc>
          <w:tcPr>
            <w:tcW w:w="449" w:type="pct"/>
          </w:tcPr>
          <w:p w14:paraId="641F3AC1" w14:textId="77777777" w:rsidR="002021F1" w:rsidRPr="005B4766" w:rsidRDefault="002021F1" w:rsidP="002021F1">
            <w:pPr>
              <w:spacing w:after="120"/>
              <w:rPr>
                <w:b/>
                <w:sz w:val="18"/>
                <w:szCs w:val="18"/>
              </w:rPr>
            </w:pPr>
            <w:r w:rsidRPr="005B4766">
              <w:rPr>
                <w:b/>
                <w:sz w:val="18"/>
                <w:szCs w:val="18"/>
              </w:rPr>
              <w:t>Field No</w:t>
            </w:r>
          </w:p>
        </w:tc>
        <w:tc>
          <w:tcPr>
            <w:tcW w:w="599" w:type="pct"/>
          </w:tcPr>
          <w:p w14:paraId="1D1DDE79" w14:textId="77777777" w:rsidR="002021F1" w:rsidRPr="005B4766" w:rsidRDefault="002021F1" w:rsidP="002021F1">
            <w:pPr>
              <w:spacing w:after="120"/>
              <w:rPr>
                <w:b/>
                <w:sz w:val="18"/>
                <w:szCs w:val="18"/>
              </w:rPr>
            </w:pPr>
            <w:r w:rsidRPr="005B4766">
              <w:rPr>
                <w:b/>
                <w:sz w:val="18"/>
                <w:szCs w:val="18"/>
              </w:rPr>
              <w:t xml:space="preserve">Maximum Field Length          </w:t>
            </w:r>
          </w:p>
        </w:tc>
        <w:tc>
          <w:tcPr>
            <w:tcW w:w="709" w:type="pct"/>
          </w:tcPr>
          <w:p w14:paraId="1DEC9210" w14:textId="77777777" w:rsidR="002021F1" w:rsidRPr="005B4766" w:rsidRDefault="002021F1" w:rsidP="002021F1">
            <w:pPr>
              <w:spacing w:after="120"/>
              <w:rPr>
                <w:b/>
                <w:sz w:val="18"/>
                <w:szCs w:val="18"/>
              </w:rPr>
            </w:pPr>
            <w:r w:rsidRPr="005B4766">
              <w:rPr>
                <w:b/>
                <w:sz w:val="18"/>
                <w:szCs w:val="18"/>
              </w:rPr>
              <w:t>Format</w:t>
            </w:r>
          </w:p>
        </w:tc>
        <w:tc>
          <w:tcPr>
            <w:tcW w:w="1288" w:type="pct"/>
          </w:tcPr>
          <w:p w14:paraId="17AC3BF1" w14:textId="77777777" w:rsidR="002021F1" w:rsidRPr="005B4766" w:rsidRDefault="002021F1" w:rsidP="002021F1">
            <w:pPr>
              <w:spacing w:after="120"/>
              <w:rPr>
                <w:b/>
                <w:sz w:val="18"/>
                <w:szCs w:val="18"/>
              </w:rPr>
            </w:pPr>
            <w:r w:rsidRPr="005B4766">
              <w:rPr>
                <w:b/>
                <w:sz w:val="18"/>
                <w:szCs w:val="18"/>
              </w:rPr>
              <w:t>Value</w:t>
            </w:r>
          </w:p>
        </w:tc>
        <w:tc>
          <w:tcPr>
            <w:tcW w:w="953" w:type="pct"/>
          </w:tcPr>
          <w:p w14:paraId="45845502" w14:textId="77777777" w:rsidR="002021F1" w:rsidRPr="005B4766" w:rsidRDefault="002021F1" w:rsidP="002021F1">
            <w:pPr>
              <w:spacing w:after="120"/>
              <w:rPr>
                <w:b/>
                <w:sz w:val="18"/>
                <w:szCs w:val="18"/>
              </w:rPr>
            </w:pPr>
            <w:r>
              <w:rPr>
                <w:b/>
                <w:sz w:val="18"/>
                <w:szCs w:val="18"/>
              </w:rPr>
              <w:t>Note</w:t>
            </w:r>
          </w:p>
        </w:tc>
      </w:tr>
      <w:tr w:rsidR="002021F1" w:rsidRPr="005B4766" w14:paraId="385E9376" w14:textId="77777777" w:rsidTr="00AA6268">
        <w:tc>
          <w:tcPr>
            <w:tcW w:w="1002" w:type="pct"/>
          </w:tcPr>
          <w:p w14:paraId="132CCEC2" w14:textId="77777777" w:rsidR="002021F1" w:rsidRPr="005B4766" w:rsidRDefault="002021F1" w:rsidP="002021F1">
            <w:pPr>
              <w:spacing w:after="120"/>
              <w:rPr>
                <w:sz w:val="18"/>
                <w:szCs w:val="18"/>
              </w:rPr>
            </w:pPr>
            <w:r w:rsidRPr="005B4766">
              <w:rPr>
                <w:sz w:val="18"/>
                <w:szCs w:val="18"/>
              </w:rPr>
              <w:t>Record Type</w:t>
            </w:r>
          </w:p>
        </w:tc>
        <w:tc>
          <w:tcPr>
            <w:tcW w:w="449" w:type="pct"/>
          </w:tcPr>
          <w:p w14:paraId="3904AC83" w14:textId="77777777" w:rsidR="002021F1" w:rsidRPr="005B4766" w:rsidRDefault="002021F1" w:rsidP="002021F1">
            <w:pPr>
              <w:spacing w:after="120"/>
              <w:rPr>
                <w:sz w:val="18"/>
                <w:szCs w:val="18"/>
              </w:rPr>
            </w:pPr>
            <w:r w:rsidRPr="005B4766">
              <w:rPr>
                <w:sz w:val="18"/>
                <w:szCs w:val="18"/>
              </w:rPr>
              <w:t>1</w:t>
            </w:r>
          </w:p>
        </w:tc>
        <w:tc>
          <w:tcPr>
            <w:tcW w:w="599" w:type="pct"/>
          </w:tcPr>
          <w:p w14:paraId="035B003D" w14:textId="77777777" w:rsidR="002021F1" w:rsidRPr="005B4766" w:rsidRDefault="002021F1" w:rsidP="002021F1">
            <w:pPr>
              <w:spacing w:after="120"/>
              <w:rPr>
                <w:sz w:val="18"/>
                <w:szCs w:val="18"/>
              </w:rPr>
            </w:pPr>
            <w:r w:rsidRPr="00E37F15">
              <w:rPr>
                <w:sz w:val="18"/>
                <w:szCs w:val="18"/>
              </w:rPr>
              <w:t>255</w:t>
            </w:r>
          </w:p>
        </w:tc>
        <w:tc>
          <w:tcPr>
            <w:tcW w:w="709" w:type="pct"/>
          </w:tcPr>
          <w:p w14:paraId="5524C979" w14:textId="77777777" w:rsidR="002021F1" w:rsidRPr="005B4766" w:rsidRDefault="002021F1" w:rsidP="002021F1">
            <w:pPr>
              <w:spacing w:after="120"/>
              <w:rPr>
                <w:sz w:val="18"/>
                <w:szCs w:val="18"/>
              </w:rPr>
            </w:pPr>
            <w:r w:rsidRPr="005B4766">
              <w:rPr>
                <w:sz w:val="18"/>
                <w:szCs w:val="18"/>
              </w:rPr>
              <w:t>Text</w:t>
            </w:r>
          </w:p>
        </w:tc>
        <w:tc>
          <w:tcPr>
            <w:tcW w:w="1288" w:type="pct"/>
          </w:tcPr>
          <w:p w14:paraId="7F521253" w14:textId="77777777" w:rsidR="002021F1" w:rsidRPr="005B4766" w:rsidRDefault="002021F1" w:rsidP="002021F1">
            <w:pPr>
              <w:spacing w:after="120"/>
              <w:rPr>
                <w:sz w:val="18"/>
                <w:szCs w:val="18"/>
              </w:rPr>
            </w:pPr>
            <w:r w:rsidRPr="005B4766">
              <w:rPr>
                <w:sz w:val="18"/>
                <w:szCs w:val="18"/>
              </w:rPr>
              <w:t>EVENT</w:t>
            </w:r>
          </w:p>
        </w:tc>
        <w:tc>
          <w:tcPr>
            <w:tcW w:w="953" w:type="pct"/>
          </w:tcPr>
          <w:p w14:paraId="0A960586" w14:textId="77777777" w:rsidR="002021F1" w:rsidRPr="005B4766" w:rsidRDefault="002021F1" w:rsidP="002021F1">
            <w:pPr>
              <w:spacing w:after="120"/>
              <w:rPr>
                <w:sz w:val="18"/>
                <w:szCs w:val="18"/>
              </w:rPr>
            </w:pPr>
          </w:p>
        </w:tc>
      </w:tr>
      <w:tr w:rsidR="002021F1" w:rsidRPr="005B4766" w14:paraId="4C95296C" w14:textId="77777777" w:rsidTr="00AA6268">
        <w:tc>
          <w:tcPr>
            <w:tcW w:w="1002" w:type="pct"/>
          </w:tcPr>
          <w:p w14:paraId="1F4BEF09" w14:textId="77777777" w:rsidR="002021F1" w:rsidRPr="00DC559D" w:rsidRDefault="002021F1" w:rsidP="002021F1">
            <w:pPr>
              <w:spacing w:after="120"/>
              <w:rPr>
                <w:sz w:val="18"/>
                <w:szCs w:val="18"/>
              </w:rPr>
            </w:pPr>
            <w:r w:rsidRPr="00DC559D">
              <w:rPr>
                <w:sz w:val="18"/>
                <w:szCs w:val="18"/>
              </w:rPr>
              <w:t>*Product Description</w:t>
            </w:r>
          </w:p>
        </w:tc>
        <w:tc>
          <w:tcPr>
            <w:tcW w:w="449" w:type="pct"/>
          </w:tcPr>
          <w:p w14:paraId="3F1DE597" w14:textId="77777777" w:rsidR="002021F1" w:rsidRPr="00DC559D" w:rsidRDefault="002021F1" w:rsidP="002021F1">
            <w:pPr>
              <w:spacing w:after="120"/>
              <w:rPr>
                <w:sz w:val="18"/>
                <w:szCs w:val="18"/>
              </w:rPr>
            </w:pPr>
            <w:r w:rsidRPr="00DC559D">
              <w:rPr>
                <w:sz w:val="18"/>
                <w:szCs w:val="18"/>
              </w:rPr>
              <w:t>2</w:t>
            </w:r>
          </w:p>
        </w:tc>
        <w:tc>
          <w:tcPr>
            <w:tcW w:w="599" w:type="pct"/>
          </w:tcPr>
          <w:p w14:paraId="78FDA9F8" w14:textId="77777777" w:rsidR="002021F1" w:rsidRPr="00DC559D" w:rsidRDefault="002021F1" w:rsidP="002021F1">
            <w:pPr>
              <w:spacing w:after="120"/>
              <w:rPr>
                <w:sz w:val="18"/>
                <w:szCs w:val="18"/>
              </w:rPr>
            </w:pPr>
            <w:r w:rsidRPr="00DC559D">
              <w:rPr>
                <w:sz w:val="18"/>
                <w:szCs w:val="18"/>
              </w:rPr>
              <w:t>40</w:t>
            </w:r>
          </w:p>
        </w:tc>
        <w:tc>
          <w:tcPr>
            <w:tcW w:w="709" w:type="pct"/>
          </w:tcPr>
          <w:p w14:paraId="366E8050" w14:textId="77777777" w:rsidR="002021F1" w:rsidRPr="00DC559D" w:rsidRDefault="002021F1" w:rsidP="002021F1">
            <w:pPr>
              <w:spacing w:after="120"/>
              <w:rPr>
                <w:sz w:val="18"/>
                <w:szCs w:val="18"/>
              </w:rPr>
            </w:pPr>
            <w:r w:rsidRPr="00DC559D">
              <w:rPr>
                <w:sz w:val="18"/>
                <w:szCs w:val="18"/>
              </w:rPr>
              <w:t>Text</w:t>
            </w:r>
          </w:p>
        </w:tc>
        <w:tc>
          <w:tcPr>
            <w:tcW w:w="1288" w:type="pct"/>
          </w:tcPr>
          <w:p w14:paraId="483D4239" w14:textId="77777777" w:rsidR="002021F1" w:rsidRPr="00DC559D" w:rsidRDefault="002021F1" w:rsidP="002021F1">
            <w:pPr>
              <w:spacing w:after="120"/>
              <w:rPr>
                <w:sz w:val="18"/>
                <w:szCs w:val="18"/>
              </w:rPr>
            </w:pPr>
            <w:r w:rsidRPr="00DC559D">
              <w:rPr>
                <w:sz w:val="18"/>
                <w:szCs w:val="18"/>
              </w:rPr>
              <w:t>N/A to events.</w:t>
            </w:r>
          </w:p>
        </w:tc>
        <w:tc>
          <w:tcPr>
            <w:tcW w:w="953" w:type="pct"/>
          </w:tcPr>
          <w:p w14:paraId="71225148" w14:textId="77777777" w:rsidR="002021F1" w:rsidRPr="00DC559D" w:rsidRDefault="002021F1" w:rsidP="002021F1">
            <w:pPr>
              <w:spacing w:after="120"/>
              <w:rPr>
                <w:sz w:val="18"/>
                <w:szCs w:val="18"/>
              </w:rPr>
            </w:pPr>
          </w:p>
        </w:tc>
      </w:tr>
      <w:tr w:rsidR="002021F1" w:rsidRPr="005B4766" w14:paraId="09F4386A" w14:textId="77777777" w:rsidTr="00AA6268">
        <w:tc>
          <w:tcPr>
            <w:tcW w:w="1002" w:type="pct"/>
          </w:tcPr>
          <w:p w14:paraId="1162EE3A" w14:textId="77777777" w:rsidR="002021F1" w:rsidRPr="00DC559D" w:rsidRDefault="002021F1" w:rsidP="002021F1">
            <w:pPr>
              <w:spacing w:after="120"/>
              <w:rPr>
                <w:sz w:val="18"/>
                <w:szCs w:val="18"/>
              </w:rPr>
            </w:pPr>
            <w:r w:rsidRPr="00DC559D">
              <w:rPr>
                <w:sz w:val="18"/>
                <w:szCs w:val="18"/>
              </w:rPr>
              <w:t xml:space="preserve">*Product Tariff Name </w:t>
            </w:r>
          </w:p>
        </w:tc>
        <w:tc>
          <w:tcPr>
            <w:tcW w:w="449" w:type="pct"/>
          </w:tcPr>
          <w:p w14:paraId="1B59E051" w14:textId="77777777" w:rsidR="002021F1" w:rsidRPr="00DC559D" w:rsidRDefault="002021F1" w:rsidP="002021F1">
            <w:pPr>
              <w:spacing w:after="120"/>
              <w:rPr>
                <w:sz w:val="18"/>
                <w:szCs w:val="18"/>
              </w:rPr>
            </w:pPr>
            <w:r w:rsidRPr="00DC559D">
              <w:rPr>
                <w:sz w:val="18"/>
                <w:szCs w:val="18"/>
              </w:rPr>
              <w:t>3</w:t>
            </w:r>
          </w:p>
        </w:tc>
        <w:tc>
          <w:tcPr>
            <w:tcW w:w="599" w:type="pct"/>
          </w:tcPr>
          <w:p w14:paraId="61FF5492" w14:textId="77777777" w:rsidR="002021F1" w:rsidRPr="00DC559D" w:rsidRDefault="002021F1" w:rsidP="002021F1">
            <w:pPr>
              <w:spacing w:after="120"/>
              <w:rPr>
                <w:sz w:val="18"/>
                <w:szCs w:val="18"/>
              </w:rPr>
            </w:pPr>
            <w:r>
              <w:rPr>
                <w:sz w:val="18"/>
                <w:szCs w:val="18"/>
              </w:rPr>
              <w:t>40</w:t>
            </w:r>
          </w:p>
        </w:tc>
        <w:tc>
          <w:tcPr>
            <w:tcW w:w="709" w:type="pct"/>
          </w:tcPr>
          <w:p w14:paraId="1B5C5A61" w14:textId="77777777" w:rsidR="002021F1" w:rsidRPr="00DC559D" w:rsidRDefault="002021F1" w:rsidP="002021F1">
            <w:pPr>
              <w:spacing w:after="120"/>
              <w:rPr>
                <w:sz w:val="18"/>
                <w:szCs w:val="18"/>
              </w:rPr>
            </w:pPr>
            <w:r w:rsidRPr="00DC559D">
              <w:rPr>
                <w:sz w:val="18"/>
                <w:szCs w:val="18"/>
              </w:rPr>
              <w:t>Text</w:t>
            </w:r>
          </w:p>
        </w:tc>
        <w:tc>
          <w:tcPr>
            <w:tcW w:w="1288" w:type="pct"/>
          </w:tcPr>
          <w:p w14:paraId="4103FFF3" w14:textId="77777777" w:rsidR="002021F1" w:rsidRPr="00DC559D" w:rsidRDefault="002021F1" w:rsidP="002021F1">
            <w:pPr>
              <w:spacing w:after="120"/>
              <w:rPr>
                <w:sz w:val="18"/>
                <w:szCs w:val="18"/>
              </w:rPr>
            </w:pPr>
            <w:r w:rsidRPr="00DC559D">
              <w:rPr>
                <w:sz w:val="18"/>
                <w:szCs w:val="18"/>
              </w:rPr>
              <w:t>N/A to events.</w:t>
            </w:r>
          </w:p>
        </w:tc>
        <w:tc>
          <w:tcPr>
            <w:tcW w:w="953" w:type="pct"/>
          </w:tcPr>
          <w:p w14:paraId="517ED668" w14:textId="77777777" w:rsidR="002021F1" w:rsidRPr="00DC559D" w:rsidRDefault="002021F1" w:rsidP="002021F1">
            <w:pPr>
              <w:spacing w:after="120"/>
              <w:rPr>
                <w:sz w:val="18"/>
                <w:szCs w:val="18"/>
              </w:rPr>
            </w:pPr>
          </w:p>
        </w:tc>
      </w:tr>
      <w:tr w:rsidR="002021F1" w:rsidRPr="005B4766" w14:paraId="0AFE18E6" w14:textId="77777777" w:rsidTr="00AA6268">
        <w:tc>
          <w:tcPr>
            <w:tcW w:w="1002" w:type="pct"/>
          </w:tcPr>
          <w:p w14:paraId="7924EBCF" w14:textId="77777777" w:rsidR="002021F1" w:rsidRPr="005B4766" w:rsidRDefault="002021F1" w:rsidP="002021F1">
            <w:pPr>
              <w:spacing w:after="120"/>
              <w:rPr>
                <w:sz w:val="18"/>
                <w:szCs w:val="18"/>
              </w:rPr>
            </w:pPr>
            <w:r>
              <w:rPr>
                <w:sz w:val="18"/>
                <w:szCs w:val="18"/>
              </w:rPr>
              <w:t>Event Source</w:t>
            </w:r>
          </w:p>
        </w:tc>
        <w:tc>
          <w:tcPr>
            <w:tcW w:w="449" w:type="pct"/>
          </w:tcPr>
          <w:p w14:paraId="187751F9" w14:textId="77777777" w:rsidR="002021F1" w:rsidRPr="005B4766" w:rsidRDefault="002021F1" w:rsidP="002021F1">
            <w:pPr>
              <w:spacing w:after="120"/>
              <w:rPr>
                <w:sz w:val="18"/>
                <w:szCs w:val="18"/>
              </w:rPr>
            </w:pPr>
            <w:r w:rsidRPr="005B4766">
              <w:rPr>
                <w:sz w:val="18"/>
                <w:szCs w:val="18"/>
              </w:rPr>
              <w:t>4</w:t>
            </w:r>
          </w:p>
        </w:tc>
        <w:tc>
          <w:tcPr>
            <w:tcW w:w="599" w:type="pct"/>
          </w:tcPr>
          <w:p w14:paraId="349074FB" w14:textId="77777777" w:rsidR="002021F1" w:rsidRPr="005B4766" w:rsidRDefault="002021F1" w:rsidP="002021F1">
            <w:pPr>
              <w:spacing w:after="120"/>
              <w:rPr>
                <w:sz w:val="18"/>
                <w:szCs w:val="18"/>
              </w:rPr>
            </w:pPr>
            <w:r>
              <w:rPr>
                <w:sz w:val="18"/>
                <w:szCs w:val="18"/>
              </w:rPr>
              <w:t>40</w:t>
            </w:r>
          </w:p>
        </w:tc>
        <w:tc>
          <w:tcPr>
            <w:tcW w:w="709" w:type="pct"/>
          </w:tcPr>
          <w:p w14:paraId="24E48B84" w14:textId="77777777" w:rsidR="002021F1" w:rsidRPr="005B4766" w:rsidRDefault="002021F1" w:rsidP="002021F1">
            <w:pPr>
              <w:spacing w:after="120"/>
              <w:rPr>
                <w:sz w:val="18"/>
                <w:szCs w:val="18"/>
              </w:rPr>
            </w:pPr>
            <w:r>
              <w:rPr>
                <w:sz w:val="18"/>
                <w:szCs w:val="18"/>
              </w:rPr>
              <w:t>Text</w:t>
            </w:r>
          </w:p>
        </w:tc>
        <w:tc>
          <w:tcPr>
            <w:tcW w:w="1288" w:type="pct"/>
          </w:tcPr>
          <w:p w14:paraId="6EC9019F" w14:textId="77777777" w:rsidR="002021F1" w:rsidRPr="00E37F15" w:rsidRDefault="002021F1" w:rsidP="002021F1">
            <w:pPr>
              <w:spacing w:after="120"/>
              <w:rPr>
                <w:sz w:val="18"/>
                <w:szCs w:val="18"/>
              </w:rPr>
            </w:pPr>
            <w:r>
              <w:rPr>
                <w:sz w:val="18"/>
                <w:szCs w:val="18"/>
              </w:rPr>
              <w:t>Event Source Value</w:t>
            </w:r>
          </w:p>
        </w:tc>
        <w:tc>
          <w:tcPr>
            <w:tcW w:w="953" w:type="pct"/>
          </w:tcPr>
          <w:p w14:paraId="30501338" w14:textId="77777777" w:rsidR="002021F1" w:rsidRDefault="002021F1" w:rsidP="002021F1">
            <w:pPr>
              <w:spacing w:after="120"/>
              <w:rPr>
                <w:sz w:val="18"/>
                <w:szCs w:val="18"/>
              </w:rPr>
            </w:pPr>
          </w:p>
        </w:tc>
      </w:tr>
      <w:tr w:rsidR="002021F1" w:rsidRPr="005B4766" w14:paraId="36B7F3E0" w14:textId="77777777" w:rsidTr="00AA6268">
        <w:tc>
          <w:tcPr>
            <w:tcW w:w="1002" w:type="pct"/>
          </w:tcPr>
          <w:p w14:paraId="510DE2F4" w14:textId="77777777" w:rsidR="002021F1" w:rsidRPr="005B4766" w:rsidRDefault="002021F1" w:rsidP="002021F1">
            <w:pPr>
              <w:spacing w:after="120"/>
              <w:rPr>
                <w:sz w:val="18"/>
                <w:szCs w:val="18"/>
              </w:rPr>
            </w:pPr>
            <w:r>
              <w:rPr>
                <w:sz w:val="18"/>
                <w:szCs w:val="18"/>
              </w:rPr>
              <w:t>Event Description</w:t>
            </w:r>
          </w:p>
        </w:tc>
        <w:tc>
          <w:tcPr>
            <w:tcW w:w="449" w:type="pct"/>
          </w:tcPr>
          <w:p w14:paraId="1CC89BB6" w14:textId="77777777" w:rsidR="002021F1" w:rsidRPr="005B4766" w:rsidRDefault="002021F1" w:rsidP="002021F1">
            <w:pPr>
              <w:spacing w:after="120"/>
              <w:rPr>
                <w:sz w:val="18"/>
                <w:szCs w:val="18"/>
              </w:rPr>
            </w:pPr>
            <w:r w:rsidRPr="005B4766">
              <w:rPr>
                <w:sz w:val="18"/>
                <w:szCs w:val="18"/>
              </w:rPr>
              <w:t>5</w:t>
            </w:r>
          </w:p>
        </w:tc>
        <w:tc>
          <w:tcPr>
            <w:tcW w:w="599" w:type="pct"/>
          </w:tcPr>
          <w:p w14:paraId="570A4C43" w14:textId="77777777" w:rsidR="002021F1" w:rsidRPr="005B4766" w:rsidRDefault="002021F1" w:rsidP="002021F1">
            <w:pPr>
              <w:spacing w:after="120"/>
              <w:rPr>
                <w:sz w:val="18"/>
                <w:szCs w:val="18"/>
              </w:rPr>
            </w:pPr>
            <w:r>
              <w:rPr>
                <w:sz w:val="18"/>
                <w:szCs w:val="18"/>
              </w:rPr>
              <w:t>40</w:t>
            </w:r>
          </w:p>
        </w:tc>
        <w:tc>
          <w:tcPr>
            <w:tcW w:w="709" w:type="pct"/>
          </w:tcPr>
          <w:p w14:paraId="411C9A8E" w14:textId="77777777" w:rsidR="002021F1" w:rsidRPr="005B4766" w:rsidRDefault="002021F1" w:rsidP="002021F1">
            <w:pPr>
              <w:spacing w:after="120"/>
              <w:rPr>
                <w:sz w:val="18"/>
                <w:szCs w:val="18"/>
              </w:rPr>
            </w:pPr>
            <w:r w:rsidRPr="005B4766">
              <w:rPr>
                <w:sz w:val="18"/>
                <w:szCs w:val="18"/>
              </w:rPr>
              <w:t>Text</w:t>
            </w:r>
          </w:p>
        </w:tc>
        <w:tc>
          <w:tcPr>
            <w:tcW w:w="1288" w:type="pct"/>
          </w:tcPr>
          <w:p w14:paraId="016208DD" w14:textId="77777777" w:rsidR="002021F1" w:rsidRPr="00E37F15" w:rsidRDefault="002021F1" w:rsidP="002021F1">
            <w:pPr>
              <w:spacing w:after="120"/>
              <w:rPr>
                <w:sz w:val="18"/>
                <w:szCs w:val="18"/>
              </w:rPr>
            </w:pPr>
            <w:r w:rsidRPr="00E37F15">
              <w:rPr>
                <w:sz w:val="18"/>
                <w:szCs w:val="18"/>
              </w:rPr>
              <w:t xml:space="preserve">Event Description. </w:t>
            </w:r>
          </w:p>
        </w:tc>
        <w:tc>
          <w:tcPr>
            <w:tcW w:w="953" w:type="pct"/>
          </w:tcPr>
          <w:p w14:paraId="28FAC082" w14:textId="77777777" w:rsidR="002021F1" w:rsidRPr="00E37F15" w:rsidRDefault="002021F1" w:rsidP="002021F1">
            <w:pPr>
              <w:spacing w:after="120"/>
              <w:rPr>
                <w:sz w:val="18"/>
                <w:szCs w:val="18"/>
              </w:rPr>
            </w:pPr>
          </w:p>
        </w:tc>
      </w:tr>
      <w:tr w:rsidR="002021F1" w:rsidRPr="005B4766" w14:paraId="68CF1AF8" w14:textId="77777777" w:rsidTr="00AA6268">
        <w:tc>
          <w:tcPr>
            <w:tcW w:w="1002" w:type="pct"/>
          </w:tcPr>
          <w:p w14:paraId="4A13A3A4" w14:textId="77777777" w:rsidR="002021F1" w:rsidRPr="00DC559D" w:rsidRDefault="002021F1" w:rsidP="002021F1">
            <w:pPr>
              <w:spacing w:after="120"/>
              <w:rPr>
                <w:sz w:val="18"/>
                <w:szCs w:val="18"/>
              </w:rPr>
            </w:pPr>
            <w:r w:rsidRPr="00DC559D">
              <w:rPr>
                <w:sz w:val="18"/>
                <w:szCs w:val="18"/>
              </w:rPr>
              <w:t>*Charge Reason</w:t>
            </w:r>
          </w:p>
        </w:tc>
        <w:tc>
          <w:tcPr>
            <w:tcW w:w="449" w:type="pct"/>
          </w:tcPr>
          <w:p w14:paraId="6E79A2D7" w14:textId="77777777" w:rsidR="002021F1" w:rsidRPr="00DC559D" w:rsidRDefault="002021F1" w:rsidP="002021F1">
            <w:pPr>
              <w:spacing w:after="120"/>
              <w:rPr>
                <w:sz w:val="18"/>
                <w:szCs w:val="18"/>
              </w:rPr>
            </w:pPr>
            <w:r w:rsidRPr="00DC559D">
              <w:rPr>
                <w:sz w:val="18"/>
                <w:szCs w:val="18"/>
              </w:rPr>
              <w:t>6</w:t>
            </w:r>
          </w:p>
        </w:tc>
        <w:tc>
          <w:tcPr>
            <w:tcW w:w="599" w:type="pct"/>
          </w:tcPr>
          <w:p w14:paraId="4B691142" w14:textId="77777777" w:rsidR="002021F1" w:rsidRPr="00DC559D" w:rsidRDefault="002021F1" w:rsidP="002021F1">
            <w:pPr>
              <w:spacing w:after="120"/>
              <w:rPr>
                <w:sz w:val="18"/>
                <w:szCs w:val="18"/>
              </w:rPr>
            </w:pPr>
            <w:r w:rsidRPr="00DC559D">
              <w:rPr>
                <w:sz w:val="18"/>
                <w:szCs w:val="18"/>
              </w:rPr>
              <w:t>40</w:t>
            </w:r>
          </w:p>
        </w:tc>
        <w:tc>
          <w:tcPr>
            <w:tcW w:w="709" w:type="pct"/>
          </w:tcPr>
          <w:p w14:paraId="18C7F442" w14:textId="77777777" w:rsidR="002021F1" w:rsidRPr="00DC559D" w:rsidRDefault="002021F1" w:rsidP="002021F1">
            <w:pPr>
              <w:spacing w:after="120"/>
              <w:rPr>
                <w:sz w:val="18"/>
                <w:szCs w:val="18"/>
              </w:rPr>
            </w:pPr>
            <w:r w:rsidRPr="00DC559D">
              <w:rPr>
                <w:sz w:val="18"/>
                <w:szCs w:val="18"/>
              </w:rPr>
              <w:t>Text</w:t>
            </w:r>
          </w:p>
        </w:tc>
        <w:tc>
          <w:tcPr>
            <w:tcW w:w="1288" w:type="pct"/>
          </w:tcPr>
          <w:p w14:paraId="49F2554D" w14:textId="77777777" w:rsidR="0052096D" w:rsidRPr="004F025E" w:rsidRDefault="00BE507F" w:rsidP="002021F1">
            <w:pPr>
              <w:spacing w:after="120"/>
              <w:rPr>
                <w:sz w:val="18"/>
                <w:szCs w:val="18"/>
              </w:rPr>
            </w:pPr>
            <w:r w:rsidRPr="004F025E">
              <w:rPr>
                <w:sz w:val="18"/>
                <w:szCs w:val="18"/>
              </w:rPr>
              <w:t>Only populated for Extension Services Generic</w:t>
            </w:r>
          </w:p>
          <w:p w14:paraId="70BF5631" w14:textId="77777777" w:rsidR="002021F1" w:rsidRPr="00DC559D" w:rsidRDefault="0052096D" w:rsidP="002021F1">
            <w:pPr>
              <w:spacing w:after="120"/>
              <w:rPr>
                <w:sz w:val="18"/>
                <w:szCs w:val="18"/>
              </w:rPr>
            </w:pPr>
            <w:r w:rsidRPr="004F025E">
              <w:rPr>
                <w:sz w:val="18"/>
                <w:szCs w:val="18"/>
              </w:rPr>
              <w:t>e.g.</w:t>
            </w:r>
            <w:r w:rsidRPr="004F025E">
              <w:t xml:space="preserve"> </w:t>
            </w:r>
            <w:r w:rsidRPr="004F025E">
              <w:rPr>
                <w:sz w:val="18"/>
                <w:szCs w:val="18"/>
              </w:rPr>
              <w:t>Configure Software</w:t>
            </w:r>
          </w:p>
        </w:tc>
        <w:tc>
          <w:tcPr>
            <w:tcW w:w="953" w:type="pct"/>
          </w:tcPr>
          <w:p w14:paraId="775A933A" w14:textId="77777777" w:rsidR="002021F1" w:rsidRPr="00DC559D" w:rsidRDefault="002021F1" w:rsidP="002021F1">
            <w:pPr>
              <w:spacing w:after="120"/>
              <w:rPr>
                <w:sz w:val="18"/>
                <w:szCs w:val="18"/>
              </w:rPr>
            </w:pPr>
          </w:p>
        </w:tc>
      </w:tr>
      <w:tr w:rsidR="002021F1" w:rsidRPr="005B4766" w14:paraId="638058C6" w14:textId="77777777" w:rsidTr="00AA6268">
        <w:tc>
          <w:tcPr>
            <w:tcW w:w="1002" w:type="pct"/>
          </w:tcPr>
          <w:p w14:paraId="6C4A8285" w14:textId="77777777" w:rsidR="002021F1" w:rsidRPr="00CA5D1F" w:rsidRDefault="002021F1" w:rsidP="002021F1">
            <w:pPr>
              <w:spacing w:after="120"/>
              <w:rPr>
                <w:sz w:val="18"/>
                <w:szCs w:val="18"/>
              </w:rPr>
            </w:pPr>
            <w:r w:rsidRPr="00CA5D1F">
              <w:rPr>
                <w:sz w:val="18"/>
                <w:szCs w:val="18"/>
              </w:rPr>
              <w:t>Event Date</w:t>
            </w:r>
          </w:p>
        </w:tc>
        <w:tc>
          <w:tcPr>
            <w:tcW w:w="449" w:type="pct"/>
          </w:tcPr>
          <w:p w14:paraId="017E0DC6" w14:textId="77777777" w:rsidR="002021F1" w:rsidRPr="00CA5D1F" w:rsidRDefault="002021F1" w:rsidP="002021F1">
            <w:pPr>
              <w:spacing w:after="120"/>
              <w:rPr>
                <w:sz w:val="18"/>
                <w:szCs w:val="18"/>
              </w:rPr>
            </w:pPr>
            <w:r w:rsidRPr="00CA5D1F">
              <w:rPr>
                <w:sz w:val="18"/>
                <w:szCs w:val="18"/>
              </w:rPr>
              <w:t>7</w:t>
            </w:r>
          </w:p>
        </w:tc>
        <w:tc>
          <w:tcPr>
            <w:tcW w:w="599" w:type="pct"/>
          </w:tcPr>
          <w:p w14:paraId="5BE3164E" w14:textId="77777777" w:rsidR="002021F1" w:rsidRPr="00CA5D1F" w:rsidRDefault="002021F1" w:rsidP="002021F1">
            <w:pPr>
              <w:spacing w:after="120"/>
              <w:rPr>
                <w:sz w:val="18"/>
                <w:szCs w:val="18"/>
              </w:rPr>
            </w:pPr>
            <w:r w:rsidRPr="00CA5D1F">
              <w:rPr>
                <w:sz w:val="18"/>
                <w:szCs w:val="18"/>
              </w:rPr>
              <w:t>DATE</w:t>
            </w:r>
          </w:p>
        </w:tc>
        <w:tc>
          <w:tcPr>
            <w:tcW w:w="709" w:type="pct"/>
          </w:tcPr>
          <w:p w14:paraId="31DBA314" w14:textId="77777777" w:rsidR="002021F1" w:rsidRPr="00CA5D1F" w:rsidRDefault="002021F1" w:rsidP="002021F1">
            <w:pPr>
              <w:spacing w:after="120"/>
              <w:rPr>
                <w:sz w:val="18"/>
                <w:szCs w:val="18"/>
              </w:rPr>
            </w:pPr>
            <w:r w:rsidRPr="00CA5D1F">
              <w:rPr>
                <w:sz w:val="18"/>
                <w:szCs w:val="18"/>
              </w:rPr>
              <w:t>YYYYMMDD</w:t>
            </w:r>
          </w:p>
          <w:p w14:paraId="520BF50E" w14:textId="77777777" w:rsidR="000D726B" w:rsidRPr="00CA5D1F" w:rsidRDefault="000D726B" w:rsidP="000D726B">
            <w:pPr>
              <w:spacing w:after="120"/>
              <w:rPr>
                <w:sz w:val="18"/>
                <w:szCs w:val="18"/>
              </w:rPr>
            </w:pPr>
            <w:r w:rsidRPr="00CA5D1F">
              <w:rPr>
                <w:sz w:val="18"/>
                <w:szCs w:val="18"/>
              </w:rPr>
              <w:t>or</w:t>
            </w:r>
          </w:p>
          <w:p w14:paraId="2FC4FC2B" w14:textId="77777777" w:rsidR="000D726B" w:rsidRPr="00CA5D1F" w:rsidRDefault="000D726B" w:rsidP="000D726B">
            <w:pPr>
              <w:spacing w:after="120"/>
              <w:rPr>
                <w:sz w:val="18"/>
                <w:szCs w:val="18"/>
              </w:rPr>
            </w:pPr>
            <w:r w:rsidRPr="00CA5D1F">
              <w:rPr>
                <w:sz w:val="18"/>
                <w:szCs w:val="18"/>
              </w:rPr>
              <w:t>YYYYMMDD HH</w:t>
            </w:r>
            <w:r w:rsidR="001A6AEF" w:rsidRPr="00CA5D1F">
              <w:rPr>
                <w:sz w:val="18"/>
                <w:szCs w:val="18"/>
              </w:rPr>
              <w:t>:</w:t>
            </w:r>
            <w:r w:rsidRPr="00CA5D1F">
              <w:rPr>
                <w:sz w:val="18"/>
                <w:szCs w:val="18"/>
              </w:rPr>
              <w:t>M</w:t>
            </w:r>
            <w:r w:rsidR="001A6AEF" w:rsidRPr="00CA5D1F">
              <w:rPr>
                <w:sz w:val="18"/>
                <w:szCs w:val="18"/>
              </w:rPr>
              <w:t>M:</w:t>
            </w:r>
            <w:r w:rsidRPr="00CA5D1F">
              <w:rPr>
                <w:sz w:val="18"/>
                <w:szCs w:val="18"/>
              </w:rPr>
              <w:t>SS</w:t>
            </w:r>
          </w:p>
        </w:tc>
        <w:tc>
          <w:tcPr>
            <w:tcW w:w="1288" w:type="pct"/>
          </w:tcPr>
          <w:p w14:paraId="330ACE8B" w14:textId="77777777" w:rsidR="002021F1" w:rsidRPr="00CA5D1F" w:rsidRDefault="002021F1" w:rsidP="002021F1">
            <w:pPr>
              <w:spacing w:after="120"/>
              <w:rPr>
                <w:sz w:val="18"/>
                <w:szCs w:val="18"/>
              </w:rPr>
            </w:pPr>
            <w:r w:rsidRPr="00CA5D1F">
              <w:rPr>
                <w:sz w:val="18"/>
                <w:szCs w:val="18"/>
              </w:rPr>
              <w:t>e.g. 20090101</w:t>
            </w:r>
            <w:r w:rsidR="000D726B" w:rsidRPr="00CA5D1F">
              <w:rPr>
                <w:sz w:val="18"/>
                <w:szCs w:val="18"/>
              </w:rPr>
              <w:t xml:space="preserve"> or </w:t>
            </w:r>
          </w:p>
          <w:p w14:paraId="40A28AEE" w14:textId="77777777" w:rsidR="000D726B" w:rsidRPr="00CA5D1F" w:rsidRDefault="000D726B" w:rsidP="002021F1">
            <w:pPr>
              <w:spacing w:after="120"/>
              <w:rPr>
                <w:sz w:val="18"/>
                <w:szCs w:val="18"/>
              </w:rPr>
            </w:pPr>
            <w:r w:rsidRPr="00CA5D1F">
              <w:rPr>
                <w:sz w:val="18"/>
                <w:szCs w:val="18"/>
              </w:rPr>
              <w:t>20090101 15</w:t>
            </w:r>
            <w:r w:rsidR="001A6AEF" w:rsidRPr="00CA5D1F">
              <w:rPr>
                <w:sz w:val="18"/>
                <w:szCs w:val="18"/>
              </w:rPr>
              <w:t>:</w:t>
            </w:r>
            <w:r w:rsidRPr="00CA5D1F">
              <w:rPr>
                <w:sz w:val="18"/>
                <w:szCs w:val="18"/>
              </w:rPr>
              <w:t>10</w:t>
            </w:r>
            <w:r w:rsidR="001A6AEF" w:rsidRPr="00CA5D1F">
              <w:rPr>
                <w:sz w:val="18"/>
                <w:szCs w:val="18"/>
              </w:rPr>
              <w:t>:</w:t>
            </w:r>
            <w:r w:rsidRPr="00CA5D1F">
              <w:rPr>
                <w:sz w:val="18"/>
                <w:szCs w:val="18"/>
              </w:rPr>
              <w:t>10</w:t>
            </w:r>
          </w:p>
        </w:tc>
        <w:tc>
          <w:tcPr>
            <w:tcW w:w="953" w:type="pct"/>
          </w:tcPr>
          <w:p w14:paraId="36B89D89" w14:textId="77777777" w:rsidR="002021F1" w:rsidRPr="000B3017" w:rsidRDefault="000D726B" w:rsidP="002021F1">
            <w:pPr>
              <w:spacing w:after="120"/>
              <w:rPr>
                <w:sz w:val="18"/>
                <w:szCs w:val="18"/>
              </w:rPr>
            </w:pPr>
            <w:r w:rsidRPr="00CA5D1F">
              <w:rPr>
                <w:sz w:val="18"/>
                <w:szCs w:val="18"/>
              </w:rPr>
              <w:t>Date with Time will be populated only for TRC charges</w:t>
            </w:r>
            <w:r w:rsidR="00162E22" w:rsidRPr="00CA5D1F">
              <w:rPr>
                <w:sz w:val="18"/>
                <w:szCs w:val="18"/>
              </w:rPr>
              <w:t xml:space="preserve"> (excluding WES</w:t>
            </w:r>
            <w:r w:rsidR="00393CFE">
              <w:rPr>
                <w:sz w:val="18"/>
                <w:szCs w:val="18"/>
              </w:rPr>
              <w:t xml:space="preserve"> </w:t>
            </w:r>
            <w:r w:rsidR="00162E22" w:rsidRPr="00CA5D1F">
              <w:rPr>
                <w:sz w:val="18"/>
                <w:szCs w:val="18"/>
              </w:rPr>
              <w:t>-</w:t>
            </w:r>
            <w:r w:rsidR="00393CFE">
              <w:rPr>
                <w:sz w:val="18"/>
                <w:szCs w:val="18"/>
              </w:rPr>
              <w:t xml:space="preserve"> </w:t>
            </w:r>
            <w:r w:rsidR="00162E22" w:rsidRPr="00CA5D1F">
              <w:rPr>
                <w:sz w:val="18"/>
                <w:szCs w:val="18"/>
              </w:rPr>
              <w:t>BES, OSA, OSEA and Street Access TRCs)</w:t>
            </w:r>
            <w:r w:rsidR="00C411F1" w:rsidRPr="00CA5D1F">
              <w:rPr>
                <w:sz w:val="18"/>
                <w:szCs w:val="18"/>
              </w:rPr>
              <w:t xml:space="preserve">, effective from </w:t>
            </w:r>
            <w:r w:rsidR="009E7C16" w:rsidRPr="00CA5D1F">
              <w:rPr>
                <w:sz w:val="18"/>
                <w:szCs w:val="18"/>
              </w:rPr>
              <w:t>1</w:t>
            </w:r>
            <w:r w:rsidR="009E7C16" w:rsidRPr="00CA5D1F">
              <w:rPr>
                <w:sz w:val="18"/>
                <w:szCs w:val="18"/>
                <w:vertAlign w:val="superscript"/>
              </w:rPr>
              <w:t>st</w:t>
            </w:r>
            <w:r w:rsidR="009E7C16" w:rsidRPr="00CA5D1F">
              <w:rPr>
                <w:sz w:val="18"/>
                <w:szCs w:val="18"/>
              </w:rPr>
              <w:t xml:space="preserve"> August </w:t>
            </w:r>
            <w:r w:rsidR="00C411F1" w:rsidRPr="00CA5D1F">
              <w:rPr>
                <w:sz w:val="18"/>
                <w:szCs w:val="18"/>
              </w:rPr>
              <w:t>2021 bills.</w:t>
            </w:r>
          </w:p>
        </w:tc>
      </w:tr>
      <w:tr w:rsidR="002021F1" w:rsidRPr="005B4766" w14:paraId="25CC4C82" w14:textId="77777777" w:rsidTr="00AA6268">
        <w:tc>
          <w:tcPr>
            <w:tcW w:w="1002" w:type="pct"/>
          </w:tcPr>
          <w:p w14:paraId="4DDA931F" w14:textId="77777777" w:rsidR="002021F1" w:rsidRPr="00DC559D" w:rsidRDefault="002021F1" w:rsidP="002021F1">
            <w:pPr>
              <w:spacing w:after="120"/>
              <w:rPr>
                <w:sz w:val="18"/>
                <w:szCs w:val="18"/>
              </w:rPr>
            </w:pPr>
            <w:r w:rsidRPr="00DC559D">
              <w:rPr>
                <w:sz w:val="18"/>
                <w:szCs w:val="18"/>
              </w:rPr>
              <w:t>*End Date</w:t>
            </w:r>
          </w:p>
        </w:tc>
        <w:tc>
          <w:tcPr>
            <w:tcW w:w="449" w:type="pct"/>
          </w:tcPr>
          <w:p w14:paraId="554AFB61" w14:textId="77777777" w:rsidR="002021F1" w:rsidRPr="00DC559D" w:rsidRDefault="002021F1" w:rsidP="002021F1">
            <w:pPr>
              <w:spacing w:after="120"/>
              <w:rPr>
                <w:sz w:val="18"/>
                <w:szCs w:val="18"/>
              </w:rPr>
            </w:pPr>
            <w:r w:rsidRPr="00DC559D">
              <w:rPr>
                <w:sz w:val="18"/>
                <w:szCs w:val="18"/>
              </w:rPr>
              <w:t>8</w:t>
            </w:r>
          </w:p>
        </w:tc>
        <w:tc>
          <w:tcPr>
            <w:tcW w:w="599" w:type="pct"/>
          </w:tcPr>
          <w:p w14:paraId="389AA064" w14:textId="77777777" w:rsidR="002021F1" w:rsidRPr="00DC559D" w:rsidRDefault="002021F1" w:rsidP="002021F1">
            <w:pPr>
              <w:spacing w:after="120"/>
              <w:rPr>
                <w:sz w:val="18"/>
                <w:szCs w:val="18"/>
              </w:rPr>
            </w:pPr>
            <w:r>
              <w:rPr>
                <w:sz w:val="18"/>
                <w:szCs w:val="18"/>
              </w:rPr>
              <w:t>DATE</w:t>
            </w:r>
          </w:p>
        </w:tc>
        <w:tc>
          <w:tcPr>
            <w:tcW w:w="709" w:type="pct"/>
          </w:tcPr>
          <w:p w14:paraId="1F07E23D" w14:textId="77777777" w:rsidR="002021F1" w:rsidRPr="00DC559D" w:rsidRDefault="002021F1" w:rsidP="002021F1">
            <w:pPr>
              <w:spacing w:after="120"/>
              <w:rPr>
                <w:sz w:val="18"/>
                <w:szCs w:val="18"/>
              </w:rPr>
            </w:pPr>
            <w:r w:rsidRPr="00DC559D">
              <w:rPr>
                <w:sz w:val="18"/>
                <w:szCs w:val="18"/>
              </w:rPr>
              <w:t>YYYYMMDD</w:t>
            </w:r>
          </w:p>
        </w:tc>
        <w:tc>
          <w:tcPr>
            <w:tcW w:w="1288" w:type="pct"/>
          </w:tcPr>
          <w:p w14:paraId="0C7F03B2" w14:textId="77777777" w:rsidR="002021F1" w:rsidRPr="00DC559D" w:rsidRDefault="002021F1" w:rsidP="002021F1">
            <w:pPr>
              <w:spacing w:after="120"/>
              <w:rPr>
                <w:sz w:val="18"/>
                <w:szCs w:val="18"/>
              </w:rPr>
            </w:pPr>
            <w:r w:rsidRPr="00D84B28">
              <w:rPr>
                <w:sz w:val="18"/>
                <w:szCs w:val="18"/>
              </w:rPr>
              <w:t>Not used for Ext Service</w:t>
            </w:r>
          </w:p>
        </w:tc>
        <w:tc>
          <w:tcPr>
            <w:tcW w:w="953" w:type="pct"/>
          </w:tcPr>
          <w:p w14:paraId="7FBD8CB7" w14:textId="77777777" w:rsidR="002021F1" w:rsidRPr="00DC559D" w:rsidRDefault="002021F1" w:rsidP="002021F1">
            <w:pPr>
              <w:spacing w:after="120"/>
              <w:rPr>
                <w:sz w:val="18"/>
                <w:szCs w:val="18"/>
              </w:rPr>
            </w:pPr>
          </w:p>
        </w:tc>
      </w:tr>
      <w:tr w:rsidR="002021F1" w:rsidRPr="005B4766" w14:paraId="4A35685A" w14:textId="77777777" w:rsidTr="00AA6268">
        <w:tc>
          <w:tcPr>
            <w:tcW w:w="1002" w:type="pct"/>
          </w:tcPr>
          <w:p w14:paraId="299FCCCD" w14:textId="77777777" w:rsidR="002021F1" w:rsidRPr="00DC559D" w:rsidRDefault="002021F1" w:rsidP="002021F1">
            <w:pPr>
              <w:spacing w:after="120"/>
              <w:rPr>
                <w:sz w:val="18"/>
                <w:szCs w:val="18"/>
              </w:rPr>
            </w:pPr>
            <w:r w:rsidRPr="00DC559D">
              <w:rPr>
                <w:sz w:val="18"/>
                <w:szCs w:val="18"/>
              </w:rPr>
              <w:t>*Address Line 1</w:t>
            </w:r>
          </w:p>
        </w:tc>
        <w:tc>
          <w:tcPr>
            <w:tcW w:w="449" w:type="pct"/>
          </w:tcPr>
          <w:p w14:paraId="7280A970" w14:textId="77777777" w:rsidR="002021F1" w:rsidRPr="00DC559D" w:rsidRDefault="002021F1" w:rsidP="002021F1">
            <w:pPr>
              <w:spacing w:after="120"/>
              <w:rPr>
                <w:sz w:val="18"/>
                <w:szCs w:val="18"/>
              </w:rPr>
            </w:pPr>
            <w:r w:rsidRPr="00DC559D">
              <w:rPr>
                <w:sz w:val="18"/>
                <w:szCs w:val="18"/>
              </w:rPr>
              <w:t>9</w:t>
            </w:r>
          </w:p>
        </w:tc>
        <w:tc>
          <w:tcPr>
            <w:tcW w:w="599" w:type="pct"/>
          </w:tcPr>
          <w:p w14:paraId="4CF12D24" w14:textId="77777777" w:rsidR="002021F1" w:rsidRPr="00DC559D" w:rsidRDefault="002021F1" w:rsidP="002021F1">
            <w:pPr>
              <w:spacing w:after="120"/>
              <w:rPr>
                <w:sz w:val="18"/>
                <w:szCs w:val="18"/>
              </w:rPr>
            </w:pPr>
            <w:r w:rsidRPr="00DC559D">
              <w:rPr>
                <w:sz w:val="18"/>
                <w:szCs w:val="18"/>
              </w:rPr>
              <w:t>80</w:t>
            </w:r>
          </w:p>
        </w:tc>
        <w:tc>
          <w:tcPr>
            <w:tcW w:w="709" w:type="pct"/>
          </w:tcPr>
          <w:p w14:paraId="5B5D96DE" w14:textId="77777777" w:rsidR="002021F1" w:rsidRPr="00DC559D" w:rsidRDefault="002021F1" w:rsidP="002021F1">
            <w:pPr>
              <w:spacing w:after="120"/>
              <w:rPr>
                <w:sz w:val="18"/>
                <w:szCs w:val="18"/>
              </w:rPr>
            </w:pPr>
            <w:r w:rsidRPr="00DC559D">
              <w:rPr>
                <w:sz w:val="18"/>
                <w:szCs w:val="18"/>
              </w:rPr>
              <w:t>Text</w:t>
            </w:r>
          </w:p>
        </w:tc>
        <w:tc>
          <w:tcPr>
            <w:tcW w:w="1288" w:type="pct"/>
          </w:tcPr>
          <w:p w14:paraId="3071A5DB" w14:textId="77777777" w:rsidR="002021F1" w:rsidRPr="00DC559D" w:rsidRDefault="002021F1" w:rsidP="002021F1">
            <w:pPr>
              <w:spacing w:after="120"/>
              <w:rPr>
                <w:sz w:val="18"/>
                <w:szCs w:val="18"/>
              </w:rPr>
            </w:pPr>
            <w:r w:rsidRPr="00D84B28">
              <w:rPr>
                <w:sz w:val="18"/>
                <w:szCs w:val="18"/>
              </w:rPr>
              <w:t>Not used for Ext Service</w:t>
            </w:r>
          </w:p>
        </w:tc>
        <w:tc>
          <w:tcPr>
            <w:tcW w:w="953" w:type="pct"/>
          </w:tcPr>
          <w:p w14:paraId="12F488EB" w14:textId="77777777" w:rsidR="002021F1" w:rsidRPr="00DC559D" w:rsidRDefault="002021F1" w:rsidP="002021F1">
            <w:pPr>
              <w:spacing w:after="120"/>
              <w:rPr>
                <w:sz w:val="18"/>
                <w:szCs w:val="18"/>
              </w:rPr>
            </w:pPr>
          </w:p>
        </w:tc>
      </w:tr>
      <w:tr w:rsidR="002021F1" w:rsidRPr="005B4766" w14:paraId="38F3CD23" w14:textId="77777777" w:rsidTr="00AA6268">
        <w:tc>
          <w:tcPr>
            <w:tcW w:w="1002" w:type="pct"/>
          </w:tcPr>
          <w:p w14:paraId="7DF11B62" w14:textId="77777777" w:rsidR="002021F1" w:rsidRPr="00DC559D" w:rsidRDefault="002021F1" w:rsidP="002021F1">
            <w:pPr>
              <w:spacing w:after="120"/>
              <w:rPr>
                <w:sz w:val="18"/>
                <w:szCs w:val="18"/>
              </w:rPr>
            </w:pPr>
            <w:r w:rsidRPr="00DC559D">
              <w:rPr>
                <w:sz w:val="18"/>
                <w:szCs w:val="18"/>
              </w:rPr>
              <w:t>*Post Code</w:t>
            </w:r>
          </w:p>
        </w:tc>
        <w:tc>
          <w:tcPr>
            <w:tcW w:w="449" w:type="pct"/>
          </w:tcPr>
          <w:p w14:paraId="25B484E0" w14:textId="77777777" w:rsidR="002021F1" w:rsidRPr="00DC559D" w:rsidRDefault="002021F1" w:rsidP="002021F1">
            <w:pPr>
              <w:spacing w:after="120"/>
              <w:rPr>
                <w:sz w:val="18"/>
                <w:szCs w:val="18"/>
              </w:rPr>
            </w:pPr>
            <w:r w:rsidRPr="00DC559D">
              <w:rPr>
                <w:sz w:val="18"/>
                <w:szCs w:val="18"/>
              </w:rPr>
              <w:t>10</w:t>
            </w:r>
          </w:p>
        </w:tc>
        <w:tc>
          <w:tcPr>
            <w:tcW w:w="599" w:type="pct"/>
          </w:tcPr>
          <w:p w14:paraId="195A4C09" w14:textId="77777777" w:rsidR="002021F1" w:rsidRPr="00DC559D" w:rsidRDefault="002021F1" w:rsidP="002021F1">
            <w:pPr>
              <w:spacing w:after="120"/>
              <w:rPr>
                <w:sz w:val="18"/>
                <w:szCs w:val="18"/>
              </w:rPr>
            </w:pPr>
            <w:r w:rsidRPr="00DC559D">
              <w:rPr>
                <w:sz w:val="18"/>
                <w:szCs w:val="18"/>
              </w:rPr>
              <w:t>16</w:t>
            </w:r>
          </w:p>
        </w:tc>
        <w:tc>
          <w:tcPr>
            <w:tcW w:w="709" w:type="pct"/>
          </w:tcPr>
          <w:p w14:paraId="3823B3C3" w14:textId="77777777" w:rsidR="002021F1" w:rsidRPr="00DC559D" w:rsidRDefault="002021F1" w:rsidP="002021F1">
            <w:pPr>
              <w:spacing w:after="120"/>
              <w:rPr>
                <w:sz w:val="18"/>
                <w:szCs w:val="18"/>
              </w:rPr>
            </w:pPr>
            <w:r w:rsidRPr="00DC559D">
              <w:rPr>
                <w:sz w:val="18"/>
                <w:szCs w:val="18"/>
              </w:rPr>
              <w:t>Text</w:t>
            </w:r>
          </w:p>
        </w:tc>
        <w:tc>
          <w:tcPr>
            <w:tcW w:w="1288" w:type="pct"/>
          </w:tcPr>
          <w:p w14:paraId="4CB4060C" w14:textId="77777777" w:rsidR="002021F1" w:rsidRPr="00DC559D" w:rsidRDefault="002021F1" w:rsidP="002021F1">
            <w:pPr>
              <w:spacing w:after="120"/>
              <w:rPr>
                <w:sz w:val="18"/>
                <w:szCs w:val="18"/>
              </w:rPr>
            </w:pPr>
            <w:r w:rsidRPr="00D84B28">
              <w:rPr>
                <w:sz w:val="18"/>
                <w:szCs w:val="18"/>
              </w:rPr>
              <w:t>Not used for Ext Service</w:t>
            </w:r>
          </w:p>
        </w:tc>
        <w:tc>
          <w:tcPr>
            <w:tcW w:w="953" w:type="pct"/>
          </w:tcPr>
          <w:p w14:paraId="3158DBC4" w14:textId="77777777" w:rsidR="002021F1" w:rsidRPr="00DC559D" w:rsidRDefault="002021F1" w:rsidP="002021F1">
            <w:pPr>
              <w:spacing w:after="120"/>
              <w:rPr>
                <w:sz w:val="18"/>
                <w:szCs w:val="18"/>
              </w:rPr>
            </w:pPr>
          </w:p>
        </w:tc>
      </w:tr>
      <w:tr w:rsidR="002021F1" w:rsidRPr="005B4766" w14:paraId="7FF5C172" w14:textId="77777777" w:rsidTr="00AA6268">
        <w:tc>
          <w:tcPr>
            <w:tcW w:w="1002" w:type="pct"/>
          </w:tcPr>
          <w:p w14:paraId="7C1196DF" w14:textId="77777777" w:rsidR="002021F1" w:rsidRPr="00A13756" w:rsidRDefault="002021F1" w:rsidP="002021F1">
            <w:pPr>
              <w:spacing w:after="120"/>
              <w:rPr>
                <w:sz w:val="18"/>
                <w:szCs w:val="18"/>
              </w:rPr>
            </w:pPr>
            <w:r w:rsidRPr="00A13756">
              <w:rPr>
                <w:sz w:val="18"/>
                <w:szCs w:val="18"/>
              </w:rPr>
              <w:t>CSS/</w:t>
            </w:r>
            <w:r w:rsidR="00A26F4E">
              <w:rPr>
                <w:sz w:val="18"/>
                <w:szCs w:val="18"/>
              </w:rPr>
              <w:t>Siebel</w:t>
            </w:r>
            <w:r w:rsidRPr="00A13756">
              <w:rPr>
                <w:sz w:val="18"/>
                <w:szCs w:val="18"/>
              </w:rPr>
              <w:t xml:space="preserve"> Job No</w:t>
            </w:r>
          </w:p>
        </w:tc>
        <w:tc>
          <w:tcPr>
            <w:tcW w:w="449" w:type="pct"/>
          </w:tcPr>
          <w:p w14:paraId="49D5DD13" w14:textId="77777777" w:rsidR="002021F1" w:rsidRPr="00A13756" w:rsidRDefault="002021F1" w:rsidP="002021F1">
            <w:pPr>
              <w:spacing w:after="120"/>
              <w:rPr>
                <w:sz w:val="18"/>
                <w:szCs w:val="18"/>
              </w:rPr>
            </w:pPr>
            <w:r w:rsidRPr="00A13756">
              <w:rPr>
                <w:sz w:val="18"/>
                <w:szCs w:val="18"/>
              </w:rPr>
              <w:t>11</w:t>
            </w:r>
          </w:p>
        </w:tc>
        <w:tc>
          <w:tcPr>
            <w:tcW w:w="599" w:type="pct"/>
          </w:tcPr>
          <w:p w14:paraId="2C8F09AE" w14:textId="77777777" w:rsidR="002021F1" w:rsidRPr="00A13756" w:rsidRDefault="002021F1" w:rsidP="002021F1">
            <w:pPr>
              <w:spacing w:after="120"/>
              <w:rPr>
                <w:sz w:val="18"/>
                <w:szCs w:val="18"/>
              </w:rPr>
            </w:pPr>
            <w:r w:rsidRPr="00A13756">
              <w:rPr>
                <w:sz w:val="18"/>
                <w:szCs w:val="18"/>
              </w:rPr>
              <w:t>20</w:t>
            </w:r>
          </w:p>
        </w:tc>
        <w:tc>
          <w:tcPr>
            <w:tcW w:w="709" w:type="pct"/>
          </w:tcPr>
          <w:p w14:paraId="067321A5" w14:textId="77777777" w:rsidR="002021F1" w:rsidRPr="00A13756" w:rsidRDefault="002021F1" w:rsidP="002021F1">
            <w:pPr>
              <w:spacing w:after="120"/>
              <w:rPr>
                <w:sz w:val="18"/>
                <w:szCs w:val="18"/>
              </w:rPr>
            </w:pPr>
            <w:r w:rsidRPr="00A13756">
              <w:rPr>
                <w:sz w:val="18"/>
                <w:szCs w:val="18"/>
              </w:rPr>
              <w:t>Text</w:t>
            </w:r>
          </w:p>
        </w:tc>
        <w:tc>
          <w:tcPr>
            <w:tcW w:w="1288" w:type="pct"/>
          </w:tcPr>
          <w:p w14:paraId="09DE6AB8" w14:textId="77777777" w:rsidR="002021F1" w:rsidRPr="00A13756" w:rsidRDefault="002021F1" w:rsidP="002021F1">
            <w:pPr>
              <w:spacing w:after="120"/>
              <w:rPr>
                <w:sz w:val="18"/>
                <w:szCs w:val="18"/>
              </w:rPr>
            </w:pPr>
            <w:r w:rsidRPr="00A13756">
              <w:rPr>
                <w:sz w:val="18"/>
                <w:szCs w:val="18"/>
              </w:rPr>
              <w:t xml:space="preserve">e.g. </w:t>
            </w:r>
            <w:r w:rsidRPr="00D96217">
              <w:rPr>
                <w:sz w:val="18"/>
                <w:szCs w:val="18"/>
              </w:rPr>
              <w:t>WDK673.</w:t>
            </w:r>
          </w:p>
        </w:tc>
        <w:tc>
          <w:tcPr>
            <w:tcW w:w="953" w:type="pct"/>
          </w:tcPr>
          <w:p w14:paraId="34B0DC07" w14:textId="77777777" w:rsidR="002021F1" w:rsidRPr="00A13756" w:rsidRDefault="002021F1" w:rsidP="002021F1">
            <w:pPr>
              <w:spacing w:after="120"/>
              <w:rPr>
                <w:sz w:val="18"/>
                <w:szCs w:val="18"/>
              </w:rPr>
            </w:pPr>
            <w:r w:rsidRPr="00A13756">
              <w:rPr>
                <w:sz w:val="18"/>
                <w:szCs w:val="18"/>
              </w:rPr>
              <w:t>Contains</w:t>
            </w:r>
            <w:r w:rsidR="00F82D2F">
              <w:rPr>
                <w:sz w:val="18"/>
                <w:szCs w:val="18"/>
              </w:rPr>
              <w:t xml:space="preserve"> the CSS Job number if present.</w:t>
            </w:r>
          </w:p>
        </w:tc>
      </w:tr>
      <w:tr w:rsidR="002021F1" w:rsidRPr="005B4766" w14:paraId="42766EB7" w14:textId="77777777" w:rsidTr="00AA6268">
        <w:tc>
          <w:tcPr>
            <w:tcW w:w="1002" w:type="pct"/>
          </w:tcPr>
          <w:p w14:paraId="120B2881" w14:textId="77777777" w:rsidR="002021F1" w:rsidRPr="005B4766" w:rsidRDefault="002021F1" w:rsidP="002021F1">
            <w:pPr>
              <w:spacing w:after="120"/>
              <w:rPr>
                <w:sz w:val="18"/>
                <w:szCs w:val="18"/>
              </w:rPr>
            </w:pPr>
            <w:r>
              <w:rPr>
                <w:sz w:val="18"/>
                <w:szCs w:val="18"/>
              </w:rPr>
              <w:t>Cust/SP Order No/Fault No.1/2</w:t>
            </w:r>
          </w:p>
        </w:tc>
        <w:tc>
          <w:tcPr>
            <w:tcW w:w="449" w:type="pct"/>
          </w:tcPr>
          <w:p w14:paraId="511D9A87" w14:textId="77777777" w:rsidR="002021F1" w:rsidRPr="005B4766" w:rsidRDefault="002021F1" w:rsidP="002021F1">
            <w:pPr>
              <w:spacing w:after="120"/>
              <w:rPr>
                <w:sz w:val="18"/>
                <w:szCs w:val="18"/>
              </w:rPr>
            </w:pPr>
            <w:r w:rsidRPr="005B4766">
              <w:rPr>
                <w:sz w:val="18"/>
                <w:szCs w:val="18"/>
              </w:rPr>
              <w:t>12</w:t>
            </w:r>
          </w:p>
        </w:tc>
        <w:tc>
          <w:tcPr>
            <w:tcW w:w="599" w:type="pct"/>
          </w:tcPr>
          <w:p w14:paraId="77BE19B0" w14:textId="77777777" w:rsidR="002021F1" w:rsidRPr="005B4766" w:rsidRDefault="002021F1" w:rsidP="002021F1">
            <w:pPr>
              <w:spacing w:after="120"/>
              <w:rPr>
                <w:sz w:val="18"/>
                <w:szCs w:val="18"/>
              </w:rPr>
            </w:pPr>
            <w:r>
              <w:rPr>
                <w:sz w:val="18"/>
                <w:szCs w:val="18"/>
              </w:rPr>
              <w:t>80</w:t>
            </w:r>
          </w:p>
        </w:tc>
        <w:tc>
          <w:tcPr>
            <w:tcW w:w="709" w:type="pct"/>
          </w:tcPr>
          <w:p w14:paraId="52EC5D50" w14:textId="77777777" w:rsidR="002021F1" w:rsidRPr="005B4766" w:rsidRDefault="002021F1" w:rsidP="002021F1">
            <w:pPr>
              <w:spacing w:after="120"/>
              <w:rPr>
                <w:sz w:val="18"/>
                <w:szCs w:val="18"/>
              </w:rPr>
            </w:pPr>
            <w:r w:rsidRPr="005B4766">
              <w:rPr>
                <w:sz w:val="18"/>
                <w:szCs w:val="18"/>
              </w:rPr>
              <w:t>Text</w:t>
            </w:r>
          </w:p>
        </w:tc>
        <w:tc>
          <w:tcPr>
            <w:tcW w:w="1288" w:type="pct"/>
          </w:tcPr>
          <w:p w14:paraId="50C4A0F3" w14:textId="77777777" w:rsidR="002021F1" w:rsidRPr="00E37F15" w:rsidRDefault="002021F1" w:rsidP="002021F1">
            <w:pPr>
              <w:spacing w:after="120"/>
              <w:rPr>
                <w:sz w:val="18"/>
                <w:szCs w:val="18"/>
              </w:rPr>
            </w:pPr>
            <w:r w:rsidRPr="00D96217">
              <w:rPr>
                <w:sz w:val="18"/>
                <w:szCs w:val="18"/>
              </w:rPr>
              <w:t>e.g. 11222380.</w:t>
            </w:r>
          </w:p>
        </w:tc>
        <w:tc>
          <w:tcPr>
            <w:tcW w:w="953" w:type="pct"/>
          </w:tcPr>
          <w:p w14:paraId="225F70C8" w14:textId="77777777" w:rsidR="002021F1" w:rsidRPr="005B4766" w:rsidRDefault="002021F1" w:rsidP="002021F1">
            <w:pPr>
              <w:spacing w:after="120"/>
              <w:rPr>
                <w:sz w:val="18"/>
                <w:szCs w:val="18"/>
              </w:rPr>
            </w:pPr>
            <w:r w:rsidRPr="005B4766">
              <w:rPr>
                <w:sz w:val="18"/>
                <w:szCs w:val="18"/>
              </w:rPr>
              <w:t>This is the CP order reference. This is only populated when the charge type is “Connection”.</w:t>
            </w:r>
          </w:p>
        </w:tc>
      </w:tr>
      <w:tr w:rsidR="002021F1" w:rsidRPr="005B4766" w14:paraId="0E43BF21" w14:textId="77777777" w:rsidTr="00AA6268">
        <w:tc>
          <w:tcPr>
            <w:tcW w:w="1002" w:type="pct"/>
          </w:tcPr>
          <w:p w14:paraId="548235F3" w14:textId="77777777" w:rsidR="002021F1" w:rsidRPr="00DC559D" w:rsidRDefault="002021F1" w:rsidP="002021F1">
            <w:pPr>
              <w:spacing w:after="120"/>
              <w:rPr>
                <w:sz w:val="18"/>
                <w:szCs w:val="18"/>
              </w:rPr>
            </w:pPr>
            <w:r w:rsidRPr="00DC559D">
              <w:rPr>
                <w:sz w:val="18"/>
                <w:szCs w:val="18"/>
              </w:rPr>
              <w:t>*Spare</w:t>
            </w:r>
          </w:p>
        </w:tc>
        <w:tc>
          <w:tcPr>
            <w:tcW w:w="449" w:type="pct"/>
          </w:tcPr>
          <w:p w14:paraId="225C9275" w14:textId="77777777" w:rsidR="002021F1" w:rsidRPr="00DC559D" w:rsidRDefault="002021F1" w:rsidP="002021F1">
            <w:pPr>
              <w:spacing w:after="120"/>
              <w:rPr>
                <w:sz w:val="18"/>
                <w:szCs w:val="18"/>
              </w:rPr>
            </w:pPr>
            <w:r w:rsidRPr="00DC559D">
              <w:rPr>
                <w:sz w:val="18"/>
                <w:szCs w:val="18"/>
              </w:rPr>
              <w:t>13</w:t>
            </w:r>
          </w:p>
        </w:tc>
        <w:tc>
          <w:tcPr>
            <w:tcW w:w="599" w:type="pct"/>
          </w:tcPr>
          <w:p w14:paraId="546B4A8D" w14:textId="77777777" w:rsidR="002021F1" w:rsidRPr="00DC559D" w:rsidRDefault="002021F1" w:rsidP="002021F1">
            <w:pPr>
              <w:spacing w:after="120"/>
              <w:rPr>
                <w:sz w:val="18"/>
                <w:szCs w:val="18"/>
              </w:rPr>
            </w:pPr>
            <w:r w:rsidRPr="00DC559D">
              <w:rPr>
                <w:sz w:val="18"/>
                <w:szCs w:val="18"/>
              </w:rPr>
              <w:t>20</w:t>
            </w:r>
          </w:p>
        </w:tc>
        <w:tc>
          <w:tcPr>
            <w:tcW w:w="709" w:type="pct"/>
          </w:tcPr>
          <w:p w14:paraId="3317D7F8" w14:textId="77777777" w:rsidR="002021F1" w:rsidRPr="00DC559D" w:rsidRDefault="002021F1" w:rsidP="002021F1">
            <w:pPr>
              <w:spacing w:after="120"/>
              <w:rPr>
                <w:sz w:val="18"/>
                <w:szCs w:val="18"/>
              </w:rPr>
            </w:pPr>
            <w:r w:rsidRPr="00DC559D">
              <w:rPr>
                <w:sz w:val="18"/>
                <w:szCs w:val="18"/>
              </w:rPr>
              <w:t>Text</w:t>
            </w:r>
          </w:p>
        </w:tc>
        <w:tc>
          <w:tcPr>
            <w:tcW w:w="1288" w:type="pct"/>
          </w:tcPr>
          <w:p w14:paraId="34C50948" w14:textId="77777777" w:rsidR="002021F1" w:rsidRPr="00DC559D" w:rsidRDefault="002021F1" w:rsidP="002021F1">
            <w:pPr>
              <w:pStyle w:val="tables"/>
              <w:spacing w:after="120" w:line="240" w:lineRule="auto"/>
              <w:rPr>
                <w:rFonts w:ascii="Arial" w:hAnsi="Arial"/>
                <w:noProof w:val="0"/>
                <w:sz w:val="18"/>
                <w:szCs w:val="18"/>
              </w:rPr>
            </w:pPr>
            <w:r w:rsidRPr="000B2864">
              <w:rPr>
                <w:rFonts w:ascii="Arial" w:hAnsi="Arial"/>
                <w:noProof w:val="0"/>
                <w:sz w:val="18"/>
                <w:szCs w:val="18"/>
              </w:rPr>
              <w:t>Not used for Ext Service</w:t>
            </w:r>
          </w:p>
        </w:tc>
        <w:tc>
          <w:tcPr>
            <w:tcW w:w="953" w:type="pct"/>
          </w:tcPr>
          <w:p w14:paraId="0601CDE0" w14:textId="77777777" w:rsidR="002021F1" w:rsidRPr="00DC559D" w:rsidRDefault="002021F1" w:rsidP="002021F1">
            <w:pPr>
              <w:pStyle w:val="tables"/>
              <w:spacing w:after="120" w:line="240" w:lineRule="auto"/>
              <w:rPr>
                <w:rFonts w:ascii="Arial" w:hAnsi="Arial"/>
                <w:noProof w:val="0"/>
                <w:sz w:val="18"/>
                <w:szCs w:val="18"/>
              </w:rPr>
            </w:pPr>
          </w:p>
        </w:tc>
      </w:tr>
      <w:tr w:rsidR="002021F1" w:rsidRPr="005B4766" w14:paraId="13CA5D18" w14:textId="77777777" w:rsidTr="00AA6268">
        <w:tc>
          <w:tcPr>
            <w:tcW w:w="1002" w:type="pct"/>
          </w:tcPr>
          <w:p w14:paraId="580803AB" w14:textId="77777777" w:rsidR="002021F1" w:rsidRPr="00DC559D" w:rsidRDefault="002021F1" w:rsidP="002021F1">
            <w:pPr>
              <w:spacing w:after="120"/>
              <w:rPr>
                <w:sz w:val="18"/>
                <w:szCs w:val="18"/>
              </w:rPr>
            </w:pPr>
            <w:r>
              <w:rPr>
                <w:sz w:val="18"/>
                <w:szCs w:val="18"/>
              </w:rPr>
              <w:t>*</w:t>
            </w:r>
            <w:r w:rsidRPr="00DC559D">
              <w:rPr>
                <w:sz w:val="18"/>
                <w:szCs w:val="18"/>
              </w:rPr>
              <w:t>Quantity/HDFP air count</w:t>
            </w:r>
          </w:p>
          <w:p w14:paraId="4681972E" w14:textId="77777777" w:rsidR="002021F1" w:rsidRPr="00DC559D" w:rsidRDefault="002021F1" w:rsidP="002021F1">
            <w:pPr>
              <w:spacing w:after="120"/>
              <w:rPr>
                <w:sz w:val="18"/>
                <w:szCs w:val="18"/>
              </w:rPr>
            </w:pPr>
          </w:p>
        </w:tc>
        <w:tc>
          <w:tcPr>
            <w:tcW w:w="449" w:type="pct"/>
          </w:tcPr>
          <w:p w14:paraId="7491944D" w14:textId="77777777" w:rsidR="002021F1" w:rsidRPr="00DC559D" w:rsidRDefault="002021F1" w:rsidP="002021F1">
            <w:pPr>
              <w:spacing w:after="120"/>
              <w:rPr>
                <w:sz w:val="18"/>
                <w:szCs w:val="18"/>
              </w:rPr>
            </w:pPr>
            <w:r w:rsidRPr="00DC559D">
              <w:rPr>
                <w:sz w:val="18"/>
                <w:szCs w:val="18"/>
              </w:rPr>
              <w:t>14</w:t>
            </w:r>
          </w:p>
        </w:tc>
        <w:tc>
          <w:tcPr>
            <w:tcW w:w="599" w:type="pct"/>
          </w:tcPr>
          <w:p w14:paraId="0FF350F3" w14:textId="77777777" w:rsidR="002021F1" w:rsidRPr="00DC559D" w:rsidRDefault="002021F1" w:rsidP="002021F1">
            <w:pPr>
              <w:spacing w:after="120"/>
              <w:rPr>
                <w:sz w:val="18"/>
                <w:szCs w:val="18"/>
              </w:rPr>
            </w:pPr>
            <w:r w:rsidRPr="00DC559D">
              <w:rPr>
                <w:sz w:val="18"/>
                <w:szCs w:val="18"/>
              </w:rPr>
              <w:t>9</w:t>
            </w:r>
          </w:p>
        </w:tc>
        <w:tc>
          <w:tcPr>
            <w:tcW w:w="709" w:type="pct"/>
          </w:tcPr>
          <w:p w14:paraId="0475413D" w14:textId="77777777" w:rsidR="002021F1" w:rsidRPr="00DC559D" w:rsidRDefault="002021F1" w:rsidP="002021F1">
            <w:pPr>
              <w:spacing w:after="120"/>
              <w:rPr>
                <w:sz w:val="18"/>
                <w:szCs w:val="18"/>
              </w:rPr>
            </w:pPr>
            <w:r w:rsidRPr="00DC559D">
              <w:rPr>
                <w:sz w:val="18"/>
                <w:szCs w:val="18"/>
              </w:rPr>
              <w:t>Num</w:t>
            </w:r>
          </w:p>
        </w:tc>
        <w:tc>
          <w:tcPr>
            <w:tcW w:w="1288" w:type="pct"/>
          </w:tcPr>
          <w:p w14:paraId="2154752A" w14:textId="77777777" w:rsidR="002021F1" w:rsidRPr="00DC559D" w:rsidRDefault="002021F1" w:rsidP="002021F1">
            <w:pPr>
              <w:spacing w:after="120"/>
              <w:rPr>
                <w:sz w:val="18"/>
                <w:szCs w:val="18"/>
              </w:rPr>
            </w:pPr>
            <w:r w:rsidRPr="000B2864">
              <w:rPr>
                <w:sz w:val="18"/>
                <w:szCs w:val="18"/>
              </w:rPr>
              <w:t>Not used for Ext Service</w:t>
            </w:r>
          </w:p>
        </w:tc>
        <w:tc>
          <w:tcPr>
            <w:tcW w:w="953" w:type="pct"/>
          </w:tcPr>
          <w:p w14:paraId="401F81FB" w14:textId="77777777" w:rsidR="002021F1" w:rsidRPr="00DC559D" w:rsidRDefault="002021F1" w:rsidP="002021F1">
            <w:pPr>
              <w:spacing w:after="120"/>
              <w:rPr>
                <w:sz w:val="18"/>
                <w:szCs w:val="18"/>
              </w:rPr>
            </w:pPr>
          </w:p>
        </w:tc>
      </w:tr>
      <w:tr w:rsidR="002021F1" w:rsidRPr="005B4766" w14:paraId="5CDFA798" w14:textId="77777777" w:rsidTr="00AA6268">
        <w:tc>
          <w:tcPr>
            <w:tcW w:w="1002" w:type="pct"/>
          </w:tcPr>
          <w:p w14:paraId="55620C34" w14:textId="77777777" w:rsidR="002021F1" w:rsidRPr="00DC559D" w:rsidRDefault="002021F1" w:rsidP="002021F1">
            <w:pPr>
              <w:spacing w:after="120"/>
              <w:rPr>
                <w:sz w:val="18"/>
                <w:szCs w:val="18"/>
              </w:rPr>
            </w:pPr>
            <w:r w:rsidRPr="00DC559D">
              <w:rPr>
                <w:sz w:val="18"/>
                <w:szCs w:val="18"/>
              </w:rPr>
              <w:t>*Units</w:t>
            </w:r>
          </w:p>
        </w:tc>
        <w:tc>
          <w:tcPr>
            <w:tcW w:w="449" w:type="pct"/>
          </w:tcPr>
          <w:p w14:paraId="2D7B005B" w14:textId="77777777" w:rsidR="002021F1" w:rsidRPr="00DC559D" w:rsidRDefault="002021F1" w:rsidP="002021F1">
            <w:pPr>
              <w:spacing w:after="120"/>
              <w:rPr>
                <w:sz w:val="18"/>
                <w:szCs w:val="18"/>
              </w:rPr>
            </w:pPr>
            <w:r w:rsidRPr="00DC559D">
              <w:rPr>
                <w:sz w:val="18"/>
                <w:szCs w:val="18"/>
              </w:rPr>
              <w:t>15</w:t>
            </w:r>
          </w:p>
        </w:tc>
        <w:tc>
          <w:tcPr>
            <w:tcW w:w="599" w:type="pct"/>
          </w:tcPr>
          <w:p w14:paraId="62C97840" w14:textId="77777777" w:rsidR="002021F1" w:rsidRPr="00DC559D" w:rsidRDefault="002021F1" w:rsidP="002021F1">
            <w:pPr>
              <w:spacing w:after="120"/>
              <w:rPr>
                <w:sz w:val="18"/>
                <w:szCs w:val="18"/>
              </w:rPr>
            </w:pPr>
            <w:r w:rsidRPr="00DC559D">
              <w:rPr>
                <w:sz w:val="18"/>
                <w:szCs w:val="18"/>
              </w:rPr>
              <w:t>40</w:t>
            </w:r>
          </w:p>
        </w:tc>
        <w:tc>
          <w:tcPr>
            <w:tcW w:w="709" w:type="pct"/>
          </w:tcPr>
          <w:p w14:paraId="66171D3E" w14:textId="77777777" w:rsidR="002021F1" w:rsidRPr="00DC559D" w:rsidRDefault="002021F1" w:rsidP="002021F1">
            <w:pPr>
              <w:spacing w:after="120"/>
              <w:rPr>
                <w:sz w:val="18"/>
                <w:szCs w:val="18"/>
              </w:rPr>
            </w:pPr>
            <w:r w:rsidRPr="00DC559D">
              <w:rPr>
                <w:sz w:val="18"/>
                <w:szCs w:val="18"/>
              </w:rPr>
              <w:t>Text</w:t>
            </w:r>
          </w:p>
        </w:tc>
        <w:tc>
          <w:tcPr>
            <w:tcW w:w="1288" w:type="pct"/>
          </w:tcPr>
          <w:p w14:paraId="1FC9C63E" w14:textId="77777777" w:rsidR="002021F1" w:rsidRPr="00DC559D" w:rsidRDefault="002021F1" w:rsidP="002021F1">
            <w:pPr>
              <w:spacing w:after="120"/>
              <w:rPr>
                <w:sz w:val="18"/>
                <w:szCs w:val="18"/>
              </w:rPr>
            </w:pPr>
            <w:r w:rsidRPr="000B2864">
              <w:rPr>
                <w:sz w:val="18"/>
                <w:szCs w:val="18"/>
              </w:rPr>
              <w:t>Not used for Ext Service</w:t>
            </w:r>
          </w:p>
        </w:tc>
        <w:tc>
          <w:tcPr>
            <w:tcW w:w="953" w:type="pct"/>
          </w:tcPr>
          <w:p w14:paraId="1AC6EF86" w14:textId="77777777" w:rsidR="002021F1" w:rsidRPr="00DC559D" w:rsidRDefault="002021F1" w:rsidP="002021F1">
            <w:pPr>
              <w:spacing w:after="120"/>
              <w:rPr>
                <w:sz w:val="18"/>
                <w:szCs w:val="18"/>
              </w:rPr>
            </w:pPr>
          </w:p>
        </w:tc>
      </w:tr>
      <w:tr w:rsidR="002021F1" w:rsidRPr="005B4766" w14:paraId="215360ED" w14:textId="77777777" w:rsidTr="00AA6268">
        <w:tc>
          <w:tcPr>
            <w:tcW w:w="1002" w:type="pct"/>
          </w:tcPr>
          <w:p w14:paraId="0B2D49BD" w14:textId="77777777" w:rsidR="002021F1" w:rsidRPr="00DC559D" w:rsidRDefault="002021F1" w:rsidP="002021F1">
            <w:pPr>
              <w:spacing w:after="120"/>
              <w:rPr>
                <w:sz w:val="18"/>
                <w:szCs w:val="18"/>
              </w:rPr>
            </w:pPr>
            <w:r w:rsidRPr="00DC559D">
              <w:rPr>
                <w:sz w:val="18"/>
                <w:szCs w:val="18"/>
              </w:rPr>
              <w:t>*Unit rate</w:t>
            </w:r>
          </w:p>
        </w:tc>
        <w:tc>
          <w:tcPr>
            <w:tcW w:w="449" w:type="pct"/>
          </w:tcPr>
          <w:p w14:paraId="63729121" w14:textId="77777777" w:rsidR="002021F1" w:rsidRPr="00DC559D" w:rsidRDefault="002021F1" w:rsidP="002021F1">
            <w:pPr>
              <w:spacing w:after="120"/>
              <w:rPr>
                <w:sz w:val="18"/>
                <w:szCs w:val="18"/>
              </w:rPr>
            </w:pPr>
            <w:r w:rsidRPr="00DC559D">
              <w:rPr>
                <w:sz w:val="18"/>
                <w:szCs w:val="18"/>
              </w:rPr>
              <w:t>16</w:t>
            </w:r>
          </w:p>
        </w:tc>
        <w:tc>
          <w:tcPr>
            <w:tcW w:w="599" w:type="pct"/>
          </w:tcPr>
          <w:p w14:paraId="3D36850B" w14:textId="77777777" w:rsidR="002021F1" w:rsidRPr="00DC559D" w:rsidRDefault="002021F1" w:rsidP="002021F1">
            <w:pPr>
              <w:spacing w:after="120"/>
              <w:rPr>
                <w:sz w:val="18"/>
                <w:szCs w:val="18"/>
              </w:rPr>
            </w:pPr>
            <w:r w:rsidRPr="00DC559D">
              <w:rPr>
                <w:sz w:val="18"/>
                <w:szCs w:val="18"/>
              </w:rPr>
              <w:t>18</w:t>
            </w:r>
          </w:p>
        </w:tc>
        <w:tc>
          <w:tcPr>
            <w:tcW w:w="709" w:type="pct"/>
          </w:tcPr>
          <w:p w14:paraId="6F9AB99B" w14:textId="77777777" w:rsidR="002021F1" w:rsidRPr="00DC559D" w:rsidRDefault="002021F1" w:rsidP="002021F1">
            <w:pPr>
              <w:spacing w:after="120"/>
              <w:rPr>
                <w:sz w:val="18"/>
                <w:szCs w:val="18"/>
              </w:rPr>
            </w:pPr>
            <w:r w:rsidRPr="00DC559D">
              <w:rPr>
                <w:sz w:val="18"/>
                <w:szCs w:val="18"/>
              </w:rPr>
              <w:t>Num</w:t>
            </w:r>
          </w:p>
        </w:tc>
        <w:tc>
          <w:tcPr>
            <w:tcW w:w="1288" w:type="pct"/>
          </w:tcPr>
          <w:p w14:paraId="1DCF5B82" w14:textId="77777777" w:rsidR="002021F1" w:rsidRPr="00DC559D" w:rsidRDefault="002021F1" w:rsidP="002021F1">
            <w:pPr>
              <w:spacing w:after="120"/>
              <w:rPr>
                <w:sz w:val="18"/>
                <w:szCs w:val="18"/>
              </w:rPr>
            </w:pPr>
            <w:r w:rsidRPr="000B2864">
              <w:rPr>
                <w:sz w:val="18"/>
                <w:szCs w:val="18"/>
              </w:rPr>
              <w:t>Not used for Ext Service</w:t>
            </w:r>
          </w:p>
        </w:tc>
        <w:tc>
          <w:tcPr>
            <w:tcW w:w="953" w:type="pct"/>
          </w:tcPr>
          <w:p w14:paraId="36F648CB" w14:textId="77777777" w:rsidR="002021F1" w:rsidRPr="00DC559D" w:rsidRDefault="002021F1" w:rsidP="002021F1">
            <w:pPr>
              <w:spacing w:after="120"/>
              <w:rPr>
                <w:sz w:val="18"/>
                <w:szCs w:val="18"/>
              </w:rPr>
            </w:pPr>
          </w:p>
        </w:tc>
      </w:tr>
      <w:tr w:rsidR="002021F1" w:rsidRPr="005B4766" w14:paraId="1B8C9CE9" w14:textId="77777777" w:rsidTr="00AA6268">
        <w:tc>
          <w:tcPr>
            <w:tcW w:w="1002" w:type="pct"/>
          </w:tcPr>
          <w:p w14:paraId="16BA1B06" w14:textId="77777777" w:rsidR="002021F1" w:rsidRPr="005B4766" w:rsidRDefault="002021F1" w:rsidP="002021F1">
            <w:pPr>
              <w:spacing w:after="120"/>
              <w:rPr>
                <w:sz w:val="18"/>
                <w:szCs w:val="18"/>
              </w:rPr>
            </w:pPr>
            <w:r>
              <w:rPr>
                <w:sz w:val="18"/>
                <w:szCs w:val="18"/>
              </w:rPr>
              <w:t>Event Cost</w:t>
            </w:r>
          </w:p>
        </w:tc>
        <w:tc>
          <w:tcPr>
            <w:tcW w:w="449" w:type="pct"/>
          </w:tcPr>
          <w:p w14:paraId="7CAB6E1F" w14:textId="77777777" w:rsidR="002021F1" w:rsidRPr="005B4766" w:rsidRDefault="002021F1" w:rsidP="002021F1">
            <w:pPr>
              <w:spacing w:after="120"/>
              <w:rPr>
                <w:sz w:val="18"/>
                <w:szCs w:val="18"/>
              </w:rPr>
            </w:pPr>
            <w:r w:rsidRPr="005B4766">
              <w:rPr>
                <w:sz w:val="18"/>
                <w:szCs w:val="18"/>
              </w:rPr>
              <w:t>17</w:t>
            </w:r>
          </w:p>
        </w:tc>
        <w:tc>
          <w:tcPr>
            <w:tcW w:w="599" w:type="pct"/>
          </w:tcPr>
          <w:p w14:paraId="57AC9D43" w14:textId="77777777" w:rsidR="002021F1" w:rsidRPr="005B4766" w:rsidRDefault="002021F1" w:rsidP="002021F1">
            <w:pPr>
              <w:spacing w:after="120"/>
              <w:rPr>
                <w:sz w:val="18"/>
                <w:szCs w:val="18"/>
              </w:rPr>
            </w:pPr>
            <w:r>
              <w:rPr>
                <w:sz w:val="18"/>
                <w:szCs w:val="18"/>
              </w:rPr>
              <w:t>18</w:t>
            </w:r>
          </w:p>
        </w:tc>
        <w:tc>
          <w:tcPr>
            <w:tcW w:w="709" w:type="pct"/>
          </w:tcPr>
          <w:p w14:paraId="1419F2E0" w14:textId="77777777" w:rsidR="002021F1" w:rsidRPr="005B4766" w:rsidRDefault="002021F1" w:rsidP="002021F1">
            <w:pPr>
              <w:spacing w:after="120"/>
              <w:rPr>
                <w:sz w:val="18"/>
                <w:szCs w:val="18"/>
              </w:rPr>
            </w:pPr>
            <w:r w:rsidRPr="005B4766">
              <w:rPr>
                <w:sz w:val="18"/>
                <w:szCs w:val="18"/>
              </w:rPr>
              <w:t>Num</w:t>
            </w:r>
          </w:p>
        </w:tc>
        <w:tc>
          <w:tcPr>
            <w:tcW w:w="1288" w:type="pct"/>
          </w:tcPr>
          <w:p w14:paraId="4287458E" w14:textId="77777777" w:rsidR="002021F1" w:rsidRPr="005B4766" w:rsidRDefault="002021F1" w:rsidP="002021F1">
            <w:pPr>
              <w:spacing w:after="120"/>
              <w:rPr>
                <w:sz w:val="18"/>
                <w:szCs w:val="18"/>
              </w:rPr>
            </w:pPr>
            <w:r w:rsidRPr="005B4766">
              <w:rPr>
                <w:sz w:val="18"/>
                <w:szCs w:val="18"/>
              </w:rPr>
              <w:t>e.g. 141 = £1.41</w:t>
            </w:r>
          </w:p>
        </w:tc>
        <w:tc>
          <w:tcPr>
            <w:tcW w:w="953" w:type="pct"/>
          </w:tcPr>
          <w:p w14:paraId="5A842BAE" w14:textId="77777777" w:rsidR="002021F1" w:rsidRPr="005B4766" w:rsidRDefault="002021F1" w:rsidP="002021F1">
            <w:pPr>
              <w:spacing w:after="120"/>
              <w:rPr>
                <w:sz w:val="18"/>
                <w:szCs w:val="18"/>
              </w:rPr>
            </w:pPr>
          </w:p>
        </w:tc>
      </w:tr>
      <w:tr w:rsidR="002021F1" w:rsidRPr="00484C58" w14:paraId="028DA64E" w14:textId="77777777" w:rsidTr="00AA6268">
        <w:tc>
          <w:tcPr>
            <w:tcW w:w="1002" w:type="pct"/>
          </w:tcPr>
          <w:p w14:paraId="7C6C634B" w14:textId="77777777" w:rsidR="002021F1" w:rsidRPr="005B4766" w:rsidRDefault="002021F1" w:rsidP="002021F1">
            <w:pPr>
              <w:spacing w:after="120"/>
              <w:rPr>
                <w:sz w:val="18"/>
                <w:szCs w:val="18"/>
              </w:rPr>
            </w:pPr>
            <w:r>
              <w:rPr>
                <w:sz w:val="18"/>
                <w:szCs w:val="18"/>
              </w:rPr>
              <w:t>VAT Status</w:t>
            </w:r>
          </w:p>
        </w:tc>
        <w:tc>
          <w:tcPr>
            <w:tcW w:w="449" w:type="pct"/>
          </w:tcPr>
          <w:p w14:paraId="652A2D7A" w14:textId="77777777" w:rsidR="002021F1" w:rsidRPr="005B4766" w:rsidRDefault="002021F1" w:rsidP="002021F1">
            <w:pPr>
              <w:spacing w:after="120"/>
              <w:rPr>
                <w:sz w:val="18"/>
                <w:szCs w:val="18"/>
              </w:rPr>
            </w:pPr>
            <w:r w:rsidRPr="005B4766">
              <w:rPr>
                <w:sz w:val="18"/>
                <w:szCs w:val="18"/>
              </w:rPr>
              <w:t>18</w:t>
            </w:r>
          </w:p>
        </w:tc>
        <w:tc>
          <w:tcPr>
            <w:tcW w:w="599" w:type="pct"/>
          </w:tcPr>
          <w:p w14:paraId="1E1F9DA1" w14:textId="77777777" w:rsidR="002021F1" w:rsidRPr="005B4766" w:rsidRDefault="002021F1" w:rsidP="002021F1">
            <w:pPr>
              <w:spacing w:after="120"/>
              <w:rPr>
                <w:sz w:val="18"/>
                <w:szCs w:val="18"/>
              </w:rPr>
            </w:pPr>
            <w:r>
              <w:rPr>
                <w:sz w:val="18"/>
                <w:szCs w:val="18"/>
              </w:rPr>
              <w:t>2</w:t>
            </w:r>
          </w:p>
        </w:tc>
        <w:tc>
          <w:tcPr>
            <w:tcW w:w="709" w:type="pct"/>
          </w:tcPr>
          <w:p w14:paraId="3DEEEA14" w14:textId="77777777" w:rsidR="002021F1" w:rsidRPr="005B4766" w:rsidRDefault="002021F1" w:rsidP="002021F1">
            <w:pPr>
              <w:spacing w:after="120"/>
              <w:rPr>
                <w:sz w:val="18"/>
                <w:szCs w:val="18"/>
              </w:rPr>
            </w:pPr>
            <w:r>
              <w:rPr>
                <w:sz w:val="18"/>
                <w:szCs w:val="18"/>
              </w:rPr>
              <w:t>Num</w:t>
            </w:r>
          </w:p>
        </w:tc>
        <w:tc>
          <w:tcPr>
            <w:tcW w:w="1288" w:type="pct"/>
          </w:tcPr>
          <w:p w14:paraId="1196CAC6" w14:textId="77777777" w:rsidR="002021F1" w:rsidRPr="00484C58" w:rsidRDefault="002021F1" w:rsidP="002021F1">
            <w:pPr>
              <w:spacing w:after="120"/>
              <w:rPr>
                <w:sz w:val="18"/>
                <w:szCs w:val="18"/>
                <w:lang w:val="sv-SE"/>
              </w:rPr>
            </w:pPr>
            <w:r w:rsidRPr="00484C58">
              <w:rPr>
                <w:sz w:val="18"/>
                <w:szCs w:val="18"/>
                <w:lang w:val="sv-SE"/>
              </w:rPr>
              <w:t>e.g.</w:t>
            </w:r>
          </w:p>
          <w:p w14:paraId="60EDC8AC" w14:textId="77777777" w:rsidR="002021F1" w:rsidRPr="00484C58" w:rsidRDefault="002021F1" w:rsidP="002021F1">
            <w:pPr>
              <w:spacing w:after="120"/>
              <w:rPr>
                <w:sz w:val="18"/>
                <w:szCs w:val="18"/>
                <w:lang w:val="sv-SE"/>
              </w:rPr>
            </w:pPr>
            <w:r w:rsidRPr="00484C58">
              <w:rPr>
                <w:sz w:val="18"/>
                <w:szCs w:val="18"/>
                <w:lang w:val="sv-SE"/>
              </w:rPr>
              <w:t>1 = standard</w:t>
            </w:r>
          </w:p>
          <w:p w14:paraId="1D3857E9" w14:textId="77777777" w:rsidR="002021F1" w:rsidRPr="00484C58" w:rsidRDefault="002021F1" w:rsidP="002021F1">
            <w:pPr>
              <w:spacing w:after="120"/>
              <w:rPr>
                <w:sz w:val="18"/>
                <w:szCs w:val="18"/>
                <w:lang w:val="sv-SE"/>
              </w:rPr>
            </w:pPr>
            <w:r w:rsidRPr="00484C58">
              <w:rPr>
                <w:sz w:val="18"/>
                <w:szCs w:val="18"/>
                <w:lang w:val="sv-SE"/>
              </w:rPr>
              <w:t>2 = VAT exempt</w:t>
            </w:r>
          </w:p>
        </w:tc>
        <w:tc>
          <w:tcPr>
            <w:tcW w:w="953" w:type="pct"/>
          </w:tcPr>
          <w:p w14:paraId="15914EED" w14:textId="77777777" w:rsidR="002021F1" w:rsidRPr="00484C58" w:rsidRDefault="002021F1" w:rsidP="002021F1">
            <w:pPr>
              <w:spacing w:after="120"/>
              <w:rPr>
                <w:sz w:val="18"/>
                <w:szCs w:val="18"/>
                <w:lang w:val="sv-SE"/>
              </w:rPr>
            </w:pPr>
          </w:p>
        </w:tc>
      </w:tr>
      <w:tr w:rsidR="002021F1" w:rsidRPr="005B4766" w14:paraId="4B20A693" w14:textId="77777777" w:rsidTr="00AA6268">
        <w:tc>
          <w:tcPr>
            <w:tcW w:w="1002" w:type="pct"/>
          </w:tcPr>
          <w:p w14:paraId="0F31A766" w14:textId="77777777" w:rsidR="002021F1" w:rsidRPr="005B4766" w:rsidRDefault="002021F1" w:rsidP="002021F1">
            <w:pPr>
              <w:spacing w:after="120"/>
              <w:rPr>
                <w:sz w:val="18"/>
                <w:szCs w:val="18"/>
              </w:rPr>
            </w:pPr>
            <w:r>
              <w:rPr>
                <w:sz w:val="18"/>
                <w:szCs w:val="18"/>
              </w:rPr>
              <w:t>*</w:t>
            </w:r>
            <w:r w:rsidRPr="005B4766">
              <w:rPr>
                <w:sz w:val="18"/>
                <w:szCs w:val="18"/>
              </w:rPr>
              <w:t>CSS Account Number</w:t>
            </w:r>
          </w:p>
        </w:tc>
        <w:tc>
          <w:tcPr>
            <w:tcW w:w="449" w:type="pct"/>
          </w:tcPr>
          <w:p w14:paraId="7EEFBC36" w14:textId="77777777" w:rsidR="002021F1" w:rsidRPr="005B4766" w:rsidRDefault="002021F1" w:rsidP="002021F1">
            <w:pPr>
              <w:spacing w:after="120"/>
              <w:rPr>
                <w:sz w:val="18"/>
                <w:szCs w:val="18"/>
              </w:rPr>
            </w:pPr>
            <w:r w:rsidRPr="005B4766">
              <w:rPr>
                <w:sz w:val="18"/>
                <w:szCs w:val="18"/>
              </w:rPr>
              <w:t>19</w:t>
            </w:r>
          </w:p>
        </w:tc>
        <w:tc>
          <w:tcPr>
            <w:tcW w:w="599" w:type="pct"/>
          </w:tcPr>
          <w:p w14:paraId="4E145163" w14:textId="77777777" w:rsidR="002021F1" w:rsidRPr="005B4766" w:rsidRDefault="002021F1" w:rsidP="002021F1">
            <w:pPr>
              <w:spacing w:after="120"/>
              <w:rPr>
                <w:sz w:val="18"/>
                <w:szCs w:val="18"/>
              </w:rPr>
            </w:pPr>
            <w:r>
              <w:rPr>
                <w:sz w:val="18"/>
                <w:szCs w:val="18"/>
              </w:rPr>
              <w:t>20</w:t>
            </w:r>
          </w:p>
        </w:tc>
        <w:tc>
          <w:tcPr>
            <w:tcW w:w="709" w:type="pct"/>
          </w:tcPr>
          <w:p w14:paraId="7C8320D9" w14:textId="77777777" w:rsidR="002021F1" w:rsidRPr="00FC38C1" w:rsidRDefault="002021F1" w:rsidP="002021F1">
            <w:pPr>
              <w:spacing w:after="120"/>
              <w:rPr>
                <w:sz w:val="18"/>
                <w:szCs w:val="18"/>
              </w:rPr>
            </w:pPr>
            <w:r w:rsidRPr="00FC38C1">
              <w:rPr>
                <w:sz w:val="18"/>
                <w:szCs w:val="18"/>
              </w:rPr>
              <w:t>Text</w:t>
            </w:r>
          </w:p>
        </w:tc>
        <w:tc>
          <w:tcPr>
            <w:tcW w:w="1288" w:type="pct"/>
          </w:tcPr>
          <w:p w14:paraId="4D901586" w14:textId="77777777" w:rsidR="002021F1" w:rsidRPr="00FC38C1" w:rsidRDefault="002021F1" w:rsidP="002021F1">
            <w:pPr>
              <w:spacing w:after="120"/>
              <w:rPr>
                <w:sz w:val="18"/>
                <w:szCs w:val="18"/>
              </w:rPr>
            </w:pPr>
            <w:r w:rsidRPr="000B2864">
              <w:rPr>
                <w:sz w:val="18"/>
                <w:szCs w:val="18"/>
              </w:rPr>
              <w:t>Not used for Ext Service</w:t>
            </w:r>
          </w:p>
        </w:tc>
        <w:tc>
          <w:tcPr>
            <w:tcW w:w="953" w:type="pct"/>
          </w:tcPr>
          <w:p w14:paraId="2B9696B7" w14:textId="77777777" w:rsidR="002021F1" w:rsidRPr="00FC38C1" w:rsidRDefault="002021F1" w:rsidP="002021F1">
            <w:pPr>
              <w:spacing w:after="120"/>
              <w:rPr>
                <w:sz w:val="18"/>
                <w:szCs w:val="18"/>
              </w:rPr>
            </w:pPr>
          </w:p>
        </w:tc>
      </w:tr>
      <w:tr w:rsidR="002021F1" w:rsidRPr="005B4766" w14:paraId="60733F97" w14:textId="77777777" w:rsidTr="00AA6268">
        <w:tc>
          <w:tcPr>
            <w:tcW w:w="1002" w:type="pct"/>
          </w:tcPr>
          <w:p w14:paraId="3EA322CE" w14:textId="77777777" w:rsidR="002021F1" w:rsidRPr="00DC559D" w:rsidRDefault="002021F1" w:rsidP="002021F1">
            <w:pPr>
              <w:spacing w:after="120"/>
              <w:rPr>
                <w:sz w:val="18"/>
                <w:szCs w:val="18"/>
              </w:rPr>
            </w:pPr>
            <w:r w:rsidRPr="00DC559D">
              <w:rPr>
                <w:sz w:val="18"/>
                <w:szCs w:val="18"/>
              </w:rPr>
              <w:t>*Prod Type</w:t>
            </w:r>
          </w:p>
        </w:tc>
        <w:tc>
          <w:tcPr>
            <w:tcW w:w="449" w:type="pct"/>
          </w:tcPr>
          <w:p w14:paraId="137B04AB" w14:textId="77777777" w:rsidR="002021F1" w:rsidRPr="00DC559D" w:rsidRDefault="002021F1" w:rsidP="002021F1">
            <w:pPr>
              <w:spacing w:after="120"/>
              <w:rPr>
                <w:sz w:val="18"/>
                <w:szCs w:val="18"/>
              </w:rPr>
            </w:pPr>
            <w:r w:rsidRPr="00DC559D">
              <w:rPr>
                <w:sz w:val="18"/>
                <w:szCs w:val="18"/>
              </w:rPr>
              <w:t>20</w:t>
            </w:r>
          </w:p>
        </w:tc>
        <w:tc>
          <w:tcPr>
            <w:tcW w:w="599" w:type="pct"/>
          </w:tcPr>
          <w:p w14:paraId="716EC0B3" w14:textId="77777777" w:rsidR="002021F1" w:rsidRPr="00DC559D" w:rsidRDefault="002021F1" w:rsidP="002021F1">
            <w:pPr>
              <w:spacing w:after="120"/>
              <w:rPr>
                <w:sz w:val="18"/>
                <w:szCs w:val="18"/>
              </w:rPr>
            </w:pPr>
            <w:r w:rsidRPr="00DC559D">
              <w:rPr>
                <w:sz w:val="18"/>
                <w:szCs w:val="18"/>
              </w:rPr>
              <w:t>20</w:t>
            </w:r>
          </w:p>
        </w:tc>
        <w:tc>
          <w:tcPr>
            <w:tcW w:w="709" w:type="pct"/>
          </w:tcPr>
          <w:p w14:paraId="40E39627" w14:textId="77777777" w:rsidR="002021F1" w:rsidRPr="00DC559D" w:rsidRDefault="002021F1" w:rsidP="002021F1">
            <w:pPr>
              <w:spacing w:after="120"/>
              <w:rPr>
                <w:sz w:val="18"/>
                <w:szCs w:val="18"/>
              </w:rPr>
            </w:pPr>
            <w:r w:rsidRPr="00DC559D">
              <w:rPr>
                <w:sz w:val="18"/>
                <w:szCs w:val="18"/>
              </w:rPr>
              <w:t>Text</w:t>
            </w:r>
          </w:p>
        </w:tc>
        <w:tc>
          <w:tcPr>
            <w:tcW w:w="1288" w:type="pct"/>
          </w:tcPr>
          <w:p w14:paraId="76042B35" w14:textId="77777777" w:rsidR="002021F1" w:rsidRPr="00DC559D" w:rsidRDefault="002021F1" w:rsidP="002021F1">
            <w:pPr>
              <w:spacing w:after="120"/>
              <w:rPr>
                <w:sz w:val="18"/>
                <w:szCs w:val="18"/>
              </w:rPr>
            </w:pPr>
            <w:r w:rsidRPr="00FB26CD">
              <w:rPr>
                <w:sz w:val="18"/>
                <w:szCs w:val="18"/>
              </w:rPr>
              <w:t>Not used for Ext Service</w:t>
            </w:r>
          </w:p>
        </w:tc>
        <w:tc>
          <w:tcPr>
            <w:tcW w:w="953" w:type="pct"/>
          </w:tcPr>
          <w:p w14:paraId="18FA96AE" w14:textId="77777777" w:rsidR="002021F1" w:rsidRPr="00DC559D" w:rsidRDefault="002021F1" w:rsidP="002021F1">
            <w:pPr>
              <w:spacing w:after="120"/>
              <w:rPr>
                <w:sz w:val="18"/>
                <w:szCs w:val="18"/>
              </w:rPr>
            </w:pPr>
          </w:p>
        </w:tc>
      </w:tr>
      <w:tr w:rsidR="002021F1" w:rsidRPr="005B4766" w14:paraId="6D6D3125" w14:textId="77777777" w:rsidTr="00AA6268">
        <w:tc>
          <w:tcPr>
            <w:tcW w:w="1002" w:type="pct"/>
          </w:tcPr>
          <w:p w14:paraId="405B6E67" w14:textId="77777777" w:rsidR="002021F1" w:rsidRPr="00DC559D" w:rsidRDefault="002021F1" w:rsidP="002021F1">
            <w:pPr>
              <w:spacing w:after="120"/>
              <w:rPr>
                <w:sz w:val="18"/>
                <w:szCs w:val="18"/>
              </w:rPr>
            </w:pPr>
            <w:r w:rsidRPr="00DC559D">
              <w:rPr>
                <w:sz w:val="18"/>
                <w:szCs w:val="18"/>
              </w:rPr>
              <w:t>*OR Service ID</w:t>
            </w:r>
          </w:p>
        </w:tc>
        <w:tc>
          <w:tcPr>
            <w:tcW w:w="449" w:type="pct"/>
          </w:tcPr>
          <w:p w14:paraId="0EA74A80" w14:textId="77777777" w:rsidR="002021F1" w:rsidRPr="00DC559D" w:rsidRDefault="002021F1" w:rsidP="002021F1">
            <w:pPr>
              <w:spacing w:after="120"/>
              <w:rPr>
                <w:sz w:val="18"/>
                <w:szCs w:val="18"/>
              </w:rPr>
            </w:pPr>
            <w:r w:rsidRPr="00DC559D">
              <w:rPr>
                <w:sz w:val="18"/>
                <w:szCs w:val="18"/>
              </w:rPr>
              <w:t>21</w:t>
            </w:r>
          </w:p>
        </w:tc>
        <w:tc>
          <w:tcPr>
            <w:tcW w:w="599" w:type="pct"/>
          </w:tcPr>
          <w:p w14:paraId="42E1C540" w14:textId="77777777" w:rsidR="002021F1" w:rsidRPr="00DC559D" w:rsidRDefault="002021F1" w:rsidP="002021F1">
            <w:pPr>
              <w:spacing w:after="120"/>
              <w:rPr>
                <w:sz w:val="18"/>
                <w:szCs w:val="18"/>
              </w:rPr>
            </w:pPr>
            <w:r w:rsidRPr="00DC559D">
              <w:rPr>
                <w:sz w:val="18"/>
                <w:szCs w:val="18"/>
              </w:rPr>
              <w:t>20</w:t>
            </w:r>
          </w:p>
        </w:tc>
        <w:tc>
          <w:tcPr>
            <w:tcW w:w="709" w:type="pct"/>
          </w:tcPr>
          <w:p w14:paraId="6A58FD4B" w14:textId="77777777" w:rsidR="002021F1" w:rsidRPr="00DC559D" w:rsidRDefault="002021F1" w:rsidP="002021F1">
            <w:pPr>
              <w:spacing w:after="120"/>
              <w:rPr>
                <w:sz w:val="18"/>
                <w:szCs w:val="18"/>
              </w:rPr>
            </w:pPr>
            <w:r w:rsidRPr="00DC559D">
              <w:rPr>
                <w:sz w:val="18"/>
                <w:szCs w:val="18"/>
              </w:rPr>
              <w:t>Text</w:t>
            </w:r>
          </w:p>
        </w:tc>
        <w:tc>
          <w:tcPr>
            <w:tcW w:w="1288" w:type="pct"/>
          </w:tcPr>
          <w:p w14:paraId="72FA064D" w14:textId="77777777" w:rsidR="002021F1" w:rsidRPr="00DC559D" w:rsidRDefault="002021F1" w:rsidP="002021F1">
            <w:pPr>
              <w:spacing w:after="120"/>
              <w:rPr>
                <w:sz w:val="18"/>
                <w:szCs w:val="18"/>
              </w:rPr>
            </w:pPr>
            <w:r w:rsidRPr="00FB26CD">
              <w:rPr>
                <w:sz w:val="18"/>
                <w:szCs w:val="18"/>
              </w:rPr>
              <w:t>Not used for Ext Service</w:t>
            </w:r>
          </w:p>
        </w:tc>
        <w:tc>
          <w:tcPr>
            <w:tcW w:w="953" w:type="pct"/>
          </w:tcPr>
          <w:p w14:paraId="7CD0B2ED" w14:textId="77777777" w:rsidR="002021F1" w:rsidRPr="00DC559D" w:rsidRDefault="002021F1" w:rsidP="002021F1">
            <w:pPr>
              <w:spacing w:after="120"/>
              <w:rPr>
                <w:sz w:val="18"/>
                <w:szCs w:val="18"/>
              </w:rPr>
            </w:pPr>
          </w:p>
        </w:tc>
      </w:tr>
      <w:tr w:rsidR="002021F1" w:rsidRPr="005B4766" w14:paraId="56C6B49F" w14:textId="77777777" w:rsidTr="00AA6268">
        <w:tc>
          <w:tcPr>
            <w:tcW w:w="1002" w:type="pct"/>
          </w:tcPr>
          <w:p w14:paraId="11034CCF" w14:textId="77777777" w:rsidR="002021F1" w:rsidRPr="00DC559D" w:rsidRDefault="002021F1" w:rsidP="002021F1">
            <w:pPr>
              <w:spacing w:after="120"/>
              <w:rPr>
                <w:sz w:val="18"/>
                <w:szCs w:val="18"/>
              </w:rPr>
            </w:pPr>
            <w:r w:rsidRPr="00DC559D">
              <w:rPr>
                <w:sz w:val="18"/>
                <w:szCs w:val="18"/>
              </w:rPr>
              <w:t>*Circuit ID</w:t>
            </w:r>
          </w:p>
        </w:tc>
        <w:tc>
          <w:tcPr>
            <w:tcW w:w="449" w:type="pct"/>
          </w:tcPr>
          <w:p w14:paraId="46A6581F" w14:textId="77777777" w:rsidR="002021F1" w:rsidRPr="00DC559D" w:rsidRDefault="002021F1" w:rsidP="002021F1">
            <w:pPr>
              <w:spacing w:after="120"/>
              <w:rPr>
                <w:sz w:val="18"/>
                <w:szCs w:val="18"/>
              </w:rPr>
            </w:pPr>
            <w:r w:rsidRPr="00DC559D">
              <w:rPr>
                <w:sz w:val="18"/>
                <w:szCs w:val="18"/>
              </w:rPr>
              <w:t>22</w:t>
            </w:r>
          </w:p>
        </w:tc>
        <w:tc>
          <w:tcPr>
            <w:tcW w:w="599" w:type="pct"/>
          </w:tcPr>
          <w:p w14:paraId="768F7C91" w14:textId="77777777" w:rsidR="002021F1" w:rsidRPr="00DC559D" w:rsidRDefault="002021F1" w:rsidP="002021F1">
            <w:pPr>
              <w:spacing w:after="120"/>
              <w:rPr>
                <w:sz w:val="18"/>
                <w:szCs w:val="18"/>
              </w:rPr>
            </w:pPr>
            <w:r w:rsidRPr="00DC559D">
              <w:rPr>
                <w:sz w:val="18"/>
                <w:szCs w:val="18"/>
              </w:rPr>
              <w:t>20</w:t>
            </w:r>
          </w:p>
        </w:tc>
        <w:tc>
          <w:tcPr>
            <w:tcW w:w="709" w:type="pct"/>
          </w:tcPr>
          <w:p w14:paraId="79AAC8AC" w14:textId="77777777" w:rsidR="002021F1" w:rsidRPr="00DC559D" w:rsidRDefault="002021F1" w:rsidP="002021F1">
            <w:pPr>
              <w:spacing w:after="120"/>
              <w:rPr>
                <w:sz w:val="18"/>
                <w:szCs w:val="18"/>
              </w:rPr>
            </w:pPr>
            <w:r w:rsidRPr="00DC559D">
              <w:rPr>
                <w:sz w:val="18"/>
                <w:szCs w:val="18"/>
              </w:rPr>
              <w:t>Text</w:t>
            </w:r>
          </w:p>
        </w:tc>
        <w:tc>
          <w:tcPr>
            <w:tcW w:w="1288" w:type="pct"/>
          </w:tcPr>
          <w:p w14:paraId="27E17462" w14:textId="77777777" w:rsidR="002021F1" w:rsidRPr="00DC559D" w:rsidRDefault="002021F1" w:rsidP="002021F1">
            <w:pPr>
              <w:spacing w:after="120"/>
              <w:rPr>
                <w:sz w:val="18"/>
                <w:szCs w:val="18"/>
              </w:rPr>
            </w:pPr>
            <w:r w:rsidRPr="00FB26CD">
              <w:rPr>
                <w:sz w:val="18"/>
                <w:szCs w:val="18"/>
              </w:rPr>
              <w:t>Not used for Ext Service</w:t>
            </w:r>
          </w:p>
        </w:tc>
        <w:tc>
          <w:tcPr>
            <w:tcW w:w="953" w:type="pct"/>
          </w:tcPr>
          <w:p w14:paraId="0F3A9DDC" w14:textId="77777777" w:rsidR="002021F1" w:rsidRPr="00DC559D" w:rsidRDefault="002021F1" w:rsidP="002021F1">
            <w:pPr>
              <w:spacing w:after="120"/>
              <w:rPr>
                <w:sz w:val="18"/>
                <w:szCs w:val="18"/>
              </w:rPr>
            </w:pPr>
          </w:p>
        </w:tc>
      </w:tr>
      <w:tr w:rsidR="002021F1" w:rsidRPr="005B4766" w14:paraId="34177A8B" w14:textId="77777777" w:rsidTr="00AA6268">
        <w:tc>
          <w:tcPr>
            <w:tcW w:w="1002" w:type="pct"/>
          </w:tcPr>
          <w:p w14:paraId="200C1E57" w14:textId="77777777" w:rsidR="002021F1" w:rsidRPr="00DC559D" w:rsidRDefault="002021F1" w:rsidP="002021F1">
            <w:pPr>
              <w:spacing w:after="120"/>
              <w:rPr>
                <w:sz w:val="18"/>
                <w:szCs w:val="18"/>
              </w:rPr>
            </w:pPr>
            <w:r w:rsidRPr="00DC559D">
              <w:rPr>
                <w:sz w:val="18"/>
                <w:szCs w:val="18"/>
              </w:rPr>
              <w:t>*MDF Site</w:t>
            </w:r>
          </w:p>
        </w:tc>
        <w:tc>
          <w:tcPr>
            <w:tcW w:w="449" w:type="pct"/>
          </w:tcPr>
          <w:p w14:paraId="0BF4BCA3" w14:textId="77777777" w:rsidR="002021F1" w:rsidRPr="00DC559D" w:rsidRDefault="002021F1" w:rsidP="002021F1">
            <w:pPr>
              <w:spacing w:after="120"/>
              <w:rPr>
                <w:sz w:val="18"/>
                <w:szCs w:val="18"/>
              </w:rPr>
            </w:pPr>
            <w:r w:rsidRPr="00DC559D">
              <w:rPr>
                <w:sz w:val="18"/>
                <w:szCs w:val="18"/>
              </w:rPr>
              <w:t>23</w:t>
            </w:r>
          </w:p>
        </w:tc>
        <w:tc>
          <w:tcPr>
            <w:tcW w:w="599" w:type="pct"/>
          </w:tcPr>
          <w:p w14:paraId="46F56233" w14:textId="77777777" w:rsidR="002021F1" w:rsidRPr="00DC559D" w:rsidRDefault="002021F1" w:rsidP="002021F1">
            <w:pPr>
              <w:spacing w:after="120"/>
              <w:rPr>
                <w:sz w:val="18"/>
                <w:szCs w:val="18"/>
              </w:rPr>
            </w:pPr>
            <w:r w:rsidRPr="00DC559D">
              <w:rPr>
                <w:sz w:val="18"/>
                <w:szCs w:val="18"/>
              </w:rPr>
              <w:t>20</w:t>
            </w:r>
          </w:p>
        </w:tc>
        <w:tc>
          <w:tcPr>
            <w:tcW w:w="709" w:type="pct"/>
          </w:tcPr>
          <w:p w14:paraId="4EC52614" w14:textId="77777777" w:rsidR="002021F1" w:rsidRPr="00DC559D" w:rsidRDefault="002021F1" w:rsidP="002021F1">
            <w:pPr>
              <w:spacing w:after="120"/>
              <w:rPr>
                <w:sz w:val="18"/>
                <w:szCs w:val="18"/>
              </w:rPr>
            </w:pPr>
            <w:r w:rsidRPr="00DC559D">
              <w:rPr>
                <w:sz w:val="18"/>
                <w:szCs w:val="18"/>
              </w:rPr>
              <w:t>Text</w:t>
            </w:r>
          </w:p>
        </w:tc>
        <w:tc>
          <w:tcPr>
            <w:tcW w:w="1288" w:type="pct"/>
          </w:tcPr>
          <w:p w14:paraId="7C52A826" w14:textId="77777777" w:rsidR="002021F1" w:rsidRPr="00DC559D" w:rsidRDefault="002021F1" w:rsidP="002021F1">
            <w:pPr>
              <w:spacing w:after="120"/>
              <w:rPr>
                <w:sz w:val="18"/>
                <w:szCs w:val="18"/>
              </w:rPr>
            </w:pPr>
            <w:r w:rsidRPr="00FB26CD">
              <w:rPr>
                <w:sz w:val="18"/>
                <w:szCs w:val="18"/>
              </w:rPr>
              <w:t>Not used for Ext Service</w:t>
            </w:r>
          </w:p>
        </w:tc>
        <w:tc>
          <w:tcPr>
            <w:tcW w:w="953" w:type="pct"/>
          </w:tcPr>
          <w:p w14:paraId="0A09C6AC" w14:textId="77777777" w:rsidR="002021F1" w:rsidRPr="00DC559D" w:rsidRDefault="002021F1" w:rsidP="002021F1">
            <w:pPr>
              <w:spacing w:after="120"/>
              <w:rPr>
                <w:sz w:val="18"/>
                <w:szCs w:val="18"/>
              </w:rPr>
            </w:pPr>
          </w:p>
        </w:tc>
      </w:tr>
      <w:tr w:rsidR="002021F1" w:rsidRPr="005B4766" w14:paraId="71202383" w14:textId="77777777" w:rsidTr="00AA6268">
        <w:tc>
          <w:tcPr>
            <w:tcW w:w="1002" w:type="pct"/>
          </w:tcPr>
          <w:p w14:paraId="03C4F9F8" w14:textId="77777777" w:rsidR="002021F1" w:rsidRPr="00DC559D" w:rsidRDefault="002021F1" w:rsidP="002021F1">
            <w:pPr>
              <w:spacing w:after="120"/>
              <w:rPr>
                <w:sz w:val="18"/>
                <w:szCs w:val="18"/>
              </w:rPr>
            </w:pPr>
            <w:r w:rsidRPr="00DC559D">
              <w:rPr>
                <w:sz w:val="18"/>
                <w:szCs w:val="18"/>
              </w:rPr>
              <w:t>*Room ID</w:t>
            </w:r>
          </w:p>
        </w:tc>
        <w:tc>
          <w:tcPr>
            <w:tcW w:w="449" w:type="pct"/>
          </w:tcPr>
          <w:p w14:paraId="36B65FE8" w14:textId="77777777" w:rsidR="002021F1" w:rsidRPr="00DC559D" w:rsidRDefault="002021F1" w:rsidP="002021F1">
            <w:pPr>
              <w:spacing w:after="120"/>
              <w:rPr>
                <w:sz w:val="18"/>
                <w:szCs w:val="18"/>
              </w:rPr>
            </w:pPr>
            <w:r w:rsidRPr="00DC559D">
              <w:rPr>
                <w:sz w:val="18"/>
                <w:szCs w:val="18"/>
              </w:rPr>
              <w:t>24</w:t>
            </w:r>
          </w:p>
        </w:tc>
        <w:tc>
          <w:tcPr>
            <w:tcW w:w="599" w:type="pct"/>
          </w:tcPr>
          <w:p w14:paraId="0D8A25B2" w14:textId="77777777" w:rsidR="002021F1" w:rsidRPr="00DC559D" w:rsidRDefault="002021F1" w:rsidP="002021F1">
            <w:pPr>
              <w:spacing w:after="120"/>
              <w:rPr>
                <w:sz w:val="18"/>
                <w:szCs w:val="18"/>
              </w:rPr>
            </w:pPr>
            <w:r w:rsidRPr="00DC559D">
              <w:rPr>
                <w:sz w:val="18"/>
                <w:szCs w:val="18"/>
              </w:rPr>
              <w:t>20</w:t>
            </w:r>
          </w:p>
        </w:tc>
        <w:tc>
          <w:tcPr>
            <w:tcW w:w="709" w:type="pct"/>
          </w:tcPr>
          <w:p w14:paraId="07D4CC0C" w14:textId="77777777" w:rsidR="002021F1" w:rsidRPr="00DC559D" w:rsidRDefault="002021F1" w:rsidP="002021F1">
            <w:pPr>
              <w:spacing w:after="120"/>
              <w:rPr>
                <w:sz w:val="18"/>
                <w:szCs w:val="18"/>
              </w:rPr>
            </w:pPr>
            <w:r w:rsidRPr="00DC559D">
              <w:rPr>
                <w:sz w:val="18"/>
                <w:szCs w:val="18"/>
              </w:rPr>
              <w:t>Text</w:t>
            </w:r>
          </w:p>
        </w:tc>
        <w:tc>
          <w:tcPr>
            <w:tcW w:w="1288" w:type="pct"/>
          </w:tcPr>
          <w:p w14:paraId="09A4AC8C" w14:textId="77777777" w:rsidR="002021F1" w:rsidRPr="00DC559D" w:rsidRDefault="002021F1" w:rsidP="002021F1">
            <w:pPr>
              <w:spacing w:after="120"/>
              <w:rPr>
                <w:sz w:val="18"/>
                <w:szCs w:val="18"/>
              </w:rPr>
            </w:pPr>
            <w:r w:rsidRPr="00FB26CD">
              <w:rPr>
                <w:sz w:val="18"/>
                <w:szCs w:val="18"/>
              </w:rPr>
              <w:t>Not used for Ext Service</w:t>
            </w:r>
          </w:p>
        </w:tc>
        <w:tc>
          <w:tcPr>
            <w:tcW w:w="953" w:type="pct"/>
          </w:tcPr>
          <w:p w14:paraId="0D7C3594" w14:textId="77777777" w:rsidR="002021F1" w:rsidRPr="00DC559D" w:rsidRDefault="002021F1" w:rsidP="002021F1">
            <w:pPr>
              <w:spacing w:after="120"/>
              <w:rPr>
                <w:sz w:val="18"/>
                <w:szCs w:val="18"/>
              </w:rPr>
            </w:pPr>
          </w:p>
        </w:tc>
      </w:tr>
      <w:tr w:rsidR="002021F1" w:rsidRPr="005B4766" w14:paraId="55CB4E7F" w14:textId="77777777" w:rsidTr="00AA6268">
        <w:tc>
          <w:tcPr>
            <w:tcW w:w="1002" w:type="pct"/>
          </w:tcPr>
          <w:p w14:paraId="78FF53FE" w14:textId="77777777" w:rsidR="002021F1" w:rsidRPr="00DC559D" w:rsidRDefault="002021F1" w:rsidP="002021F1">
            <w:pPr>
              <w:spacing w:after="120"/>
              <w:rPr>
                <w:sz w:val="18"/>
                <w:szCs w:val="18"/>
              </w:rPr>
            </w:pPr>
            <w:r w:rsidRPr="00DC559D">
              <w:rPr>
                <w:sz w:val="18"/>
                <w:szCs w:val="18"/>
              </w:rPr>
              <w:t>*Service ID</w:t>
            </w:r>
          </w:p>
        </w:tc>
        <w:tc>
          <w:tcPr>
            <w:tcW w:w="449" w:type="pct"/>
          </w:tcPr>
          <w:p w14:paraId="76463DC4" w14:textId="77777777" w:rsidR="002021F1" w:rsidRPr="00DC559D" w:rsidRDefault="002021F1" w:rsidP="002021F1">
            <w:pPr>
              <w:spacing w:after="120"/>
              <w:rPr>
                <w:sz w:val="18"/>
                <w:szCs w:val="18"/>
              </w:rPr>
            </w:pPr>
            <w:r w:rsidRPr="00DC559D">
              <w:rPr>
                <w:sz w:val="18"/>
                <w:szCs w:val="18"/>
              </w:rPr>
              <w:t>25</w:t>
            </w:r>
          </w:p>
        </w:tc>
        <w:tc>
          <w:tcPr>
            <w:tcW w:w="599" w:type="pct"/>
          </w:tcPr>
          <w:p w14:paraId="7FBC8A33" w14:textId="77777777" w:rsidR="002021F1" w:rsidRPr="00DC559D" w:rsidRDefault="002021F1" w:rsidP="002021F1">
            <w:pPr>
              <w:spacing w:after="120"/>
              <w:rPr>
                <w:sz w:val="18"/>
                <w:szCs w:val="18"/>
              </w:rPr>
            </w:pPr>
            <w:r>
              <w:rPr>
                <w:sz w:val="18"/>
                <w:szCs w:val="18"/>
              </w:rPr>
              <w:t>40</w:t>
            </w:r>
          </w:p>
        </w:tc>
        <w:tc>
          <w:tcPr>
            <w:tcW w:w="709" w:type="pct"/>
          </w:tcPr>
          <w:p w14:paraId="7F0ECC6C" w14:textId="77777777" w:rsidR="002021F1" w:rsidRPr="00DC559D" w:rsidRDefault="002021F1" w:rsidP="002021F1">
            <w:pPr>
              <w:spacing w:after="120"/>
              <w:rPr>
                <w:sz w:val="18"/>
                <w:szCs w:val="18"/>
              </w:rPr>
            </w:pPr>
            <w:r w:rsidRPr="00DC559D">
              <w:rPr>
                <w:sz w:val="18"/>
                <w:szCs w:val="18"/>
              </w:rPr>
              <w:t>Text</w:t>
            </w:r>
          </w:p>
        </w:tc>
        <w:tc>
          <w:tcPr>
            <w:tcW w:w="1288" w:type="pct"/>
          </w:tcPr>
          <w:p w14:paraId="75C53BD9" w14:textId="77777777" w:rsidR="002021F1" w:rsidRPr="00DC559D" w:rsidRDefault="002021F1" w:rsidP="002021F1">
            <w:pPr>
              <w:spacing w:after="120"/>
              <w:rPr>
                <w:sz w:val="18"/>
                <w:szCs w:val="18"/>
              </w:rPr>
            </w:pPr>
            <w:r w:rsidRPr="00FB26CD">
              <w:rPr>
                <w:sz w:val="18"/>
                <w:szCs w:val="18"/>
              </w:rPr>
              <w:t>Not used for Ext Service</w:t>
            </w:r>
          </w:p>
        </w:tc>
        <w:tc>
          <w:tcPr>
            <w:tcW w:w="953" w:type="pct"/>
          </w:tcPr>
          <w:p w14:paraId="2A95F456" w14:textId="77777777" w:rsidR="002021F1" w:rsidRPr="00DC559D" w:rsidRDefault="002021F1" w:rsidP="002021F1">
            <w:pPr>
              <w:spacing w:after="120"/>
              <w:rPr>
                <w:sz w:val="18"/>
                <w:szCs w:val="18"/>
              </w:rPr>
            </w:pPr>
          </w:p>
        </w:tc>
      </w:tr>
      <w:tr w:rsidR="002021F1" w:rsidRPr="005B4766" w14:paraId="5D85F191" w14:textId="77777777" w:rsidTr="00AA6268">
        <w:tc>
          <w:tcPr>
            <w:tcW w:w="1002" w:type="pct"/>
          </w:tcPr>
          <w:p w14:paraId="738F545F" w14:textId="77777777" w:rsidR="002021F1" w:rsidRPr="00DC559D" w:rsidRDefault="002021F1" w:rsidP="002021F1">
            <w:pPr>
              <w:spacing w:after="120"/>
              <w:rPr>
                <w:sz w:val="18"/>
                <w:szCs w:val="18"/>
              </w:rPr>
            </w:pPr>
            <w:r w:rsidRPr="00DC559D">
              <w:rPr>
                <w:sz w:val="18"/>
                <w:szCs w:val="18"/>
              </w:rPr>
              <w:t>*Event Class</w:t>
            </w:r>
          </w:p>
        </w:tc>
        <w:tc>
          <w:tcPr>
            <w:tcW w:w="449" w:type="pct"/>
          </w:tcPr>
          <w:p w14:paraId="5CA4B27A" w14:textId="77777777" w:rsidR="002021F1" w:rsidRPr="00DC559D" w:rsidRDefault="002021F1" w:rsidP="002021F1">
            <w:pPr>
              <w:spacing w:after="120"/>
              <w:rPr>
                <w:sz w:val="18"/>
                <w:szCs w:val="18"/>
              </w:rPr>
            </w:pPr>
            <w:r w:rsidRPr="00DC559D">
              <w:rPr>
                <w:sz w:val="18"/>
                <w:szCs w:val="18"/>
              </w:rPr>
              <w:t>26</w:t>
            </w:r>
          </w:p>
        </w:tc>
        <w:tc>
          <w:tcPr>
            <w:tcW w:w="599" w:type="pct"/>
          </w:tcPr>
          <w:p w14:paraId="355FD6CD" w14:textId="77777777" w:rsidR="002021F1" w:rsidRPr="00DC559D" w:rsidRDefault="002021F1" w:rsidP="002021F1">
            <w:pPr>
              <w:spacing w:after="120"/>
              <w:rPr>
                <w:sz w:val="18"/>
                <w:szCs w:val="18"/>
              </w:rPr>
            </w:pPr>
            <w:r>
              <w:rPr>
                <w:sz w:val="18"/>
                <w:szCs w:val="18"/>
              </w:rPr>
              <w:t>40</w:t>
            </w:r>
          </w:p>
        </w:tc>
        <w:tc>
          <w:tcPr>
            <w:tcW w:w="709" w:type="pct"/>
          </w:tcPr>
          <w:p w14:paraId="38C04034" w14:textId="77777777" w:rsidR="002021F1" w:rsidRPr="00DC559D" w:rsidRDefault="002021F1" w:rsidP="002021F1">
            <w:pPr>
              <w:spacing w:after="120"/>
              <w:rPr>
                <w:sz w:val="18"/>
                <w:szCs w:val="18"/>
              </w:rPr>
            </w:pPr>
            <w:r w:rsidRPr="00DC559D">
              <w:rPr>
                <w:sz w:val="18"/>
                <w:szCs w:val="18"/>
              </w:rPr>
              <w:t>Text</w:t>
            </w:r>
          </w:p>
        </w:tc>
        <w:tc>
          <w:tcPr>
            <w:tcW w:w="1288" w:type="pct"/>
          </w:tcPr>
          <w:p w14:paraId="426BDA8A" w14:textId="77777777" w:rsidR="002021F1" w:rsidRPr="00DC559D" w:rsidRDefault="002021F1" w:rsidP="002021F1">
            <w:pPr>
              <w:spacing w:after="120"/>
              <w:rPr>
                <w:sz w:val="18"/>
                <w:szCs w:val="18"/>
              </w:rPr>
            </w:pPr>
            <w:r w:rsidRPr="00FB26CD">
              <w:rPr>
                <w:sz w:val="18"/>
                <w:szCs w:val="18"/>
              </w:rPr>
              <w:t>Not used for Ext Service</w:t>
            </w:r>
          </w:p>
        </w:tc>
        <w:tc>
          <w:tcPr>
            <w:tcW w:w="953" w:type="pct"/>
          </w:tcPr>
          <w:p w14:paraId="3EABBD32" w14:textId="77777777" w:rsidR="002021F1" w:rsidRPr="00DC559D" w:rsidRDefault="002021F1" w:rsidP="002021F1">
            <w:pPr>
              <w:spacing w:after="120"/>
              <w:rPr>
                <w:sz w:val="18"/>
                <w:szCs w:val="18"/>
              </w:rPr>
            </w:pPr>
          </w:p>
        </w:tc>
      </w:tr>
      <w:tr w:rsidR="002021F1" w:rsidRPr="005B4766" w14:paraId="29C142B3" w14:textId="77777777" w:rsidTr="00AA6268">
        <w:tc>
          <w:tcPr>
            <w:tcW w:w="1002" w:type="pct"/>
          </w:tcPr>
          <w:p w14:paraId="76912FAC" w14:textId="77777777" w:rsidR="002021F1" w:rsidRPr="00DC559D" w:rsidRDefault="002021F1" w:rsidP="002021F1">
            <w:pPr>
              <w:spacing w:after="120"/>
              <w:rPr>
                <w:sz w:val="18"/>
                <w:szCs w:val="18"/>
              </w:rPr>
            </w:pPr>
            <w:r w:rsidRPr="00DC559D">
              <w:rPr>
                <w:sz w:val="18"/>
                <w:szCs w:val="18"/>
              </w:rPr>
              <w:t>*Event Name</w:t>
            </w:r>
          </w:p>
        </w:tc>
        <w:tc>
          <w:tcPr>
            <w:tcW w:w="449" w:type="pct"/>
          </w:tcPr>
          <w:p w14:paraId="3ADEDE2F" w14:textId="77777777" w:rsidR="002021F1" w:rsidRPr="00DC559D" w:rsidRDefault="002021F1" w:rsidP="002021F1">
            <w:pPr>
              <w:spacing w:after="120"/>
              <w:rPr>
                <w:sz w:val="18"/>
                <w:szCs w:val="18"/>
              </w:rPr>
            </w:pPr>
            <w:r w:rsidRPr="00DC559D">
              <w:rPr>
                <w:sz w:val="18"/>
                <w:szCs w:val="18"/>
              </w:rPr>
              <w:t>27</w:t>
            </w:r>
          </w:p>
        </w:tc>
        <w:tc>
          <w:tcPr>
            <w:tcW w:w="599" w:type="pct"/>
          </w:tcPr>
          <w:p w14:paraId="12FE7EEE" w14:textId="77777777" w:rsidR="002021F1" w:rsidRPr="00DC559D" w:rsidRDefault="002021F1" w:rsidP="002021F1">
            <w:pPr>
              <w:spacing w:after="120"/>
              <w:rPr>
                <w:sz w:val="18"/>
                <w:szCs w:val="18"/>
              </w:rPr>
            </w:pPr>
            <w:r>
              <w:rPr>
                <w:sz w:val="18"/>
                <w:szCs w:val="18"/>
              </w:rPr>
              <w:t>40</w:t>
            </w:r>
          </w:p>
        </w:tc>
        <w:tc>
          <w:tcPr>
            <w:tcW w:w="709" w:type="pct"/>
          </w:tcPr>
          <w:p w14:paraId="4858195F" w14:textId="77777777" w:rsidR="002021F1" w:rsidRPr="00DC559D" w:rsidRDefault="002021F1" w:rsidP="002021F1">
            <w:pPr>
              <w:spacing w:after="120"/>
              <w:rPr>
                <w:sz w:val="18"/>
                <w:szCs w:val="18"/>
              </w:rPr>
            </w:pPr>
            <w:r w:rsidRPr="00DC559D">
              <w:rPr>
                <w:sz w:val="18"/>
                <w:szCs w:val="18"/>
              </w:rPr>
              <w:t>Text</w:t>
            </w:r>
          </w:p>
        </w:tc>
        <w:tc>
          <w:tcPr>
            <w:tcW w:w="1288" w:type="pct"/>
          </w:tcPr>
          <w:p w14:paraId="76D23217" w14:textId="77777777" w:rsidR="002021F1" w:rsidRPr="00DC559D" w:rsidRDefault="002021F1" w:rsidP="002021F1">
            <w:pPr>
              <w:spacing w:after="120"/>
              <w:rPr>
                <w:sz w:val="18"/>
                <w:szCs w:val="18"/>
              </w:rPr>
            </w:pPr>
            <w:r w:rsidRPr="00FB26CD">
              <w:rPr>
                <w:sz w:val="18"/>
                <w:szCs w:val="18"/>
              </w:rPr>
              <w:t>Not used for Ext Service</w:t>
            </w:r>
          </w:p>
        </w:tc>
        <w:tc>
          <w:tcPr>
            <w:tcW w:w="953" w:type="pct"/>
          </w:tcPr>
          <w:p w14:paraId="78D8A1BA" w14:textId="77777777" w:rsidR="002021F1" w:rsidRPr="00DC559D" w:rsidRDefault="002021F1" w:rsidP="002021F1">
            <w:pPr>
              <w:spacing w:after="120"/>
              <w:rPr>
                <w:sz w:val="18"/>
                <w:szCs w:val="18"/>
              </w:rPr>
            </w:pPr>
          </w:p>
        </w:tc>
      </w:tr>
      <w:tr w:rsidR="002021F1" w:rsidRPr="005B4766" w14:paraId="0A75414E" w14:textId="77777777" w:rsidTr="00AA6268">
        <w:tc>
          <w:tcPr>
            <w:tcW w:w="1002" w:type="pct"/>
          </w:tcPr>
          <w:p w14:paraId="762896AE" w14:textId="77777777" w:rsidR="002021F1" w:rsidRPr="00DC559D" w:rsidRDefault="002021F1" w:rsidP="002021F1">
            <w:pPr>
              <w:spacing w:after="120"/>
              <w:rPr>
                <w:sz w:val="18"/>
                <w:szCs w:val="18"/>
              </w:rPr>
            </w:pPr>
            <w:r w:rsidRPr="00DC559D">
              <w:rPr>
                <w:sz w:val="18"/>
                <w:szCs w:val="18"/>
              </w:rPr>
              <w:t>*CBUK reference number</w:t>
            </w:r>
          </w:p>
        </w:tc>
        <w:tc>
          <w:tcPr>
            <w:tcW w:w="449" w:type="pct"/>
          </w:tcPr>
          <w:p w14:paraId="0E298042" w14:textId="77777777" w:rsidR="002021F1" w:rsidRPr="00DC559D" w:rsidRDefault="002021F1" w:rsidP="002021F1">
            <w:pPr>
              <w:spacing w:after="120"/>
              <w:rPr>
                <w:sz w:val="18"/>
                <w:szCs w:val="18"/>
              </w:rPr>
            </w:pPr>
            <w:r w:rsidRPr="00DC559D">
              <w:rPr>
                <w:sz w:val="18"/>
                <w:szCs w:val="18"/>
              </w:rPr>
              <w:t>28</w:t>
            </w:r>
          </w:p>
        </w:tc>
        <w:tc>
          <w:tcPr>
            <w:tcW w:w="599" w:type="pct"/>
          </w:tcPr>
          <w:p w14:paraId="692A1EF1" w14:textId="77777777" w:rsidR="002021F1" w:rsidRPr="00DC559D" w:rsidRDefault="002021F1" w:rsidP="002021F1">
            <w:pPr>
              <w:spacing w:after="120"/>
              <w:rPr>
                <w:sz w:val="18"/>
                <w:szCs w:val="18"/>
              </w:rPr>
            </w:pPr>
            <w:r w:rsidRPr="00DC559D">
              <w:rPr>
                <w:sz w:val="18"/>
                <w:szCs w:val="18"/>
              </w:rPr>
              <w:t>20</w:t>
            </w:r>
          </w:p>
        </w:tc>
        <w:tc>
          <w:tcPr>
            <w:tcW w:w="709" w:type="pct"/>
          </w:tcPr>
          <w:p w14:paraId="0FF201E2" w14:textId="77777777" w:rsidR="002021F1" w:rsidRPr="00DC559D" w:rsidRDefault="002021F1" w:rsidP="002021F1">
            <w:pPr>
              <w:spacing w:after="120"/>
              <w:rPr>
                <w:sz w:val="18"/>
                <w:szCs w:val="18"/>
              </w:rPr>
            </w:pPr>
            <w:r w:rsidRPr="00DC559D">
              <w:rPr>
                <w:sz w:val="18"/>
                <w:szCs w:val="18"/>
              </w:rPr>
              <w:t>Text</w:t>
            </w:r>
          </w:p>
        </w:tc>
        <w:tc>
          <w:tcPr>
            <w:tcW w:w="1288" w:type="pct"/>
          </w:tcPr>
          <w:p w14:paraId="523EF804" w14:textId="77777777" w:rsidR="002021F1" w:rsidRPr="00DC559D" w:rsidRDefault="002021F1" w:rsidP="002021F1">
            <w:pPr>
              <w:spacing w:after="120"/>
              <w:rPr>
                <w:sz w:val="18"/>
                <w:szCs w:val="18"/>
              </w:rPr>
            </w:pPr>
            <w:r w:rsidRPr="00FB26CD">
              <w:rPr>
                <w:sz w:val="18"/>
                <w:szCs w:val="18"/>
              </w:rPr>
              <w:t>Not used for Ext Service</w:t>
            </w:r>
          </w:p>
        </w:tc>
        <w:tc>
          <w:tcPr>
            <w:tcW w:w="953" w:type="pct"/>
          </w:tcPr>
          <w:p w14:paraId="54BDA524" w14:textId="77777777" w:rsidR="002021F1" w:rsidRPr="00DC559D" w:rsidRDefault="002021F1" w:rsidP="002021F1">
            <w:pPr>
              <w:spacing w:after="120"/>
              <w:rPr>
                <w:sz w:val="18"/>
                <w:szCs w:val="18"/>
              </w:rPr>
            </w:pPr>
          </w:p>
        </w:tc>
      </w:tr>
      <w:tr w:rsidR="002021F1" w:rsidRPr="005B4766" w14:paraId="7E0B56EA" w14:textId="77777777" w:rsidTr="00AA6268">
        <w:tc>
          <w:tcPr>
            <w:tcW w:w="1002" w:type="pct"/>
          </w:tcPr>
          <w:p w14:paraId="4F56FE0A" w14:textId="77777777" w:rsidR="002021F1" w:rsidRPr="00DC559D" w:rsidRDefault="002021F1" w:rsidP="002021F1">
            <w:pPr>
              <w:spacing w:after="120"/>
              <w:rPr>
                <w:sz w:val="18"/>
                <w:szCs w:val="18"/>
              </w:rPr>
            </w:pPr>
            <w:r w:rsidRPr="00DC559D">
              <w:rPr>
                <w:sz w:val="18"/>
                <w:szCs w:val="18"/>
              </w:rPr>
              <w:t>*CLI</w:t>
            </w:r>
          </w:p>
        </w:tc>
        <w:tc>
          <w:tcPr>
            <w:tcW w:w="449" w:type="pct"/>
          </w:tcPr>
          <w:p w14:paraId="575CA205" w14:textId="77777777" w:rsidR="002021F1" w:rsidRPr="00DC559D" w:rsidRDefault="002021F1" w:rsidP="002021F1">
            <w:pPr>
              <w:spacing w:after="120"/>
              <w:rPr>
                <w:sz w:val="18"/>
                <w:szCs w:val="18"/>
              </w:rPr>
            </w:pPr>
            <w:r w:rsidRPr="00DC559D">
              <w:rPr>
                <w:sz w:val="18"/>
                <w:szCs w:val="18"/>
              </w:rPr>
              <w:t>29</w:t>
            </w:r>
          </w:p>
        </w:tc>
        <w:tc>
          <w:tcPr>
            <w:tcW w:w="599" w:type="pct"/>
          </w:tcPr>
          <w:p w14:paraId="17C0723C" w14:textId="77777777" w:rsidR="002021F1" w:rsidRPr="00DC559D" w:rsidRDefault="002021F1" w:rsidP="002021F1">
            <w:pPr>
              <w:spacing w:after="120"/>
              <w:rPr>
                <w:sz w:val="18"/>
                <w:szCs w:val="18"/>
              </w:rPr>
            </w:pPr>
            <w:r w:rsidRPr="00DC559D">
              <w:rPr>
                <w:sz w:val="18"/>
                <w:szCs w:val="18"/>
              </w:rPr>
              <w:t>20</w:t>
            </w:r>
          </w:p>
        </w:tc>
        <w:tc>
          <w:tcPr>
            <w:tcW w:w="709" w:type="pct"/>
          </w:tcPr>
          <w:p w14:paraId="4CEB2829" w14:textId="77777777" w:rsidR="002021F1" w:rsidRPr="00DC559D" w:rsidRDefault="002021F1" w:rsidP="002021F1">
            <w:pPr>
              <w:spacing w:after="120"/>
              <w:rPr>
                <w:sz w:val="18"/>
                <w:szCs w:val="18"/>
              </w:rPr>
            </w:pPr>
            <w:r w:rsidRPr="00DC559D">
              <w:rPr>
                <w:sz w:val="18"/>
                <w:szCs w:val="18"/>
              </w:rPr>
              <w:t>Text</w:t>
            </w:r>
          </w:p>
        </w:tc>
        <w:tc>
          <w:tcPr>
            <w:tcW w:w="1288" w:type="pct"/>
          </w:tcPr>
          <w:p w14:paraId="747087DB" w14:textId="77777777" w:rsidR="002021F1" w:rsidRPr="00DC559D" w:rsidRDefault="002021F1" w:rsidP="002021F1">
            <w:pPr>
              <w:spacing w:after="120"/>
              <w:rPr>
                <w:sz w:val="18"/>
                <w:szCs w:val="18"/>
              </w:rPr>
            </w:pPr>
            <w:r w:rsidRPr="00FB26CD">
              <w:rPr>
                <w:sz w:val="18"/>
                <w:szCs w:val="18"/>
              </w:rPr>
              <w:t>Not used for Ext Service</w:t>
            </w:r>
          </w:p>
        </w:tc>
        <w:tc>
          <w:tcPr>
            <w:tcW w:w="953" w:type="pct"/>
          </w:tcPr>
          <w:p w14:paraId="1C18CA08" w14:textId="77777777" w:rsidR="002021F1" w:rsidRPr="00DC559D" w:rsidRDefault="002021F1" w:rsidP="002021F1">
            <w:pPr>
              <w:spacing w:after="120"/>
              <w:rPr>
                <w:sz w:val="18"/>
                <w:szCs w:val="18"/>
              </w:rPr>
            </w:pPr>
          </w:p>
        </w:tc>
      </w:tr>
      <w:tr w:rsidR="002021F1" w:rsidRPr="005B4766" w14:paraId="71146686" w14:textId="77777777" w:rsidTr="00AA6268">
        <w:tc>
          <w:tcPr>
            <w:tcW w:w="1002" w:type="pct"/>
          </w:tcPr>
          <w:p w14:paraId="14125030" w14:textId="77777777" w:rsidR="002021F1" w:rsidRPr="00DC559D" w:rsidRDefault="002021F1" w:rsidP="002021F1">
            <w:pPr>
              <w:spacing w:after="120"/>
              <w:rPr>
                <w:sz w:val="18"/>
                <w:szCs w:val="18"/>
              </w:rPr>
            </w:pPr>
            <w:r w:rsidRPr="00DC559D">
              <w:rPr>
                <w:sz w:val="18"/>
                <w:szCs w:val="18"/>
              </w:rPr>
              <w:t>*MAC code</w:t>
            </w:r>
          </w:p>
        </w:tc>
        <w:tc>
          <w:tcPr>
            <w:tcW w:w="449" w:type="pct"/>
          </w:tcPr>
          <w:p w14:paraId="1D9AFA9C" w14:textId="77777777" w:rsidR="002021F1" w:rsidRPr="00DC559D" w:rsidRDefault="002021F1" w:rsidP="002021F1">
            <w:pPr>
              <w:spacing w:after="120"/>
              <w:rPr>
                <w:sz w:val="18"/>
                <w:szCs w:val="18"/>
              </w:rPr>
            </w:pPr>
            <w:r w:rsidRPr="00DC559D">
              <w:rPr>
                <w:sz w:val="18"/>
                <w:szCs w:val="18"/>
              </w:rPr>
              <w:t>30</w:t>
            </w:r>
          </w:p>
        </w:tc>
        <w:tc>
          <w:tcPr>
            <w:tcW w:w="599" w:type="pct"/>
          </w:tcPr>
          <w:p w14:paraId="5D8CFCD9" w14:textId="77777777" w:rsidR="002021F1" w:rsidRPr="00DC559D" w:rsidRDefault="002021F1" w:rsidP="002021F1">
            <w:pPr>
              <w:spacing w:after="120"/>
              <w:rPr>
                <w:sz w:val="18"/>
                <w:szCs w:val="18"/>
              </w:rPr>
            </w:pPr>
            <w:r w:rsidRPr="00DC559D">
              <w:rPr>
                <w:sz w:val="18"/>
                <w:szCs w:val="18"/>
              </w:rPr>
              <w:t>20</w:t>
            </w:r>
          </w:p>
        </w:tc>
        <w:tc>
          <w:tcPr>
            <w:tcW w:w="709" w:type="pct"/>
          </w:tcPr>
          <w:p w14:paraId="04CD0A4B" w14:textId="77777777" w:rsidR="002021F1" w:rsidRPr="00DC559D" w:rsidRDefault="002021F1" w:rsidP="002021F1">
            <w:pPr>
              <w:spacing w:after="120"/>
              <w:rPr>
                <w:sz w:val="18"/>
                <w:szCs w:val="18"/>
              </w:rPr>
            </w:pPr>
            <w:r w:rsidRPr="00DC559D">
              <w:rPr>
                <w:sz w:val="18"/>
                <w:szCs w:val="18"/>
              </w:rPr>
              <w:t>Text</w:t>
            </w:r>
          </w:p>
        </w:tc>
        <w:tc>
          <w:tcPr>
            <w:tcW w:w="1288" w:type="pct"/>
          </w:tcPr>
          <w:p w14:paraId="4910A395" w14:textId="77777777" w:rsidR="002021F1" w:rsidRPr="00DC559D" w:rsidRDefault="002021F1" w:rsidP="002021F1">
            <w:pPr>
              <w:spacing w:after="120"/>
              <w:rPr>
                <w:sz w:val="18"/>
                <w:szCs w:val="18"/>
              </w:rPr>
            </w:pPr>
            <w:r w:rsidRPr="00FB26CD">
              <w:rPr>
                <w:sz w:val="18"/>
                <w:szCs w:val="18"/>
              </w:rPr>
              <w:t>Not used for Ext Service</w:t>
            </w:r>
          </w:p>
        </w:tc>
        <w:tc>
          <w:tcPr>
            <w:tcW w:w="953" w:type="pct"/>
          </w:tcPr>
          <w:p w14:paraId="1E6057C8" w14:textId="77777777" w:rsidR="002021F1" w:rsidRPr="00DC559D" w:rsidRDefault="002021F1" w:rsidP="002021F1">
            <w:pPr>
              <w:spacing w:after="120"/>
              <w:rPr>
                <w:sz w:val="18"/>
                <w:szCs w:val="18"/>
              </w:rPr>
            </w:pPr>
          </w:p>
        </w:tc>
      </w:tr>
      <w:tr w:rsidR="002021F1" w:rsidRPr="005B4766" w14:paraId="0C6FE93E" w14:textId="77777777" w:rsidTr="00AA6268">
        <w:tc>
          <w:tcPr>
            <w:tcW w:w="1002" w:type="pct"/>
          </w:tcPr>
          <w:p w14:paraId="36AE1ED6" w14:textId="77777777" w:rsidR="002021F1" w:rsidRPr="00DC559D" w:rsidRDefault="002021F1" w:rsidP="00057FEB">
            <w:pPr>
              <w:spacing w:after="120"/>
              <w:rPr>
                <w:sz w:val="18"/>
                <w:szCs w:val="18"/>
              </w:rPr>
            </w:pPr>
            <w:r w:rsidRPr="00DC559D">
              <w:rPr>
                <w:sz w:val="18"/>
                <w:szCs w:val="18"/>
              </w:rPr>
              <w:t>*</w:t>
            </w:r>
            <w:r w:rsidR="00057FEB" w:rsidRPr="00583571">
              <w:rPr>
                <w:sz w:val="18"/>
                <w:szCs w:val="18"/>
              </w:rPr>
              <w:t>Invoice Id</w:t>
            </w:r>
          </w:p>
        </w:tc>
        <w:tc>
          <w:tcPr>
            <w:tcW w:w="449" w:type="pct"/>
          </w:tcPr>
          <w:p w14:paraId="50E1D0D5" w14:textId="77777777" w:rsidR="002021F1" w:rsidRPr="00DC559D" w:rsidRDefault="002021F1" w:rsidP="002021F1">
            <w:pPr>
              <w:spacing w:after="120"/>
              <w:rPr>
                <w:sz w:val="18"/>
                <w:szCs w:val="18"/>
              </w:rPr>
            </w:pPr>
            <w:r w:rsidRPr="00DC559D">
              <w:rPr>
                <w:sz w:val="18"/>
                <w:szCs w:val="18"/>
              </w:rPr>
              <w:t>31</w:t>
            </w:r>
          </w:p>
        </w:tc>
        <w:tc>
          <w:tcPr>
            <w:tcW w:w="599" w:type="pct"/>
          </w:tcPr>
          <w:p w14:paraId="02155419" w14:textId="77777777" w:rsidR="002021F1" w:rsidRPr="00DC559D" w:rsidRDefault="002021F1" w:rsidP="002021F1">
            <w:pPr>
              <w:spacing w:after="120"/>
              <w:rPr>
                <w:sz w:val="18"/>
                <w:szCs w:val="18"/>
              </w:rPr>
            </w:pPr>
            <w:r w:rsidRPr="00DC559D">
              <w:rPr>
                <w:sz w:val="18"/>
                <w:szCs w:val="18"/>
              </w:rPr>
              <w:t>2</w:t>
            </w:r>
            <w:r w:rsidR="00057FEB">
              <w:rPr>
                <w:sz w:val="18"/>
                <w:szCs w:val="18"/>
              </w:rPr>
              <w:t>50</w:t>
            </w:r>
            <w:r w:rsidRPr="00DC559D">
              <w:rPr>
                <w:sz w:val="18"/>
                <w:szCs w:val="18"/>
              </w:rPr>
              <w:t>0</w:t>
            </w:r>
          </w:p>
        </w:tc>
        <w:tc>
          <w:tcPr>
            <w:tcW w:w="709" w:type="pct"/>
          </w:tcPr>
          <w:p w14:paraId="0747F8F6" w14:textId="77777777" w:rsidR="002021F1" w:rsidRPr="00DC559D" w:rsidRDefault="002021F1" w:rsidP="002021F1">
            <w:pPr>
              <w:spacing w:after="120"/>
              <w:rPr>
                <w:sz w:val="18"/>
                <w:szCs w:val="18"/>
              </w:rPr>
            </w:pPr>
            <w:r w:rsidRPr="00DC559D">
              <w:rPr>
                <w:sz w:val="18"/>
                <w:szCs w:val="18"/>
              </w:rPr>
              <w:t>Text</w:t>
            </w:r>
          </w:p>
        </w:tc>
        <w:tc>
          <w:tcPr>
            <w:tcW w:w="1288" w:type="pct"/>
          </w:tcPr>
          <w:p w14:paraId="6F26997B" w14:textId="77777777" w:rsidR="00A05B11" w:rsidRDefault="00A05B11" w:rsidP="00AA6268">
            <w:pPr>
              <w:spacing w:after="120"/>
              <w:rPr>
                <w:rFonts w:ascii="Calibri" w:hAnsi="Calibri"/>
                <w:color w:val="000000"/>
                <w:sz w:val="22"/>
                <w:szCs w:val="22"/>
              </w:rPr>
            </w:pPr>
            <w:r>
              <w:rPr>
                <w:rFonts w:cs="Arial"/>
                <w:sz w:val="18"/>
                <w:szCs w:val="18"/>
              </w:rPr>
              <w:t>e.g.</w:t>
            </w:r>
            <w:r>
              <w:rPr>
                <w:rFonts w:ascii="Calibri" w:hAnsi="Calibri"/>
                <w:color w:val="000000"/>
                <w:sz w:val="22"/>
                <w:szCs w:val="22"/>
              </w:rPr>
              <w:t>GM00000023 M001 1/GM00000023 M002 1</w:t>
            </w:r>
          </w:p>
          <w:p w14:paraId="36DB09A6" w14:textId="77777777" w:rsidR="002021F1" w:rsidRPr="00D70202" w:rsidRDefault="00A05B11" w:rsidP="002021F1">
            <w:pPr>
              <w:spacing w:after="120"/>
              <w:rPr>
                <w:rFonts w:cs="Arial"/>
                <w:sz w:val="18"/>
                <w:szCs w:val="18"/>
              </w:rPr>
            </w:pPr>
            <w:r>
              <w:rPr>
                <w:rFonts w:ascii="Calibri" w:hAnsi="Calibri"/>
                <w:color w:val="000000"/>
                <w:sz w:val="22"/>
                <w:szCs w:val="22"/>
              </w:rPr>
              <w:t>etc..</w:t>
            </w:r>
          </w:p>
        </w:tc>
        <w:tc>
          <w:tcPr>
            <w:tcW w:w="953" w:type="pct"/>
          </w:tcPr>
          <w:p w14:paraId="0C0DE752" w14:textId="77777777" w:rsidR="002021F1" w:rsidRPr="00DC559D" w:rsidRDefault="00EA4F53" w:rsidP="00A05B11">
            <w:pPr>
              <w:spacing w:after="120"/>
              <w:rPr>
                <w:sz w:val="18"/>
                <w:szCs w:val="18"/>
              </w:rPr>
            </w:pPr>
            <w:r>
              <w:rPr>
                <w:sz w:val="18"/>
                <w:szCs w:val="18"/>
              </w:rPr>
              <w:t>Invoice Id is list of invoice against which charges are reconciled.</w:t>
            </w:r>
          </w:p>
        </w:tc>
      </w:tr>
      <w:tr w:rsidR="002021F1" w:rsidRPr="005B4766" w14:paraId="40E34F30" w14:textId="77777777" w:rsidTr="00AA6268">
        <w:tc>
          <w:tcPr>
            <w:tcW w:w="1002" w:type="pct"/>
          </w:tcPr>
          <w:p w14:paraId="3C53A8B2" w14:textId="77777777" w:rsidR="002021F1" w:rsidRPr="0039678B" w:rsidRDefault="002021F1" w:rsidP="002021F1">
            <w:pPr>
              <w:spacing w:after="120"/>
              <w:rPr>
                <w:sz w:val="18"/>
                <w:szCs w:val="18"/>
              </w:rPr>
            </w:pPr>
            <w:r>
              <w:rPr>
                <w:sz w:val="18"/>
                <w:szCs w:val="18"/>
              </w:rPr>
              <w:t>*</w:t>
            </w:r>
            <w:r w:rsidRPr="0039678B">
              <w:rPr>
                <w:sz w:val="18"/>
                <w:szCs w:val="18"/>
              </w:rPr>
              <w:t>TRC Start date time</w:t>
            </w:r>
          </w:p>
        </w:tc>
        <w:tc>
          <w:tcPr>
            <w:tcW w:w="449" w:type="pct"/>
          </w:tcPr>
          <w:p w14:paraId="707B7ED7" w14:textId="77777777" w:rsidR="002021F1" w:rsidRPr="005B4766" w:rsidRDefault="002021F1" w:rsidP="002021F1">
            <w:pPr>
              <w:spacing w:after="120"/>
              <w:rPr>
                <w:sz w:val="18"/>
                <w:szCs w:val="18"/>
              </w:rPr>
            </w:pPr>
            <w:r>
              <w:rPr>
                <w:sz w:val="18"/>
                <w:szCs w:val="18"/>
              </w:rPr>
              <w:t>32</w:t>
            </w:r>
          </w:p>
        </w:tc>
        <w:tc>
          <w:tcPr>
            <w:tcW w:w="599" w:type="pct"/>
          </w:tcPr>
          <w:p w14:paraId="4CBDF790" w14:textId="77777777" w:rsidR="002021F1" w:rsidRPr="005B4766" w:rsidRDefault="002021F1" w:rsidP="002021F1">
            <w:pPr>
              <w:spacing w:after="120"/>
              <w:rPr>
                <w:sz w:val="18"/>
                <w:szCs w:val="18"/>
              </w:rPr>
            </w:pPr>
          </w:p>
        </w:tc>
        <w:tc>
          <w:tcPr>
            <w:tcW w:w="709" w:type="pct"/>
          </w:tcPr>
          <w:p w14:paraId="2ECF3A16" w14:textId="77777777" w:rsidR="002021F1" w:rsidRPr="005B4766" w:rsidRDefault="002021F1" w:rsidP="002021F1">
            <w:pPr>
              <w:spacing w:after="120"/>
              <w:rPr>
                <w:sz w:val="18"/>
                <w:szCs w:val="18"/>
              </w:rPr>
            </w:pPr>
            <w:r>
              <w:rPr>
                <w:sz w:val="18"/>
                <w:szCs w:val="18"/>
              </w:rPr>
              <w:t>DATE</w:t>
            </w:r>
          </w:p>
        </w:tc>
        <w:tc>
          <w:tcPr>
            <w:tcW w:w="1288" w:type="pct"/>
          </w:tcPr>
          <w:p w14:paraId="5EF4319C" w14:textId="77777777" w:rsidR="002021F1" w:rsidRPr="005B4766" w:rsidRDefault="002021F1" w:rsidP="002021F1">
            <w:pPr>
              <w:spacing w:after="120"/>
              <w:rPr>
                <w:sz w:val="18"/>
                <w:szCs w:val="18"/>
              </w:rPr>
            </w:pPr>
            <w:r w:rsidRPr="00FB26CD">
              <w:rPr>
                <w:sz w:val="18"/>
                <w:szCs w:val="18"/>
              </w:rPr>
              <w:t>Not used for Ext Service</w:t>
            </w:r>
          </w:p>
        </w:tc>
        <w:tc>
          <w:tcPr>
            <w:tcW w:w="953" w:type="pct"/>
          </w:tcPr>
          <w:p w14:paraId="592022C9" w14:textId="77777777" w:rsidR="002021F1" w:rsidRDefault="002021F1" w:rsidP="002021F1">
            <w:pPr>
              <w:spacing w:after="120"/>
              <w:rPr>
                <w:sz w:val="18"/>
                <w:szCs w:val="18"/>
              </w:rPr>
            </w:pPr>
          </w:p>
        </w:tc>
      </w:tr>
      <w:tr w:rsidR="002021F1" w:rsidRPr="005B4766" w14:paraId="1F27C439" w14:textId="77777777" w:rsidTr="00AA6268">
        <w:tc>
          <w:tcPr>
            <w:tcW w:w="1002" w:type="pct"/>
          </w:tcPr>
          <w:p w14:paraId="6B61B9EE" w14:textId="77777777" w:rsidR="002021F1" w:rsidRPr="0039678B" w:rsidRDefault="002021F1" w:rsidP="002021F1">
            <w:pPr>
              <w:spacing w:after="120"/>
              <w:rPr>
                <w:sz w:val="18"/>
                <w:szCs w:val="18"/>
              </w:rPr>
            </w:pPr>
            <w:r>
              <w:rPr>
                <w:sz w:val="18"/>
                <w:szCs w:val="18"/>
              </w:rPr>
              <w:t>*</w:t>
            </w:r>
            <w:r w:rsidRPr="0039678B">
              <w:rPr>
                <w:sz w:val="18"/>
                <w:szCs w:val="18"/>
              </w:rPr>
              <w:t>Clear code</w:t>
            </w:r>
          </w:p>
        </w:tc>
        <w:tc>
          <w:tcPr>
            <w:tcW w:w="449" w:type="pct"/>
          </w:tcPr>
          <w:p w14:paraId="1F26C2F8" w14:textId="77777777" w:rsidR="002021F1" w:rsidRPr="005B4766" w:rsidRDefault="002021F1" w:rsidP="002021F1">
            <w:pPr>
              <w:spacing w:after="120"/>
              <w:rPr>
                <w:sz w:val="18"/>
                <w:szCs w:val="18"/>
              </w:rPr>
            </w:pPr>
            <w:r>
              <w:rPr>
                <w:sz w:val="18"/>
                <w:szCs w:val="18"/>
              </w:rPr>
              <w:t>33</w:t>
            </w:r>
          </w:p>
        </w:tc>
        <w:tc>
          <w:tcPr>
            <w:tcW w:w="599" w:type="pct"/>
          </w:tcPr>
          <w:p w14:paraId="2D125FF7" w14:textId="77777777" w:rsidR="002021F1" w:rsidRPr="005B4766" w:rsidRDefault="002021F1" w:rsidP="002021F1">
            <w:pPr>
              <w:spacing w:after="120"/>
              <w:rPr>
                <w:sz w:val="18"/>
                <w:szCs w:val="18"/>
              </w:rPr>
            </w:pPr>
            <w:r>
              <w:rPr>
                <w:sz w:val="18"/>
                <w:szCs w:val="18"/>
              </w:rPr>
              <w:t>20</w:t>
            </w:r>
          </w:p>
        </w:tc>
        <w:tc>
          <w:tcPr>
            <w:tcW w:w="709" w:type="pct"/>
          </w:tcPr>
          <w:p w14:paraId="34F83F3A" w14:textId="77777777" w:rsidR="002021F1" w:rsidRPr="005B4766" w:rsidRDefault="002021F1" w:rsidP="002021F1">
            <w:pPr>
              <w:spacing w:after="120"/>
              <w:rPr>
                <w:sz w:val="18"/>
                <w:szCs w:val="18"/>
              </w:rPr>
            </w:pPr>
            <w:r w:rsidRPr="005B4766">
              <w:rPr>
                <w:sz w:val="18"/>
                <w:szCs w:val="18"/>
              </w:rPr>
              <w:t>Text</w:t>
            </w:r>
          </w:p>
        </w:tc>
        <w:tc>
          <w:tcPr>
            <w:tcW w:w="1288" w:type="pct"/>
          </w:tcPr>
          <w:p w14:paraId="329E6C43" w14:textId="77777777" w:rsidR="002021F1" w:rsidRPr="005B4766" w:rsidRDefault="002021F1" w:rsidP="002021F1">
            <w:pPr>
              <w:spacing w:after="120"/>
              <w:rPr>
                <w:sz w:val="18"/>
                <w:szCs w:val="18"/>
              </w:rPr>
            </w:pPr>
            <w:r w:rsidRPr="00FB26CD">
              <w:rPr>
                <w:sz w:val="18"/>
                <w:szCs w:val="18"/>
              </w:rPr>
              <w:t>Not used for Ext Service</w:t>
            </w:r>
          </w:p>
        </w:tc>
        <w:tc>
          <w:tcPr>
            <w:tcW w:w="953" w:type="pct"/>
          </w:tcPr>
          <w:p w14:paraId="02AC182A" w14:textId="77777777" w:rsidR="002021F1" w:rsidRPr="005B4766" w:rsidRDefault="002021F1" w:rsidP="002021F1">
            <w:pPr>
              <w:spacing w:after="120"/>
              <w:rPr>
                <w:sz w:val="18"/>
                <w:szCs w:val="18"/>
              </w:rPr>
            </w:pPr>
          </w:p>
        </w:tc>
      </w:tr>
      <w:tr w:rsidR="002021F1" w:rsidRPr="005B4766" w14:paraId="3D3E0144" w14:textId="77777777" w:rsidTr="00AA6268">
        <w:tc>
          <w:tcPr>
            <w:tcW w:w="1002" w:type="pct"/>
          </w:tcPr>
          <w:p w14:paraId="539F84B1" w14:textId="77777777" w:rsidR="002021F1" w:rsidRPr="0039678B" w:rsidRDefault="002021F1" w:rsidP="002021F1">
            <w:pPr>
              <w:spacing w:after="120"/>
              <w:rPr>
                <w:sz w:val="18"/>
                <w:szCs w:val="18"/>
              </w:rPr>
            </w:pPr>
            <w:r>
              <w:rPr>
                <w:sz w:val="18"/>
                <w:szCs w:val="18"/>
              </w:rPr>
              <w:t>*</w:t>
            </w:r>
            <w:r w:rsidRPr="0039678B">
              <w:rPr>
                <w:sz w:val="18"/>
                <w:szCs w:val="18"/>
              </w:rPr>
              <w:t>TRC description code</w:t>
            </w:r>
          </w:p>
        </w:tc>
        <w:tc>
          <w:tcPr>
            <w:tcW w:w="449" w:type="pct"/>
          </w:tcPr>
          <w:p w14:paraId="29B25DCF" w14:textId="77777777" w:rsidR="002021F1" w:rsidRDefault="002021F1" w:rsidP="002021F1">
            <w:pPr>
              <w:spacing w:after="120"/>
              <w:rPr>
                <w:sz w:val="18"/>
                <w:szCs w:val="18"/>
              </w:rPr>
            </w:pPr>
            <w:r>
              <w:rPr>
                <w:sz w:val="18"/>
                <w:szCs w:val="18"/>
              </w:rPr>
              <w:t>34</w:t>
            </w:r>
          </w:p>
        </w:tc>
        <w:tc>
          <w:tcPr>
            <w:tcW w:w="599" w:type="pct"/>
          </w:tcPr>
          <w:p w14:paraId="3AC58A11" w14:textId="77777777" w:rsidR="002021F1" w:rsidRPr="005B4766" w:rsidRDefault="002021F1" w:rsidP="002021F1">
            <w:pPr>
              <w:spacing w:after="120"/>
              <w:rPr>
                <w:sz w:val="18"/>
                <w:szCs w:val="18"/>
              </w:rPr>
            </w:pPr>
            <w:r>
              <w:rPr>
                <w:sz w:val="18"/>
                <w:szCs w:val="18"/>
              </w:rPr>
              <w:t>20</w:t>
            </w:r>
          </w:p>
        </w:tc>
        <w:tc>
          <w:tcPr>
            <w:tcW w:w="709" w:type="pct"/>
          </w:tcPr>
          <w:p w14:paraId="474E8D09" w14:textId="77777777" w:rsidR="002021F1" w:rsidRPr="005B4766" w:rsidRDefault="002021F1" w:rsidP="002021F1">
            <w:pPr>
              <w:spacing w:after="120"/>
              <w:rPr>
                <w:sz w:val="18"/>
                <w:szCs w:val="18"/>
              </w:rPr>
            </w:pPr>
            <w:r w:rsidRPr="005B4766">
              <w:rPr>
                <w:sz w:val="18"/>
                <w:szCs w:val="18"/>
              </w:rPr>
              <w:t>Text</w:t>
            </w:r>
          </w:p>
        </w:tc>
        <w:tc>
          <w:tcPr>
            <w:tcW w:w="1288" w:type="pct"/>
          </w:tcPr>
          <w:p w14:paraId="2B856A76" w14:textId="77777777" w:rsidR="002021F1" w:rsidRPr="005B4766" w:rsidRDefault="002021F1" w:rsidP="002021F1">
            <w:pPr>
              <w:spacing w:after="120"/>
              <w:rPr>
                <w:sz w:val="18"/>
                <w:szCs w:val="18"/>
              </w:rPr>
            </w:pPr>
            <w:r w:rsidRPr="00FB26CD">
              <w:rPr>
                <w:sz w:val="18"/>
                <w:szCs w:val="18"/>
              </w:rPr>
              <w:t>Not used for Ext Service</w:t>
            </w:r>
          </w:p>
        </w:tc>
        <w:tc>
          <w:tcPr>
            <w:tcW w:w="953" w:type="pct"/>
          </w:tcPr>
          <w:p w14:paraId="385202B1" w14:textId="77777777" w:rsidR="002021F1" w:rsidRPr="005B4766" w:rsidRDefault="002021F1" w:rsidP="002021F1">
            <w:pPr>
              <w:spacing w:after="120"/>
              <w:rPr>
                <w:sz w:val="18"/>
                <w:szCs w:val="18"/>
              </w:rPr>
            </w:pPr>
          </w:p>
        </w:tc>
      </w:tr>
      <w:tr w:rsidR="002021F1" w:rsidRPr="005B4766" w14:paraId="097CF81B" w14:textId="77777777" w:rsidTr="00AA6268">
        <w:tc>
          <w:tcPr>
            <w:tcW w:w="1002" w:type="pct"/>
          </w:tcPr>
          <w:p w14:paraId="0EC353B1" w14:textId="77777777" w:rsidR="002021F1" w:rsidRPr="005B4766" w:rsidRDefault="002021F1" w:rsidP="002021F1">
            <w:pPr>
              <w:spacing w:after="120"/>
              <w:rPr>
                <w:sz w:val="18"/>
                <w:szCs w:val="18"/>
              </w:rPr>
            </w:pPr>
            <w:r w:rsidRPr="005B4766">
              <w:rPr>
                <w:sz w:val="18"/>
                <w:szCs w:val="18"/>
              </w:rPr>
              <w:t>Price list reference</w:t>
            </w:r>
          </w:p>
        </w:tc>
        <w:tc>
          <w:tcPr>
            <w:tcW w:w="449" w:type="pct"/>
          </w:tcPr>
          <w:p w14:paraId="766E5370" w14:textId="77777777" w:rsidR="002021F1" w:rsidRPr="005B4766" w:rsidRDefault="002021F1" w:rsidP="002021F1">
            <w:pPr>
              <w:spacing w:after="120"/>
              <w:rPr>
                <w:sz w:val="18"/>
                <w:szCs w:val="18"/>
              </w:rPr>
            </w:pPr>
            <w:r>
              <w:rPr>
                <w:sz w:val="18"/>
                <w:szCs w:val="18"/>
              </w:rPr>
              <w:t>35</w:t>
            </w:r>
          </w:p>
        </w:tc>
        <w:tc>
          <w:tcPr>
            <w:tcW w:w="599" w:type="pct"/>
          </w:tcPr>
          <w:p w14:paraId="0183DAFD" w14:textId="77777777" w:rsidR="002021F1" w:rsidRPr="005B4766" w:rsidRDefault="002021F1" w:rsidP="002021F1">
            <w:pPr>
              <w:spacing w:after="120"/>
              <w:rPr>
                <w:sz w:val="18"/>
                <w:szCs w:val="18"/>
              </w:rPr>
            </w:pPr>
            <w:r>
              <w:rPr>
                <w:sz w:val="18"/>
                <w:szCs w:val="18"/>
              </w:rPr>
              <w:t>256</w:t>
            </w:r>
          </w:p>
        </w:tc>
        <w:tc>
          <w:tcPr>
            <w:tcW w:w="709" w:type="pct"/>
          </w:tcPr>
          <w:p w14:paraId="3A74D395" w14:textId="77777777" w:rsidR="002021F1" w:rsidRPr="005B4766" w:rsidRDefault="002021F1" w:rsidP="002021F1">
            <w:pPr>
              <w:spacing w:after="120"/>
              <w:rPr>
                <w:sz w:val="18"/>
                <w:szCs w:val="18"/>
              </w:rPr>
            </w:pPr>
            <w:r w:rsidRPr="005B4766">
              <w:rPr>
                <w:sz w:val="18"/>
                <w:szCs w:val="18"/>
              </w:rPr>
              <w:t>Text</w:t>
            </w:r>
          </w:p>
        </w:tc>
        <w:tc>
          <w:tcPr>
            <w:tcW w:w="1288" w:type="pct"/>
          </w:tcPr>
          <w:p w14:paraId="2EE5D366" w14:textId="77777777" w:rsidR="002021F1" w:rsidRPr="005B4766" w:rsidRDefault="002021F1" w:rsidP="002021F1">
            <w:pPr>
              <w:spacing w:after="120"/>
              <w:rPr>
                <w:sz w:val="18"/>
                <w:szCs w:val="18"/>
              </w:rPr>
            </w:pPr>
            <w:r>
              <w:rPr>
                <w:sz w:val="18"/>
                <w:szCs w:val="18"/>
              </w:rPr>
              <w:t>e.g. 3.1.9</w:t>
            </w:r>
          </w:p>
        </w:tc>
        <w:tc>
          <w:tcPr>
            <w:tcW w:w="953" w:type="pct"/>
          </w:tcPr>
          <w:p w14:paraId="41EBADF2" w14:textId="77777777" w:rsidR="002021F1" w:rsidRDefault="002021F1" w:rsidP="002021F1">
            <w:pPr>
              <w:spacing w:after="120"/>
              <w:rPr>
                <w:sz w:val="18"/>
                <w:szCs w:val="18"/>
              </w:rPr>
            </w:pPr>
            <w:r>
              <w:rPr>
                <w:sz w:val="18"/>
                <w:szCs w:val="18"/>
              </w:rPr>
              <w:t>Populated from June 2010</w:t>
            </w:r>
          </w:p>
        </w:tc>
      </w:tr>
      <w:tr w:rsidR="002021F1" w:rsidRPr="005B4766" w14:paraId="41F022DB" w14:textId="77777777" w:rsidTr="00AA6268">
        <w:tc>
          <w:tcPr>
            <w:tcW w:w="1002" w:type="pct"/>
          </w:tcPr>
          <w:p w14:paraId="1A46D976" w14:textId="77777777" w:rsidR="002021F1" w:rsidRPr="005B4766" w:rsidRDefault="002021F1" w:rsidP="002021F1">
            <w:pPr>
              <w:spacing w:after="120"/>
              <w:rPr>
                <w:sz w:val="18"/>
                <w:szCs w:val="18"/>
              </w:rPr>
            </w:pPr>
            <w:r>
              <w:rPr>
                <w:sz w:val="18"/>
                <w:szCs w:val="18"/>
              </w:rPr>
              <w:t>P</w:t>
            </w:r>
            <w:r w:rsidRPr="005B4766">
              <w:rPr>
                <w:sz w:val="18"/>
                <w:szCs w:val="18"/>
              </w:rPr>
              <w:t>rice list description</w:t>
            </w:r>
          </w:p>
        </w:tc>
        <w:tc>
          <w:tcPr>
            <w:tcW w:w="449" w:type="pct"/>
          </w:tcPr>
          <w:p w14:paraId="2B113971" w14:textId="77777777" w:rsidR="002021F1" w:rsidRPr="005B4766" w:rsidRDefault="002021F1" w:rsidP="002021F1">
            <w:pPr>
              <w:spacing w:after="120"/>
              <w:rPr>
                <w:sz w:val="18"/>
                <w:szCs w:val="18"/>
              </w:rPr>
            </w:pPr>
            <w:r>
              <w:rPr>
                <w:sz w:val="18"/>
                <w:szCs w:val="18"/>
              </w:rPr>
              <w:t>36</w:t>
            </w:r>
          </w:p>
        </w:tc>
        <w:tc>
          <w:tcPr>
            <w:tcW w:w="599" w:type="pct"/>
          </w:tcPr>
          <w:p w14:paraId="4ED57905" w14:textId="77777777" w:rsidR="002021F1" w:rsidRPr="005B4766" w:rsidRDefault="002021F1" w:rsidP="002021F1">
            <w:pPr>
              <w:spacing w:after="120"/>
              <w:rPr>
                <w:sz w:val="18"/>
                <w:szCs w:val="18"/>
              </w:rPr>
            </w:pPr>
            <w:r>
              <w:rPr>
                <w:sz w:val="18"/>
                <w:szCs w:val="18"/>
              </w:rPr>
              <w:t>256</w:t>
            </w:r>
          </w:p>
        </w:tc>
        <w:tc>
          <w:tcPr>
            <w:tcW w:w="709" w:type="pct"/>
          </w:tcPr>
          <w:p w14:paraId="6E908DE7" w14:textId="77777777" w:rsidR="002021F1" w:rsidRPr="005B4766" w:rsidRDefault="002021F1" w:rsidP="002021F1">
            <w:pPr>
              <w:spacing w:after="120"/>
              <w:rPr>
                <w:sz w:val="18"/>
                <w:szCs w:val="18"/>
              </w:rPr>
            </w:pPr>
            <w:r w:rsidRPr="005B4766">
              <w:rPr>
                <w:sz w:val="18"/>
                <w:szCs w:val="18"/>
              </w:rPr>
              <w:t>Text</w:t>
            </w:r>
          </w:p>
        </w:tc>
        <w:tc>
          <w:tcPr>
            <w:tcW w:w="1288" w:type="pct"/>
          </w:tcPr>
          <w:p w14:paraId="3AA0D5FF" w14:textId="77777777" w:rsidR="002021F1" w:rsidRPr="005B4766" w:rsidRDefault="002021F1" w:rsidP="002021F1">
            <w:pPr>
              <w:spacing w:after="120"/>
              <w:rPr>
                <w:sz w:val="18"/>
                <w:szCs w:val="18"/>
              </w:rPr>
            </w:pPr>
            <w:r>
              <w:rPr>
                <w:sz w:val="18"/>
                <w:szCs w:val="18"/>
              </w:rPr>
              <w:t>e.g. Other Charges</w:t>
            </w:r>
          </w:p>
        </w:tc>
        <w:tc>
          <w:tcPr>
            <w:tcW w:w="953" w:type="pct"/>
          </w:tcPr>
          <w:p w14:paraId="473E73E0" w14:textId="77777777" w:rsidR="002021F1" w:rsidRDefault="002021F1" w:rsidP="002021F1">
            <w:pPr>
              <w:spacing w:after="120"/>
              <w:rPr>
                <w:sz w:val="18"/>
                <w:szCs w:val="18"/>
              </w:rPr>
            </w:pPr>
            <w:r>
              <w:rPr>
                <w:sz w:val="18"/>
                <w:szCs w:val="18"/>
              </w:rPr>
              <w:t>Populated from June 2010</w:t>
            </w:r>
          </w:p>
        </w:tc>
      </w:tr>
      <w:tr w:rsidR="002021F1" w:rsidRPr="005B4766" w14:paraId="2C24C979" w14:textId="77777777" w:rsidTr="002021F1">
        <w:tc>
          <w:tcPr>
            <w:tcW w:w="5000" w:type="pct"/>
            <w:gridSpan w:val="6"/>
            <w:shd w:val="clear" w:color="auto" w:fill="C0C0C0"/>
          </w:tcPr>
          <w:p w14:paraId="3475F42A" w14:textId="77777777" w:rsidR="002021F1" w:rsidRDefault="002021F1" w:rsidP="009E7CD4">
            <w:pPr>
              <w:jc w:val="both"/>
              <w:rPr>
                <w:sz w:val="18"/>
                <w:szCs w:val="18"/>
              </w:rPr>
            </w:pPr>
            <w:r w:rsidRPr="00D31A75">
              <w:rPr>
                <w:sz w:val="18"/>
                <w:szCs w:val="18"/>
              </w:rPr>
              <w:t>Note: Fields from 37-72 are specific and unique to WES</w:t>
            </w:r>
            <w:r w:rsidR="00393CFE">
              <w:rPr>
                <w:sz w:val="18"/>
                <w:szCs w:val="18"/>
              </w:rPr>
              <w:t xml:space="preserve"> </w:t>
            </w:r>
            <w:r w:rsidRPr="00D31A75">
              <w:rPr>
                <w:sz w:val="18"/>
                <w:szCs w:val="18"/>
              </w:rPr>
              <w:t>-</w:t>
            </w:r>
            <w:r w:rsidR="00393CFE">
              <w:rPr>
                <w:sz w:val="18"/>
                <w:szCs w:val="18"/>
              </w:rPr>
              <w:t xml:space="preserve"> </w:t>
            </w:r>
            <w:r w:rsidRPr="00D31A75">
              <w:rPr>
                <w:sz w:val="18"/>
                <w:szCs w:val="18"/>
              </w:rPr>
              <w:t xml:space="preserve">BES/BTL events and will be populated if </w:t>
            </w:r>
            <w:r w:rsidR="009E7CD4" w:rsidRPr="00AB1621">
              <w:rPr>
                <w:sz w:val="18"/>
                <w:szCs w:val="18"/>
              </w:rPr>
              <w:t xml:space="preserve">they </w:t>
            </w:r>
            <w:r w:rsidRPr="00B84ADA">
              <w:rPr>
                <w:sz w:val="18"/>
                <w:szCs w:val="18"/>
              </w:rPr>
              <w:t>carry any values. Fields 37-</w:t>
            </w:r>
            <w:r w:rsidR="009E7CD4" w:rsidRPr="00B84ADA">
              <w:rPr>
                <w:sz w:val="18"/>
                <w:szCs w:val="18"/>
              </w:rPr>
              <w:t xml:space="preserve">39 and 60 </w:t>
            </w:r>
            <w:r w:rsidRPr="00B84ADA">
              <w:rPr>
                <w:sz w:val="18"/>
                <w:szCs w:val="18"/>
              </w:rPr>
              <w:t>are shown below, but fields 40-</w:t>
            </w:r>
            <w:r w:rsidR="009E7CD4" w:rsidRPr="00B84ADA">
              <w:rPr>
                <w:sz w:val="18"/>
                <w:szCs w:val="18"/>
              </w:rPr>
              <w:t>59 and 61-</w:t>
            </w:r>
            <w:r w:rsidRPr="00B84ADA">
              <w:rPr>
                <w:sz w:val="18"/>
                <w:szCs w:val="18"/>
              </w:rPr>
              <w:t>72 will appear as empty fields.</w:t>
            </w:r>
            <w:r>
              <w:rPr>
                <w:sz w:val="18"/>
                <w:szCs w:val="18"/>
              </w:rPr>
              <w:t xml:space="preserve"> </w:t>
            </w:r>
          </w:p>
        </w:tc>
      </w:tr>
      <w:tr w:rsidR="002021F1" w:rsidRPr="005B4766" w14:paraId="57D1C412" w14:textId="77777777" w:rsidTr="00AA6268">
        <w:tc>
          <w:tcPr>
            <w:tcW w:w="1002" w:type="pct"/>
          </w:tcPr>
          <w:p w14:paraId="1A51F51C" w14:textId="77777777" w:rsidR="002021F1" w:rsidRPr="00847053" w:rsidRDefault="002021F1" w:rsidP="002021F1">
            <w:pPr>
              <w:spacing w:after="120"/>
              <w:rPr>
                <w:sz w:val="18"/>
                <w:szCs w:val="18"/>
              </w:rPr>
            </w:pPr>
            <w:r w:rsidRPr="009B20F3">
              <w:rPr>
                <w:sz w:val="18"/>
                <w:szCs w:val="18"/>
              </w:rPr>
              <w:t>Exchange Name</w:t>
            </w:r>
            <w:r w:rsidRPr="009B20F3" w:rsidDel="00F322B5">
              <w:rPr>
                <w:sz w:val="18"/>
                <w:szCs w:val="18"/>
              </w:rPr>
              <w:t xml:space="preserve"> </w:t>
            </w:r>
          </w:p>
        </w:tc>
        <w:tc>
          <w:tcPr>
            <w:tcW w:w="449" w:type="pct"/>
          </w:tcPr>
          <w:p w14:paraId="5534F7F5" w14:textId="77777777" w:rsidR="002021F1" w:rsidRPr="00847053" w:rsidRDefault="002021F1" w:rsidP="002021F1">
            <w:pPr>
              <w:spacing w:after="120"/>
              <w:rPr>
                <w:sz w:val="18"/>
                <w:szCs w:val="18"/>
              </w:rPr>
            </w:pPr>
            <w:r w:rsidRPr="00847053">
              <w:rPr>
                <w:sz w:val="18"/>
                <w:szCs w:val="18"/>
              </w:rPr>
              <w:t>37</w:t>
            </w:r>
          </w:p>
        </w:tc>
        <w:tc>
          <w:tcPr>
            <w:tcW w:w="599" w:type="pct"/>
          </w:tcPr>
          <w:p w14:paraId="6C19421A" w14:textId="77777777" w:rsidR="002021F1" w:rsidRPr="00847053" w:rsidRDefault="002021F1" w:rsidP="002021F1">
            <w:pPr>
              <w:spacing w:after="120"/>
              <w:rPr>
                <w:sz w:val="18"/>
                <w:szCs w:val="18"/>
              </w:rPr>
            </w:pPr>
            <w:r w:rsidRPr="00847053">
              <w:rPr>
                <w:sz w:val="18"/>
                <w:szCs w:val="18"/>
              </w:rPr>
              <w:t>20</w:t>
            </w:r>
          </w:p>
        </w:tc>
        <w:tc>
          <w:tcPr>
            <w:tcW w:w="709" w:type="pct"/>
          </w:tcPr>
          <w:p w14:paraId="2009BFF5" w14:textId="77777777" w:rsidR="002021F1" w:rsidRPr="00847053" w:rsidRDefault="002021F1" w:rsidP="002021F1">
            <w:pPr>
              <w:spacing w:after="120"/>
              <w:rPr>
                <w:sz w:val="18"/>
                <w:szCs w:val="18"/>
              </w:rPr>
            </w:pPr>
            <w:r w:rsidRPr="00847053">
              <w:rPr>
                <w:sz w:val="18"/>
                <w:szCs w:val="18"/>
              </w:rPr>
              <w:t>Text</w:t>
            </w:r>
          </w:p>
        </w:tc>
        <w:tc>
          <w:tcPr>
            <w:tcW w:w="1288" w:type="pct"/>
          </w:tcPr>
          <w:p w14:paraId="3115CBAF" w14:textId="77777777" w:rsidR="002021F1" w:rsidRPr="00847053" w:rsidRDefault="002021F1" w:rsidP="002021F1">
            <w:pPr>
              <w:spacing w:after="120"/>
              <w:rPr>
                <w:sz w:val="18"/>
                <w:szCs w:val="18"/>
              </w:rPr>
            </w:pPr>
            <w:r w:rsidRPr="009B20F3">
              <w:rPr>
                <w:sz w:val="18"/>
                <w:szCs w:val="18"/>
              </w:rPr>
              <w:t xml:space="preserve"> </w:t>
            </w:r>
            <w:r>
              <w:rPr>
                <w:sz w:val="18"/>
                <w:szCs w:val="18"/>
              </w:rPr>
              <w:t xml:space="preserve">e.g. </w:t>
            </w:r>
            <w:r w:rsidRPr="009B20F3">
              <w:rPr>
                <w:sz w:val="18"/>
                <w:szCs w:val="18"/>
              </w:rPr>
              <w:t>BOREHAMWOOD</w:t>
            </w:r>
          </w:p>
        </w:tc>
        <w:tc>
          <w:tcPr>
            <w:tcW w:w="953" w:type="pct"/>
          </w:tcPr>
          <w:p w14:paraId="2C33BC76" w14:textId="77777777" w:rsidR="002021F1" w:rsidRDefault="002021F1" w:rsidP="002021F1">
            <w:pPr>
              <w:jc w:val="both"/>
              <w:rPr>
                <w:sz w:val="18"/>
                <w:szCs w:val="18"/>
              </w:rPr>
            </w:pPr>
          </w:p>
        </w:tc>
      </w:tr>
      <w:tr w:rsidR="002021F1" w:rsidRPr="005B4766" w14:paraId="7CF8F037" w14:textId="77777777" w:rsidTr="00AA6268">
        <w:tc>
          <w:tcPr>
            <w:tcW w:w="1002" w:type="pct"/>
          </w:tcPr>
          <w:p w14:paraId="255BD223" w14:textId="77777777" w:rsidR="002021F1" w:rsidRPr="009B20F3" w:rsidRDefault="002021F1" w:rsidP="002021F1">
            <w:pPr>
              <w:spacing w:after="120"/>
              <w:rPr>
                <w:sz w:val="18"/>
                <w:szCs w:val="18"/>
              </w:rPr>
            </w:pPr>
            <w:r w:rsidRPr="009B20F3">
              <w:rPr>
                <w:sz w:val="18"/>
                <w:szCs w:val="18"/>
              </w:rPr>
              <w:t>Associated Product Service Id</w:t>
            </w:r>
          </w:p>
        </w:tc>
        <w:tc>
          <w:tcPr>
            <w:tcW w:w="449" w:type="pct"/>
          </w:tcPr>
          <w:p w14:paraId="4E995C42" w14:textId="77777777" w:rsidR="002021F1" w:rsidRPr="00847053" w:rsidRDefault="002021F1" w:rsidP="002021F1">
            <w:pPr>
              <w:spacing w:after="120"/>
              <w:rPr>
                <w:sz w:val="18"/>
                <w:szCs w:val="18"/>
              </w:rPr>
            </w:pPr>
            <w:r>
              <w:rPr>
                <w:sz w:val="18"/>
                <w:szCs w:val="18"/>
              </w:rPr>
              <w:t>38</w:t>
            </w:r>
          </w:p>
        </w:tc>
        <w:tc>
          <w:tcPr>
            <w:tcW w:w="599" w:type="pct"/>
          </w:tcPr>
          <w:p w14:paraId="6C753E1E" w14:textId="77777777" w:rsidR="002021F1" w:rsidRPr="00847053" w:rsidRDefault="002021F1" w:rsidP="002021F1">
            <w:pPr>
              <w:spacing w:after="120"/>
              <w:rPr>
                <w:sz w:val="18"/>
                <w:szCs w:val="18"/>
              </w:rPr>
            </w:pPr>
            <w:r>
              <w:rPr>
                <w:sz w:val="18"/>
                <w:szCs w:val="18"/>
              </w:rPr>
              <w:t>20</w:t>
            </w:r>
          </w:p>
        </w:tc>
        <w:tc>
          <w:tcPr>
            <w:tcW w:w="709" w:type="pct"/>
          </w:tcPr>
          <w:p w14:paraId="68DD058C" w14:textId="77777777" w:rsidR="002021F1" w:rsidRPr="00847053" w:rsidRDefault="002021F1" w:rsidP="002021F1">
            <w:pPr>
              <w:spacing w:after="120"/>
              <w:rPr>
                <w:sz w:val="18"/>
                <w:szCs w:val="18"/>
              </w:rPr>
            </w:pPr>
            <w:r>
              <w:rPr>
                <w:sz w:val="18"/>
                <w:szCs w:val="18"/>
              </w:rPr>
              <w:t>Text</w:t>
            </w:r>
          </w:p>
        </w:tc>
        <w:tc>
          <w:tcPr>
            <w:tcW w:w="1288" w:type="pct"/>
          </w:tcPr>
          <w:p w14:paraId="022AC76C" w14:textId="77777777" w:rsidR="002021F1" w:rsidRPr="009B20F3" w:rsidRDefault="002021F1" w:rsidP="002021F1">
            <w:pPr>
              <w:spacing w:after="120"/>
              <w:rPr>
                <w:sz w:val="18"/>
                <w:szCs w:val="18"/>
              </w:rPr>
            </w:pPr>
            <w:r>
              <w:rPr>
                <w:sz w:val="18"/>
                <w:szCs w:val="18"/>
              </w:rPr>
              <w:t xml:space="preserve">e.g. </w:t>
            </w:r>
            <w:r w:rsidRPr="009B20F3">
              <w:rPr>
                <w:sz w:val="18"/>
                <w:szCs w:val="18"/>
              </w:rPr>
              <w:t>MXBT207221</w:t>
            </w:r>
          </w:p>
        </w:tc>
        <w:tc>
          <w:tcPr>
            <w:tcW w:w="953" w:type="pct"/>
          </w:tcPr>
          <w:p w14:paraId="3E311B81" w14:textId="77777777" w:rsidR="002021F1" w:rsidRDefault="002021F1" w:rsidP="002021F1">
            <w:pPr>
              <w:jc w:val="both"/>
              <w:rPr>
                <w:sz w:val="18"/>
                <w:szCs w:val="18"/>
              </w:rPr>
            </w:pPr>
          </w:p>
        </w:tc>
      </w:tr>
      <w:tr w:rsidR="002021F1" w:rsidRPr="005B4766" w14:paraId="408E5C94" w14:textId="77777777" w:rsidTr="00AA6268">
        <w:tc>
          <w:tcPr>
            <w:tcW w:w="1002" w:type="pct"/>
          </w:tcPr>
          <w:p w14:paraId="75246257" w14:textId="77777777" w:rsidR="002021F1" w:rsidRPr="009B20F3" w:rsidRDefault="002021F1" w:rsidP="002021F1">
            <w:pPr>
              <w:spacing w:after="120"/>
              <w:rPr>
                <w:sz w:val="18"/>
                <w:szCs w:val="18"/>
              </w:rPr>
            </w:pPr>
            <w:r w:rsidRPr="009B20F3">
              <w:rPr>
                <w:sz w:val="18"/>
                <w:szCs w:val="18"/>
              </w:rPr>
              <w:t>TRC Chargeable Hours</w:t>
            </w:r>
          </w:p>
        </w:tc>
        <w:tc>
          <w:tcPr>
            <w:tcW w:w="449" w:type="pct"/>
          </w:tcPr>
          <w:p w14:paraId="0FDDA742" w14:textId="77777777" w:rsidR="002021F1" w:rsidRPr="00847053" w:rsidRDefault="002021F1" w:rsidP="002021F1">
            <w:pPr>
              <w:spacing w:after="120"/>
              <w:rPr>
                <w:sz w:val="18"/>
                <w:szCs w:val="18"/>
              </w:rPr>
            </w:pPr>
            <w:r>
              <w:rPr>
                <w:sz w:val="18"/>
                <w:szCs w:val="18"/>
              </w:rPr>
              <w:t>39</w:t>
            </w:r>
          </w:p>
        </w:tc>
        <w:tc>
          <w:tcPr>
            <w:tcW w:w="599" w:type="pct"/>
          </w:tcPr>
          <w:p w14:paraId="456647FF" w14:textId="77777777" w:rsidR="002021F1" w:rsidRPr="00847053" w:rsidRDefault="002021F1" w:rsidP="002021F1">
            <w:pPr>
              <w:spacing w:after="120"/>
              <w:rPr>
                <w:sz w:val="18"/>
                <w:szCs w:val="18"/>
              </w:rPr>
            </w:pPr>
            <w:r>
              <w:rPr>
                <w:sz w:val="18"/>
                <w:szCs w:val="18"/>
              </w:rPr>
              <w:t>8</w:t>
            </w:r>
          </w:p>
        </w:tc>
        <w:tc>
          <w:tcPr>
            <w:tcW w:w="709" w:type="pct"/>
          </w:tcPr>
          <w:p w14:paraId="7FE4E43D" w14:textId="77777777" w:rsidR="002021F1" w:rsidRPr="00847053" w:rsidRDefault="002021F1" w:rsidP="002021F1">
            <w:pPr>
              <w:spacing w:after="120"/>
              <w:rPr>
                <w:sz w:val="18"/>
                <w:szCs w:val="18"/>
              </w:rPr>
            </w:pPr>
            <w:r>
              <w:rPr>
                <w:sz w:val="18"/>
                <w:szCs w:val="18"/>
              </w:rPr>
              <w:t>Num</w:t>
            </w:r>
          </w:p>
        </w:tc>
        <w:tc>
          <w:tcPr>
            <w:tcW w:w="1288" w:type="pct"/>
          </w:tcPr>
          <w:p w14:paraId="0B14F9DD" w14:textId="77777777" w:rsidR="002021F1" w:rsidRPr="009B20F3" w:rsidRDefault="002021F1" w:rsidP="002021F1">
            <w:pPr>
              <w:spacing w:after="120"/>
              <w:rPr>
                <w:sz w:val="18"/>
                <w:szCs w:val="18"/>
              </w:rPr>
            </w:pPr>
            <w:r w:rsidRPr="009B20F3">
              <w:rPr>
                <w:sz w:val="18"/>
                <w:szCs w:val="18"/>
              </w:rPr>
              <w:t>e.g. 8</w:t>
            </w:r>
          </w:p>
        </w:tc>
        <w:tc>
          <w:tcPr>
            <w:tcW w:w="953" w:type="pct"/>
          </w:tcPr>
          <w:p w14:paraId="3EC256F2" w14:textId="77777777" w:rsidR="002021F1" w:rsidRDefault="002021F1" w:rsidP="002021F1">
            <w:pPr>
              <w:jc w:val="both"/>
              <w:rPr>
                <w:sz w:val="18"/>
                <w:szCs w:val="18"/>
              </w:rPr>
            </w:pPr>
          </w:p>
        </w:tc>
      </w:tr>
    </w:tbl>
    <w:p w14:paraId="30826B5D" w14:textId="77777777" w:rsidR="004D04E0" w:rsidRDefault="004D04E0" w:rsidP="00170EDD">
      <w:pPr>
        <w:spacing w:before="120" w:after="0"/>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852"/>
        <w:gridCol w:w="829"/>
        <w:gridCol w:w="1106"/>
        <w:gridCol w:w="1310"/>
        <w:gridCol w:w="2379"/>
        <w:gridCol w:w="1760"/>
        <w:tblGridChange w:id="105">
          <w:tblGrid>
            <w:gridCol w:w="1852"/>
            <w:gridCol w:w="829"/>
            <w:gridCol w:w="1106"/>
            <w:gridCol w:w="1310"/>
            <w:gridCol w:w="2379"/>
            <w:gridCol w:w="1760"/>
          </w:tblGrid>
        </w:tblGridChange>
      </w:tblGrid>
      <w:tr w:rsidR="003E2CF6" w:rsidRPr="005B4766" w14:paraId="7F988324" w14:textId="77777777" w:rsidTr="0039218C">
        <w:tc>
          <w:tcPr>
            <w:tcW w:w="1002" w:type="pct"/>
          </w:tcPr>
          <w:p w14:paraId="165DA136" w14:textId="77777777" w:rsidR="003E2CF6" w:rsidRPr="007609EF" w:rsidRDefault="003E2CF6" w:rsidP="003E2CF6">
            <w:pPr>
              <w:spacing w:after="120"/>
              <w:rPr>
                <w:sz w:val="18"/>
                <w:szCs w:val="18"/>
              </w:rPr>
            </w:pPr>
            <w:r w:rsidRPr="00B84ADA">
              <w:rPr>
                <w:sz w:val="18"/>
                <w:szCs w:val="18"/>
              </w:rPr>
              <w:t>Unique Price Code</w:t>
            </w:r>
          </w:p>
        </w:tc>
        <w:tc>
          <w:tcPr>
            <w:tcW w:w="449" w:type="pct"/>
          </w:tcPr>
          <w:p w14:paraId="20FE409A" w14:textId="77777777" w:rsidR="003E2CF6" w:rsidRPr="007609EF" w:rsidRDefault="003E2CF6" w:rsidP="003E2CF6">
            <w:pPr>
              <w:spacing w:after="120"/>
              <w:rPr>
                <w:sz w:val="18"/>
                <w:szCs w:val="18"/>
              </w:rPr>
            </w:pPr>
            <w:r>
              <w:rPr>
                <w:sz w:val="18"/>
                <w:szCs w:val="18"/>
              </w:rPr>
              <w:t>60</w:t>
            </w:r>
          </w:p>
        </w:tc>
        <w:tc>
          <w:tcPr>
            <w:tcW w:w="599" w:type="pct"/>
          </w:tcPr>
          <w:p w14:paraId="55011F52" w14:textId="77777777" w:rsidR="003E2CF6" w:rsidRPr="007609EF" w:rsidRDefault="00AD7C78" w:rsidP="003E2CF6">
            <w:pPr>
              <w:spacing w:after="120"/>
              <w:rPr>
                <w:sz w:val="18"/>
                <w:szCs w:val="18"/>
              </w:rPr>
            </w:pPr>
            <w:r>
              <w:rPr>
                <w:sz w:val="18"/>
                <w:szCs w:val="18"/>
              </w:rPr>
              <w:t>60</w:t>
            </w:r>
          </w:p>
        </w:tc>
        <w:tc>
          <w:tcPr>
            <w:tcW w:w="709" w:type="pct"/>
          </w:tcPr>
          <w:p w14:paraId="271B82A7" w14:textId="77777777" w:rsidR="003E2CF6" w:rsidRPr="007609EF" w:rsidRDefault="003E2CF6" w:rsidP="003E2CF6">
            <w:pPr>
              <w:spacing w:after="120"/>
              <w:rPr>
                <w:sz w:val="18"/>
                <w:szCs w:val="18"/>
              </w:rPr>
            </w:pPr>
            <w:r>
              <w:rPr>
                <w:sz w:val="18"/>
                <w:szCs w:val="18"/>
              </w:rPr>
              <w:t>Text</w:t>
            </w:r>
          </w:p>
        </w:tc>
        <w:tc>
          <w:tcPr>
            <w:tcW w:w="1288" w:type="pct"/>
          </w:tcPr>
          <w:p w14:paraId="65700FCA" w14:textId="77777777" w:rsidR="003E2CF6" w:rsidRPr="000B3017" w:rsidRDefault="003E2CF6" w:rsidP="00AA5F64">
            <w:pPr>
              <w:spacing w:after="120"/>
              <w:rPr>
                <w:sz w:val="18"/>
                <w:szCs w:val="18"/>
              </w:rPr>
            </w:pPr>
            <w:r w:rsidRPr="00CA5D1F">
              <w:rPr>
                <w:sz w:val="18"/>
                <w:szCs w:val="18"/>
              </w:rPr>
              <w:t>e.g</w:t>
            </w:r>
            <w:r w:rsidR="008F2485" w:rsidRPr="00CA5D1F">
              <w:rPr>
                <w:sz w:val="18"/>
                <w:szCs w:val="18"/>
              </w:rPr>
              <w:t>.</w:t>
            </w:r>
            <w:r w:rsidR="00C96FF1" w:rsidRPr="00CA5D1F">
              <w:rPr>
                <w:sz w:val="18"/>
                <w:szCs w:val="18"/>
              </w:rPr>
              <w:t xml:space="preserve"> ETHXXXXXXXX</w:t>
            </w:r>
            <w:r w:rsidR="006615BA" w:rsidRPr="00CA5D1F">
              <w:rPr>
                <w:sz w:val="18"/>
                <w:szCs w:val="18"/>
              </w:rPr>
              <w:t>/ ETHYYYYYYYY</w:t>
            </w:r>
          </w:p>
        </w:tc>
        <w:tc>
          <w:tcPr>
            <w:tcW w:w="953" w:type="pct"/>
          </w:tcPr>
          <w:p w14:paraId="171AB165" w14:textId="77777777" w:rsidR="00A31BF9" w:rsidRDefault="00174568" w:rsidP="003E2CF6">
            <w:pPr>
              <w:jc w:val="both"/>
              <w:rPr>
                <w:rFonts w:cs="Tahoma"/>
                <w:color w:val="000000"/>
                <w:sz w:val="18"/>
                <w:szCs w:val="18"/>
              </w:rPr>
            </w:pPr>
            <w:r>
              <w:rPr>
                <w:rFonts w:cs="Tahoma"/>
                <w:color w:val="000000"/>
                <w:sz w:val="18"/>
                <w:szCs w:val="18"/>
              </w:rPr>
              <w:t>For</w:t>
            </w:r>
            <w:r w:rsidR="009703A6">
              <w:rPr>
                <w:rFonts w:cs="Tahoma"/>
                <w:color w:val="000000"/>
                <w:sz w:val="18"/>
                <w:szCs w:val="18"/>
              </w:rPr>
              <w:t xml:space="preserve"> </w:t>
            </w:r>
            <w:r w:rsidR="004D04E0" w:rsidRPr="00D64F4B">
              <w:rPr>
                <w:rFonts w:cs="Tahoma"/>
                <w:color w:val="000000"/>
                <w:sz w:val="18"/>
                <w:szCs w:val="18"/>
              </w:rPr>
              <w:t>DFX</w:t>
            </w:r>
            <w:r w:rsidR="00DE75AC">
              <w:rPr>
                <w:rFonts w:cs="Tahoma"/>
                <w:color w:val="000000"/>
                <w:sz w:val="18"/>
                <w:szCs w:val="18"/>
              </w:rPr>
              <w:t>,</w:t>
            </w:r>
            <w:r w:rsidR="00ED3BA4">
              <w:rPr>
                <w:rFonts w:cs="Tahoma"/>
                <w:color w:val="000000"/>
                <w:sz w:val="18"/>
                <w:szCs w:val="18"/>
              </w:rPr>
              <w:t xml:space="preserve"> </w:t>
            </w:r>
            <w:r w:rsidR="009703A6" w:rsidRPr="004F025E">
              <w:rPr>
                <w:rFonts w:cs="Tahoma"/>
                <w:color w:val="000000"/>
                <w:sz w:val="18"/>
                <w:szCs w:val="18"/>
              </w:rPr>
              <w:t>DF</w:t>
            </w:r>
            <w:r w:rsidR="00DE75AC">
              <w:rPr>
                <w:rFonts w:cs="Tahoma"/>
                <w:color w:val="000000"/>
                <w:sz w:val="18"/>
                <w:szCs w:val="18"/>
              </w:rPr>
              <w:t xml:space="preserve"> </w:t>
            </w:r>
            <w:r w:rsidR="004D04E0" w:rsidRPr="00D64F4B">
              <w:rPr>
                <w:rFonts w:cs="Tahoma"/>
                <w:color w:val="000000"/>
                <w:sz w:val="18"/>
                <w:szCs w:val="18"/>
              </w:rPr>
              <w:t>invoices will have "Unique Price Code" updated where applicable, effective from 1</w:t>
            </w:r>
            <w:r w:rsidR="004D04E0" w:rsidRPr="00D64F4B">
              <w:rPr>
                <w:rFonts w:cs="Tahoma"/>
                <w:color w:val="000000"/>
                <w:sz w:val="18"/>
                <w:szCs w:val="18"/>
                <w:vertAlign w:val="superscript"/>
              </w:rPr>
              <w:t>st</w:t>
            </w:r>
            <w:r w:rsidR="004D04E0" w:rsidRPr="00D64F4B">
              <w:rPr>
                <w:rFonts w:cs="Tahoma"/>
                <w:color w:val="000000"/>
                <w:sz w:val="18"/>
                <w:szCs w:val="18"/>
              </w:rPr>
              <w:t xml:space="preserve"> February 2021 bills.</w:t>
            </w:r>
          </w:p>
          <w:p w14:paraId="76143094" w14:textId="77777777" w:rsidR="004D04E0" w:rsidRPr="00A31BF9" w:rsidRDefault="00A31BF9" w:rsidP="003E2CF6">
            <w:pPr>
              <w:jc w:val="both"/>
              <w:rPr>
                <w:sz w:val="18"/>
                <w:szCs w:val="18"/>
              </w:rPr>
            </w:pPr>
            <w:r>
              <w:rPr>
                <w:rFonts w:ascii="Segoe UI" w:hAnsi="Segoe UI" w:cs="Segoe UI"/>
                <w:color w:val="000000"/>
                <w:sz w:val="20"/>
                <w:szCs w:val="20"/>
                <w:lang w:eastAsia="en-GB"/>
              </w:rPr>
              <w:t>All other Ethernet Products Reserved for future rollout</w:t>
            </w:r>
            <w:r>
              <w:rPr>
                <w:rFonts w:ascii="Segoe UI" w:hAnsi="Segoe UI" w:cs="Segoe UI"/>
                <w:color w:val="000000"/>
                <w:sz w:val="20"/>
                <w:szCs w:val="20"/>
              </w:rPr>
              <w:t>.</w:t>
            </w:r>
          </w:p>
        </w:tc>
      </w:tr>
    </w:tbl>
    <w:p w14:paraId="18EBF324" w14:textId="77777777" w:rsidR="00F07561" w:rsidRDefault="00F07561" w:rsidP="002021F1">
      <w:pPr>
        <w:jc w:val="both"/>
        <w:rPr>
          <w:sz w:val="18"/>
          <w:szCs w:val="18"/>
        </w:rPr>
      </w:pPr>
    </w:p>
    <w:p w14:paraId="2EDB77AF" w14:textId="77777777" w:rsidR="002021F1" w:rsidRPr="00C97611" w:rsidRDefault="002021F1" w:rsidP="002021F1">
      <w:pPr>
        <w:jc w:val="both"/>
        <w:rPr>
          <w:sz w:val="18"/>
          <w:szCs w:val="18"/>
        </w:rPr>
      </w:pPr>
      <w:r w:rsidRPr="00C97611">
        <w:rPr>
          <w:sz w:val="18"/>
          <w:szCs w:val="18"/>
        </w:rPr>
        <w:t>* Asterisk = Fields whose values will not get populated.</w:t>
      </w:r>
    </w:p>
    <w:p w14:paraId="348B329E" w14:textId="77777777" w:rsidR="002021F1" w:rsidRPr="00FA5DF2" w:rsidRDefault="002021F1" w:rsidP="00870DEA">
      <w:pPr>
        <w:pStyle w:val="Heading2"/>
      </w:pPr>
      <w:bookmarkStart w:id="106" w:name="ex_adj"/>
      <w:bookmarkStart w:id="107" w:name="_Toc268602757"/>
      <w:bookmarkStart w:id="108" w:name="_Toc292189153"/>
      <w:bookmarkStart w:id="109" w:name="_Toc488928573"/>
      <w:bookmarkStart w:id="110" w:name="_Toc488928798"/>
      <w:bookmarkStart w:id="111" w:name="_Ref4778836"/>
      <w:bookmarkStart w:id="112" w:name="_Toc205994547"/>
      <w:bookmarkEnd w:id="106"/>
      <w:r w:rsidRPr="00870DEA">
        <w:t>ADJUSTMENT</w:t>
      </w:r>
      <w:r w:rsidRPr="00FA5DF2">
        <w:t xml:space="preserve"> RECORD</w:t>
      </w:r>
      <w:bookmarkEnd w:id="107"/>
      <w:bookmarkEnd w:id="108"/>
      <w:bookmarkEnd w:id="109"/>
      <w:bookmarkEnd w:id="110"/>
      <w:bookmarkEnd w:id="111"/>
      <w:bookmarkEnd w:id="112"/>
    </w:p>
    <w:p w14:paraId="5B219A29" w14:textId="77777777" w:rsidR="002021F1" w:rsidRPr="00836694" w:rsidRDefault="002021F1" w:rsidP="002021F1">
      <w:r w:rsidRPr="00836694">
        <w:t>The following adjustment records will be included in the output file and will contain the following data.</w:t>
      </w:r>
    </w:p>
    <w:p w14:paraId="3323EAAA" w14:textId="77777777" w:rsidR="002021F1" w:rsidRDefault="002021F1" w:rsidP="002021F1">
      <w:pPr>
        <w:rPr>
          <w:b/>
        </w:rPr>
      </w:pPr>
      <w:r w:rsidRPr="00836694">
        <w:t xml:space="preserve">Record Type: </w:t>
      </w:r>
      <w:r w:rsidRPr="0039530C">
        <w:rPr>
          <w:b/>
        </w:rPr>
        <w:t>ADJUSTMENTS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891"/>
        <w:gridCol w:w="868"/>
        <w:gridCol w:w="1107"/>
        <w:gridCol w:w="1153"/>
        <w:gridCol w:w="2418"/>
        <w:gridCol w:w="1799"/>
      </w:tblGrid>
      <w:tr w:rsidR="002021F1" w:rsidRPr="005B4766" w14:paraId="5D373A0E" w14:textId="77777777" w:rsidTr="008846EA">
        <w:tc>
          <w:tcPr>
            <w:tcW w:w="1024" w:type="pct"/>
          </w:tcPr>
          <w:p w14:paraId="03EE5873" w14:textId="77777777" w:rsidR="002021F1" w:rsidRPr="005B4766" w:rsidRDefault="002021F1" w:rsidP="002021F1">
            <w:pPr>
              <w:spacing w:after="120"/>
              <w:rPr>
                <w:b/>
                <w:sz w:val="18"/>
                <w:szCs w:val="18"/>
              </w:rPr>
            </w:pPr>
            <w:r w:rsidRPr="005B4766">
              <w:rPr>
                <w:b/>
                <w:sz w:val="18"/>
                <w:szCs w:val="18"/>
              </w:rPr>
              <w:t>Field Name</w:t>
            </w:r>
          </w:p>
        </w:tc>
        <w:tc>
          <w:tcPr>
            <w:tcW w:w="470" w:type="pct"/>
          </w:tcPr>
          <w:p w14:paraId="69C3DB56" w14:textId="77777777" w:rsidR="002021F1" w:rsidRPr="005B4766" w:rsidRDefault="002021F1" w:rsidP="002021F1">
            <w:pPr>
              <w:spacing w:after="120"/>
              <w:rPr>
                <w:b/>
                <w:sz w:val="18"/>
                <w:szCs w:val="18"/>
              </w:rPr>
            </w:pPr>
            <w:r w:rsidRPr="005B4766">
              <w:rPr>
                <w:b/>
                <w:sz w:val="18"/>
                <w:szCs w:val="18"/>
              </w:rPr>
              <w:t>Field No</w:t>
            </w:r>
          </w:p>
        </w:tc>
        <w:tc>
          <w:tcPr>
            <w:tcW w:w="599" w:type="pct"/>
          </w:tcPr>
          <w:p w14:paraId="19C26EDA" w14:textId="77777777" w:rsidR="002021F1" w:rsidRPr="005B4766" w:rsidRDefault="002021F1" w:rsidP="002021F1">
            <w:pPr>
              <w:spacing w:after="120"/>
              <w:rPr>
                <w:b/>
                <w:sz w:val="18"/>
                <w:szCs w:val="18"/>
              </w:rPr>
            </w:pPr>
            <w:r w:rsidRPr="005B4766">
              <w:rPr>
                <w:b/>
                <w:sz w:val="18"/>
                <w:szCs w:val="18"/>
              </w:rPr>
              <w:t xml:space="preserve">Maximum Field Length          </w:t>
            </w:r>
          </w:p>
        </w:tc>
        <w:tc>
          <w:tcPr>
            <w:tcW w:w="624" w:type="pct"/>
          </w:tcPr>
          <w:p w14:paraId="5323574B" w14:textId="77777777" w:rsidR="002021F1" w:rsidRPr="005B4766" w:rsidRDefault="002021F1" w:rsidP="002021F1">
            <w:pPr>
              <w:spacing w:after="120"/>
              <w:rPr>
                <w:b/>
                <w:sz w:val="18"/>
                <w:szCs w:val="18"/>
              </w:rPr>
            </w:pPr>
            <w:r w:rsidRPr="005B4766">
              <w:rPr>
                <w:b/>
                <w:sz w:val="18"/>
                <w:szCs w:val="18"/>
              </w:rPr>
              <w:t>Format</w:t>
            </w:r>
          </w:p>
        </w:tc>
        <w:tc>
          <w:tcPr>
            <w:tcW w:w="1309" w:type="pct"/>
          </w:tcPr>
          <w:p w14:paraId="0DD8B7A2" w14:textId="77777777" w:rsidR="002021F1" w:rsidRPr="005B4766" w:rsidRDefault="002021F1" w:rsidP="002021F1">
            <w:pPr>
              <w:spacing w:after="120"/>
              <w:rPr>
                <w:b/>
                <w:sz w:val="18"/>
                <w:szCs w:val="18"/>
              </w:rPr>
            </w:pPr>
            <w:r w:rsidRPr="005B4766">
              <w:rPr>
                <w:b/>
                <w:sz w:val="18"/>
                <w:szCs w:val="18"/>
              </w:rPr>
              <w:t>Value</w:t>
            </w:r>
          </w:p>
        </w:tc>
        <w:tc>
          <w:tcPr>
            <w:tcW w:w="974" w:type="pct"/>
          </w:tcPr>
          <w:p w14:paraId="4E097E18" w14:textId="77777777" w:rsidR="002021F1" w:rsidRPr="005B4766" w:rsidRDefault="002021F1" w:rsidP="002021F1">
            <w:pPr>
              <w:spacing w:after="120"/>
              <w:rPr>
                <w:b/>
                <w:sz w:val="18"/>
                <w:szCs w:val="18"/>
              </w:rPr>
            </w:pPr>
            <w:r>
              <w:rPr>
                <w:b/>
                <w:sz w:val="18"/>
                <w:szCs w:val="18"/>
              </w:rPr>
              <w:t>Note</w:t>
            </w:r>
          </w:p>
        </w:tc>
      </w:tr>
      <w:tr w:rsidR="002021F1" w:rsidRPr="005B4766" w14:paraId="15A5749A" w14:textId="77777777" w:rsidTr="008846EA">
        <w:tc>
          <w:tcPr>
            <w:tcW w:w="1024" w:type="pct"/>
          </w:tcPr>
          <w:p w14:paraId="2ABB1509" w14:textId="77777777" w:rsidR="002021F1" w:rsidRPr="005B4766" w:rsidRDefault="002021F1" w:rsidP="002021F1">
            <w:pPr>
              <w:spacing w:after="120"/>
              <w:rPr>
                <w:sz w:val="18"/>
                <w:szCs w:val="18"/>
              </w:rPr>
            </w:pPr>
            <w:r w:rsidRPr="005B4766">
              <w:rPr>
                <w:sz w:val="18"/>
                <w:szCs w:val="18"/>
              </w:rPr>
              <w:t>Record Type</w:t>
            </w:r>
          </w:p>
        </w:tc>
        <w:tc>
          <w:tcPr>
            <w:tcW w:w="470" w:type="pct"/>
          </w:tcPr>
          <w:p w14:paraId="6622CDF6" w14:textId="77777777" w:rsidR="002021F1" w:rsidRPr="005B4766" w:rsidRDefault="002021F1" w:rsidP="002021F1">
            <w:pPr>
              <w:spacing w:after="120"/>
              <w:rPr>
                <w:sz w:val="18"/>
                <w:szCs w:val="18"/>
              </w:rPr>
            </w:pPr>
            <w:r w:rsidRPr="005B4766">
              <w:rPr>
                <w:sz w:val="18"/>
                <w:szCs w:val="18"/>
              </w:rPr>
              <w:t>1</w:t>
            </w:r>
          </w:p>
        </w:tc>
        <w:tc>
          <w:tcPr>
            <w:tcW w:w="599" w:type="pct"/>
          </w:tcPr>
          <w:p w14:paraId="60445272" w14:textId="77777777" w:rsidR="002021F1" w:rsidRPr="005B4766" w:rsidRDefault="002021F1" w:rsidP="002021F1">
            <w:pPr>
              <w:spacing w:after="120"/>
              <w:rPr>
                <w:sz w:val="18"/>
                <w:szCs w:val="18"/>
              </w:rPr>
            </w:pPr>
            <w:r w:rsidRPr="00D83F51">
              <w:rPr>
                <w:sz w:val="18"/>
                <w:szCs w:val="18"/>
              </w:rPr>
              <w:t>255</w:t>
            </w:r>
          </w:p>
        </w:tc>
        <w:tc>
          <w:tcPr>
            <w:tcW w:w="624" w:type="pct"/>
          </w:tcPr>
          <w:p w14:paraId="381BD7D3" w14:textId="77777777" w:rsidR="002021F1" w:rsidRPr="005B4766" w:rsidRDefault="002021F1" w:rsidP="002021F1">
            <w:pPr>
              <w:spacing w:after="120"/>
              <w:rPr>
                <w:sz w:val="18"/>
                <w:szCs w:val="18"/>
              </w:rPr>
            </w:pPr>
            <w:r w:rsidRPr="005B4766">
              <w:rPr>
                <w:sz w:val="18"/>
                <w:szCs w:val="18"/>
              </w:rPr>
              <w:t>Text</w:t>
            </w:r>
          </w:p>
        </w:tc>
        <w:tc>
          <w:tcPr>
            <w:tcW w:w="1309" w:type="pct"/>
          </w:tcPr>
          <w:p w14:paraId="1F338F86" w14:textId="77777777" w:rsidR="002021F1" w:rsidRPr="001F6B61" w:rsidRDefault="002021F1" w:rsidP="002021F1">
            <w:pPr>
              <w:spacing w:after="120"/>
              <w:rPr>
                <w:sz w:val="18"/>
                <w:szCs w:val="18"/>
              </w:rPr>
            </w:pPr>
            <w:r w:rsidRPr="001F6B61">
              <w:rPr>
                <w:sz w:val="18"/>
                <w:szCs w:val="18"/>
              </w:rPr>
              <w:t>ADJUSTMENTS</w:t>
            </w:r>
          </w:p>
        </w:tc>
        <w:tc>
          <w:tcPr>
            <w:tcW w:w="974" w:type="pct"/>
          </w:tcPr>
          <w:p w14:paraId="1815C14D" w14:textId="77777777" w:rsidR="002021F1" w:rsidRPr="001F6B61" w:rsidRDefault="002021F1" w:rsidP="002021F1">
            <w:pPr>
              <w:spacing w:after="120"/>
              <w:rPr>
                <w:sz w:val="18"/>
                <w:szCs w:val="18"/>
              </w:rPr>
            </w:pPr>
          </w:p>
        </w:tc>
      </w:tr>
      <w:tr w:rsidR="002021F1" w:rsidRPr="005B4766" w14:paraId="23952435" w14:textId="77777777" w:rsidTr="008846EA">
        <w:tc>
          <w:tcPr>
            <w:tcW w:w="1024" w:type="pct"/>
          </w:tcPr>
          <w:p w14:paraId="0776F251" w14:textId="77777777" w:rsidR="002021F1" w:rsidRPr="00DC559D" w:rsidRDefault="002021F1" w:rsidP="002021F1">
            <w:pPr>
              <w:spacing w:after="120"/>
              <w:rPr>
                <w:sz w:val="18"/>
                <w:szCs w:val="18"/>
              </w:rPr>
            </w:pPr>
            <w:r w:rsidRPr="00DC559D">
              <w:rPr>
                <w:sz w:val="18"/>
                <w:szCs w:val="18"/>
              </w:rPr>
              <w:t>Adjustment Name</w:t>
            </w:r>
          </w:p>
        </w:tc>
        <w:tc>
          <w:tcPr>
            <w:tcW w:w="470" w:type="pct"/>
          </w:tcPr>
          <w:p w14:paraId="793AD401" w14:textId="77777777" w:rsidR="002021F1" w:rsidRPr="00DC559D" w:rsidRDefault="002021F1" w:rsidP="002021F1">
            <w:pPr>
              <w:spacing w:after="120"/>
              <w:rPr>
                <w:sz w:val="18"/>
                <w:szCs w:val="18"/>
              </w:rPr>
            </w:pPr>
            <w:r w:rsidRPr="00DC559D">
              <w:rPr>
                <w:sz w:val="18"/>
                <w:szCs w:val="18"/>
              </w:rPr>
              <w:t>2</w:t>
            </w:r>
          </w:p>
        </w:tc>
        <w:tc>
          <w:tcPr>
            <w:tcW w:w="599" w:type="pct"/>
          </w:tcPr>
          <w:p w14:paraId="60E42E9C" w14:textId="77777777" w:rsidR="002021F1" w:rsidRPr="00DC559D" w:rsidRDefault="002021F1" w:rsidP="002021F1">
            <w:pPr>
              <w:spacing w:after="120"/>
              <w:rPr>
                <w:sz w:val="18"/>
                <w:szCs w:val="18"/>
              </w:rPr>
            </w:pPr>
            <w:r w:rsidRPr="00DC559D">
              <w:rPr>
                <w:sz w:val="18"/>
                <w:szCs w:val="18"/>
              </w:rPr>
              <w:t>40</w:t>
            </w:r>
          </w:p>
        </w:tc>
        <w:tc>
          <w:tcPr>
            <w:tcW w:w="624" w:type="pct"/>
          </w:tcPr>
          <w:p w14:paraId="2CDD0771" w14:textId="77777777" w:rsidR="002021F1" w:rsidRPr="00DC559D" w:rsidRDefault="002021F1" w:rsidP="002021F1">
            <w:pPr>
              <w:spacing w:after="120"/>
              <w:rPr>
                <w:sz w:val="18"/>
                <w:szCs w:val="18"/>
              </w:rPr>
            </w:pPr>
            <w:r w:rsidRPr="00DC559D">
              <w:rPr>
                <w:sz w:val="18"/>
                <w:szCs w:val="18"/>
              </w:rPr>
              <w:t>Text</w:t>
            </w:r>
          </w:p>
        </w:tc>
        <w:tc>
          <w:tcPr>
            <w:tcW w:w="1309" w:type="pct"/>
          </w:tcPr>
          <w:p w14:paraId="36733BB0" w14:textId="77777777" w:rsidR="002021F1" w:rsidRPr="00DC559D" w:rsidRDefault="002021F1" w:rsidP="002021F1">
            <w:pPr>
              <w:spacing w:after="120"/>
              <w:rPr>
                <w:sz w:val="18"/>
                <w:szCs w:val="18"/>
              </w:rPr>
            </w:pPr>
            <w:r w:rsidRPr="009B20F3">
              <w:rPr>
                <w:sz w:val="18"/>
                <w:szCs w:val="18"/>
              </w:rPr>
              <w:t>e.g. Visit Charge</w:t>
            </w:r>
          </w:p>
        </w:tc>
        <w:tc>
          <w:tcPr>
            <w:tcW w:w="974" w:type="pct"/>
          </w:tcPr>
          <w:p w14:paraId="7DC5AD45" w14:textId="77777777" w:rsidR="002021F1" w:rsidRPr="00D83F51" w:rsidRDefault="002021F1" w:rsidP="002021F1">
            <w:pPr>
              <w:spacing w:after="120"/>
              <w:rPr>
                <w:sz w:val="18"/>
                <w:szCs w:val="18"/>
              </w:rPr>
            </w:pPr>
          </w:p>
        </w:tc>
      </w:tr>
      <w:tr w:rsidR="002021F1" w:rsidRPr="005B4766" w14:paraId="432C7DF5" w14:textId="77777777" w:rsidTr="008846EA">
        <w:tc>
          <w:tcPr>
            <w:tcW w:w="1024" w:type="pct"/>
          </w:tcPr>
          <w:p w14:paraId="2B9ACDB6" w14:textId="77777777" w:rsidR="002021F1" w:rsidRPr="00DC559D" w:rsidRDefault="002021F1" w:rsidP="002021F1">
            <w:pPr>
              <w:spacing w:after="120"/>
              <w:rPr>
                <w:sz w:val="18"/>
                <w:szCs w:val="18"/>
              </w:rPr>
            </w:pPr>
            <w:r w:rsidRPr="00DC559D">
              <w:rPr>
                <w:sz w:val="18"/>
                <w:szCs w:val="18"/>
              </w:rPr>
              <w:t xml:space="preserve">*Product Tariff Name </w:t>
            </w:r>
          </w:p>
        </w:tc>
        <w:tc>
          <w:tcPr>
            <w:tcW w:w="470" w:type="pct"/>
          </w:tcPr>
          <w:p w14:paraId="6CD28B64" w14:textId="77777777" w:rsidR="002021F1" w:rsidRPr="00DC559D" w:rsidRDefault="002021F1" w:rsidP="002021F1">
            <w:pPr>
              <w:spacing w:after="120"/>
              <w:rPr>
                <w:sz w:val="18"/>
                <w:szCs w:val="18"/>
              </w:rPr>
            </w:pPr>
            <w:r w:rsidRPr="00DC559D">
              <w:rPr>
                <w:sz w:val="18"/>
                <w:szCs w:val="18"/>
              </w:rPr>
              <w:t>3</w:t>
            </w:r>
          </w:p>
        </w:tc>
        <w:tc>
          <w:tcPr>
            <w:tcW w:w="599" w:type="pct"/>
          </w:tcPr>
          <w:p w14:paraId="643A7815" w14:textId="77777777" w:rsidR="002021F1" w:rsidRPr="00DC559D" w:rsidRDefault="002021F1" w:rsidP="002021F1">
            <w:pPr>
              <w:spacing w:after="120"/>
              <w:rPr>
                <w:sz w:val="18"/>
                <w:szCs w:val="18"/>
              </w:rPr>
            </w:pPr>
            <w:r>
              <w:rPr>
                <w:sz w:val="18"/>
                <w:szCs w:val="18"/>
              </w:rPr>
              <w:t>40</w:t>
            </w:r>
          </w:p>
        </w:tc>
        <w:tc>
          <w:tcPr>
            <w:tcW w:w="624" w:type="pct"/>
          </w:tcPr>
          <w:p w14:paraId="321DA81A" w14:textId="77777777" w:rsidR="002021F1" w:rsidRPr="00DC559D" w:rsidRDefault="002021F1" w:rsidP="002021F1">
            <w:pPr>
              <w:spacing w:after="120"/>
              <w:rPr>
                <w:sz w:val="18"/>
                <w:szCs w:val="18"/>
              </w:rPr>
            </w:pPr>
            <w:r w:rsidRPr="00DC559D">
              <w:rPr>
                <w:sz w:val="18"/>
                <w:szCs w:val="18"/>
              </w:rPr>
              <w:t>Text</w:t>
            </w:r>
          </w:p>
        </w:tc>
        <w:tc>
          <w:tcPr>
            <w:tcW w:w="1309" w:type="pct"/>
          </w:tcPr>
          <w:p w14:paraId="36C6CB8E" w14:textId="77777777" w:rsidR="002021F1" w:rsidRPr="00DC559D" w:rsidRDefault="002021F1" w:rsidP="002021F1">
            <w:pPr>
              <w:spacing w:after="120"/>
              <w:rPr>
                <w:sz w:val="18"/>
                <w:szCs w:val="18"/>
              </w:rPr>
            </w:pPr>
            <w:r w:rsidRPr="00DC559D">
              <w:rPr>
                <w:sz w:val="18"/>
                <w:szCs w:val="18"/>
              </w:rPr>
              <w:t>N/A</w:t>
            </w:r>
          </w:p>
        </w:tc>
        <w:tc>
          <w:tcPr>
            <w:tcW w:w="974" w:type="pct"/>
          </w:tcPr>
          <w:p w14:paraId="037BE5D3" w14:textId="77777777" w:rsidR="002021F1" w:rsidRPr="00DC559D" w:rsidRDefault="002021F1" w:rsidP="002021F1">
            <w:pPr>
              <w:spacing w:after="120"/>
              <w:rPr>
                <w:sz w:val="18"/>
                <w:szCs w:val="18"/>
              </w:rPr>
            </w:pPr>
          </w:p>
        </w:tc>
      </w:tr>
      <w:tr w:rsidR="002021F1" w:rsidRPr="005B4766" w14:paraId="3754826B" w14:textId="77777777" w:rsidTr="008846EA">
        <w:tc>
          <w:tcPr>
            <w:tcW w:w="1024" w:type="pct"/>
          </w:tcPr>
          <w:p w14:paraId="1CE90396" w14:textId="77777777" w:rsidR="002021F1" w:rsidRPr="00DC559D" w:rsidRDefault="002021F1" w:rsidP="002021F1">
            <w:pPr>
              <w:spacing w:after="120"/>
              <w:rPr>
                <w:sz w:val="18"/>
                <w:szCs w:val="18"/>
              </w:rPr>
            </w:pPr>
            <w:r w:rsidRPr="00DC559D">
              <w:rPr>
                <w:sz w:val="18"/>
                <w:szCs w:val="18"/>
              </w:rPr>
              <w:t>Adjustment free text field</w:t>
            </w:r>
          </w:p>
        </w:tc>
        <w:tc>
          <w:tcPr>
            <w:tcW w:w="470" w:type="pct"/>
          </w:tcPr>
          <w:p w14:paraId="323B5454" w14:textId="77777777" w:rsidR="002021F1" w:rsidRPr="00DC559D" w:rsidRDefault="002021F1" w:rsidP="002021F1">
            <w:pPr>
              <w:spacing w:after="120"/>
              <w:rPr>
                <w:sz w:val="18"/>
                <w:szCs w:val="18"/>
              </w:rPr>
            </w:pPr>
            <w:r w:rsidRPr="00DC559D">
              <w:rPr>
                <w:sz w:val="18"/>
                <w:szCs w:val="18"/>
              </w:rPr>
              <w:t>4</w:t>
            </w:r>
          </w:p>
        </w:tc>
        <w:tc>
          <w:tcPr>
            <w:tcW w:w="599" w:type="pct"/>
          </w:tcPr>
          <w:p w14:paraId="291EF541" w14:textId="77777777" w:rsidR="002021F1" w:rsidRPr="00DC559D" w:rsidRDefault="002021F1" w:rsidP="002021F1">
            <w:pPr>
              <w:spacing w:after="120"/>
              <w:rPr>
                <w:sz w:val="18"/>
                <w:szCs w:val="18"/>
              </w:rPr>
            </w:pPr>
            <w:r w:rsidRPr="00DC559D">
              <w:rPr>
                <w:sz w:val="18"/>
                <w:szCs w:val="18"/>
              </w:rPr>
              <w:t>255</w:t>
            </w:r>
          </w:p>
        </w:tc>
        <w:tc>
          <w:tcPr>
            <w:tcW w:w="624" w:type="pct"/>
          </w:tcPr>
          <w:p w14:paraId="23B3972E" w14:textId="77777777" w:rsidR="002021F1" w:rsidRPr="00DC559D" w:rsidRDefault="002021F1" w:rsidP="002021F1">
            <w:pPr>
              <w:spacing w:after="120"/>
              <w:rPr>
                <w:sz w:val="18"/>
                <w:szCs w:val="18"/>
              </w:rPr>
            </w:pPr>
            <w:r w:rsidRPr="00DC559D">
              <w:rPr>
                <w:sz w:val="18"/>
                <w:szCs w:val="18"/>
              </w:rPr>
              <w:t>Text</w:t>
            </w:r>
          </w:p>
        </w:tc>
        <w:tc>
          <w:tcPr>
            <w:tcW w:w="1309" w:type="pct"/>
          </w:tcPr>
          <w:p w14:paraId="3BBB8E03" w14:textId="77777777" w:rsidR="002021F1" w:rsidRPr="00DC559D" w:rsidRDefault="002021F1" w:rsidP="002021F1">
            <w:pPr>
              <w:spacing w:after="120"/>
              <w:rPr>
                <w:sz w:val="18"/>
                <w:szCs w:val="18"/>
              </w:rPr>
            </w:pPr>
            <w:r w:rsidRPr="00DC559D">
              <w:rPr>
                <w:sz w:val="18"/>
                <w:szCs w:val="18"/>
              </w:rPr>
              <w:t>Adjustment</w:t>
            </w:r>
            <w:r>
              <w:rPr>
                <w:sz w:val="18"/>
                <w:szCs w:val="18"/>
              </w:rPr>
              <w:t xml:space="preserve"> text</w:t>
            </w:r>
          </w:p>
        </w:tc>
        <w:tc>
          <w:tcPr>
            <w:tcW w:w="974" w:type="pct"/>
          </w:tcPr>
          <w:p w14:paraId="2543DBD0" w14:textId="77777777" w:rsidR="002021F1" w:rsidRPr="00D83F51" w:rsidRDefault="002021F1" w:rsidP="002021F1">
            <w:pPr>
              <w:spacing w:after="120"/>
              <w:rPr>
                <w:sz w:val="18"/>
                <w:szCs w:val="18"/>
              </w:rPr>
            </w:pPr>
          </w:p>
        </w:tc>
      </w:tr>
      <w:tr w:rsidR="002021F1" w:rsidRPr="005B4766" w14:paraId="517A054F" w14:textId="77777777" w:rsidTr="008846EA">
        <w:tc>
          <w:tcPr>
            <w:tcW w:w="1024" w:type="pct"/>
          </w:tcPr>
          <w:p w14:paraId="401C2421" w14:textId="77777777" w:rsidR="002021F1" w:rsidRPr="00DC559D" w:rsidRDefault="002021F1" w:rsidP="002021F1">
            <w:pPr>
              <w:spacing w:after="120"/>
              <w:rPr>
                <w:sz w:val="18"/>
                <w:szCs w:val="18"/>
              </w:rPr>
            </w:pPr>
            <w:r w:rsidRPr="00DC559D">
              <w:rPr>
                <w:sz w:val="18"/>
                <w:szCs w:val="18"/>
              </w:rPr>
              <w:t>*Charge Desc/Type</w:t>
            </w:r>
          </w:p>
        </w:tc>
        <w:tc>
          <w:tcPr>
            <w:tcW w:w="470" w:type="pct"/>
          </w:tcPr>
          <w:p w14:paraId="12A2D6FD" w14:textId="77777777" w:rsidR="002021F1" w:rsidRPr="00DC559D" w:rsidRDefault="002021F1" w:rsidP="002021F1">
            <w:pPr>
              <w:spacing w:after="120"/>
              <w:rPr>
                <w:sz w:val="18"/>
                <w:szCs w:val="18"/>
              </w:rPr>
            </w:pPr>
            <w:r w:rsidRPr="00DC559D">
              <w:rPr>
                <w:sz w:val="18"/>
                <w:szCs w:val="18"/>
              </w:rPr>
              <w:t>5</w:t>
            </w:r>
          </w:p>
        </w:tc>
        <w:tc>
          <w:tcPr>
            <w:tcW w:w="599" w:type="pct"/>
          </w:tcPr>
          <w:p w14:paraId="0C1E68F4" w14:textId="77777777" w:rsidR="002021F1" w:rsidRPr="00DC559D" w:rsidRDefault="002021F1" w:rsidP="002021F1">
            <w:pPr>
              <w:spacing w:after="120"/>
              <w:rPr>
                <w:sz w:val="18"/>
                <w:szCs w:val="18"/>
              </w:rPr>
            </w:pPr>
            <w:r w:rsidRPr="00DC559D">
              <w:rPr>
                <w:sz w:val="18"/>
                <w:szCs w:val="18"/>
              </w:rPr>
              <w:t>20</w:t>
            </w:r>
          </w:p>
        </w:tc>
        <w:tc>
          <w:tcPr>
            <w:tcW w:w="624" w:type="pct"/>
          </w:tcPr>
          <w:p w14:paraId="05ACFF3C" w14:textId="77777777" w:rsidR="002021F1" w:rsidRPr="00DC559D" w:rsidRDefault="002021F1" w:rsidP="002021F1">
            <w:pPr>
              <w:spacing w:after="120"/>
              <w:rPr>
                <w:sz w:val="18"/>
                <w:szCs w:val="18"/>
              </w:rPr>
            </w:pPr>
            <w:r w:rsidRPr="00DC559D">
              <w:rPr>
                <w:sz w:val="18"/>
                <w:szCs w:val="18"/>
              </w:rPr>
              <w:t>Text</w:t>
            </w:r>
          </w:p>
        </w:tc>
        <w:tc>
          <w:tcPr>
            <w:tcW w:w="1309" w:type="pct"/>
          </w:tcPr>
          <w:p w14:paraId="58C842D0" w14:textId="77777777" w:rsidR="002021F1" w:rsidRPr="00D83F51" w:rsidRDefault="002021F1" w:rsidP="002021F1">
            <w:pPr>
              <w:spacing w:after="120"/>
              <w:rPr>
                <w:sz w:val="18"/>
                <w:szCs w:val="18"/>
              </w:rPr>
            </w:pPr>
            <w:r w:rsidRPr="00DC559D">
              <w:rPr>
                <w:sz w:val="18"/>
                <w:szCs w:val="18"/>
              </w:rPr>
              <w:t>N/A</w:t>
            </w:r>
          </w:p>
        </w:tc>
        <w:tc>
          <w:tcPr>
            <w:tcW w:w="974" w:type="pct"/>
          </w:tcPr>
          <w:p w14:paraId="15B8113D" w14:textId="77777777" w:rsidR="002021F1" w:rsidRPr="00DC559D" w:rsidRDefault="002021F1" w:rsidP="002021F1">
            <w:pPr>
              <w:spacing w:after="120"/>
              <w:rPr>
                <w:sz w:val="18"/>
                <w:szCs w:val="18"/>
              </w:rPr>
            </w:pPr>
          </w:p>
        </w:tc>
      </w:tr>
      <w:tr w:rsidR="002021F1" w:rsidRPr="005B4766" w14:paraId="406DF03C" w14:textId="77777777" w:rsidTr="008846EA">
        <w:tc>
          <w:tcPr>
            <w:tcW w:w="1024" w:type="pct"/>
          </w:tcPr>
          <w:p w14:paraId="512A91B9" w14:textId="77777777" w:rsidR="002021F1" w:rsidRPr="00DC559D" w:rsidRDefault="002021F1" w:rsidP="002021F1">
            <w:pPr>
              <w:spacing w:after="120"/>
              <w:rPr>
                <w:sz w:val="18"/>
                <w:szCs w:val="18"/>
              </w:rPr>
            </w:pPr>
            <w:r w:rsidRPr="00DC559D">
              <w:rPr>
                <w:sz w:val="18"/>
                <w:szCs w:val="18"/>
              </w:rPr>
              <w:t>*Charge Reason</w:t>
            </w:r>
          </w:p>
        </w:tc>
        <w:tc>
          <w:tcPr>
            <w:tcW w:w="470" w:type="pct"/>
          </w:tcPr>
          <w:p w14:paraId="692540DE" w14:textId="77777777" w:rsidR="002021F1" w:rsidRPr="00DC559D" w:rsidRDefault="002021F1" w:rsidP="002021F1">
            <w:pPr>
              <w:spacing w:after="120"/>
              <w:rPr>
                <w:sz w:val="18"/>
                <w:szCs w:val="18"/>
              </w:rPr>
            </w:pPr>
            <w:r w:rsidRPr="00DC559D">
              <w:rPr>
                <w:sz w:val="18"/>
                <w:szCs w:val="18"/>
              </w:rPr>
              <w:t>6</w:t>
            </w:r>
          </w:p>
        </w:tc>
        <w:tc>
          <w:tcPr>
            <w:tcW w:w="599" w:type="pct"/>
          </w:tcPr>
          <w:p w14:paraId="55367C9C" w14:textId="77777777" w:rsidR="002021F1" w:rsidRPr="00DC559D" w:rsidRDefault="002021F1" w:rsidP="002021F1">
            <w:pPr>
              <w:spacing w:after="120"/>
              <w:rPr>
                <w:sz w:val="18"/>
                <w:szCs w:val="18"/>
              </w:rPr>
            </w:pPr>
            <w:r w:rsidRPr="00DC559D">
              <w:rPr>
                <w:sz w:val="18"/>
                <w:szCs w:val="18"/>
              </w:rPr>
              <w:t>40</w:t>
            </w:r>
          </w:p>
        </w:tc>
        <w:tc>
          <w:tcPr>
            <w:tcW w:w="624" w:type="pct"/>
          </w:tcPr>
          <w:p w14:paraId="26573F18" w14:textId="77777777" w:rsidR="002021F1" w:rsidRPr="00DC559D" w:rsidRDefault="002021F1" w:rsidP="002021F1">
            <w:pPr>
              <w:spacing w:after="120"/>
              <w:rPr>
                <w:sz w:val="18"/>
                <w:szCs w:val="18"/>
              </w:rPr>
            </w:pPr>
            <w:r w:rsidRPr="00DC559D">
              <w:rPr>
                <w:sz w:val="18"/>
                <w:szCs w:val="18"/>
              </w:rPr>
              <w:t>Text</w:t>
            </w:r>
          </w:p>
        </w:tc>
        <w:tc>
          <w:tcPr>
            <w:tcW w:w="1309" w:type="pct"/>
          </w:tcPr>
          <w:p w14:paraId="7C1C4E10" w14:textId="77777777" w:rsidR="002021F1" w:rsidRPr="00D83F51" w:rsidRDefault="002021F1" w:rsidP="002021F1">
            <w:pPr>
              <w:spacing w:after="120"/>
              <w:rPr>
                <w:sz w:val="18"/>
                <w:szCs w:val="18"/>
              </w:rPr>
            </w:pPr>
            <w:r w:rsidRPr="00DC559D">
              <w:rPr>
                <w:sz w:val="18"/>
                <w:szCs w:val="18"/>
              </w:rPr>
              <w:t>N/A.</w:t>
            </w:r>
          </w:p>
        </w:tc>
        <w:tc>
          <w:tcPr>
            <w:tcW w:w="974" w:type="pct"/>
          </w:tcPr>
          <w:p w14:paraId="64EBAD8D" w14:textId="77777777" w:rsidR="002021F1" w:rsidRPr="00DC559D" w:rsidRDefault="002021F1" w:rsidP="002021F1">
            <w:pPr>
              <w:spacing w:after="120"/>
              <w:rPr>
                <w:sz w:val="18"/>
                <w:szCs w:val="18"/>
              </w:rPr>
            </w:pPr>
          </w:p>
        </w:tc>
      </w:tr>
      <w:tr w:rsidR="002021F1" w:rsidRPr="005B4766" w14:paraId="467EC714" w14:textId="77777777" w:rsidTr="008846EA">
        <w:tc>
          <w:tcPr>
            <w:tcW w:w="1024" w:type="pct"/>
          </w:tcPr>
          <w:p w14:paraId="54A60ADB" w14:textId="77777777" w:rsidR="002021F1" w:rsidRPr="005B4766" w:rsidRDefault="002021F1" w:rsidP="002021F1">
            <w:pPr>
              <w:spacing w:after="120"/>
              <w:rPr>
                <w:sz w:val="18"/>
                <w:szCs w:val="18"/>
              </w:rPr>
            </w:pPr>
            <w:r>
              <w:rPr>
                <w:sz w:val="18"/>
                <w:szCs w:val="18"/>
              </w:rPr>
              <w:t>Adjustment Date</w:t>
            </w:r>
          </w:p>
        </w:tc>
        <w:tc>
          <w:tcPr>
            <w:tcW w:w="470" w:type="pct"/>
          </w:tcPr>
          <w:p w14:paraId="00FB6454" w14:textId="77777777" w:rsidR="002021F1" w:rsidRPr="005B4766" w:rsidRDefault="002021F1" w:rsidP="002021F1">
            <w:pPr>
              <w:spacing w:after="120"/>
              <w:rPr>
                <w:sz w:val="18"/>
                <w:szCs w:val="18"/>
              </w:rPr>
            </w:pPr>
            <w:r w:rsidRPr="005B4766">
              <w:rPr>
                <w:sz w:val="18"/>
                <w:szCs w:val="18"/>
              </w:rPr>
              <w:t>7</w:t>
            </w:r>
          </w:p>
        </w:tc>
        <w:tc>
          <w:tcPr>
            <w:tcW w:w="599" w:type="pct"/>
          </w:tcPr>
          <w:p w14:paraId="4744AC27" w14:textId="77777777" w:rsidR="002021F1" w:rsidRPr="005B4766" w:rsidRDefault="002021F1" w:rsidP="002021F1">
            <w:pPr>
              <w:spacing w:after="120"/>
              <w:rPr>
                <w:sz w:val="18"/>
                <w:szCs w:val="18"/>
              </w:rPr>
            </w:pPr>
            <w:r>
              <w:rPr>
                <w:sz w:val="18"/>
                <w:szCs w:val="18"/>
              </w:rPr>
              <w:t>DATE</w:t>
            </w:r>
          </w:p>
        </w:tc>
        <w:tc>
          <w:tcPr>
            <w:tcW w:w="624" w:type="pct"/>
          </w:tcPr>
          <w:p w14:paraId="308D3281" w14:textId="77777777" w:rsidR="002021F1" w:rsidRPr="005B4766" w:rsidRDefault="002021F1" w:rsidP="002021F1">
            <w:pPr>
              <w:spacing w:after="120"/>
              <w:rPr>
                <w:sz w:val="18"/>
                <w:szCs w:val="18"/>
              </w:rPr>
            </w:pPr>
            <w:r w:rsidRPr="00335990">
              <w:rPr>
                <w:sz w:val="18"/>
                <w:szCs w:val="18"/>
              </w:rPr>
              <w:t>YYYYMMDD</w:t>
            </w:r>
          </w:p>
        </w:tc>
        <w:tc>
          <w:tcPr>
            <w:tcW w:w="1309" w:type="pct"/>
          </w:tcPr>
          <w:p w14:paraId="33D7581B" w14:textId="77777777" w:rsidR="002021F1" w:rsidRPr="005B4766" w:rsidRDefault="002021F1" w:rsidP="002021F1">
            <w:pPr>
              <w:spacing w:after="120"/>
              <w:rPr>
                <w:sz w:val="18"/>
                <w:szCs w:val="18"/>
              </w:rPr>
            </w:pPr>
            <w:r>
              <w:rPr>
                <w:sz w:val="18"/>
                <w:szCs w:val="18"/>
              </w:rPr>
              <w:t>e.g. 20090101</w:t>
            </w:r>
          </w:p>
        </w:tc>
        <w:tc>
          <w:tcPr>
            <w:tcW w:w="974" w:type="pct"/>
          </w:tcPr>
          <w:p w14:paraId="675BC418" w14:textId="77777777" w:rsidR="002021F1" w:rsidRDefault="002021F1" w:rsidP="002021F1">
            <w:pPr>
              <w:spacing w:after="120"/>
              <w:rPr>
                <w:sz w:val="18"/>
                <w:szCs w:val="18"/>
              </w:rPr>
            </w:pPr>
          </w:p>
        </w:tc>
      </w:tr>
      <w:tr w:rsidR="002021F1" w:rsidRPr="005B4766" w14:paraId="26CD20C4" w14:textId="77777777" w:rsidTr="008846EA">
        <w:tc>
          <w:tcPr>
            <w:tcW w:w="1024" w:type="pct"/>
          </w:tcPr>
          <w:p w14:paraId="08A8157F" w14:textId="77777777" w:rsidR="002021F1" w:rsidRPr="00DC559D" w:rsidRDefault="002021F1" w:rsidP="002021F1">
            <w:pPr>
              <w:spacing w:after="120"/>
              <w:rPr>
                <w:sz w:val="18"/>
                <w:szCs w:val="18"/>
              </w:rPr>
            </w:pPr>
            <w:r w:rsidRPr="00DC559D">
              <w:rPr>
                <w:sz w:val="18"/>
                <w:szCs w:val="18"/>
              </w:rPr>
              <w:t>*End Date</w:t>
            </w:r>
          </w:p>
        </w:tc>
        <w:tc>
          <w:tcPr>
            <w:tcW w:w="470" w:type="pct"/>
          </w:tcPr>
          <w:p w14:paraId="334D6AB3" w14:textId="77777777" w:rsidR="002021F1" w:rsidRPr="00DC559D" w:rsidRDefault="002021F1" w:rsidP="002021F1">
            <w:pPr>
              <w:spacing w:after="120"/>
              <w:rPr>
                <w:sz w:val="18"/>
                <w:szCs w:val="18"/>
              </w:rPr>
            </w:pPr>
            <w:r w:rsidRPr="00DC559D">
              <w:rPr>
                <w:sz w:val="18"/>
                <w:szCs w:val="18"/>
              </w:rPr>
              <w:t>8</w:t>
            </w:r>
          </w:p>
        </w:tc>
        <w:tc>
          <w:tcPr>
            <w:tcW w:w="599" w:type="pct"/>
          </w:tcPr>
          <w:p w14:paraId="3C032C65" w14:textId="77777777" w:rsidR="002021F1" w:rsidRPr="00DC559D" w:rsidRDefault="002021F1" w:rsidP="002021F1">
            <w:pPr>
              <w:spacing w:after="120"/>
              <w:rPr>
                <w:sz w:val="18"/>
                <w:szCs w:val="18"/>
              </w:rPr>
            </w:pPr>
            <w:r>
              <w:rPr>
                <w:sz w:val="18"/>
                <w:szCs w:val="18"/>
              </w:rPr>
              <w:t>DATE</w:t>
            </w:r>
          </w:p>
        </w:tc>
        <w:tc>
          <w:tcPr>
            <w:tcW w:w="624" w:type="pct"/>
          </w:tcPr>
          <w:p w14:paraId="60CAF096" w14:textId="77777777" w:rsidR="002021F1" w:rsidRPr="00DC559D" w:rsidRDefault="002021F1" w:rsidP="002021F1">
            <w:pPr>
              <w:spacing w:after="120"/>
              <w:rPr>
                <w:sz w:val="18"/>
                <w:szCs w:val="18"/>
              </w:rPr>
            </w:pPr>
            <w:r w:rsidRPr="00DC559D">
              <w:rPr>
                <w:sz w:val="18"/>
                <w:szCs w:val="18"/>
              </w:rPr>
              <w:t>YYYYMMDD</w:t>
            </w:r>
          </w:p>
        </w:tc>
        <w:tc>
          <w:tcPr>
            <w:tcW w:w="1309" w:type="pct"/>
          </w:tcPr>
          <w:p w14:paraId="647C98C9" w14:textId="77777777" w:rsidR="002021F1" w:rsidRPr="00D83F51" w:rsidRDefault="002021F1" w:rsidP="002021F1">
            <w:pPr>
              <w:spacing w:after="120"/>
              <w:rPr>
                <w:sz w:val="18"/>
                <w:szCs w:val="18"/>
              </w:rPr>
            </w:pPr>
            <w:r w:rsidRPr="00DC559D">
              <w:rPr>
                <w:sz w:val="18"/>
                <w:szCs w:val="18"/>
              </w:rPr>
              <w:t>N/A</w:t>
            </w:r>
          </w:p>
        </w:tc>
        <w:tc>
          <w:tcPr>
            <w:tcW w:w="974" w:type="pct"/>
          </w:tcPr>
          <w:p w14:paraId="1AFE3F3F" w14:textId="77777777" w:rsidR="002021F1" w:rsidRPr="00DC559D" w:rsidRDefault="002021F1" w:rsidP="002021F1">
            <w:pPr>
              <w:spacing w:after="120"/>
              <w:rPr>
                <w:sz w:val="18"/>
                <w:szCs w:val="18"/>
              </w:rPr>
            </w:pPr>
          </w:p>
        </w:tc>
      </w:tr>
      <w:tr w:rsidR="002021F1" w:rsidRPr="005B4766" w14:paraId="05BA7467" w14:textId="77777777" w:rsidTr="008846EA">
        <w:tc>
          <w:tcPr>
            <w:tcW w:w="1024" w:type="pct"/>
          </w:tcPr>
          <w:p w14:paraId="266EC09E" w14:textId="77777777" w:rsidR="002021F1" w:rsidRPr="00DC559D" w:rsidRDefault="002021F1" w:rsidP="002021F1">
            <w:pPr>
              <w:spacing w:after="120"/>
              <w:rPr>
                <w:sz w:val="18"/>
                <w:szCs w:val="18"/>
              </w:rPr>
            </w:pPr>
            <w:r w:rsidRPr="00DC559D">
              <w:rPr>
                <w:sz w:val="18"/>
                <w:szCs w:val="18"/>
              </w:rPr>
              <w:t>*Address Line 1</w:t>
            </w:r>
          </w:p>
        </w:tc>
        <w:tc>
          <w:tcPr>
            <w:tcW w:w="470" w:type="pct"/>
          </w:tcPr>
          <w:p w14:paraId="01E036D5" w14:textId="77777777" w:rsidR="002021F1" w:rsidRPr="00DC559D" w:rsidRDefault="002021F1" w:rsidP="002021F1">
            <w:pPr>
              <w:spacing w:after="120"/>
              <w:rPr>
                <w:sz w:val="18"/>
                <w:szCs w:val="18"/>
              </w:rPr>
            </w:pPr>
            <w:r w:rsidRPr="00DC559D">
              <w:rPr>
                <w:sz w:val="18"/>
                <w:szCs w:val="18"/>
              </w:rPr>
              <w:t>9</w:t>
            </w:r>
          </w:p>
        </w:tc>
        <w:tc>
          <w:tcPr>
            <w:tcW w:w="599" w:type="pct"/>
          </w:tcPr>
          <w:p w14:paraId="11A43D28" w14:textId="77777777" w:rsidR="002021F1" w:rsidRPr="00DC559D" w:rsidRDefault="002021F1" w:rsidP="002021F1">
            <w:pPr>
              <w:spacing w:after="120"/>
              <w:rPr>
                <w:sz w:val="18"/>
                <w:szCs w:val="18"/>
              </w:rPr>
            </w:pPr>
            <w:r w:rsidRPr="00DC559D">
              <w:rPr>
                <w:sz w:val="18"/>
                <w:szCs w:val="18"/>
              </w:rPr>
              <w:t>80</w:t>
            </w:r>
          </w:p>
        </w:tc>
        <w:tc>
          <w:tcPr>
            <w:tcW w:w="624" w:type="pct"/>
          </w:tcPr>
          <w:p w14:paraId="64CAEEB7" w14:textId="77777777" w:rsidR="002021F1" w:rsidRPr="00DC559D" w:rsidRDefault="002021F1" w:rsidP="002021F1">
            <w:pPr>
              <w:spacing w:after="120"/>
              <w:rPr>
                <w:sz w:val="18"/>
                <w:szCs w:val="18"/>
              </w:rPr>
            </w:pPr>
            <w:r w:rsidRPr="00DC559D">
              <w:rPr>
                <w:sz w:val="18"/>
                <w:szCs w:val="18"/>
              </w:rPr>
              <w:t>Text</w:t>
            </w:r>
          </w:p>
        </w:tc>
        <w:tc>
          <w:tcPr>
            <w:tcW w:w="1309" w:type="pct"/>
          </w:tcPr>
          <w:p w14:paraId="5834C263" w14:textId="77777777" w:rsidR="002021F1" w:rsidRPr="00D83F51" w:rsidRDefault="002021F1" w:rsidP="002021F1">
            <w:pPr>
              <w:spacing w:after="120"/>
              <w:rPr>
                <w:sz w:val="18"/>
                <w:szCs w:val="18"/>
              </w:rPr>
            </w:pPr>
            <w:r w:rsidRPr="00DC559D">
              <w:rPr>
                <w:sz w:val="18"/>
                <w:szCs w:val="18"/>
              </w:rPr>
              <w:t>N/A</w:t>
            </w:r>
          </w:p>
        </w:tc>
        <w:tc>
          <w:tcPr>
            <w:tcW w:w="974" w:type="pct"/>
          </w:tcPr>
          <w:p w14:paraId="7B123CFB" w14:textId="77777777" w:rsidR="002021F1" w:rsidRPr="00DC559D" w:rsidRDefault="002021F1" w:rsidP="002021F1">
            <w:pPr>
              <w:spacing w:after="120"/>
              <w:rPr>
                <w:sz w:val="18"/>
                <w:szCs w:val="18"/>
              </w:rPr>
            </w:pPr>
          </w:p>
        </w:tc>
      </w:tr>
      <w:tr w:rsidR="002021F1" w:rsidRPr="005B4766" w14:paraId="756A2BAE" w14:textId="77777777" w:rsidTr="008846EA">
        <w:tc>
          <w:tcPr>
            <w:tcW w:w="1024" w:type="pct"/>
          </w:tcPr>
          <w:p w14:paraId="5D1059C6" w14:textId="77777777" w:rsidR="002021F1" w:rsidRPr="00DC559D" w:rsidRDefault="002021F1" w:rsidP="002021F1">
            <w:pPr>
              <w:spacing w:after="120"/>
              <w:rPr>
                <w:sz w:val="18"/>
                <w:szCs w:val="18"/>
              </w:rPr>
            </w:pPr>
            <w:r w:rsidRPr="00DC559D">
              <w:rPr>
                <w:sz w:val="18"/>
                <w:szCs w:val="18"/>
              </w:rPr>
              <w:t>*Post Code</w:t>
            </w:r>
          </w:p>
        </w:tc>
        <w:tc>
          <w:tcPr>
            <w:tcW w:w="470" w:type="pct"/>
          </w:tcPr>
          <w:p w14:paraId="5750F046" w14:textId="77777777" w:rsidR="002021F1" w:rsidRPr="00DC559D" w:rsidRDefault="002021F1" w:rsidP="002021F1">
            <w:pPr>
              <w:spacing w:after="120"/>
              <w:rPr>
                <w:sz w:val="18"/>
                <w:szCs w:val="18"/>
              </w:rPr>
            </w:pPr>
            <w:r w:rsidRPr="00DC559D">
              <w:rPr>
                <w:sz w:val="18"/>
                <w:szCs w:val="18"/>
              </w:rPr>
              <w:t>10</w:t>
            </w:r>
          </w:p>
        </w:tc>
        <w:tc>
          <w:tcPr>
            <w:tcW w:w="599" w:type="pct"/>
          </w:tcPr>
          <w:p w14:paraId="571E841F" w14:textId="77777777" w:rsidR="002021F1" w:rsidRPr="00DC559D" w:rsidRDefault="002021F1" w:rsidP="002021F1">
            <w:pPr>
              <w:spacing w:after="120"/>
              <w:rPr>
                <w:sz w:val="18"/>
                <w:szCs w:val="18"/>
              </w:rPr>
            </w:pPr>
            <w:r w:rsidRPr="00DC559D">
              <w:rPr>
                <w:sz w:val="18"/>
                <w:szCs w:val="18"/>
              </w:rPr>
              <w:t>16</w:t>
            </w:r>
          </w:p>
        </w:tc>
        <w:tc>
          <w:tcPr>
            <w:tcW w:w="624" w:type="pct"/>
          </w:tcPr>
          <w:p w14:paraId="48BF792B" w14:textId="77777777" w:rsidR="002021F1" w:rsidRPr="00DC559D" w:rsidRDefault="002021F1" w:rsidP="002021F1">
            <w:pPr>
              <w:spacing w:after="120"/>
              <w:rPr>
                <w:sz w:val="18"/>
                <w:szCs w:val="18"/>
              </w:rPr>
            </w:pPr>
            <w:r w:rsidRPr="00DC559D">
              <w:rPr>
                <w:sz w:val="18"/>
                <w:szCs w:val="18"/>
              </w:rPr>
              <w:t>Text</w:t>
            </w:r>
          </w:p>
        </w:tc>
        <w:tc>
          <w:tcPr>
            <w:tcW w:w="1309" w:type="pct"/>
          </w:tcPr>
          <w:p w14:paraId="749853A4" w14:textId="77777777" w:rsidR="002021F1" w:rsidRPr="00D83F51" w:rsidRDefault="002021F1" w:rsidP="002021F1">
            <w:pPr>
              <w:spacing w:after="120"/>
              <w:rPr>
                <w:sz w:val="18"/>
                <w:szCs w:val="18"/>
              </w:rPr>
            </w:pPr>
            <w:r w:rsidRPr="00DC559D">
              <w:rPr>
                <w:sz w:val="18"/>
                <w:szCs w:val="18"/>
              </w:rPr>
              <w:t>N/A</w:t>
            </w:r>
          </w:p>
        </w:tc>
        <w:tc>
          <w:tcPr>
            <w:tcW w:w="974" w:type="pct"/>
          </w:tcPr>
          <w:p w14:paraId="12CD9F6F" w14:textId="77777777" w:rsidR="002021F1" w:rsidRPr="00DC559D" w:rsidRDefault="002021F1" w:rsidP="002021F1">
            <w:pPr>
              <w:spacing w:after="120"/>
              <w:rPr>
                <w:sz w:val="18"/>
                <w:szCs w:val="18"/>
              </w:rPr>
            </w:pPr>
          </w:p>
        </w:tc>
      </w:tr>
      <w:tr w:rsidR="002021F1" w:rsidRPr="005B4766" w14:paraId="690637A8" w14:textId="77777777" w:rsidTr="008846EA">
        <w:tc>
          <w:tcPr>
            <w:tcW w:w="1024" w:type="pct"/>
          </w:tcPr>
          <w:p w14:paraId="051AA18F" w14:textId="77777777" w:rsidR="002021F1" w:rsidRPr="00DC559D" w:rsidRDefault="002021F1" w:rsidP="002021F1">
            <w:pPr>
              <w:spacing w:after="120"/>
              <w:rPr>
                <w:sz w:val="18"/>
                <w:szCs w:val="18"/>
              </w:rPr>
            </w:pPr>
            <w:r w:rsidRPr="00DC559D">
              <w:rPr>
                <w:sz w:val="18"/>
                <w:szCs w:val="18"/>
              </w:rPr>
              <w:t>*CSS/</w:t>
            </w:r>
            <w:r w:rsidR="00A26F4E">
              <w:rPr>
                <w:sz w:val="18"/>
                <w:szCs w:val="18"/>
              </w:rPr>
              <w:t>Siebel</w:t>
            </w:r>
            <w:r w:rsidRPr="00DC559D">
              <w:rPr>
                <w:sz w:val="18"/>
                <w:szCs w:val="18"/>
              </w:rPr>
              <w:t xml:space="preserve"> Job No</w:t>
            </w:r>
          </w:p>
        </w:tc>
        <w:tc>
          <w:tcPr>
            <w:tcW w:w="470" w:type="pct"/>
          </w:tcPr>
          <w:p w14:paraId="69B49B6D" w14:textId="77777777" w:rsidR="002021F1" w:rsidRPr="00DC559D" w:rsidRDefault="002021F1" w:rsidP="002021F1">
            <w:pPr>
              <w:spacing w:after="120"/>
              <w:rPr>
                <w:sz w:val="18"/>
                <w:szCs w:val="18"/>
              </w:rPr>
            </w:pPr>
            <w:r w:rsidRPr="00DC559D">
              <w:rPr>
                <w:sz w:val="18"/>
                <w:szCs w:val="18"/>
              </w:rPr>
              <w:t>11</w:t>
            </w:r>
          </w:p>
        </w:tc>
        <w:tc>
          <w:tcPr>
            <w:tcW w:w="599" w:type="pct"/>
          </w:tcPr>
          <w:p w14:paraId="50BB9271" w14:textId="77777777" w:rsidR="002021F1" w:rsidRPr="00DC559D" w:rsidRDefault="002021F1" w:rsidP="002021F1">
            <w:pPr>
              <w:spacing w:after="120"/>
              <w:rPr>
                <w:sz w:val="18"/>
                <w:szCs w:val="18"/>
              </w:rPr>
            </w:pPr>
            <w:r w:rsidRPr="00DC559D">
              <w:rPr>
                <w:sz w:val="18"/>
                <w:szCs w:val="18"/>
              </w:rPr>
              <w:t>20</w:t>
            </w:r>
          </w:p>
        </w:tc>
        <w:tc>
          <w:tcPr>
            <w:tcW w:w="624" w:type="pct"/>
          </w:tcPr>
          <w:p w14:paraId="46EDDDD4" w14:textId="77777777" w:rsidR="002021F1" w:rsidRPr="00DC559D" w:rsidRDefault="002021F1" w:rsidP="002021F1">
            <w:pPr>
              <w:spacing w:after="120"/>
              <w:rPr>
                <w:sz w:val="18"/>
                <w:szCs w:val="18"/>
              </w:rPr>
            </w:pPr>
            <w:r w:rsidRPr="00DC559D">
              <w:rPr>
                <w:sz w:val="18"/>
                <w:szCs w:val="18"/>
              </w:rPr>
              <w:t>Text</w:t>
            </w:r>
          </w:p>
        </w:tc>
        <w:tc>
          <w:tcPr>
            <w:tcW w:w="1309" w:type="pct"/>
          </w:tcPr>
          <w:p w14:paraId="2E63F39F" w14:textId="77777777" w:rsidR="002021F1" w:rsidRPr="00D83F51" w:rsidRDefault="002021F1" w:rsidP="002021F1">
            <w:pPr>
              <w:spacing w:after="120"/>
              <w:rPr>
                <w:sz w:val="18"/>
                <w:szCs w:val="18"/>
              </w:rPr>
            </w:pPr>
            <w:r w:rsidRPr="00DC559D">
              <w:rPr>
                <w:sz w:val="18"/>
                <w:szCs w:val="18"/>
              </w:rPr>
              <w:t>N/A</w:t>
            </w:r>
          </w:p>
        </w:tc>
        <w:tc>
          <w:tcPr>
            <w:tcW w:w="974" w:type="pct"/>
          </w:tcPr>
          <w:p w14:paraId="4B85D9ED" w14:textId="77777777" w:rsidR="002021F1" w:rsidRPr="00DC559D" w:rsidRDefault="002021F1" w:rsidP="002021F1">
            <w:pPr>
              <w:spacing w:after="120"/>
              <w:rPr>
                <w:sz w:val="18"/>
                <w:szCs w:val="18"/>
              </w:rPr>
            </w:pPr>
          </w:p>
        </w:tc>
      </w:tr>
      <w:tr w:rsidR="002021F1" w:rsidRPr="005B4766" w14:paraId="4205F940" w14:textId="77777777" w:rsidTr="008846EA">
        <w:tc>
          <w:tcPr>
            <w:tcW w:w="1024" w:type="pct"/>
          </w:tcPr>
          <w:p w14:paraId="2E920AB7" w14:textId="77777777" w:rsidR="002021F1" w:rsidRPr="00DC559D" w:rsidRDefault="002021F1" w:rsidP="002021F1">
            <w:pPr>
              <w:spacing w:after="120"/>
              <w:rPr>
                <w:sz w:val="18"/>
                <w:szCs w:val="18"/>
              </w:rPr>
            </w:pPr>
            <w:r w:rsidRPr="00DC559D">
              <w:rPr>
                <w:sz w:val="18"/>
                <w:szCs w:val="18"/>
              </w:rPr>
              <w:t>*Cust/SP Order No/Fault No.1</w:t>
            </w:r>
          </w:p>
        </w:tc>
        <w:tc>
          <w:tcPr>
            <w:tcW w:w="470" w:type="pct"/>
          </w:tcPr>
          <w:p w14:paraId="33B1CA6D" w14:textId="77777777" w:rsidR="002021F1" w:rsidRPr="00DC559D" w:rsidRDefault="002021F1" w:rsidP="002021F1">
            <w:pPr>
              <w:spacing w:after="120"/>
              <w:rPr>
                <w:sz w:val="18"/>
                <w:szCs w:val="18"/>
              </w:rPr>
            </w:pPr>
            <w:r w:rsidRPr="00DC559D">
              <w:rPr>
                <w:sz w:val="18"/>
                <w:szCs w:val="18"/>
              </w:rPr>
              <w:t>12</w:t>
            </w:r>
          </w:p>
        </w:tc>
        <w:tc>
          <w:tcPr>
            <w:tcW w:w="599" w:type="pct"/>
          </w:tcPr>
          <w:p w14:paraId="46AF7710" w14:textId="77777777" w:rsidR="002021F1" w:rsidRPr="00DC559D" w:rsidRDefault="002021F1" w:rsidP="002021F1">
            <w:pPr>
              <w:spacing w:after="120"/>
              <w:rPr>
                <w:sz w:val="18"/>
                <w:szCs w:val="18"/>
              </w:rPr>
            </w:pPr>
            <w:r w:rsidRPr="00DC559D">
              <w:rPr>
                <w:sz w:val="18"/>
                <w:szCs w:val="18"/>
              </w:rPr>
              <w:t>20</w:t>
            </w:r>
          </w:p>
        </w:tc>
        <w:tc>
          <w:tcPr>
            <w:tcW w:w="624" w:type="pct"/>
          </w:tcPr>
          <w:p w14:paraId="547774E2" w14:textId="77777777" w:rsidR="002021F1" w:rsidRPr="00DC559D" w:rsidRDefault="002021F1" w:rsidP="002021F1">
            <w:pPr>
              <w:spacing w:after="120"/>
              <w:rPr>
                <w:sz w:val="18"/>
                <w:szCs w:val="18"/>
              </w:rPr>
            </w:pPr>
            <w:r w:rsidRPr="00DC559D">
              <w:rPr>
                <w:sz w:val="18"/>
                <w:szCs w:val="18"/>
              </w:rPr>
              <w:t>Text</w:t>
            </w:r>
          </w:p>
        </w:tc>
        <w:tc>
          <w:tcPr>
            <w:tcW w:w="1309" w:type="pct"/>
          </w:tcPr>
          <w:p w14:paraId="05CBD44D" w14:textId="77777777" w:rsidR="002021F1" w:rsidRPr="00D83F51" w:rsidRDefault="002021F1" w:rsidP="002021F1">
            <w:pPr>
              <w:spacing w:after="120"/>
              <w:rPr>
                <w:sz w:val="18"/>
                <w:szCs w:val="18"/>
              </w:rPr>
            </w:pPr>
            <w:r w:rsidRPr="00DC559D">
              <w:rPr>
                <w:sz w:val="18"/>
                <w:szCs w:val="18"/>
              </w:rPr>
              <w:t>N/A</w:t>
            </w:r>
          </w:p>
        </w:tc>
        <w:tc>
          <w:tcPr>
            <w:tcW w:w="974" w:type="pct"/>
          </w:tcPr>
          <w:p w14:paraId="779C4B69" w14:textId="77777777" w:rsidR="002021F1" w:rsidRPr="00DC559D" w:rsidRDefault="002021F1" w:rsidP="002021F1">
            <w:pPr>
              <w:spacing w:after="120"/>
              <w:rPr>
                <w:sz w:val="18"/>
                <w:szCs w:val="18"/>
              </w:rPr>
            </w:pPr>
          </w:p>
        </w:tc>
      </w:tr>
      <w:tr w:rsidR="002021F1" w:rsidRPr="005B4766" w14:paraId="5D1DC7C0" w14:textId="77777777" w:rsidTr="008846EA">
        <w:tc>
          <w:tcPr>
            <w:tcW w:w="1024" w:type="pct"/>
          </w:tcPr>
          <w:p w14:paraId="7A37DAB2" w14:textId="77777777" w:rsidR="002021F1" w:rsidRPr="00DC559D" w:rsidRDefault="002021F1" w:rsidP="002021F1">
            <w:pPr>
              <w:spacing w:after="120"/>
              <w:rPr>
                <w:sz w:val="18"/>
                <w:szCs w:val="18"/>
              </w:rPr>
            </w:pPr>
            <w:r w:rsidRPr="00DC559D">
              <w:rPr>
                <w:sz w:val="18"/>
                <w:szCs w:val="18"/>
              </w:rPr>
              <w:t>*Cust/SP Order No/Fault No.2</w:t>
            </w:r>
          </w:p>
        </w:tc>
        <w:tc>
          <w:tcPr>
            <w:tcW w:w="470" w:type="pct"/>
          </w:tcPr>
          <w:p w14:paraId="4BCDE5AF" w14:textId="77777777" w:rsidR="002021F1" w:rsidRPr="00DC559D" w:rsidRDefault="002021F1" w:rsidP="002021F1">
            <w:pPr>
              <w:spacing w:after="120"/>
              <w:rPr>
                <w:sz w:val="18"/>
                <w:szCs w:val="18"/>
              </w:rPr>
            </w:pPr>
            <w:r w:rsidRPr="00DC559D">
              <w:rPr>
                <w:sz w:val="18"/>
                <w:szCs w:val="18"/>
              </w:rPr>
              <w:t>13</w:t>
            </w:r>
          </w:p>
        </w:tc>
        <w:tc>
          <w:tcPr>
            <w:tcW w:w="599" w:type="pct"/>
          </w:tcPr>
          <w:p w14:paraId="34F150B4" w14:textId="77777777" w:rsidR="002021F1" w:rsidRPr="00DC559D" w:rsidRDefault="002021F1" w:rsidP="002021F1">
            <w:pPr>
              <w:spacing w:after="120"/>
              <w:rPr>
                <w:sz w:val="18"/>
                <w:szCs w:val="18"/>
              </w:rPr>
            </w:pPr>
            <w:r w:rsidRPr="00DC559D">
              <w:rPr>
                <w:sz w:val="18"/>
                <w:szCs w:val="18"/>
              </w:rPr>
              <w:t>20</w:t>
            </w:r>
          </w:p>
        </w:tc>
        <w:tc>
          <w:tcPr>
            <w:tcW w:w="624" w:type="pct"/>
          </w:tcPr>
          <w:p w14:paraId="28B1D2F9" w14:textId="77777777" w:rsidR="002021F1" w:rsidRPr="00DC559D" w:rsidRDefault="002021F1" w:rsidP="002021F1">
            <w:pPr>
              <w:spacing w:after="120"/>
              <w:rPr>
                <w:sz w:val="18"/>
                <w:szCs w:val="18"/>
              </w:rPr>
            </w:pPr>
            <w:r w:rsidRPr="00DC559D">
              <w:rPr>
                <w:sz w:val="18"/>
                <w:szCs w:val="18"/>
              </w:rPr>
              <w:t>Text</w:t>
            </w:r>
          </w:p>
        </w:tc>
        <w:tc>
          <w:tcPr>
            <w:tcW w:w="1309" w:type="pct"/>
          </w:tcPr>
          <w:p w14:paraId="48F75C2B" w14:textId="77777777" w:rsidR="002021F1" w:rsidRPr="00D83F51" w:rsidRDefault="002021F1" w:rsidP="002021F1">
            <w:pPr>
              <w:spacing w:after="120"/>
              <w:rPr>
                <w:sz w:val="18"/>
                <w:szCs w:val="18"/>
              </w:rPr>
            </w:pPr>
            <w:r w:rsidRPr="00DC559D">
              <w:rPr>
                <w:sz w:val="18"/>
                <w:szCs w:val="18"/>
              </w:rPr>
              <w:t>N/A</w:t>
            </w:r>
          </w:p>
        </w:tc>
        <w:tc>
          <w:tcPr>
            <w:tcW w:w="974" w:type="pct"/>
          </w:tcPr>
          <w:p w14:paraId="5497C2EC" w14:textId="77777777" w:rsidR="002021F1" w:rsidRPr="00DC559D" w:rsidRDefault="002021F1" w:rsidP="002021F1">
            <w:pPr>
              <w:spacing w:after="120"/>
              <w:rPr>
                <w:sz w:val="18"/>
                <w:szCs w:val="18"/>
              </w:rPr>
            </w:pPr>
          </w:p>
        </w:tc>
      </w:tr>
      <w:tr w:rsidR="002021F1" w:rsidRPr="005B4766" w14:paraId="34127698" w14:textId="77777777" w:rsidTr="008846EA">
        <w:tc>
          <w:tcPr>
            <w:tcW w:w="1024" w:type="pct"/>
          </w:tcPr>
          <w:p w14:paraId="5A84FFCB" w14:textId="77777777" w:rsidR="002021F1" w:rsidRPr="00DC559D" w:rsidRDefault="002021F1" w:rsidP="002021F1">
            <w:pPr>
              <w:spacing w:after="120"/>
              <w:rPr>
                <w:sz w:val="18"/>
                <w:szCs w:val="18"/>
              </w:rPr>
            </w:pPr>
            <w:r w:rsidRPr="00DC559D">
              <w:rPr>
                <w:sz w:val="18"/>
                <w:szCs w:val="18"/>
              </w:rPr>
              <w:t>*Quantity/HDFP air count</w:t>
            </w:r>
          </w:p>
        </w:tc>
        <w:tc>
          <w:tcPr>
            <w:tcW w:w="470" w:type="pct"/>
          </w:tcPr>
          <w:p w14:paraId="3B55EFEE" w14:textId="77777777" w:rsidR="002021F1" w:rsidRPr="00DC559D" w:rsidRDefault="002021F1" w:rsidP="002021F1">
            <w:pPr>
              <w:spacing w:after="120"/>
              <w:rPr>
                <w:sz w:val="18"/>
                <w:szCs w:val="18"/>
              </w:rPr>
            </w:pPr>
            <w:r w:rsidRPr="00DC559D">
              <w:rPr>
                <w:sz w:val="18"/>
                <w:szCs w:val="18"/>
              </w:rPr>
              <w:t>14</w:t>
            </w:r>
          </w:p>
        </w:tc>
        <w:tc>
          <w:tcPr>
            <w:tcW w:w="599" w:type="pct"/>
          </w:tcPr>
          <w:p w14:paraId="6AE2477D" w14:textId="77777777" w:rsidR="002021F1" w:rsidRPr="00DC559D" w:rsidRDefault="002021F1" w:rsidP="002021F1">
            <w:pPr>
              <w:spacing w:after="120"/>
              <w:rPr>
                <w:sz w:val="18"/>
                <w:szCs w:val="18"/>
              </w:rPr>
            </w:pPr>
            <w:r w:rsidRPr="00DC559D">
              <w:rPr>
                <w:sz w:val="18"/>
                <w:szCs w:val="18"/>
              </w:rPr>
              <w:t>9</w:t>
            </w:r>
          </w:p>
        </w:tc>
        <w:tc>
          <w:tcPr>
            <w:tcW w:w="624" w:type="pct"/>
          </w:tcPr>
          <w:p w14:paraId="05DD71F0" w14:textId="77777777" w:rsidR="002021F1" w:rsidRPr="00DC559D" w:rsidRDefault="002021F1" w:rsidP="002021F1">
            <w:pPr>
              <w:spacing w:after="120"/>
              <w:rPr>
                <w:sz w:val="18"/>
                <w:szCs w:val="18"/>
              </w:rPr>
            </w:pPr>
            <w:r w:rsidRPr="00DC559D">
              <w:rPr>
                <w:sz w:val="18"/>
                <w:szCs w:val="18"/>
              </w:rPr>
              <w:t>Num</w:t>
            </w:r>
          </w:p>
        </w:tc>
        <w:tc>
          <w:tcPr>
            <w:tcW w:w="1309" w:type="pct"/>
          </w:tcPr>
          <w:p w14:paraId="1B68AA7A" w14:textId="77777777" w:rsidR="002021F1" w:rsidRPr="00D83F51" w:rsidRDefault="002021F1" w:rsidP="002021F1">
            <w:pPr>
              <w:spacing w:after="120"/>
              <w:rPr>
                <w:sz w:val="18"/>
                <w:szCs w:val="18"/>
              </w:rPr>
            </w:pPr>
            <w:r w:rsidRPr="00DC559D">
              <w:rPr>
                <w:sz w:val="18"/>
                <w:szCs w:val="18"/>
              </w:rPr>
              <w:t>N/A</w:t>
            </w:r>
          </w:p>
        </w:tc>
        <w:tc>
          <w:tcPr>
            <w:tcW w:w="974" w:type="pct"/>
          </w:tcPr>
          <w:p w14:paraId="1960DD32" w14:textId="77777777" w:rsidR="002021F1" w:rsidRPr="00DC559D" w:rsidRDefault="002021F1" w:rsidP="002021F1">
            <w:pPr>
              <w:spacing w:after="120"/>
              <w:rPr>
                <w:sz w:val="18"/>
                <w:szCs w:val="18"/>
              </w:rPr>
            </w:pPr>
          </w:p>
        </w:tc>
      </w:tr>
      <w:tr w:rsidR="002021F1" w:rsidRPr="005B4766" w14:paraId="13FE5F04" w14:textId="77777777" w:rsidTr="008846EA">
        <w:tc>
          <w:tcPr>
            <w:tcW w:w="1024" w:type="pct"/>
          </w:tcPr>
          <w:p w14:paraId="435C7E3C" w14:textId="77777777" w:rsidR="002021F1" w:rsidRPr="00DC559D" w:rsidRDefault="002021F1" w:rsidP="002021F1">
            <w:pPr>
              <w:spacing w:after="120"/>
              <w:rPr>
                <w:sz w:val="18"/>
                <w:szCs w:val="18"/>
              </w:rPr>
            </w:pPr>
            <w:r w:rsidRPr="00DC559D">
              <w:rPr>
                <w:sz w:val="18"/>
                <w:szCs w:val="18"/>
              </w:rPr>
              <w:t>*Units</w:t>
            </w:r>
          </w:p>
        </w:tc>
        <w:tc>
          <w:tcPr>
            <w:tcW w:w="470" w:type="pct"/>
          </w:tcPr>
          <w:p w14:paraId="4E63958B" w14:textId="77777777" w:rsidR="002021F1" w:rsidRPr="00DC559D" w:rsidRDefault="002021F1" w:rsidP="002021F1">
            <w:pPr>
              <w:spacing w:after="120"/>
              <w:rPr>
                <w:sz w:val="18"/>
                <w:szCs w:val="18"/>
              </w:rPr>
            </w:pPr>
            <w:r w:rsidRPr="00DC559D">
              <w:rPr>
                <w:sz w:val="18"/>
                <w:szCs w:val="18"/>
              </w:rPr>
              <w:t>15</w:t>
            </w:r>
          </w:p>
        </w:tc>
        <w:tc>
          <w:tcPr>
            <w:tcW w:w="599" w:type="pct"/>
          </w:tcPr>
          <w:p w14:paraId="5D6CD5DA" w14:textId="77777777" w:rsidR="002021F1" w:rsidRPr="00DC559D" w:rsidRDefault="002021F1" w:rsidP="002021F1">
            <w:pPr>
              <w:spacing w:after="120"/>
              <w:rPr>
                <w:sz w:val="18"/>
                <w:szCs w:val="18"/>
              </w:rPr>
            </w:pPr>
            <w:r w:rsidRPr="00DC559D">
              <w:rPr>
                <w:sz w:val="18"/>
                <w:szCs w:val="18"/>
              </w:rPr>
              <w:t>40</w:t>
            </w:r>
          </w:p>
        </w:tc>
        <w:tc>
          <w:tcPr>
            <w:tcW w:w="624" w:type="pct"/>
          </w:tcPr>
          <w:p w14:paraId="3354FCAA" w14:textId="77777777" w:rsidR="002021F1" w:rsidRPr="00DC559D" w:rsidRDefault="002021F1" w:rsidP="002021F1">
            <w:pPr>
              <w:spacing w:after="120"/>
              <w:rPr>
                <w:sz w:val="18"/>
                <w:szCs w:val="18"/>
              </w:rPr>
            </w:pPr>
            <w:r w:rsidRPr="00DC559D">
              <w:rPr>
                <w:sz w:val="18"/>
                <w:szCs w:val="18"/>
              </w:rPr>
              <w:t>Text</w:t>
            </w:r>
          </w:p>
        </w:tc>
        <w:tc>
          <w:tcPr>
            <w:tcW w:w="1309" w:type="pct"/>
          </w:tcPr>
          <w:p w14:paraId="5E6DD1E2" w14:textId="77777777" w:rsidR="002021F1" w:rsidRPr="00D83F51" w:rsidRDefault="002021F1" w:rsidP="002021F1">
            <w:pPr>
              <w:spacing w:after="120"/>
              <w:rPr>
                <w:sz w:val="18"/>
                <w:szCs w:val="18"/>
              </w:rPr>
            </w:pPr>
            <w:r w:rsidRPr="00DC559D">
              <w:rPr>
                <w:sz w:val="18"/>
                <w:szCs w:val="18"/>
              </w:rPr>
              <w:t>N/A</w:t>
            </w:r>
          </w:p>
        </w:tc>
        <w:tc>
          <w:tcPr>
            <w:tcW w:w="974" w:type="pct"/>
          </w:tcPr>
          <w:p w14:paraId="3619B9EC" w14:textId="77777777" w:rsidR="002021F1" w:rsidRPr="00DC559D" w:rsidRDefault="002021F1" w:rsidP="002021F1">
            <w:pPr>
              <w:spacing w:after="120"/>
              <w:rPr>
                <w:sz w:val="18"/>
                <w:szCs w:val="18"/>
              </w:rPr>
            </w:pPr>
          </w:p>
        </w:tc>
      </w:tr>
      <w:tr w:rsidR="002021F1" w:rsidRPr="005B4766" w14:paraId="43BB2F62" w14:textId="77777777" w:rsidTr="008846EA">
        <w:tc>
          <w:tcPr>
            <w:tcW w:w="1024" w:type="pct"/>
          </w:tcPr>
          <w:p w14:paraId="208FCC7C" w14:textId="77777777" w:rsidR="002021F1" w:rsidRPr="00DC559D" w:rsidRDefault="002021F1" w:rsidP="002021F1">
            <w:pPr>
              <w:spacing w:after="120"/>
              <w:rPr>
                <w:sz w:val="18"/>
                <w:szCs w:val="18"/>
              </w:rPr>
            </w:pPr>
            <w:r w:rsidRPr="00DC559D">
              <w:rPr>
                <w:sz w:val="18"/>
                <w:szCs w:val="18"/>
              </w:rPr>
              <w:t>*Unit rate</w:t>
            </w:r>
          </w:p>
        </w:tc>
        <w:tc>
          <w:tcPr>
            <w:tcW w:w="470" w:type="pct"/>
          </w:tcPr>
          <w:p w14:paraId="47A47515" w14:textId="77777777" w:rsidR="002021F1" w:rsidRPr="00DC559D" w:rsidRDefault="002021F1" w:rsidP="002021F1">
            <w:pPr>
              <w:spacing w:after="120"/>
              <w:rPr>
                <w:sz w:val="18"/>
                <w:szCs w:val="18"/>
              </w:rPr>
            </w:pPr>
            <w:r w:rsidRPr="00DC559D">
              <w:rPr>
                <w:sz w:val="18"/>
                <w:szCs w:val="18"/>
              </w:rPr>
              <w:t>16</w:t>
            </w:r>
          </w:p>
        </w:tc>
        <w:tc>
          <w:tcPr>
            <w:tcW w:w="599" w:type="pct"/>
          </w:tcPr>
          <w:p w14:paraId="0B2C7DC6" w14:textId="77777777" w:rsidR="002021F1" w:rsidRPr="00DC559D" w:rsidRDefault="002021F1" w:rsidP="002021F1">
            <w:pPr>
              <w:spacing w:after="120"/>
              <w:rPr>
                <w:sz w:val="18"/>
                <w:szCs w:val="18"/>
              </w:rPr>
            </w:pPr>
            <w:r w:rsidRPr="00DC559D">
              <w:rPr>
                <w:sz w:val="18"/>
                <w:szCs w:val="18"/>
              </w:rPr>
              <w:t>18</w:t>
            </w:r>
          </w:p>
        </w:tc>
        <w:tc>
          <w:tcPr>
            <w:tcW w:w="624" w:type="pct"/>
          </w:tcPr>
          <w:p w14:paraId="44E1D1EC" w14:textId="77777777" w:rsidR="002021F1" w:rsidRPr="00DC559D" w:rsidRDefault="002021F1" w:rsidP="002021F1">
            <w:pPr>
              <w:spacing w:after="120"/>
              <w:rPr>
                <w:sz w:val="18"/>
                <w:szCs w:val="18"/>
              </w:rPr>
            </w:pPr>
            <w:r w:rsidRPr="00DC559D">
              <w:rPr>
                <w:sz w:val="18"/>
                <w:szCs w:val="18"/>
              </w:rPr>
              <w:t>Num</w:t>
            </w:r>
          </w:p>
        </w:tc>
        <w:tc>
          <w:tcPr>
            <w:tcW w:w="1309" w:type="pct"/>
          </w:tcPr>
          <w:p w14:paraId="263F1F08" w14:textId="77777777" w:rsidR="002021F1" w:rsidRPr="00D83F51" w:rsidRDefault="002021F1" w:rsidP="002021F1">
            <w:pPr>
              <w:spacing w:after="120"/>
              <w:rPr>
                <w:sz w:val="18"/>
                <w:szCs w:val="18"/>
              </w:rPr>
            </w:pPr>
            <w:r w:rsidRPr="00DC559D">
              <w:rPr>
                <w:sz w:val="18"/>
                <w:szCs w:val="18"/>
              </w:rPr>
              <w:t>N/A</w:t>
            </w:r>
          </w:p>
        </w:tc>
        <w:tc>
          <w:tcPr>
            <w:tcW w:w="974" w:type="pct"/>
          </w:tcPr>
          <w:p w14:paraId="5E9636A5" w14:textId="77777777" w:rsidR="002021F1" w:rsidRPr="00DC559D" w:rsidRDefault="002021F1" w:rsidP="002021F1">
            <w:pPr>
              <w:spacing w:after="120"/>
              <w:rPr>
                <w:sz w:val="18"/>
                <w:szCs w:val="18"/>
              </w:rPr>
            </w:pPr>
          </w:p>
        </w:tc>
      </w:tr>
      <w:tr w:rsidR="002021F1" w:rsidRPr="005B4766" w14:paraId="409F84D8" w14:textId="77777777" w:rsidTr="008846EA">
        <w:tc>
          <w:tcPr>
            <w:tcW w:w="1024" w:type="pct"/>
          </w:tcPr>
          <w:p w14:paraId="7F159B77" w14:textId="77777777" w:rsidR="002021F1" w:rsidRPr="005B4766" w:rsidRDefault="002021F1" w:rsidP="002021F1">
            <w:pPr>
              <w:spacing w:after="120"/>
              <w:rPr>
                <w:sz w:val="18"/>
                <w:szCs w:val="18"/>
              </w:rPr>
            </w:pPr>
            <w:r>
              <w:rPr>
                <w:sz w:val="18"/>
                <w:szCs w:val="18"/>
              </w:rPr>
              <w:t>Net Value</w:t>
            </w:r>
          </w:p>
        </w:tc>
        <w:tc>
          <w:tcPr>
            <w:tcW w:w="470" w:type="pct"/>
          </w:tcPr>
          <w:p w14:paraId="7AFA0E67" w14:textId="77777777" w:rsidR="002021F1" w:rsidRPr="005B4766" w:rsidRDefault="002021F1" w:rsidP="002021F1">
            <w:pPr>
              <w:spacing w:after="120"/>
              <w:rPr>
                <w:sz w:val="18"/>
                <w:szCs w:val="18"/>
              </w:rPr>
            </w:pPr>
            <w:r w:rsidRPr="005B4766">
              <w:rPr>
                <w:sz w:val="18"/>
                <w:szCs w:val="18"/>
              </w:rPr>
              <w:t>17</w:t>
            </w:r>
          </w:p>
        </w:tc>
        <w:tc>
          <w:tcPr>
            <w:tcW w:w="599" w:type="pct"/>
          </w:tcPr>
          <w:p w14:paraId="66076E17" w14:textId="77777777" w:rsidR="002021F1" w:rsidRPr="005B4766" w:rsidRDefault="002021F1" w:rsidP="002021F1">
            <w:pPr>
              <w:spacing w:after="120"/>
              <w:rPr>
                <w:sz w:val="18"/>
                <w:szCs w:val="18"/>
              </w:rPr>
            </w:pPr>
            <w:r>
              <w:rPr>
                <w:sz w:val="18"/>
                <w:szCs w:val="18"/>
              </w:rPr>
              <w:t>18</w:t>
            </w:r>
          </w:p>
        </w:tc>
        <w:tc>
          <w:tcPr>
            <w:tcW w:w="624" w:type="pct"/>
          </w:tcPr>
          <w:p w14:paraId="46175F1E" w14:textId="77777777" w:rsidR="002021F1" w:rsidRPr="005B4766" w:rsidRDefault="002021F1" w:rsidP="002021F1">
            <w:pPr>
              <w:spacing w:after="120"/>
              <w:rPr>
                <w:sz w:val="18"/>
                <w:szCs w:val="18"/>
              </w:rPr>
            </w:pPr>
            <w:r w:rsidRPr="005B4766">
              <w:rPr>
                <w:sz w:val="18"/>
                <w:szCs w:val="18"/>
              </w:rPr>
              <w:t>Num</w:t>
            </w:r>
          </w:p>
        </w:tc>
        <w:tc>
          <w:tcPr>
            <w:tcW w:w="1309" w:type="pct"/>
          </w:tcPr>
          <w:p w14:paraId="09A8D7EB" w14:textId="77777777" w:rsidR="002021F1" w:rsidRPr="005B4766" w:rsidRDefault="002021F1" w:rsidP="002021F1">
            <w:pPr>
              <w:spacing w:after="120"/>
              <w:rPr>
                <w:sz w:val="18"/>
                <w:szCs w:val="18"/>
              </w:rPr>
            </w:pPr>
            <w:r w:rsidRPr="005B4766">
              <w:rPr>
                <w:sz w:val="18"/>
                <w:szCs w:val="18"/>
              </w:rPr>
              <w:t>e.g. 141 = £1.41</w:t>
            </w:r>
          </w:p>
        </w:tc>
        <w:tc>
          <w:tcPr>
            <w:tcW w:w="974" w:type="pct"/>
          </w:tcPr>
          <w:p w14:paraId="2D7019EE" w14:textId="77777777" w:rsidR="002021F1" w:rsidRPr="005B4766" w:rsidRDefault="002021F1" w:rsidP="002021F1">
            <w:pPr>
              <w:spacing w:after="120"/>
              <w:rPr>
                <w:sz w:val="18"/>
                <w:szCs w:val="18"/>
              </w:rPr>
            </w:pPr>
          </w:p>
        </w:tc>
      </w:tr>
      <w:tr w:rsidR="002021F1" w:rsidRPr="00484C58" w14:paraId="76BBD97C" w14:textId="77777777" w:rsidTr="008846EA">
        <w:tc>
          <w:tcPr>
            <w:tcW w:w="1024" w:type="pct"/>
          </w:tcPr>
          <w:p w14:paraId="42B833F3" w14:textId="77777777" w:rsidR="002021F1" w:rsidRPr="005B4766" w:rsidRDefault="002021F1" w:rsidP="002021F1">
            <w:pPr>
              <w:spacing w:after="120"/>
              <w:rPr>
                <w:sz w:val="18"/>
                <w:szCs w:val="18"/>
              </w:rPr>
            </w:pPr>
            <w:r>
              <w:rPr>
                <w:sz w:val="18"/>
                <w:szCs w:val="18"/>
              </w:rPr>
              <w:t>VAT Status</w:t>
            </w:r>
          </w:p>
        </w:tc>
        <w:tc>
          <w:tcPr>
            <w:tcW w:w="470" w:type="pct"/>
          </w:tcPr>
          <w:p w14:paraId="2FADD72E" w14:textId="77777777" w:rsidR="002021F1" w:rsidRPr="005B4766" w:rsidRDefault="002021F1" w:rsidP="002021F1">
            <w:pPr>
              <w:spacing w:after="120"/>
              <w:rPr>
                <w:sz w:val="18"/>
                <w:szCs w:val="18"/>
              </w:rPr>
            </w:pPr>
            <w:r w:rsidRPr="005B4766">
              <w:rPr>
                <w:sz w:val="18"/>
                <w:szCs w:val="18"/>
              </w:rPr>
              <w:t>18</w:t>
            </w:r>
          </w:p>
        </w:tc>
        <w:tc>
          <w:tcPr>
            <w:tcW w:w="599" w:type="pct"/>
          </w:tcPr>
          <w:p w14:paraId="3B24DAC0" w14:textId="77777777" w:rsidR="002021F1" w:rsidRPr="005B4766" w:rsidRDefault="002021F1" w:rsidP="002021F1">
            <w:pPr>
              <w:spacing w:after="120"/>
              <w:rPr>
                <w:sz w:val="18"/>
                <w:szCs w:val="18"/>
              </w:rPr>
            </w:pPr>
            <w:r>
              <w:rPr>
                <w:sz w:val="18"/>
                <w:szCs w:val="18"/>
              </w:rPr>
              <w:t>2</w:t>
            </w:r>
          </w:p>
        </w:tc>
        <w:tc>
          <w:tcPr>
            <w:tcW w:w="624" w:type="pct"/>
          </w:tcPr>
          <w:p w14:paraId="0FE8C5D4" w14:textId="77777777" w:rsidR="002021F1" w:rsidRPr="005B4766" w:rsidRDefault="002021F1" w:rsidP="002021F1">
            <w:pPr>
              <w:spacing w:after="120"/>
              <w:rPr>
                <w:sz w:val="18"/>
                <w:szCs w:val="18"/>
              </w:rPr>
            </w:pPr>
            <w:r>
              <w:rPr>
                <w:sz w:val="18"/>
                <w:szCs w:val="18"/>
              </w:rPr>
              <w:t>Num</w:t>
            </w:r>
          </w:p>
        </w:tc>
        <w:tc>
          <w:tcPr>
            <w:tcW w:w="1309" w:type="pct"/>
          </w:tcPr>
          <w:p w14:paraId="6FFA13D4" w14:textId="77777777" w:rsidR="002021F1" w:rsidRPr="00484C58" w:rsidRDefault="002021F1" w:rsidP="002021F1">
            <w:pPr>
              <w:spacing w:after="120"/>
              <w:rPr>
                <w:sz w:val="18"/>
                <w:szCs w:val="18"/>
                <w:lang w:val="sv-SE"/>
              </w:rPr>
            </w:pPr>
            <w:r w:rsidRPr="00484C58">
              <w:rPr>
                <w:sz w:val="18"/>
                <w:szCs w:val="18"/>
                <w:lang w:val="sv-SE"/>
              </w:rPr>
              <w:t>e.g.</w:t>
            </w:r>
          </w:p>
          <w:p w14:paraId="67D7A699" w14:textId="77777777" w:rsidR="002021F1" w:rsidRPr="00484C58" w:rsidRDefault="002021F1" w:rsidP="002021F1">
            <w:pPr>
              <w:spacing w:after="120"/>
              <w:rPr>
                <w:sz w:val="18"/>
                <w:szCs w:val="18"/>
                <w:lang w:val="sv-SE"/>
              </w:rPr>
            </w:pPr>
            <w:r w:rsidRPr="00484C58">
              <w:rPr>
                <w:sz w:val="18"/>
                <w:szCs w:val="18"/>
                <w:lang w:val="sv-SE"/>
              </w:rPr>
              <w:t>1 = standard</w:t>
            </w:r>
          </w:p>
          <w:p w14:paraId="571F1BB7" w14:textId="77777777" w:rsidR="002021F1" w:rsidRPr="00484C58" w:rsidRDefault="002021F1" w:rsidP="002021F1">
            <w:pPr>
              <w:spacing w:after="120"/>
              <w:rPr>
                <w:sz w:val="18"/>
                <w:szCs w:val="18"/>
                <w:lang w:val="sv-SE"/>
              </w:rPr>
            </w:pPr>
            <w:r w:rsidRPr="00484C58">
              <w:rPr>
                <w:sz w:val="18"/>
                <w:szCs w:val="18"/>
                <w:lang w:val="sv-SE"/>
              </w:rPr>
              <w:t>2 = VAT exempt</w:t>
            </w:r>
          </w:p>
        </w:tc>
        <w:tc>
          <w:tcPr>
            <w:tcW w:w="974" w:type="pct"/>
          </w:tcPr>
          <w:p w14:paraId="5F77170B" w14:textId="77777777" w:rsidR="002021F1" w:rsidRPr="00484C58" w:rsidRDefault="002021F1" w:rsidP="002021F1">
            <w:pPr>
              <w:spacing w:after="120"/>
              <w:rPr>
                <w:sz w:val="18"/>
                <w:szCs w:val="18"/>
                <w:lang w:val="sv-SE"/>
              </w:rPr>
            </w:pPr>
          </w:p>
        </w:tc>
      </w:tr>
      <w:tr w:rsidR="002021F1" w:rsidRPr="005B4766" w14:paraId="005FB9C2" w14:textId="77777777" w:rsidTr="008846EA">
        <w:tc>
          <w:tcPr>
            <w:tcW w:w="1024" w:type="pct"/>
          </w:tcPr>
          <w:p w14:paraId="1F9357BF" w14:textId="77777777" w:rsidR="002021F1" w:rsidRPr="00DC559D" w:rsidRDefault="002021F1" w:rsidP="002021F1">
            <w:pPr>
              <w:spacing w:after="120"/>
              <w:rPr>
                <w:sz w:val="18"/>
                <w:szCs w:val="18"/>
              </w:rPr>
            </w:pPr>
            <w:r w:rsidRPr="00DC559D">
              <w:rPr>
                <w:sz w:val="18"/>
                <w:szCs w:val="18"/>
              </w:rPr>
              <w:t>*CSS Account Number</w:t>
            </w:r>
          </w:p>
        </w:tc>
        <w:tc>
          <w:tcPr>
            <w:tcW w:w="470" w:type="pct"/>
          </w:tcPr>
          <w:p w14:paraId="7299EADD" w14:textId="77777777" w:rsidR="002021F1" w:rsidRPr="00DC559D" w:rsidRDefault="002021F1" w:rsidP="002021F1">
            <w:pPr>
              <w:spacing w:after="120"/>
              <w:rPr>
                <w:sz w:val="18"/>
                <w:szCs w:val="18"/>
              </w:rPr>
            </w:pPr>
            <w:r w:rsidRPr="00DC559D">
              <w:rPr>
                <w:sz w:val="18"/>
                <w:szCs w:val="18"/>
              </w:rPr>
              <w:t>19</w:t>
            </w:r>
          </w:p>
        </w:tc>
        <w:tc>
          <w:tcPr>
            <w:tcW w:w="599" w:type="pct"/>
          </w:tcPr>
          <w:p w14:paraId="15D40E22" w14:textId="77777777" w:rsidR="002021F1" w:rsidRPr="00DC559D" w:rsidRDefault="002021F1" w:rsidP="002021F1">
            <w:pPr>
              <w:spacing w:after="120"/>
              <w:rPr>
                <w:sz w:val="18"/>
                <w:szCs w:val="18"/>
              </w:rPr>
            </w:pPr>
            <w:r w:rsidRPr="00DC559D">
              <w:rPr>
                <w:sz w:val="18"/>
                <w:szCs w:val="18"/>
              </w:rPr>
              <w:t>20</w:t>
            </w:r>
          </w:p>
        </w:tc>
        <w:tc>
          <w:tcPr>
            <w:tcW w:w="624" w:type="pct"/>
          </w:tcPr>
          <w:p w14:paraId="032EECEC" w14:textId="77777777" w:rsidR="002021F1" w:rsidRPr="00DC559D" w:rsidRDefault="002021F1" w:rsidP="002021F1">
            <w:pPr>
              <w:spacing w:after="120"/>
              <w:rPr>
                <w:sz w:val="18"/>
                <w:szCs w:val="18"/>
              </w:rPr>
            </w:pPr>
            <w:r w:rsidRPr="00DC559D">
              <w:rPr>
                <w:sz w:val="18"/>
                <w:szCs w:val="18"/>
              </w:rPr>
              <w:t>Text</w:t>
            </w:r>
          </w:p>
        </w:tc>
        <w:tc>
          <w:tcPr>
            <w:tcW w:w="1309" w:type="pct"/>
          </w:tcPr>
          <w:p w14:paraId="3A43C08C" w14:textId="77777777" w:rsidR="002021F1" w:rsidRPr="00DC559D" w:rsidRDefault="002021F1" w:rsidP="002021F1">
            <w:pPr>
              <w:spacing w:after="120"/>
              <w:rPr>
                <w:sz w:val="18"/>
                <w:szCs w:val="18"/>
              </w:rPr>
            </w:pPr>
            <w:r w:rsidRPr="00DC559D">
              <w:rPr>
                <w:sz w:val="18"/>
                <w:szCs w:val="18"/>
              </w:rPr>
              <w:t>N/A</w:t>
            </w:r>
          </w:p>
        </w:tc>
        <w:tc>
          <w:tcPr>
            <w:tcW w:w="974" w:type="pct"/>
          </w:tcPr>
          <w:p w14:paraId="543E9826" w14:textId="77777777" w:rsidR="002021F1" w:rsidRPr="00DC559D" w:rsidRDefault="002021F1" w:rsidP="002021F1">
            <w:pPr>
              <w:spacing w:after="120"/>
              <w:rPr>
                <w:sz w:val="18"/>
                <w:szCs w:val="18"/>
              </w:rPr>
            </w:pPr>
          </w:p>
        </w:tc>
      </w:tr>
      <w:tr w:rsidR="002021F1" w:rsidRPr="005B4766" w14:paraId="79D8594E" w14:textId="77777777" w:rsidTr="008846EA">
        <w:tc>
          <w:tcPr>
            <w:tcW w:w="1024" w:type="pct"/>
          </w:tcPr>
          <w:p w14:paraId="7365F3AE" w14:textId="77777777" w:rsidR="002021F1" w:rsidRPr="00DC559D" w:rsidRDefault="002021F1" w:rsidP="002021F1">
            <w:pPr>
              <w:spacing w:after="120"/>
              <w:rPr>
                <w:sz w:val="18"/>
                <w:szCs w:val="18"/>
              </w:rPr>
            </w:pPr>
            <w:r w:rsidRPr="00DC559D">
              <w:rPr>
                <w:sz w:val="18"/>
                <w:szCs w:val="18"/>
              </w:rPr>
              <w:t>*Prod Type</w:t>
            </w:r>
          </w:p>
        </w:tc>
        <w:tc>
          <w:tcPr>
            <w:tcW w:w="470" w:type="pct"/>
          </w:tcPr>
          <w:p w14:paraId="294260DC" w14:textId="77777777" w:rsidR="002021F1" w:rsidRPr="00DC559D" w:rsidRDefault="002021F1" w:rsidP="002021F1">
            <w:pPr>
              <w:spacing w:after="120"/>
              <w:rPr>
                <w:sz w:val="18"/>
                <w:szCs w:val="18"/>
              </w:rPr>
            </w:pPr>
            <w:r w:rsidRPr="00DC559D">
              <w:rPr>
                <w:sz w:val="18"/>
                <w:szCs w:val="18"/>
              </w:rPr>
              <w:t>20</w:t>
            </w:r>
          </w:p>
        </w:tc>
        <w:tc>
          <w:tcPr>
            <w:tcW w:w="599" w:type="pct"/>
          </w:tcPr>
          <w:p w14:paraId="728AA984" w14:textId="77777777" w:rsidR="002021F1" w:rsidRPr="00DC559D" w:rsidRDefault="002021F1" w:rsidP="002021F1">
            <w:pPr>
              <w:spacing w:after="120"/>
              <w:rPr>
                <w:sz w:val="18"/>
                <w:szCs w:val="18"/>
              </w:rPr>
            </w:pPr>
            <w:r w:rsidRPr="00DC559D">
              <w:rPr>
                <w:sz w:val="18"/>
                <w:szCs w:val="18"/>
              </w:rPr>
              <w:t>20</w:t>
            </w:r>
          </w:p>
        </w:tc>
        <w:tc>
          <w:tcPr>
            <w:tcW w:w="624" w:type="pct"/>
          </w:tcPr>
          <w:p w14:paraId="4C9625BD" w14:textId="77777777" w:rsidR="002021F1" w:rsidRPr="00DC559D" w:rsidRDefault="002021F1" w:rsidP="002021F1">
            <w:pPr>
              <w:spacing w:after="120"/>
              <w:rPr>
                <w:sz w:val="18"/>
                <w:szCs w:val="18"/>
              </w:rPr>
            </w:pPr>
            <w:r w:rsidRPr="00DC559D">
              <w:rPr>
                <w:sz w:val="18"/>
                <w:szCs w:val="18"/>
              </w:rPr>
              <w:t>Text</w:t>
            </w:r>
          </w:p>
        </w:tc>
        <w:tc>
          <w:tcPr>
            <w:tcW w:w="1309" w:type="pct"/>
          </w:tcPr>
          <w:p w14:paraId="37329602" w14:textId="77777777" w:rsidR="002021F1" w:rsidRPr="00DC559D" w:rsidRDefault="002021F1" w:rsidP="002021F1">
            <w:pPr>
              <w:spacing w:after="120"/>
              <w:rPr>
                <w:sz w:val="18"/>
                <w:szCs w:val="18"/>
              </w:rPr>
            </w:pPr>
            <w:r w:rsidRPr="00DC559D">
              <w:rPr>
                <w:sz w:val="18"/>
                <w:szCs w:val="18"/>
              </w:rPr>
              <w:t>N/A</w:t>
            </w:r>
          </w:p>
        </w:tc>
        <w:tc>
          <w:tcPr>
            <w:tcW w:w="974" w:type="pct"/>
          </w:tcPr>
          <w:p w14:paraId="2AB1961B" w14:textId="77777777" w:rsidR="002021F1" w:rsidRPr="00DC559D" w:rsidRDefault="002021F1" w:rsidP="002021F1">
            <w:pPr>
              <w:spacing w:after="120"/>
              <w:rPr>
                <w:sz w:val="18"/>
                <w:szCs w:val="18"/>
              </w:rPr>
            </w:pPr>
          </w:p>
        </w:tc>
      </w:tr>
      <w:tr w:rsidR="002021F1" w:rsidRPr="005B4766" w14:paraId="18A113E1" w14:textId="77777777" w:rsidTr="008846EA">
        <w:tc>
          <w:tcPr>
            <w:tcW w:w="1024" w:type="pct"/>
          </w:tcPr>
          <w:p w14:paraId="7BE6FAD2" w14:textId="77777777" w:rsidR="002021F1" w:rsidRPr="00DC559D" w:rsidRDefault="002021F1" w:rsidP="002021F1">
            <w:pPr>
              <w:spacing w:after="120"/>
              <w:rPr>
                <w:sz w:val="18"/>
                <w:szCs w:val="18"/>
              </w:rPr>
            </w:pPr>
            <w:r w:rsidRPr="00DC559D">
              <w:rPr>
                <w:sz w:val="18"/>
                <w:szCs w:val="18"/>
              </w:rPr>
              <w:t>*OR Service ID</w:t>
            </w:r>
          </w:p>
        </w:tc>
        <w:tc>
          <w:tcPr>
            <w:tcW w:w="470" w:type="pct"/>
          </w:tcPr>
          <w:p w14:paraId="6731434C" w14:textId="77777777" w:rsidR="002021F1" w:rsidRPr="00DC559D" w:rsidRDefault="002021F1" w:rsidP="002021F1">
            <w:pPr>
              <w:spacing w:after="120"/>
              <w:rPr>
                <w:sz w:val="18"/>
                <w:szCs w:val="18"/>
              </w:rPr>
            </w:pPr>
            <w:r w:rsidRPr="00DC559D">
              <w:rPr>
                <w:sz w:val="18"/>
                <w:szCs w:val="18"/>
              </w:rPr>
              <w:t>21</w:t>
            </w:r>
          </w:p>
        </w:tc>
        <w:tc>
          <w:tcPr>
            <w:tcW w:w="599" w:type="pct"/>
          </w:tcPr>
          <w:p w14:paraId="67EFA1EF" w14:textId="77777777" w:rsidR="002021F1" w:rsidRPr="00DC559D" w:rsidRDefault="002021F1" w:rsidP="002021F1">
            <w:pPr>
              <w:spacing w:after="120"/>
              <w:rPr>
                <w:sz w:val="18"/>
                <w:szCs w:val="18"/>
              </w:rPr>
            </w:pPr>
            <w:r w:rsidRPr="00DC559D">
              <w:rPr>
                <w:sz w:val="18"/>
                <w:szCs w:val="18"/>
              </w:rPr>
              <w:t>20</w:t>
            </w:r>
          </w:p>
        </w:tc>
        <w:tc>
          <w:tcPr>
            <w:tcW w:w="624" w:type="pct"/>
          </w:tcPr>
          <w:p w14:paraId="6F243A2B" w14:textId="77777777" w:rsidR="002021F1" w:rsidRPr="00DC559D" w:rsidRDefault="002021F1" w:rsidP="002021F1">
            <w:pPr>
              <w:spacing w:after="120"/>
              <w:rPr>
                <w:sz w:val="18"/>
                <w:szCs w:val="18"/>
              </w:rPr>
            </w:pPr>
            <w:r w:rsidRPr="00DC559D">
              <w:rPr>
                <w:sz w:val="18"/>
                <w:szCs w:val="18"/>
              </w:rPr>
              <w:t>Text</w:t>
            </w:r>
          </w:p>
        </w:tc>
        <w:tc>
          <w:tcPr>
            <w:tcW w:w="1309" w:type="pct"/>
          </w:tcPr>
          <w:p w14:paraId="5BD8767C" w14:textId="77777777" w:rsidR="002021F1" w:rsidRPr="00DC559D" w:rsidRDefault="002021F1" w:rsidP="002021F1">
            <w:pPr>
              <w:spacing w:after="120"/>
              <w:rPr>
                <w:sz w:val="18"/>
                <w:szCs w:val="18"/>
              </w:rPr>
            </w:pPr>
            <w:r w:rsidRPr="00DC559D">
              <w:rPr>
                <w:sz w:val="18"/>
                <w:szCs w:val="18"/>
              </w:rPr>
              <w:t>N/A</w:t>
            </w:r>
          </w:p>
        </w:tc>
        <w:tc>
          <w:tcPr>
            <w:tcW w:w="974" w:type="pct"/>
          </w:tcPr>
          <w:p w14:paraId="1A465E6C" w14:textId="77777777" w:rsidR="002021F1" w:rsidRPr="00DC559D" w:rsidRDefault="002021F1" w:rsidP="002021F1">
            <w:pPr>
              <w:spacing w:after="120"/>
              <w:rPr>
                <w:sz w:val="18"/>
                <w:szCs w:val="18"/>
              </w:rPr>
            </w:pPr>
          </w:p>
        </w:tc>
      </w:tr>
      <w:tr w:rsidR="002021F1" w:rsidRPr="005B4766" w14:paraId="4F37629E" w14:textId="77777777" w:rsidTr="008846EA">
        <w:trPr>
          <w:trHeight w:val="65"/>
        </w:trPr>
        <w:tc>
          <w:tcPr>
            <w:tcW w:w="1024" w:type="pct"/>
          </w:tcPr>
          <w:p w14:paraId="76844C84" w14:textId="77777777" w:rsidR="002021F1" w:rsidRPr="00DC559D" w:rsidRDefault="002021F1" w:rsidP="002021F1">
            <w:pPr>
              <w:spacing w:after="120"/>
              <w:rPr>
                <w:sz w:val="18"/>
                <w:szCs w:val="18"/>
              </w:rPr>
            </w:pPr>
            <w:r w:rsidRPr="00DC559D">
              <w:rPr>
                <w:sz w:val="18"/>
                <w:szCs w:val="18"/>
              </w:rPr>
              <w:t>*Circuit ID</w:t>
            </w:r>
          </w:p>
        </w:tc>
        <w:tc>
          <w:tcPr>
            <w:tcW w:w="470" w:type="pct"/>
          </w:tcPr>
          <w:p w14:paraId="4C78637B" w14:textId="77777777" w:rsidR="002021F1" w:rsidRPr="00DC559D" w:rsidRDefault="002021F1" w:rsidP="002021F1">
            <w:pPr>
              <w:spacing w:after="120"/>
              <w:rPr>
                <w:sz w:val="18"/>
                <w:szCs w:val="18"/>
              </w:rPr>
            </w:pPr>
            <w:r w:rsidRPr="00DC559D">
              <w:rPr>
                <w:sz w:val="18"/>
                <w:szCs w:val="18"/>
              </w:rPr>
              <w:t>22</w:t>
            </w:r>
          </w:p>
        </w:tc>
        <w:tc>
          <w:tcPr>
            <w:tcW w:w="599" w:type="pct"/>
          </w:tcPr>
          <w:p w14:paraId="418D4584" w14:textId="77777777" w:rsidR="002021F1" w:rsidRPr="00DC559D" w:rsidRDefault="002021F1" w:rsidP="002021F1">
            <w:pPr>
              <w:spacing w:after="120"/>
              <w:rPr>
                <w:sz w:val="18"/>
                <w:szCs w:val="18"/>
              </w:rPr>
            </w:pPr>
            <w:r w:rsidRPr="00DC559D">
              <w:rPr>
                <w:sz w:val="18"/>
                <w:szCs w:val="18"/>
              </w:rPr>
              <w:t>20</w:t>
            </w:r>
          </w:p>
        </w:tc>
        <w:tc>
          <w:tcPr>
            <w:tcW w:w="624" w:type="pct"/>
          </w:tcPr>
          <w:p w14:paraId="63B0BF01" w14:textId="77777777" w:rsidR="002021F1" w:rsidRPr="00DC559D" w:rsidRDefault="002021F1" w:rsidP="002021F1">
            <w:pPr>
              <w:spacing w:after="120"/>
              <w:rPr>
                <w:sz w:val="18"/>
                <w:szCs w:val="18"/>
              </w:rPr>
            </w:pPr>
            <w:r w:rsidRPr="00DC559D">
              <w:rPr>
                <w:sz w:val="18"/>
                <w:szCs w:val="18"/>
              </w:rPr>
              <w:t>Text</w:t>
            </w:r>
          </w:p>
        </w:tc>
        <w:tc>
          <w:tcPr>
            <w:tcW w:w="1309" w:type="pct"/>
          </w:tcPr>
          <w:p w14:paraId="0E9C7257" w14:textId="77777777" w:rsidR="002021F1" w:rsidRPr="00DC559D" w:rsidRDefault="002021F1" w:rsidP="002021F1">
            <w:pPr>
              <w:spacing w:after="120"/>
              <w:rPr>
                <w:sz w:val="18"/>
                <w:szCs w:val="18"/>
              </w:rPr>
            </w:pPr>
            <w:r w:rsidRPr="00DC559D">
              <w:rPr>
                <w:sz w:val="18"/>
                <w:szCs w:val="18"/>
              </w:rPr>
              <w:t>N/A</w:t>
            </w:r>
          </w:p>
        </w:tc>
        <w:tc>
          <w:tcPr>
            <w:tcW w:w="974" w:type="pct"/>
          </w:tcPr>
          <w:p w14:paraId="22DB3971" w14:textId="77777777" w:rsidR="002021F1" w:rsidRPr="00DC559D" w:rsidRDefault="002021F1" w:rsidP="002021F1">
            <w:pPr>
              <w:spacing w:after="120"/>
              <w:rPr>
                <w:sz w:val="18"/>
                <w:szCs w:val="18"/>
              </w:rPr>
            </w:pPr>
          </w:p>
        </w:tc>
      </w:tr>
      <w:tr w:rsidR="002021F1" w:rsidRPr="005B4766" w14:paraId="23536724" w14:textId="77777777" w:rsidTr="008846EA">
        <w:tc>
          <w:tcPr>
            <w:tcW w:w="1024" w:type="pct"/>
          </w:tcPr>
          <w:p w14:paraId="1ACF1494" w14:textId="77777777" w:rsidR="002021F1" w:rsidRPr="00DC559D" w:rsidRDefault="002021F1" w:rsidP="002021F1">
            <w:pPr>
              <w:spacing w:after="120"/>
              <w:rPr>
                <w:sz w:val="18"/>
                <w:szCs w:val="18"/>
              </w:rPr>
            </w:pPr>
            <w:r w:rsidRPr="00DC559D">
              <w:rPr>
                <w:sz w:val="18"/>
                <w:szCs w:val="18"/>
              </w:rPr>
              <w:t>*MDF Site</w:t>
            </w:r>
          </w:p>
        </w:tc>
        <w:tc>
          <w:tcPr>
            <w:tcW w:w="470" w:type="pct"/>
          </w:tcPr>
          <w:p w14:paraId="155528B1" w14:textId="77777777" w:rsidR="002021F1" w:rsidRPr="00DC559D" w:rsidRDefault="002021F1" w:rsidP="002021F1">
            <w:pPr>
              <w:spacing w:after="120"/>
              <w:rPr>
                <w:sz w:val="18"/>
                <w:szCs w:val="18"/>
              </w:rPr>
            </w:pPr>
            <w:r w:rsidRPr="00DC559D">
              <w:rPr>
                <w:sz w:val="18"/>
                <w:szCs w:val="18"/>
              </w:rPr>
              <w:t>23</w:t>
            </w:r>
          </w:p>
        </w:tc>
        <w:tc>
          <w:tcPr>
            <w:tcW w:w="599" w:type="pct"/>
          </w:tcPr>
          <w:p w14:paraId="7F06C73E" w14:textId="77777777" w:rsidR="002021F1" w:rsidRPr="00DC559D" w:rsidRDefault="002021F1" w:rsidP="002021F1">
            <w:pPr>
              <w:spacing w:after="120"/>
              <w:rPr>
                <w:sz w:val="18"/>
                <w:szCs w:val="18"/>
              </w:rPr>
            </w:pPr>
            <w:r w:rsidRPr="00DC559D">
              <w:rPr>
                <w:sz w:val="18"/>
                <w:szCs w:val="18"/>
              </w:rPr>
              <w:t>20</w:t>
            </w:r>
          </w:p>
        </w:tc>
        <w:tc>
          <w:tcPr>
            <w:tcW w:w="624" w:type="pct"/>
          </w:tcPr>
          <w:p w14:paraId="42169786" w14:textId="77777777" w:rsidR="002021F1" w:rsidRPr="00DC559D" w:rsidRDefault="002021F1" w:rsidP="002021F1">
            <w:pPr>
              <w:spacing w:after="120"/>
              <w:rPr>
                <w:sz w:val="18"/>
                <w:szCs w:val="18"/>
              </w:rPr>
            </w:pPr>
            <w:r w:rsidRPr="00DC559D">
              <w:rPr>
                <w:sz w:val="18"/>
                <w:szCs w:val="18"/>
              </w:rPr>
              <w:t>Text</w:t>
            </w:r>
          </w:p>
        </w:tc>
        <w:tc>
          <w:tcPr>
            <w:tcW w:w="1309" w:type="pct"/>
          </w:tcPr>
          <w:p w14:paraId="77BFCF36" w14:textId="77777777" w:rsidR="002021F1" w:rsidRPr="00DC559D" w:rsidRDefault="002021F1" w:rsidP="002021F1">
            <w:pPr>
              <w:spacing w:after="120"/>
              <w:rPr>
                <w:sz w:val="18"/>
                <w:szCs w:val="18"/>
              </w:rPr>
            </w:pPr>
            <w:r w:rsidRPr="00DC559D">
              <w:rPr>
                <w:sz w:val="18"/>
                <w:szCs w:val="18"/>
              </w:rPr>
              <w:t>N/A</w:t>
            </w:r>
          </w:p>
        </w:tc>
        <w:tc>
          <w:tcPr>
            <w:tcW w:w="974" w:type="pct"/>
          </w:tcPr>
          <w:p w14:paraId="147D3B2A" w14:textId="77777777" w:rsidR="002021F1" w:rsidRPr="00DC559D" w:rsidRDefault="002021F1" w:rsidP="002021F1">
            <w:pPr>
              <w:spacing w:after="120"/>
              <w:rPr>
                <w:sz w:val="18"/>
                <w:szCs w:val="18"/>
              </w:rPr>
            </w:pPr>
          </w:p>
        </w:tc>
      </w:tr>
      <w:tr w:rsidR="002021F1" w:rsidRPr="005B4766" w14:paraId="2B478056" w14:textId="77777777" w:rsidTr="008846EA">
        <w:tc>
          <w:tcPr>
            <w:tcW w:w="1024" w:type="pct"/>
          </w:tcPr>
          <w:p w14:paraId="51A8A259" w14:textId="77777777" w:rsidR="002021F1" w:rsidRPr="003D0266" w:rsidRDefault="002021F1" w:rsidP="002021F1">
            <w:pPr>
              <w:spacing w:after="120"/>
              <w:rPr>
                <w:sz w:val="18"/>
                <w:szCs w:val="18"/>
              </w:rPr>
            </w:pPr>
            <w:r w:rsidRPr="003D0266">
              <w:rPr>
                <w:sz w:val="18"/>
                <w:szCs w:val="18"/>
              </w:rPr>
              <w:t>*Room ID</w:t>
            </w:r>
          </w:p>
        </w:tc>
        <w:tc>
          <w:tcPr>
            <w:tcW w:w="470" w:type="pct"/>
          </w:tcPr>
          <w:p w14:paraId="4D691B1B" w14:textId="77777777" w:rsidR="002021F1" w:rsidRPr="003D0266" w:rsidRDefault="002021F1" w:rsidP="002021F1">
            <w:pPr>
              <w:spacing w:after="120"/>
              <w:rPr>
                <w:sz w:val="18"/>
                <w:szCs w:val="18"/>
              </w:rPr>
            </w:pPr>
            <w:r w:rsidRPr="003D0266">
              <w:rPr>
                <w:sz w:val="18"/>
                <w:szCs w:val="18"/>
              </w:rPr>
              <w:t>24</w:t>
            </w:r>
          </w:p>
        </w:tc>
        <w:tc>
          <w:tcPr>
            <w:tcW w:w="599" w:type="pct"/>
          </w:tcPr>
          <w:p w14:paraId="5441AE6D" w14:textId="77777777" w:rsidR="002021F1" w:rsidRPr="003D0266" w:rsidRDefault="002021F1" w:rsidP="002021F1">
            <w:pPr>
              <w:spacing w:after="120"/>
              <w:rPr>
                <w:sz w:val="18"/>
                <w:szCs w:val="18"/>
              </w:rPr>
            </w:pPr>
            <w:r w:rsidRPr="003D0266">
              <w:rPr>
                <w:sz w:val="18"/>
                <w:szCs w:val="18"/>
              </w:rPr>
              <w:t>20</w:t>
            </w:r>
          </w:p>
        </w:tc>
        <w:tc>
          <w:tcPr>
            <w:tcW w:w="624" w:type="pct"/>
          </w:tcPr>
          <w:p w14:paraId="76CD80B5" w14:textId="77777777" w:rsidR="002021F1" w:rsidRPr="003D0266" w:rsidRDefault="002021F1" w:rsidP="002021F1">
            <w:pPr>
              <w:spacing w:after="120"/>
              <w:rPr>
                <w:sz w:val="18"/>
                <w:szCs w:val="18"/>
              </w:rPr>
            </w:pPr>
            <w:r w:rsidRPr="003D0266">
              <w:rPr>
                <w:sz w:val="18"/>
                <w:szCs w:val="18"/>
              </w:rPr>
              <w:t>Text</w:t>
            </w:r>
          </w:p>
        </w:tc>
        <w:tc>
          <w:tcPr>
            <w:tcW w:w="1309" w:type="pct"/>
          </w:tcPr>
          <w:p w14:paraId="44CF9C49" w14:textId="77777777" w:rsidR="002021F1" w:rsidRPr="003D0266" w:rsidRDefault="002021F1" w:rsidP="002021F1">
            <w:pPr>
              <w:spacing w:after="120"/>
              <w:rPr>
                <w:sz w:val="18"/>
                <w:szCs w:val="18"/>
              </w:rPr>
            </w:pPr>
            <w:r w:rsidRPr="003D0266">
              <w:rPr>
                <w:sz w:val="18"/>
                <w:szCs w:val="18"/>
              </w:rPr>
              <w:t>N/A</w:t>
            </w:r>
          </w:p>
        </w:tc>
        <w:tc>
          <w:tcPr>
            <w:tcW w:w="974" w:type="pct"/>
          </w:tcPr>
          <w:p w14:paraId="6BAB7229" w14:textId="77777777" w:rsidR="002021F1" w:rsidRPr="003D0266" w:rsidRDefault="002021F1" w:rsidP="002021F1">
            <w:pPr>
              <w:spacing w:after="120"/>
              <w:rPr>
                <w:sz w:val="18"/>
                <w:szCs w:val="18"/>
              </w:rPr>
            </w:pPr>
          </w:p>
        </w:tc>
      </w:tr>
      <w:tr w:rsidR="002021F1" w:rsidRPr="005B4766" w14:paraId="49D59E86" w14:textId="77777777" w:rsidTr="008846EA">
        <w:tc>
          <w:tcPr>
            <w:tcW w:w="1024" w:type="pct"/>
          </w:tcPr>
          <w:p w14:paraId="71133D61" w14:textId="77777777" w:rsidR="002021F1" w:rsidRPr="003D0266" w:rsidRDefault="002021F1" w:rsidP="002021F1">
            <w:pPr>
              <w:spacing w:after="120"/>
              <w:rPr>
                <w:sz w:val="18"/>
                <w:szCs w:val="18"/>
              </w:rPr>
            </w:pPr>
            <w:r w:rsidRPr="003D0266">
              <w:rPr>
                <w:sz w:val="18"/>
                <w:szCs w:val="18"/>
              </w:rPr>
              <w:t>*Service ID</w:t>
            </w:r>
          </w:p>
        </w:tc>
        <w:tc>
          <w:tcPr>
            <w:tcW w:w="470" w:type="pct"/>
          </w:tcPr>
          <w:p w14:paraId="0A269FC9" w14:textId="77777777" w:rsidR="002021F1" w:rsidRPr="003D0266" w:rsidRDefault="002021F1" w:rsidP="002021F1">
            <w:pPr>
              <w:spacing w:after="120"/>
              <w:rPr>
                <w:sz w:val="18"/>
                <w:szCs w:val="18"/>
              </w:rPr>
            </w:pPr>
            <w:r w:rsidRPr="003D0266">
              <w:rPr>
                <w:sz w:val="18"/>
                <w:szCs w:val="18"/>
              </w:rPr>
              <w:t>25</w:t>
            </w:r>
          </w:p>
        </w:tc>
        <w:tc>
          <w:tcPr>
            <w:tcW w:w="599" w:type="pct"/>
          </w:tcPr>
          <w:p w14:paraId="06CCAB14" w14:textId="77777777" w:rsidR="002021F1" w:rsidRPr="003D0266" w:rsidRDefault="002021F1" w:rsidP="002021F1">
            <w:pPr>
              <w:spacing w:after="120"/>
              <w:rPr>
                <w:sz w:val="18"/>
                <w:szCs w:val="18"/>
              </w:rPr>
            </w:pPr>
            <w:r>
              <w:rPr>
                <w:sz w:val="18"/>
                <w:szCs w:val="18"/>
              </w:rPr>
              <w:t>40</w:t>
            </w:r>
          </w:p>
        </w:tc>
        <w:tc>
          <w:tcPr>
            <w:tcW w:w="624" w:type="pct"/>
          </w:tcPr>
          <w:p w14:paraId="74CBD58F" w14:textId="77777777" w:rsidR="002021F1" w:rsidRPr="003D0266" w:rsidRDefault="002021F1" w:rsidP="002021F1">
            <w:pPr>
              <w:spacing w:after="120"/>
              <w:rPr>
                <w:sz w:val="18"/>
                <w:szCs w:val="18"/>
              </w:rPr>
            </w:pPr>
            <w:r w:rsidRPr="003D0266">
              <w:rPr>
                <w:sz w:val="18"/>
                <w:szCs w:val="18"/>
              </w:rPr>
              <w:t>Text</w:t>
            </w:r>
          </w:p>
        </w:tc>
        <w:tc>
          <w:tcPr>
            <w:tcW w:w="1309" w:type="pct"/>
          </w:tcPr>
          <w:p w14:paraId="4ACCD119" w14:textId="77777777" w:rsidR="002021F1" w:rsidRPr="003D0266" w:rsidRDefault="002021F1" w:rsidP="002021F1">
            <w:pPr>
              <w:spacing w:after="120"/>
              <w:rPr>
                <w:sz w:val="18"/>
                <w:szCs w:val="18"/>
              </w:rPr>
            </w:pPr>
            <w:r w:rsidRPr="003D0266">
              <w:rPr>
                <w:sz w:val="18"/>
                <w:szCs w:val="18"/>
              </w:rPr>
              <w:t>N/A</w:t>
            </w:r>
          </w:p>
        </w:tc>
        <w:tc>
          <w:tcPr>
            <w:tcW w:w="974" w:type="pct"/>
          </w:tcPr>
          <w:p w14:paraId="2E7E998E" w14:textId="77777777" w:rsidR="002021F1" w:rsidRPr="003D0266" w:rsidRDefault="002021F1" w:rsidP="002021F1">
            <w:pPr>
              <w:spacing w:after="120"/>
              <w:rPr>
                <w:sz w:val="18"/>
                <w:szCs w:val="18"/>
              </w:rPr>
            </w:pPr>
          </w:p>
        </w:tc>
      </w:tr>
      <w:tr w:rsidR="002021F1" w:rsidRPr="005B4766" w14:paraId="7EBB4CE0" w14:textId="77777777" w:rsidTr="008846EA">
        <w:tc>
          <w:tcPr>
            <w:tcW w:w="1024" w:type="pct"/>
          </w:tcPr>
          <w:p w14:paraId="232F4E87" w14:textId="77777777" w:rsidR="002021F1" w:rsidRPr="003D0266" w:rsidRDefault="002021F1" w:rsidP="002021F1">
            <w:pPr>
              <w:spacing w:after="120"/>
              <w:rPr>
                <w:sz w:val="18"/>
                <w:szCs w:val="18"/>
              </w:rPr>
            </w:pPr>
            <w:r w:rsidRPr="003D0266">
              <w:rPr>
                <w:sz w:val="18"/>
                <w:szCs w:val="18"/>
              </w:rPr>
              <w:t>*Event Class</w:t>
            </w:r>
          </w:p>
        </w:tc>
        <w:tc>
          <w:tcPr>
            <w:tcW w:w="470" w:type="pct"/>
          </w:tcPr>
          <w:p w14:paraId="68E44E55" w14:textId="77777777" w:rsidR="002021F1" w:rsidRPr="003D0266" w:rsidRDefault="002021F1" w:rsidP="002021F1">
            <w:pPr>
              <w:spacing w:after="120"/>
              <w:rPr>
                <w:sz w:val="18"/>
                <w:szCs w:val="18"/>
              </w:rPr>
            </w:pPr>
            <w:r w:rsidRPr="003D0266">
              <w:rPr>
                <w:sz w:val="18"/>
                <w:szCs w:val="18"/>
              </w:rPr>
              <w:t>26</w:t>
            </w:r>
          </w:p>
        </w:tc>
        <w:tc>
          <w:tcPr>
            <w:tcW w:w="599" w:type="pct"/>
          </w:tcPr>
          <w:p w14:paraId="199E030D" w14:textId="77777777" w:rsidR="002021F1" w:rsidRPr="003D0266" w:rsidRDefault="002021F1" w:rsidP="002021F1">
            <w:pPr>
              <w:spacing w:after="120"/>
              <w:rPr>
                <w:sz w:val="18"/>
                <w:szCs w:val="18"/>
              </w:rPr>
            </w:pPr>
            <w:r>
              <w:rPr>
                <w:sz w:val="18"/>
                <w:szCs w:val="18"/>
              </w:rPr>
              <w:t>40</w:t>
            </w:r>
          </w:p>
        </w:tc>
        <w:tc>
          <w:tcPr>
            <w:tcW w:w="624" w:type="pct"/>
          </w:tcPr>
          <w:p w14:paraId="5DE7B9FA" w14:textId="77777777" w:rsidR="002021F1" w:rsidRPr="003D0266" w:rsidRDefault="002021F1" w:rsidP="002021F1">
            <w:pPr>
              <w:spacing w:after="120"/>
              <w:rPr>
                <w:sz w:val="18"/>
                <w:szCs w:val="18"/>
              </w:rPr>
            </w:pPr>
            <w:r w:rsidRPr="003D0266">
              <w:rPr>
                <w:sz w:val="18"/>
                <w:szCs w:val="18"/>
              </w:rPr>
              <w:t>Text</w:t>
            </w:r>
          </w:p>
        </w:tc>
        <w:tc>
          <w:tcPr>
            <w:tcW w:w="1309" w:type="pct"/>
          </w:tcPr>
          <w:p w14:paraId="1DD684C3" w14:textId="77777777" w:rsidR="002021F1" w:rsidRPr="003D0266" w:rsidRDefault="002021F1" w:rsidP="002021F1">
            <w:pPr>
              <w:spacing w:after="120"/>
              <w:rPr>
                <w:sz w:val="18"/>
                <w:szCs w:val="18"/>
              </w:rPr>
            </w:pPr>
            <w:r w:rsidRPr="003D0266">
              <w:rPr>
                <w:sz w:val="18"/>
                <w:szCs w:val="18"/>
              </w:rPr>
              <w:t>N/A</w:t>
            </w:r>
          </w:p>
        </w:tc>
        <w:tc>
          <w:tcPr>
            <w:tcW w:w="974" w:type="pct"/>
          </w:tcPr>
          <w:p w14:paraId="49AFF79E" w14:textId="77777777" w:rsidR="002021F1" w:rsidRPr="003D0266" w:rsidRDefault="002021F1" w:rsidP="002021F1">
            <w:pPr>
              <w:spacing w:after="120"/>
              <w:rPr>
                <w:sz w:val="18"/>
                <w:szCs w:val="18"/>
              </w:rPr>
            </w:pPr>
          </w:p>
        </w:tc>
      </w:tr>
      <w:tr w:rsidR="002021F1" w:rsidRPr="005B4766" w14:paraId="159031DD" w14:textId="77777777" w:rsidTr="008846EA">
        <w:tc>
          <w:tcPr>
            <w:tcW w:w="1024" w:type="pct"/>
          </w:tcPr>
          <w:p w14:paraId="72811D77" w14:textId="77777777" w:rsidR="002021F1" w:rsidRPr="003D0266" w:rsidRDefault="002021F1" w:rsidP="002021F1">
            <w:pPr>
              <w:spacing w:after="120"/>
              <w:rPr>
                <w:sz w:val="18"/>
                <w:szCs w:val="18"/>
              </w:rPr>
            </w:pPr>
            <w:r w:rsidRPr="003D0266">
              <w:rPr>
                <w:sz w:val="18"/>
                <w:szCs w:val="18"/>
              </w:rPr>
              <w:t>*Event Name</w:t>
            </w:r>
          </w:p>
        </w:tc>
        <w:tc>
          <w:tcPr>
            <w:tcW w:w="470" w:type="pct"/>
          </w:tcPr>
          <w:p w14:paraId="5E54543E" w14:textId="77777777" w:rsidR="002021F1" w:rsidRPr="003D0266" w:rsidRDefault="002021F1" w:rsidP="002021F1">
            <w:pPr>
              <w:spacing w:after="120"/>
              <w:rPr>
                <w:sz w:val="18"/>
                <w:szCs w:val="18"/>
              </w:rPr>
            </w:pPr>
            <w:r w:rsidRPr="003D0266">
              <w:rPr>
                <w:sz w:val="18"/>
                <w:szCs w:val="18"/>
              </w:rPr>
              <w:t>27</w:t>
            </w:r>
          </w:p>
        </w:tc>
        <w:tc>
          <w:tcPr>
            <w:tcW w:w="599" w:type="pct"/>
          </w:tcPr>
          <w:p w14:paraId="6430ABA8" w14:textId="77777777" w:rsidR="002021F1" w:rsidRPr="003D0266" w:rsidRDefault="002021F1" w:rsidP="002021F1">
            <w:pPr>
              <w:spacing w:after="120"/>
              <w:rPr>
                <w:sz w:val="18"/>
                <w:szCs w:val="18"/>
              </w:rPr>
            </w:pPr>
            <w:r>
              <w:rPr>
                <w:sz w:val="18"/>
                <w:szCs w:val="18"/>
              </w:rPr>
              <w:t>40</w:t>
            </w:r>
          </w:p>
        </w:tc>
        <w:tc>
          <w:tcPr>
            <w:tcW w:w="624" w:type="pct"/>
          </w:tcPr>
          <w:p w14:paraId="3A3643C4" w14:textId="77777777" w:rsidR="002021F1" w:rsidRPr="003D0266" w:rsidRDefault="002021F1" w:rsidP="002021F1">
            <w:pPr>
              <w:spacing w:after="120"/>
              <w:rPr>
                <w:sz w:val="18"/>
                <w:szCs w:val="18"/>
              </w:rPr>
            </w:pPr>
            <w:r w:rsidRPr="003D0266">
              <w:rPr>
                <w:sz w:val="18"/>
                <w:szCs w:val="18"/>
              </w:rPr>
              <w:t>Text</w:t>
            </w:r>
          </w:p>
        </w:tc>
        <w:tc>
          <w:tcPr>
            <w:tcW w:w="1309" w:type="pct"/>
          </w:tcPr>
          <w:p w14:paraId="4ED29A15" w14:textId="77777777" w:rsidR="002021F1" w:rsidRPr="003D0266" w:rsidRDefault="002021F1" w:rsidP="002021F1">
            <w:pPr>
              <w:spacing w:after="120"/>
              <w:rPr>
                <w:sz w:val="18"/>
                <w:szCs w:val="18"/>
              </w:rPr>
            </w:pPr>
            <w:r w:rsidRPr="003D0266">
              <w:rPr>
                <w:sz w:val="18"/>
                <w:szCs w:val="18"/>
              </w:rPr>
              <w:t>N/A</w:t>
            </w:r>
          </w:p>
        </w:tc>
        <w:tc>
          <w:tcPr>
            <w:tcW w:w="974" w:type="pct"/>
          </w:tcPr>
          <w:p w14:paraId="006DF658" w14:textId="77777777" w:rsidR="002021F1" w:rsidRPr="003D0266" w:rsidRDefault="002021F1" w:rsidP="002021F1">
            <w:pPr>
              <w:spacing w:after="120"/>
              <w:rPr>
                <w:sz w:val="18"/>
                <w:szCs w:val="18"/>
              </w:rPr>
            </w:pPr>
          </w:p>
        </w:tc>
      </w:tr>
      <w:tr w:rsidR="002021F1" w:rsidRPr="005B4766" w14:paraId="0DDCC394" w14:textId="77777777" w:rsidTr="008846EA">
        <w:tc>
          <w:tcPr>
            <w:tcW w:w="1024" w:type="pct"/>
          </w:tcPr>
          <w:p w14:paraId="57D59EFC" w14:textId="77777777" w:rsidR="002021F1" w:rsidRPr="003D0266" w:rsidRDefault="002021F1" w:rsidP="002021F1">
            <w:pPr>
              <w:spacing w:after="120"/>
              <w:rPr>
                <w:sz w:val="18"/>
                <w:szCs w:val="18"/>
              </w:rPr>
            </w:pPr>
            <w:r w:rsidRPr="003D0266">
              <w:rPr>
                <w:sz w:val="18"/>
                <w:szCs w:val="18"/>
              </w:rPr>
              <w:t>*CBUK reference number</w:t>
            </w:r>
          </w:p>
        </w:tc>
        <w:tc>
          <w:tcPr>
            <w:tcW w:w="470" w:type="pct"/>
          </w:tcPr>
          <w:p w14:paraId="39411BA0" w14:textId="77777777" w:rsidR="002021F1" w:rsidRPr="003D0266" w:rsidRDefault="002021F1" w:rsidP="002021F1">
            <w:pPr>
              <w:spacing w:after="120"/>
              <w:rPr>
                <w:sz w:val="18"/>
                <w:szCs w:val="18"/>
              </w:rPr>
            </w:pPr>
            <w:r w:rsidRPr="003D0266">
              <w:rPr>
                <w:sz w:val="18"/>
                <w:szCs w:val="18"/>
              </w:rPr>
              <w:t>28</w:t>
            </w:r>
          </w:p>
        </w:tc>
        <w:tc>
          <w:tcPr>
            <w:tcW w:w="599" w:type="pct"/>
          </w:tcPr>
          <w:p w14:paraId="11CDA4D7" w14:textId="77777777" w:rsidR="002021F1" w:rsidRPr="003D0266" w:rsidRDefault="002021F1" w:rsidP="002021F1">
            <w:pPr>
              <w:spacing w:after="120"/>
              <w:rPr>
                <w:sz w:val="18"/>
                <w:szCs w:val="18"/>
              </w:rPr>
            </w:pPr>
            <w:r w:rsidRPr="003D0266">
              <w:rPr>
                <w:sz w:val="18"/>
                <w:szCs w:val="18"/>
              </w:rPr>
              <w:t>20</w:t>
            </w:r>
          </w:p>
        </w:tc>
        <w:tc>
          <w:tcPr>
            <w:tcW w:w="624" w:type="pct"/>
          </w:tcPr>
          <w:p w14:paraId="19398C2C" w14:textId="77777777" w:rsidR="002021F1" w:rsidRPr="003D0266" w:rsidRDefault="002021F1" w:rsidP="002021F1">
            <w:pPr>
              <w:spacing w:after="120"/>
              <w:rPr>
                <w:sz w:val="18"/>
                <w:szCs w:val="18"/>
              </w:rPr>
            </w:pPr>
            <w:r w:rsidRPr="003D0266">
              <w:rPr>
                <w:sz w:val="18"/>
                <w:szCs w:val="18"/>
              </w:rPr>
              <w:t>Text</w:t>
            </w:r>
          </w:p>
        </w:tc>
        <w:tc>
          <w:tcPr>
            <w:tcW w:w="1309" w:type="pct"/>
          </w:tcPr>
          <w:p w14:paraId="4FC33313" w14:textId="77777777" w:rsidR="002021F1" w:rsidRPr="003D0266" w:rsidRDefault="002021F1" w:rsidP="002021F1">
            <w:pPr>
              <w:spacing w:after="120"/>
              <w:rPr>
                <w:sz w:val="18"/>
                <w:szCs w:val="18"/>
              </w:rPr>
            </w:pPr>
            <w:r w:rsidRPr="003D0266">
              <w:rPr>
                <w:sz w:val="18"/>
                <w:szCs w:val="18"/>
              </w:rPr>
              <w:t>N/A</w:t>
            </w:r>
          </w:p>
        </w:tc>
        <w:tc>
          <w:tcPr>
            <w:tcW w:w="974" w:type="pct"/>
          </w:tcPr>
          <w:p w14:paraId="0E8B377F" w14:textId="77777777" w:rsidR="002021F1" w:rsidRPr="003D0266" w:rsidRDefault="002021F1" w:rsidP="002021F1">
            <w:pPr>
              <w:spacing w:after="120"/>
              <w:rPr>
                <w:sz w:val="18"/>
                <w:szCs w:val="18"/>
              </w:rPr>
            </w:pPr>
          </w:p>
        </w:tc>
      </w:tr>
      <w:tr w:rsidR="002021F1" w:rsidRPr="005B4766" w14:paraId="65B5F532" w14:textId="77777777" w:rsidTr="008846EA">
        <w:tc>
          <w:tcPr>
            <w:tcW w:w="1024" w:type="pct"/>
          </w:tcPr>
          <w:p w14:paraId="6947C055" w14:textId="77777777" w:rsidR="002021F1" w:rsidRPr="003D0266" w:rsidRDefault="002021F1" w:rsidP="002021F1">
            <w:pPr>
              <w:spacing w:after="120"/>
              <w:rPr>
                <w:sz w:val="18"/>
                <w:szCs w:val="18"/>
              </w:rPr>
            </w:pPr>
            <w:r w:rsidRPr="003D0266">
              <w:rPr>
                <w:sz w:val="18"/>
                <w:szCs w:val="18"/>
              </w:rPr>
              <w:t>*CLI</w:t>
            </w:r>
          </w:p>
        </w:tc>
        <w:tc>
          <w:tcPr>
            <w:tcW w:w="470" w:type="pct"/>
          </w:tcPr>
          <w:p w14:paraId="00AA663B" w14:textId="77777777" w:rsidR="002021F1" w:rsidRPr="003D0266" w:rsidRDefault="002021F1" w:rsidP="002021F1">
            <w:pPr>
              <w:spacing w:after="120"/>
              <w:rPr>
                <w:sz w:val="18"/>
                <w:szCs w:val="18"/>
              </w:rPr>
            </w:pPr>
            <w:r w:rsidRPr="003D0266">
              <w:rPr>
                <w:sz w:val="18"/>
                <w:szCs w:val="18"/>
              </w:rPr>
              <w:t>29</w:t>
            </w:r>
          </w:p>
        </w:tc>
        <w:tc>
          <w:tcPr>
            <w:tcW w:w="599" w:type="pct"/>
          </w:tcPr>
          <w:p w14:paraId="2420A7BF" w14:textId="77777777" w:rsidR="002021F1" w:rsidRPr="003D0266" w:rsidRDefault="002021F1" w:rsidP="002021F1">
            <w:pPr>
              <w:spacing w:after="120"/>
              <w:rPr>
                <w:sz w:val="18"/>
                <w:szCs w:val="18"/>
              </w:rPr>
            </w:pPr>
            <w:r w:rsidRPr="003D0266">
              <w:rPr>
                <w:sz w:val="18"/>
                <w:szCs w:val="18"/>
              </w:rPr>
              <w:t>20</w:t>
            </w:r>
          </w:p>
        </w:tc>
        <w:tc>
          <w:tcPr>
            <w:tcW w:w="624" w:type="pct"/>
          </w:tcPr>
          <w:p w14:paraId="13D01AB7" w14:textId="77777777" w:rsidR="002021F1" w:rsidRPr="003D0266" w:rsidRDefault="002021F1" w:rsidP="002021F1">
            <w:pPr>
              <w:spacing w:after="120"/>
              <w:rPr>
                <w:sz w:val="18"/>
                <w:szCs w:val="18"/>
              </w:rPr>
            </w:pPr>
            <w:r w:rsidRPr="003D0266">
              <w:rPr>
                <w:sz w:val="18"/>
                <w:szCs w:val="18"/>
              </w:rPr>
              <w:t>Text</w:t>
            </w:r>
          </w:p>
        </w:tc>
        <w:tc>
          <w:tcPr>
            <w:tcW w:w="1309" w:type="pct"/>
          </w:tcPr>
          <w:p w14:paraId="319D92AB" w14:textId="77777777" w:rsidR="002021F1" w:rsidRPr="003D0266" w:rsidRDefault="002021F1" w:rsidP="002021F1">
            <w:pPr>
              <w:spacing w:after="120"/>
              <w:rPr>
                <w:sz w:val="18"/>
                <w:szCs w:val="18"/>
              </w:rPr>
            </w:pPr>
            <w:r w:rsidRPr="003D0266">
              <w:rPr>
                <w:sz w:val="18"/>
                <w:szCs w:val="18"/>
              </w:rPr>
              <w:t>N/A</w:t>
            </w:r>
          </w:p>
        </w:tc>
        <w:tc>
          <w:tcPr>
            <w:tcW w:w="974" w:type="pct"/>
          </w:tcPr>
          <w:p w14:paraId="05108473" w14:textId="77777777" w:rsidR="002021F1" w:rsidRPr="003D0266" w:rsidRDefault="002021F1" w:rsidP="002021F1">
            <w:pPr>
              <w:spacing w:after="120"/>
              <w:rPr>
                <w:sz w:val="18"/>
                <w:szCs w:val="18"/>
              </w:rPr>
            </w:pPr>
          </w:p>
        </w:tc>
      </w:tr>
      <w:tr w:rsidR="002021F1" w:rsidRPr="005B4766" w14:paraId="34C61650" w14:textId="77777777" w:rsidTr="008846EA">
        <w:tc>
          <w:tcPr>
            <w:tcW w:w="1024" w:type="pct"/>
          </w:tcPr>
          <w:p w14:paraId="108C7751" w14:textId="77777777" w:rsidR="002021F1" w:rsidRPr="003D0266" w:rsidRDefault="002021F1" w:rsidP="002021F1">
            <w:pPr>
              <w:spacing w:after="120"/>
              <w:rPr>
                <w:sz w:val="18"/>
                <w:szCs w:val="18"/>
              </w:rPr>
            </w:pPr>
            <w:r w:rsidRPr="003D0266">
              <w:rPr>
                <w:sz w:val="18"/>
                <w:szCs w:val="18"/>
              </w:rPr>
              <w:t>*MAC code</w:t>
            </w:r>
          </w:p>
        </w:tc>
        <w:tc>
          <w:tcPr>
            <w:tcW w:w="470" w:type="pct"/>
          </w:tcPr>
          <w:p w14:paraId="77CA08AF" w14:textId="77777777" w:rsidR="002021F1" w:rsidRPr="003D0266" w:rsidRDefault="002021F1" w:rsidP="002021F1">
            <w:pPr>
              <w:spacing w:after="120"/>
              <w:rPr>
                <w:sz w:val="18"/>
                <w:szCs w:val="18"/>
              </w:rPr>
            </w:pPr>
            <w:r w:rsidRPr="003D0266">
              <w:rPr>
                <w:sz w:val="18"/>
                <w:szCs w:val="18"/>
              </w:rPr>
              <w:t>30</w:t>
            </w:r>
          </w:p>
        </w:tc>
        <w:tc>
          <w:tcPr>
            <w:tcW w:w="599" w:type="pct"/>
          </w:tcPr>
          <w:p w14:paraId="1CBC0C80" w14:textId="77777777" w:rsidR="002021F1" w:rsidRPr="003D0266" w:rsidRDefault="002021F1" w:rsidP="002021F1">
            <w:pPr>
              <w:spacing w:after="120"/>
              <w:rPr>
                <w:sz w:val="18"/>
                <w:szCs w:val="18"/>
              </w:rPr>
            </w:pPr>
            <w:r w:rsidRPr="003D0266">
              <w:rPr>
                <w:sz w:val="18"/>
                <w:szCs w:val="18"/>
              </w:rPr>
              <w:t>20</w:t>
            </w:r>
          </w:p>
        </w:tc>
        <w:tc>
          <w:tcPr>
            <w:tcW w:w="624" w:type="pct"/>
          </w:tcPr>
          <w:p w14:paraId="753845C4" w14:textId="77777777" w:rsidR="002021F1" w:rsidRPr="003D0266" w:rsidRDefault="002021F1" w:rsidP="002021F1">
            <w:pPr>
              <w:spacing w:after="120"/>
              <w:rPr>
                <w:sz w:val="18"/>
                <w:szCs w:val="18"/>
              </w:rPr>
            </w:pPr>
            <w:r w:rsidRPr="003D0266">
              <w:rPr>
                <w:sz w:val="18"/>
                <w:szCs w:val="18"/>
              </w:rPr>
              <w:t>Text</w:t>
            </w:r>
          </w:p>
        </w:tc>
        <w:tc>
          <w:tcPr>
            <w:tcW w:w="1309" w:type="pct"/>
          </w:tcPr>
          <w:p w14:paraId="0AD9640C" w14:textId="77777777" w:rsidR="002021F1" w:rsidRPr="003D0266" w:rsidRDefault="002021F1" w:rsidP="002021F1">
            <w:pPr>
              <w:spacing w:after="120"/>
              <w:rPr>
                <w:sz w:val="18"/>
                <w:szCs w:val="18"/>
              </w:rPr>
            </w:pPr>
            <w:r w:rsidRPr="003D0266">
              <w:rPr>
                <w:sz w:val="18"/>
                <w:szCs w:val="18"/>
              </w:rPr>
              <w:t>N/A</w:t>
            </w:r>
          </w:p>
        </w:tc>
        <w:tc>
          <w:tcPr>
            <w:tcW w:w="974" w:type="pct"/>
          </w:tcPr>
          <w:p w14:paraId="50DFCCF1" w14:textId="77777777" w:rsidR="002021F1" w:rsidRPr="003D0266" w:rsidRDefault="002021F1" w:rsidP="002021F1">
            <w:pPr>
              <w:spacing w:after="120"/>
              <w:rPr>
                <w:sz w:val="18"/>
                <w:szCs w:val="18"/>
              </w:rPr>
            </w:pPr>
          </w:p>
        </w:tc>
      </w:tr>
      <w:tr w:rsidR="002021F1" w:rsidRPr="005B4766" w14:paraId="4EE4586E" w14:textId="77777777" w:rsidTr="008846EA">
        <w:tc>
          <w:tcPr>
            <w:tcW w:w="1024" w:type="pct"/>
          </w:tcPr>
          <w:p w14:paraId="2E52CFF5" w14:textId="77777777" w:rsidR="002021F1" w:rsidRPr="003D0266" w:rsidRDefault="002021F1" w:rsidP="0008065F">
            <w:pPr>
              <w:spacing w:after="120"/>
              <w:rPr>
                <w:sz w:val="18"/>
                <w:szCs w:val="18"/>
              </w:rPr>
            </w:pPr>
            <w:r w:rsidRPr="003D0266">
              <w:rPr>
                <w:sz w:val="18"/>
                <w:szCs w:val="18"/>
              </w:rPr>
              <w:t>*</w:t>
            </w:r>
            <w:r w:rsidR="0008065F" w:rsidRPr="00583571">
              <w:rPr>
                <w:sz w:val="18"/>
                <w:szCs w:val="18"/>
              </w:rPr>
              <w:t>Invoice Id</w:t>
            </w:r>
          </w:p>
        </w:tc>
        <w:tc>
          <w:tcPr>
            <w:tcW w:w="470" w:type="pct"/>
          </w:tcPr>
          <w:p w14:paraId="3A00BC20" w14:textId="77777777" w:rsidR="002021F1" w:rsidRPr="003D0266" w:rsidRDefault="002021F1" w:rsidP="002021F1">
            <w:pPr>
              <w:spacing w:after="120"/>
              <w:rPr>
                <w:sz w:val="18"/>
                <w:szCs w:val="18"/>
              </w:rPr>
            </w:pPr>
            <w:r w:rsidRPr="003D0266">
              <w:rPr>
                <w:sz w:val="18"/>
                <w:szCs w:val="18"/>
              </w:rPr>
              <w:t>31</w:t>
            </w:r>
          </w:p>
        </w:tc>
        <w:tc>
          <w:tcPr>
            <w:tcW w:w="599" w:type="pct"/>
          </w:tcPr>
          <w:p w14:paraId="493DF476" w14:textId="77777777" w:rsidR="002021F1" w:rsidRPr="003D0266" w:rsidRDefault="002021F1" w:rsidP="002021F1">
            <w:pPr>
              <w:spacing w:after="120"/>
              <w:rPr>
                <w:sz w:val="18"/>
                <w:szCs w:val="18"/>
              </w:rPr>
            </w:pPr>
            <w:r w:rsidRPr="003D0266">
              <w:rPr>
                <w:sz w:val="18"/>
                <w:szCs w:val="18"/>
              </w:rPr>
              <w:t>2</w:t>
            </w:r>
            <w:r w:rsidR="0008065F">
              <w:rPr>
                <w:sz w:val="18"/>
                <w:szCs w:val="18"/>
              </w:rPr>
              <w:t>500</w:t>
            </w:r>
          </w:p>
        </w:tc>
        <w:tc>
          <w:tcPr>
            <w:tcW w:w="624" w:type="pct"/>
          </w:tcPr>
          <w:p w14:paraId="68D82EBA" w14:textId="77777777" w:rsidR="002021F1" w:rsidRPr="003D0266" w:rsidRDefault="002021F1" w:rsidP="002021F1">
            <w:pPr>
              <w:spacing w:after="120"/>
              <w:rPr>
                <w:sz w:val="18"/>
                <w:szCs w:val="18"/>
              </w:rPr>
            </w:pPr>
            <w:r w:rsidRPr="003D0266">
              <w:rPr>
                <w:sz w:val="18"/>
                <w:szCs w:val="18"/>
              </w:rPr>
              <w:t>Text</w:t>
            </w:r>
            <w:r>
              <w:rPr>
                <w:sz w:val="18"/>
                <w:szCs w:val="18"/>
              </w:rPr>
              <w:t>s</w:t>
            </w:r>
          </w:p>
        </w:tc>
        <w:tc>
          <w:tcPr>
            <w:tcW w:w="1309" w:type="pct"/>
          </w:tcPr>
          <w:p w14:paraId="488589EF" w14:textId="77777777" w:rsidR="00A05B11" w:rsidRDefault="00A05B11" w:rsidP="00AA6268">
            <w:pPr>
              <w:spacing w:after="120"/>
              <w:rPr>
                <w:rFonts w:ascii="Calibri" w:hAnsi="Calibri"/>
                <w:color w:val="000000"/>
                <w:sz w:val="22"/>
                <w:szCs w:val="22"/>
              </w:rPr>
            </w:pPr>
            <w:r>
              <w:rPr>
                <w:rFonts w:cs="Arial"/>
                <w:sz w:val="18"/>
                <w:szCs w:val="18"/>
              </w:rPr>
              <w:t>e.g.</w:t>
            </w:r>
            <w:r>
              <w:rPr>
                <w:rFonts w:ascii="Calibri" w:hAnsi="Calibri"/>
                <w:color w:val="000000"/>
                <w:sz w:val="22"/>
                <w:szCs w:val="22"/>
              </w:rPr>
              <w:t>GM00000023 M001 1/GM00000023 M002 1</w:t>
            </w:r>
          </w:p>
          <w:p w14:paraId="46097309" w14:textId="77777777" w:rsidR="002021F1" w:rsidRPr="00ED7A76" w:rsidRDefault="00A05B11" w:rsidP="002021F1">
            <w:pPr>
              <w:spacing w:after="120"/>
              <w:rPr>
                <w:rFonts w:cs="Arial"/>
                <w:sz w:val="18"/>
                <w:szCs w:val="18"/>
              </w:rPr>
            </w:pPr>
            <w:r>
              <w:rPr>
                <w:rFonts w:ascii="Calibri" w:hAnsi="Calibri"/>
                <w:color w:val="000000"/>
                <w:sz w:val="22"/>
                <w:szCs w:val="22"/>
              </w:rPr>
              <w:t>etc..</w:t>
            </w:r>
          </w:p>
        </w:tc>
        <w:tc>
          <w:tcPr>
            <w:tcW w:w="974" w:type="pct"/>
          </w:tcPr>
          <w:p w14:paraId="738EF89B" w14:textId="77777777" w:rsidR="002021F1" w:rsidRPr="003D0266" w:rsidRDefault="00EA4F53" w:rsidP="002021F1">
            <w:pPr>
              <w:spacing w:after="120"/>
              <w:rPr>
                <w:sz w:val="18"/>
                <w:szCs w:val="18"/>
              </w:rPr>
            </w:pPr>
            <w:r>
              <w:rPr>
                <w:sz w:val="18"/>
                <w:szCs w:val="18"/>
              </w:rPr>
              <w:t>Invoice Id is list of invoice against which charges are reconciled.</w:t>
            </w:r>
          </w:p>
        </w:tc>
      </w:tr>
      <w:tr w:rsidR="002021F1" w:rsidRPr="005B4766" w14:paraId="27ED8C97" w14:textId="77777777" w:rsidTr="008846EA">
        <w:tc>
          <w:tcPr>
            <w:tcW w:w="1024" w:type="pct"/>
          </w:tcPr>
          <w:p w14:paraId="29215332" w14:textId="77777777" w:rsidR="002021F1" w:rsidRPr="003D0266" w:rsidRDefault="002021F1" w:rsidP="002021F1">
            <w:pPr>
              <w:spacing w:after="120"/>
              <w:rPr>
                <w:sz w:val="18"/>
                <w:szCs w:val="18"/>
              </w:rPr>
            </w:pPr>
            <w:r w:rsidRPr="003D0266">
              <w:rPr>
                <w:sz w:val="18"/>
                <w:szCs w:val="18"/>
              </w:rPr>
              <w:t>*TRC Start date time</w:t>
            </w:r>
          </w:p>
        </w:tc>
        <w:tc>
          <w:tcPr>
            <w:tcW w:w="470" w:type="pct"/>
          </w:tcPr>
          <w:p w14:paraId="7E8179D4" w14:textId="77777777" w:rsidR="002021F1" w:rsidRPr="003D0266" w:rsidRDefault="002021F1" w:rsidP="002021F1">
            <w:pPr>
              <w:spacing w:after="120"/>
              <w:rPr>
                <w:sz w:val="18"/>
                <w:szCs w:val="18"/>
              </w:rPr>
            </w:pPr>
            <w:r w:rsidRPr="003D0266">
              <w:rPr>
                <w:sz w:val="18"/>
                <w:szCs w:val="18"/>
              </w:rPr>
              <w:t>32</w:t>
            </w:r>
          </w:p>
        </w:tc>
        <w:tc>
          <w:tcPr>
            <w:tcW w:w="599" w:type="pct"/>
          </w:tcPr>
          <w:p w14:paraId="482BC3F5" w14:textId="77777777" w:rsidR="002021F1" w:rsidRPr="003D0266" w:rsidRDefault="002021F1" w:rsidP="002021F1">
            <w:pPr>
              <w:spacing w:after="120"/>
              <w:rPr>
                <w:sz w:val="18"/>
                <w:szCs w:val="18"/>
              </w:rPr>
            </w:pPr>
            <w:r w:rsidRPr="003D0266">
              <w:rPr>
                <w:sz w:val="18"/>
                <w:szCs w:val="18"/>
              </w:rPr>
              <w:t>20</w:t>
            </w:r>
          </w:p>
        </w:tc>
        <w:tc>
          <w:tcPr>
            <w:tcW w:w="624" w:type="pct"/>
          </w:tcPr>
          <w:p w14:paraId="52097747" w14:textId="77777777" w:rsidR="002021F1" w:rsidRPr="003D0266" w:rsidRDefault="002021F1" w:rsidP="002021F1">
            <w:pPr>
              <w:spacing w:after="120"/>
              <w:rPr>
                <w:sz w:val="18"/>
                <w:szCs w:val="18"/>
              </w:rPr>
            </w:pPr>
            <w:r w:rsidRPr="003D0266">
              <w:rPr>
                <w:sz w:val="18"/>
                <w:szCs w:val="18"/>
              </w:rPr>
              <w:t>Text</w:t>
            </w:r>
          </w:p>
        </w:tc>
        <w:tc>
          <w:tcPr>
            <w:tcW w:w="1309" w:type="pct"/>
          </w:tcPr>
          <w:p w14:paraId="5031C080" w14:textId="77777777" w:rsidR="002021F1" w:rsidRPr="003D0266" w:rsidRDefault="002021F1" w:rsidP="002021F1">
            <w:pPr>
              <w:spacing w:after="120"/>
              <w:rPr>
                <w:sz w:val="18"/>
                <w:szCs w:val="18"/>
              </w:rPr>
            </w:pPr>
            <w:r w:rsidRPr="003D0266">
              <w:rPr>
                <w:sz w:val="18"/>
                <w:szCs w:val="18"/>
              </w:rPr>
              <w:t>N/A</w:t>
            </w:r>
          </w:p>
        </w:tc>
        <w:tc>
          <w:tcPr>
            <w:tcW w:w="974" w:type="pct"/>
          </w:tcPr>
          <w:p w14:paraId="1FB2C2F2" w14:textId="77777777" w:rsidR="002021F1" w:rsidRPr="003D0266" w:rsidRDefault="002021F1" w:rsidP="002021F1">
            <w:pPr>
              <w:spacing w:after="120"/>
              <w:rPr>
                <w:sz w:val="18"/>
                <w:szCs w:val="18"/>
              </w:rPr>
            </w:pPr>
          </w:p>
        </w:tc>
      </w:tr>
      <w:tr w:rsidR="002021F1" w:rsidRPr="005B4766" w14:paraId="682F5D7A" w14:textId="77777777" w:rsidTr="008846EA">
        <w:tc>
          <w:tcPr>
            <w:tcW w:w="1024" w:type="pct"/>
          </w:tcPr>
          <w:p w14:paraId="5F374C0E" w14:textId="77777777" w:rsidR="002021F1" w:rsidRPr="003D0266" w:rsidRDefault="002021F1" w:rsidP="002021F1">
            <w:pPr>
              <w:spacing w:after="120"/>
              <w:rPr>
                <w:sz w:val="18"/>
                <w:szCs w:val="18"/>
              </w:rPr>
            </w:pPr>
            <w:r w:rsidRPr="003D0266">
              <w:rPr>
                <w:sz w:val="18"/>
                <w:szCs w:val="18"/>
              </w:rPr>
              <w:t>*Clear code</w:t>
            </w:r>
          </w:p>
        </w:tc>
        <w:tc>
          <w:tcPr>
            <w:tcW w:w="470" w:type="pct"/>
          </w:tcPr>
          <w:p w14:paraId="676D8EB3" w14:textId="77777777" w:rsidR="002021F1" w:rsidRPr="003D0266" w:rsidRDefault="002021F1" w:rsidP="002021F1">
            <w:pPr>
              <w:spacing w:after="120"/>
              <w:rPr>
                <w:sz w:val="18"/>
                <w:szCs w:val="18"/>
              </w:rPr>
            </w:pPr>
            <w:r w:rsidRPr="003D0266">
              <w:rPr>
                <w:sz w:val="18"/>
                <w:szCs w:val="18"/>
              </w:rPr>
              <w:t>33</w:t>
            </w:r>
          </w:p>
        </w:tc>
        <w:tc>
          <w:tcPr>
            <w:tcW w:w="599" w:type="pct"/>
          </w:tcPr>
          <w:p w14:paraId="71084C28" w14:textId="77777777" w:rsidR="002021F1" w:rsidRPr="003D0266" w:rsidRDefault="002021F1" w:rsidP="002021F1">
            <w:pPr>
              <w:spacing w:after="120"/>
              <w:rPr>
                <w:sz w:val="18"/>
                <w:szCs w:val="18"/>
              </w:rPr>
            </w:pPr>
            <w:r w:rsidRPr="003D0266">
              <w:rPr>
                <w:sz w:val="18"/>
                <w:szCs w:val="18"/>
              </w:rPr>
              <w:t>20</w:t>
            </w:r>
          </w:p>
        </w:tc>
        <w:tc>
          <w:tcPr>
            <w:tcW w:w="624" w:type="pct"/>
          </w:tcPr>
          <w:p w14:paraId="665E8048" w14:textId="77777777" w:rsidR="002021F1" w:rsidRPr="003D0266" w:rsidRDefault="002021F1" w:rsidP="002021F1">
            <w:pPr>
              <w:spacing w:after="120"/>
              <w:rPr>
                <w:sz w:val="18"/>
                <w:szCs w:val="18"/>
              </w:rPr>
            </w:pPr>
            <w:r w:rsidRPr="003D0266">
              <w:rPr>
                <w:sz w:val="18"/>
                <w:szCs w:val="18"/>
              </w:rPr>
              <w:t>Text</w:t>
            </w:r>
          </w:p>
        </w:tc>
        <w:tc>
          <w:tcPr>
            <w:tcW w:w="1309" w:type="pct"/>
          </w:tcPr>
          <w:p w14:paraId="526C3DC5" w14:textId="77777777" w:rsidR="002021F1" w:rsidRPr="003D0266" w:rsidRDefault="002021F1" w:rsidP="002021F1">
            <w:pPr>
              <w:spacing w:after="120"/>
              <w:rPr>
                <w:sz w:val="18"/>
                <w:szCs w:val="18"/>
              </w:rPr>
            </w:pPr>
            <w:r w:rsidRPr="003D0266">
              <w:rPr>
                <w:sz w:val="18"/>
                <w:szCs w:val="18"/>
              </w:rPr>
              <w:t>N/A</w:t>
            </w:r>
          </w:p>
        </w:tc>
        <w:tc>
          <w:tcPr>
            <w:tcW w:w="974" w:type="pct"/>
          </w:tcPr>
          <w:p w14:paraId="1D8A92D3" w14:textId="77777777" w:rsidR="002021F1" w:rsidRPr="003D0266" w:rsidRDefault="002021F1" w:rsidP="002021F1">
            <w:pPr>
              <w:spacing w:after="120"/>
              <w:rPr>
                <w:sz w:val="18"/>
                <w:szCs w:val="18"/>
              </w:rPr>
            </w:pPr>
          </w:p>
        </w:tc>
      </w:tr>
      <w:tr w:rsidR="002021F1" w:rsidRPr="005B4766" w14:paraId="2A7BEB19" w14:textId="77777777" w:rsidTr="008846EA">
        <w:tc>
          <w:tcPr>
            <w:tcW w:w="1024" w:type="pct"/>
          </w:tcPr>
          <w:p w14:paraId="7C21ED54" w14:textId="77777777" w:rsidR="002021F1" w:rsidRPr="003D0266" w:rsidRDefault="002021F1" w:rsidP="002021F1">
            <w:pPr>
              <w:spacing w:after="120"/>
              <w:rPr>
                <w:sz w:val="18"/>
                <w:szCs w:val="18"/>
              </w:rPr>
            </w:pPr>
            <w:r w:rsidRPr="003D0266">
              <w:rPr>
                <w:sz w:val="18"/>
                <w:szCs w:val="18"/>
              </w:rPr>
              <w:t>*TRC description code</w:t>
            </w:r>
          </w:p>
        </w:tc>
        <w:tc>
          <w:tcPr>
            <w:tcW w:w="470" w:type="pct"/>
          </w:tcPr>
          <w:p w14:paraId="3C9AB1D1" w14:textId="77777777" w:rsidR="002021F1" w:rsidRPr="003D0266" w:rsidRDefault="002021F1" w:rsidP="002021F1">
            <w:pPr>
              <w:spacing w:after="120"/>
              <w:rPr>
                <w:sz w:val="18"/>
                <w:szCs w:val="18"/>
              </w:rPr>
            </w:pPr>
            <w:r w:rsidRPr="003D0266">
              <w:rPr>
                <w:sz w:val="18"/>
                <w:szCs w:val="18"/>
              </w:rPr>
              <w:t>34</w:t>
            </w:r>
          </w:p>
        </w:tc>
        <w:tc>
          <w:tcPr>
            <w:tcW w:w="599" w:type="pct"/>
          </w:tcPr>
          <w:p w14:paraId="15A473F9" w14:textId="77777777" w:rsidR="002021F1" w:rsidRPr="003D0266" w:rsidRDefault="002021F1" w:rsidP="002021F1">
            <w:pPr>
              <w:spacing w:after="120"/>
              <w:rPr>
                <w:sz w:val="18"/>
                <w:szCs w:val="18"/>
              </w:rPr>
            </w:pPr>
            <w:r w:rsidRPr="003D0266">
              <w:rPr>
                <w:sz w:val="18"/>
                <w:szCs w:val="18"/>
              </w:rPr>
              <w:t>20</w:t>
            </w:r>
          </w:p>
        </w:tc>
        <w:tc>
          <w:tcPr>
            <w:tcW w:w="624" w:type="pct"/>
          </w:tcPr>
          <w:p w14:paraId="6101D126" w14:textId="77777777" w:rsidR="002021F1" w:rsidRPr="003D0266" w:rsidRDefault="002021F1" w:rsidP="002021F1">
            <w:pPr>
              <w:spacing w:after="120"/>
              <w:rPr>
                <w:sz w:val="18"/>
                <w:szCs w:val="18"/>
              </w:rPr>
            </w:pPr>
            <w:r w:rsidRPr="003D0266">
              <w:rPr>
                <w:sz w:val="18"/>
                <w:szCs w:val="18"/>
              </w:rPr>
              <w:t>Text</w:t>
            </w:r>
          </w:p>
        </w:tc>
        <w:tc>
          <w:tcPr>
            <w:tcW w:w="1309" w:type="pct"/>
          </w:tcPr>
          <w:p w14:paraId="1DC199C4" w14:textId="77777777" w:rsidR="002021F1" w:rsidRPr="003D0266" w:rsidRDefault="002021F1" w:rsidP="002021F1">
            <w:pPr>
              <w:spacing w:after="120"/>
              <w:rPr>
                <w:sz w:val="18"/>
                <w:szCs w:val="18"/>
              </w:rPr>
            </w:pPr>
            <w:r w:rsidRPr="003D0266">
              <w:rPr>
                <w:sz w:val="18"/>
                <w:szCs w:val="18"/>
              </w:rPr>
              <w:t>N/A</w:t>
            </w:r>
          </w:p>
        </w:tc>
        <w:tc>
          <w:tcPr>
            <w:tcW w:w="974" w:type="pct"/>
          </w:tcPr>
          <w:p w14:paraId="2734AA74" w14:textId="77777777" w:rsidR="002021F1" w:rsidRPr="003D0266" w:rsidRDefault="002021F1" w:rsidP="002021F1">
            <w:pPr>
              <w:spacing w:after="120"/>
              <w:rPr>
                <w:sz w:val="18"/>
                <w:szCs w:val="18"/>
              </w:rPr>
            </w:pPr>
          </w:p>
        </w:tc>
      </w:tr>
      <w:tr w:rsidR="002021F1" w:rsidRPr="005B4766" w14:paraId="6D31F69C" w14:textId="77777777" w:rsidTr="008846EA">
        <w:tc>
          <w:tcPr>
            <w:tcW w:w="1024" w:type="pct"/>
          </w:tcPr>
          <w:p w14:paraId="6EF6F871" w14:textId="77777777" w:rsidR="002021F1" w:rsidRPr="003D0266" w:rsidRDefault="002021F1" w:rsidP="002021F1">
            <w:pPr>
              <w:spacing w:after="120"/>
              <w:rPr>
                <w:sz w:val="18"/>
                <w:szCs w:val="18"/>
              </w:rPr>
            </w:pPr>
            <w:r w:rsidRPr="003D0266">
              <w:rPr>
                <w:sz w:val="18"/>
                <w:szCs w:val="18"/>
              </w:rPr>
              <w:t>*Price list reference</w:t>
            </w:r>
          </w:p>
        </w:tc>
        <w:tc>
          <w:tcPr>
            <w:tcW w:w="470" w:type="pct"/>
          </w:tcPr>
          <w:p w14:paraId="13A60981" w14:textId="77777777" w:rsidR="002021F1" w:rsidRPr="003D0266" w:rsidRDefault="002021F1" w:rsidP="002021F1">
            <w:pPr>
              <w:spacing w:after="120"/>
              <w:rPr>
                <w:sz w:val="18"/>
                <w:szCs w:val="18"/>
              </w:rPr>
            </w:pPr>
            <w:r w:rsidRPr="003D0266">
              <w:rPr>
                <w:sz w:val="18"/>
                <w:szCs w:val="18"/>
              </w:rPr>
              <w:t>35</w:t>
            </w:r>
          </w:p>
        </w:tc>
        <w:tc>
          <w:tcPr>
            <w:tcW w:w="599" w:type="pct"/>
          </w:tcPr>
          <w:p w14:paraId="63C7567A" w14:textId="77777777" w:rsidR="002021F1" w:rsidRPr="003D0266" w:rsidRDefault="002021F1" w:rsidP="002021F1">
            <w:pPr>
              <w:spacing w:after="120"/>
              <w:rPr>
                <w:sz w:val="18"/>
                <w:szCs w:val="18"/>
              </w:rPr>
            </w:pPr>
            <w:r>
              <w:rPr>
                <w:sz w:val="18"/>
                <w:szCs w:val="18"/>
              </w:rPr>
              <w:t>256</w:t>
            </w:r>
          </w:p>
        </w:tc>
        <w:tc>
          <w:tcPr>
            <w:tcW w:w="624" w:type="pct"/>
          </w:tcPr>
          <w:p w14:paraId="714D847F" w14:textId="77777777" w:rsidR="002021F1" w:rsidRPr="003D0266" w:rsidRDefault="002021F1" w:rsidP="002021F1">
            <w:pPr>
              <w:spacing w:after="120"/>
              <w:rPr>
                <w:sz w:val="18"/>
                <w:szCs w:val="18"/>
              </w:rPr>
            </w:pPr>
            <w:r w:rsidRPr="003D0266">
              <w:rPr>
                <w:sz w:val="18"/>
                <w:szCs w:val="18"/>
              </w:rPr>
              <w:t>Text</w:t>
            </w:r>
          </w:p>
        </w:tc>
        <w:tc>
          <w:tcPr>
            <w:tcW w:w="1309" w:type="pct"/>
          </w:tcPr>
          <w:p w14:paraId="45E0F7D8" w14:textId="77777777" w:rsidR="002021F1" w:rsidRPr="003D0266" w:rsidRDefault="002021F1" w:rsidP="002021F1">
            <w:pPr>
              <w:spacing w:after="120"/>
              <w:rPr>
                <w:sz w:val="18"/>
                <w:szCs w:val="18"/>
              </w:rPr>
            </w:pPr>
            <w:r w:rsidRPr="003D0266">
              <w:rPr>
                <w:sz w:val="18"/>
                <w:szCs w:val="18"/>
              </w:rPr>
              <w:t>Not populated currently.</w:t>
            </w:r>
          </w:p>
        </w:tc>
        <w:tc>
          <w:tcPr>
            <w:tcW w:w="974" w:type="pct"/>
          </w:tcPr>
          <w:p w14:paraId="6290EF1C" w14:textId="77777777" w:rsidR="002021F1" w:rsidRPr="003D0266" w:rsidRDefault="002021F1" w:rsidP="002021F1">
            <w:pPr>
              <w:spacing w:after="120"/>
              <w:rPr>
                <w:sz w:val="18"/>
                <w:szCs w:val="18"/>
              </w:rPr>
            </w:pPr>
          </w:p>
        </w:tc>
      </w:tr>
      <w:tr w:rsidR="002021F1" w:rsidRPr="005B4766" w14:paraId="424FD93A" w14:textId="77777777" w:rsidTr="008846EA">
        <w:tc>
          <w:tcPr>
            <w:tcW w:w="1024" w:type="pct"/>
          </w:tcPr>
          <w:p w14:paraId="30CEBF06" w14:textId="77777777" w:rsidR="002021F1" w:rsidRPr="003D0266" w:rsidRDefault="002021F1" w:rsidP="002021F1">
            <w:pPr>
              <w:spacing w:after="120"/>
              <w:rPr>
                <w:sz w:val="18"/>
                <w:szCs w:val="18"/>
              </w:rPr>
            </w:pPr>
            <w:r w:rsidRPr="003D0266">
              <w:rPr>
                <w:sz w:val="18"/>
                <w:szCs w:val="18"/>
              </w:rPr>
              <w:t>*Price list description</w:t>
            </w:r>
          </w:p>
        </w:tc>
        <w:tc>
          <w:tcPr>
            <w:tcW w:w="470" w:type="pct"/>
          </w:tcPr>
          <w:p w14:paraId="068328DE" w14:textId="77777777" w:rsidR="002021F1" w:rsidRPr="003D0266" w:rsidRDefault="002021F1" w:rsidP="002021F1">
            <w:pPr>
              <w:spacing w:after="120"/>
              <w:rPr>
                <w:sz w:val="18"/>
                <w:szCs w:val="18"/>
              </w:rPr>
            </w:pPr>
            <w:r w:rsidRPr="003D0266">
              <w:rPr>
                <w:sz w:val="18"/>
                <w:szCs w:val="18"/>
              </w:rPr>
              <w:t>36</w:t>
            </w:r>
          </w:p>
        </w:tc>
        <w:tc>
          <w:tcPr>
            <w:tcW w:w="599" w:type="pct"/>
          </w:tcPr>
          <w:p w14:paraId="70C37E66" w14:textId="77777777" w:rsidR="002021F1" w:rsidRPr="003D0266" w:rsidRDefault="002021F1" w:rsidP="002021F1">
            <w:pPr>
              <w:spacing w:after="120"/>
              <w:rPr>
                <w:sz w:val="18"/>
                <w:szCs w:val="18"/>
              </w:rPr>
            </w:pPr>
            <w:r>
              <w:rPr>
                <w:sz w:val="18"/>
                <w:szCs w:val="18"/>
              </w:rPr>
              <w:t>256</w:t>
            </w:r>
          </w:p>
        </w:tc>
        <w:tc>
          <w:tcPr>
            <w:tcW w:w="624" w:type="pct"/>
          </w:tcPr>
          <w:p w14:paraId="16D50046" w14:textId="77777777" w:rsidR="002021F1" w:rsidRPr="003D0266" w:rsidRDefault="002021F1" w:rsidP="002021F1">
            <w:pPr>
              <w:spacing w:after="120"/>
              <w:rPr>
                <w:sz w:val="18"/>
                <w:szCs w:val="18"/>
              </w:rPr>
            </w:pPr>
            <w:r w:rsidRPr="003D0266">
              <w:rPr>
                <w:sz w:val="18"/>
                <w:szCs w:val="18"/>
              </w:rPr>
              <w:t>Text</w:t>
            </w:r>
          </w:p>
        </w:tc>
        <w:tc>
          <w:tcPr>
            <w:tcW w:w="1309" w:type="pct"/>
          </w:tcPr>
          <w:p w14:paraId="04784298" w14:textId="77777777" w:rsidR="002021F1" w:rsidRPr="003D0266" w:rsidRDefault="002021F1" w:rsidP="002021F1">
            <w:pPr>
              <w:spacing w:after="120"/>
              <w:rPr>
                <w:sz w:val="18"/>
                <w:szCs w:val="18"/>
              </w:rPr>
            </w:pPr>
            <w:r w:rsidRPr="003D0266">
              <w:rPr>
                <w:sz w:val="18"/>
                <w:szCs w:val="18"/>
              </w:rPr>
              <w:t>Not populated currently.</w:t>
            </w:r>
          </w:p>
        </w:tc>
        <w:tc>
          <w:tcPr>
            <w:tcW w:w="974" w:type="pct"/>
          </w:tcPr>
          <w:p w14:paraId="149F676F" w14:textId="77777777" w:rsidR="002021F1" w:rsidRPr="003D0266" w:rsidRDefault="002021F1" w:rsidP="002021F1">
            <w:pPr>
              <w:spacing w:after="120"/>
              <w:rPr>
                <w:sz w:val="18"/>
                <w:szCs w:val="18"/>
              </w:rPr>
            </w:pPr>
          </w:p>
        </w:tc>
      </w:tr>
    </w:tbl>
    <w:p w14:paraId="0C4D5FFD" w14:textId="77777777" w:rsidR="002021F1" w:rsidRPr="00FB2C2A" w:rsidRDefault="002021F1" w:rsidP="002021F1">
      <w:pPr>
        <w:jc w:val="both"/>
        <w:rPr>
          <w:sz w:val="18"/>
          <w:szCs w:val="18"/>
        </w:rPr>
      </w:pPr>
      <w:r w:rsidRPr="00FB2C2A">
        <w:rPr>
          <w:sz w:val="18"/>
          <w:szCs w:val="18"/>
        </w:rPr>
        <w:t>* Asterisk = Fields whose values will not get populated initially. A further development will be deployed later to populate the remaining fields</w:t>
      </w:r>
      <w:r>
        <w:rPr>
          <w:sz w:val="18"/>
          <w:szCs w:val="18"/>
        </w:rPr>
        <w:t>.</w:t>
      </w:r>
    </w:p>
    <w:p w14:paraId="0F681F31" w14:textId="77777777" w:rsidR="002021F1" w:rsidRPr="001024C1" w:rsidRDefault="002021F1" w:rsidP="00870DEA">
      <w:pPr>
        <w:pStyle w:val="Heading2"/>
      </w:pPr>
      <w:bookmarkStart w:id="113" w:name="ex_rcs_adj"/>
      <w:bookmarkStart w:id="114" w:name="_Toc268602758"/>
      <w:bookmarkStart w:id="115" w:name="_Toc292189154"/>
      <w:bookmarkStart w:id="116" w:name="_Toc488928574"/>
      <w:bookmarkStart w:id="117" w:name="_Toc488928799"/>
      <w:bookmarkStart w:id="118" w:name="_Ref4778842"/>
      <w:bookmarkStart w:id="119" w:name="_Toc205994548"/>
      <w:bookmarkEnd w:id="113"/>
      <w:r w:rsidRPr="001024C1">
        <w:t xml:space="preserve">RCS </w:t>
      </w:r>
      <w:r w:rsidRPr="00870DEA">
        <w:t>ADJUSTMENTS</w:t>
      </w:r>
      <w:r w:rsidRPr="001024C1">
        <w:t xml:space="preserve"> RECORD</w:t>
      </w:r>
      <w:bookmarkEnd w:id="114"/>
      <w:bookmarkEnd w:id="115"/>
      <w:bookmarkEnd w:id="116"/>
      <w:bookmarkEnd w:id="117"/>
      <w:bookmarkEnd w:id="118"/>
      <w:bookmarkEnd w:id="119"/>
    </w:p>
    <w:p w14:paraId="288149B5" w14:textId="77777777" w:rsidR="002021F1" w:rsidRDefault="002021F1" w:rsidP="002021F1">
      <w:pPr>
        <w:jc w:val="both"/>
      </w:pPr>
      <w:r w:rsidRPr="00EF21EE">
        <w:t xml:space="preserve">The following RCS adjustments record will be included in the output file and will contain the following data. If there are no RCS adjustments then there will be no records. </w:t>
      </w:r>
    </w:p>
    <w:p w14:paraId="02F5735C" w14:textId="77777777" w:rsidR="002021F1" w:rsidRPr="00EF21EE" w:rsidRDefault="002021F1" w:rsidP="002021F1">
      <w:pPr>
        <w:jc w:val="both"/>
      </w:pPr>
      <w:r w:rsidRPr="00EF21EE">
        <w:t>Record Type: RCSADJUSTMENTS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891"/>
        <w:gridCol w:w="868"/>
        <w:gridCol w:w="1107"/>
        <w:gridCol w:w="1153"/>
        <w:gridCol w:w="2418"/>
        <w:gridCol w:w="1799"/>
      </w:tblGrid>
      <w:tr w:rsidR="002021F1" w:rsidRPr="005B4766" w14:paraId="75D76BB0" w14:textId="77777777" w:rsidTr="008846EA">
        <w:tc>
          <w:tcPr>
            <w:tcW w:w="1024" w:type="pct"/>
          </w:tcPr>
          <w:p w14:paraId="1D57324B" w14:textId="77777777" w:rsidR="002021F1" w:rsidRPr="005B4766" w:rsidRDefault="002021F1" w:rsidP="002021F1">
            <w:pPr>
              <w:spacing w:after="120"/>
              <w:rPr>
                <w:b/>
                <w:sz w:val="18"/>
                <w:szCs w:val="18"/>
              </w:rPr>
            </w:pPr>
            <w:r w:rsidRPr="005B4766">
              <w:rPr>
                <w:b/>
                <w:sz w:val="18"/>
                <w:szCs w:val="18"/>
              </w:rPr>
              <w:t>Field Name</w:t>
            </w:r>
          </w:p>
        </w:tc>
        <w:tc>
          <w:tcPr>
            <w:tcW w:w="470" w:type="pct"/>
          </w:tcPr>
          <w:p w14:paraId="35311E9F" w14:textId="77777777" w:rsidR="002021F1" w:rsidRPr="005B4766" w:rsidRDefault="002021F1" w:rsidP="002021F1">
            <w:pPr>
              <w:spacing w:after="120"/>
              <w:rPr>
                <w:b/>
                <w:sz w:val="18"/>
                <w:szCs w:val="18"/>
              </w:rPr>
            </w:pPr>
            <w:r w:rsidRPr="005B4766">
              <w:rPr>
                <w:b/>
                <w:sz w:val="18"/>
                <w:szCs w:val="18"/>
              </w:rPr>
              <w:t>Field No</w:t>
            </w:r>
          </w:p>
        </w:tc>
        <w:tc>
          <w:tcPr>
            <w:tcW w:w="599" w:type="pct"/>
          </w:tcPr>
          <w:p w14:paraId="38708D28" w14:textId="77777777" w:rsidR="002021F1" w:rsidRPr="005B4766" w:rsidRDefault="002021F1" w:rsidP="002021F1">
            <w:pPr>
              <w:spacing w:after="120"/>
              <w:rPr>
                <w:b/>
                <w:sz w:val="18"/>
                <w:szCs w:val="18"/>
              </w:rPr>
            </w:pPr>
            <w:r w:rsidRPr="005B4766">
              <w:rPr>
                <w:b/>
                <w:sz w:val="18"/>
                <w:szCs w:val="18"/>
              </w:rPr>
              <w:t xml:space="preserve">Maximum Field Length          </w:t>
            </w:r>
          </w:p>
        </w:tc>
        <w:tc>
          <w:tcPr>
            <w:tcW w:w="624" w:type="pct"/>
          </w:tcPr>
          <w:p w14:paraId="50E417BD" w14:textId="77777777" w:rsidR="002021F1" w:rsidRPr="005B4766" w:rsidRDefault="002021F1" w:rsidP="002021F1">
            <w:pPr>
              <w:spacing w:after="120"/>
              <w:rPr>
                <w:b/>
                <w:sz w:val="18"/>
                <w:szCs w:val="18"/>
              </w:rPr>
            </w:pPr>
            <w:r w:rsidRPr="005B4766">
              <w:rPr>
                <w:b/>
                <w:sz w:val="18"/>
                <w:szCs w:val="18"/>
              </w:rPr>
              <w:t>Format</w:t>
            </w:r>
          </w:p>
        </w:tc>
        <w:tc>
          <w:tcPr>
            <w:tcW w:w="1309" w:type="pct"/>
          </w:tcPr>
          <w:p w14:paraId="596F9031" w14:textId="77777777" w:rsidR="002021F1" w:rsidRPr="005B4766" w:rsidRDefault="002021F1" w:rsidP="002021F1">
            <w:pPr>
              <w:spacing w:after="120"/>
              <w:rPr>
                <w:b/>
                <w:sz w:val="18"/>
                <w:szCs w:val="18"/>
              </w:rPr>
            </w:pPr>
            <w:r w:rsidRPr="005B4766">
              <w:rPr>
                <w:b/>
                <w:sz w:val="18"/>
                <w:szCs w:val="18"/>
              </w:rPr>
              <w:t>Value</w:t>
            </w:r>
          </w:p>
        </w:tc>
        <w:tc>
          <w:tcPr>
            <w:tcW w:w="974" w:type="pct"/>
          </w:tcPr>
          <w:p w14:paraId="27FB7C2C" w14:textId="77777777" w:rsidR="002021F1" w:rsidRPr="005B4766" w:rsidRDefault="002021F1" w:rsidP="002021F1">
            <w:pPr>
              <w:spacing w:after="120"/>
              <w:rPr>
                <w:b/>
                <w:sz w:val="18"/>
                <w:szCs w:val="18"/>
              </w:rPr>
            </w:pPr>
            <w:r>
              <w:rPr>
                <w:b/>
                <w:sz w:val="18"/>
                <w:szCs w:val="18"/>
              </w:rPr>
              <w:t>Note</w:t>
            </w:r>
          </w:p>
        </w:tc>
      </w:tr>
      <w:tr w:rsidR="002021F1" w:rsidRPr="005B4766" w14:paraId="32668F37" w14:textId="77777777" w:rsidTr="008846EA">
        <w:tc>
          <w:tcPr>
            <w:tcW w:w="1024" w:type="pct"/>
          </w:tcPr>
          <w:p w14:paraId="644B389F" w14:textId="77777777" w:rsidR="002021F1" w:rsidRPr="005B4766" w:rsidRDefault="002021F1" w:rsidP="002021F1">
            <w:pPr>
              <w:spacing w:after="120"/>
              <w:rPr>
                <w:sz w:val="18"/>
                <w:szCs w:val="18"/>
              </w:rPr>
            </w:pPr>
            <w:r w:rsidRPr="005B4766">
              <w:rPr>
                <w:sz w:val="18"/>
                <w:szCs w:val="18"/>
              </w:rPr>
              <w:t>Record Type</w:t>
            </w:r>
          </w:p>
        </w:tc>
        <w:tc>
          <w:tcPr>
            <w:tcW w:w="470" w:type="pct"/>
          </w:tcPr>
          <w:p w14:paraId="34C80501" w14:textId="77777777" w:rsidR="002021F1" w:rsidRPr="005B4766" w:rsidRDefault="002021F1" w:rsidP="002021F1">
            <w:pPr>
              <w:spacing w:after="120"/>
              <w:rPr>
                <w:sz w:val="18"/>
                <w:szCs w:val="18"/>
              </w:rPr>
            </w:pPr>
            <w:r w:rsidRPr="005B4766">
              <w:rPr>
                <w:sz w:val="18"/>
                <w:szCs w:val="18"/>
              </w:rPr>
              <w:t>1</w:t>
            </w:r>
          </w:p>
        </w:tc>
        <w:tc>
          <w:tcPr>
            <w:tcW w:w="599" w:type="pct"/>
          </w:tcPr>
          <w:p w14:paraId="7874B7A6" w14:textId="77777777" w:rsidR="002021F1" w:rsidRPr="005B4766" w:rsidRDefault="002021F1" w:rsidP="002021F1">
            <w:pPr>
              <w:spacing w:after="120"/>
              <w:rPr>
                <w:sz w:val="18"/>
                <w:szCs w:val="18"/>
              </w:rPr>
            </w:pPr>
            <w:r w:rsidRPr="00D83F51">
              <w:rPr>
                <w:sz w:val="18"/>
                <w:szCs w:val="18"/>
              </w:rPr>
              <w:t>255</w:t>
            </w:r>
          </w:p>
        </w:tc>
        <w:tc>
          <w:tcPr>
            <w:tcW w:w="624" w:type="pct"/>
          </w:tcPr>
          <w:p w14:paraId="30B655AA" w14:textId="77777777" w:rsidR="002021F1" w:rsidRPr="005B4766" w:rsidRDefault="002021F1" w:rsidP="002021F1">
            <w:pPr>
              <w:spacing w:after="120"/>
              <w:rPr>
                <w:sz w:val="18"/>
                <w:szCs w:val="18"/>
              </w:rPr>
            </w:pPr>
            <w:r w:rsidRPr="005B4766">
              <w:rPr>
                <w:sz w:val="18"/>
                <w:szCs w:val="18"/>
              </w:rPr>
              <w:t>Text</w:t>
            </w:r>
          </w:p>
        </w:tc>
        <w:tc>
          <w:tcPr>
            <w:tcW w:w="1309" w:type="pct"/>
          </w:tcPr>
          <w:p w14:paraId="5E01260F" w14:textId="77777777" w:rsidR="002021F1" w:rsidRPr="00032FC6" w:rsidRDefault="002021F1" w:rsidP="002021F1">
            <w:pPr>
              <w:spacing w:after="120"/>
              <w:rPr>
                <w:sz w:val="18"/>
                <w:szCs w:val="18"/>
              </w:rPr>
            </w:pPr>
            <w:r w:rsidRPr="00032FC6">
              <w:rPr>
                <w:sz w:val="18"/>
                <w:szCs w:val="18"/>
              </w:rPr>
              <w:t>RCSADJUSTMENTS</w:t>
            </w:r>
          </w:p>
        </w:tc>
        <w:tc>
          <w:tcPr>
            <w:tcW w:w="974" w:type="pct"/>
          </w:tcPr>
          <w:p w14:paraId="6D1DFC57" w14:textId="77777777" w:rsidR="002021F1" w:rsidRPr="005B4766" w:rsidRDefault="002021F1" w:rsidP="002021F1">
            <w:pPr>
              <w:jc w:val="both"/>
              <w:rPr>
                <w:sz w:val="18"/>
                <w:szCs w:val="18"/>
              </w:rPr>
            </w:pPr>
          </w:p>
        </w:tc>
      </w:tr>
      <w:tr w:rsidR="002021F1" w:rsidRPr="005B4766" w14:paraId="60C6A74E" w14:textId="77777777" w:rsidTr="008846EA">
        <w:tc>
          <w:tcPr>
            <w:tcW w:w="1024" w:type="pct"/>
          </w:tcPr>
          <w:p w14:paraId="23910354" w14:textId="77777777" w:rsidR="002021F1" w:rsidRPr="005B4766" w:rsidRDefault="002021F1" w:rsidP="002021F1">
            <w:pPr>
              <w:spacing w:after="120"/>
              <w:rPr>
                <w:sz w:val="18"/>
                <w:szCs w:val="18"/>
              </w:rPr>
            </w:pPr>
            <w:r>
              <w:rPr>
                <w:sz w:val="18"/>
                <w:szCs w:val="18"/>
              </w:rPr>
              <w:t>*Adjustment Name</w:t>
            </w:r>
          </w:p>
        </w:tc>
        <w:tc>
          <w:tcPr>
            <w:tcW w:w="470" w:type="pct"/>
          </w:tcPr>
          <w:p w14:paraId="0D3978E6" w14:textId="77777777" w:rsidR="002021F1" w:rsidRPr="005B4766" w:rsidRDefault="002021F1" w:rsidP="002021F1">
            <w:pPr>
              <w:spacing w:after="120"/>
              <w:rPr>
                <w:sz w:val="18"/>
                <w:szCs w:val="18"/>
              </w:rPr>
            </w:pPr>
            <w:r w:rsidRPr="005B4766">
              <w:rPr>
                <w:sz w:val="18"/>
                <w:szCs w:val="18"/>
              </w:rPr>
              <w:t>2</w:t>
            </w:r>
          </w:p>
        </w:tc>
        <w:tc>
          <w:tcPr>
            <w:tcW w:w="599" w:type="pct"/>
          </w:tcPr>
          <w:p w14:paraId="70DFB8B0" w14:textId="77777777" w:rsidR="002021F1" w:rsidRPr="005B4766" w:rsidRDefault="002021F1" w:rsidP="002021F1">
            <w:pPr>
              <w:spacing w:after="120"/>
              <w:rPr>
                <w:sz w:val="18"/>
                <w:szCs w:val="18"/>
              </w:rPr>
            </w:pPr>
            <w:r>
              <w:rPr>
                <w:sz w:val="18"/>
                <w:szCs w:val="18"/>
              </w:rPr>
              <w:t>40</w:t>
            </w:r>
          </w:p>
        </w:tc>
        <w:tc>
          <w:tcPr>
            <w:tcW w:w="624" w:type="pct"/>
          </w:tcPr>
          <w:p w14:paraId="51BD2D6D" w14:textId="77777777" w:rsidR="002021F1" w:rsidRPr="005B4766" w:rsidRDefault="002021F1" w:rsidP="002021F1">
            <w:pPr>
              <w:spacing w:after="120"/>
              <w:rPr>
                <w:sz w:val="18"/>
                <w:szCs w:val="18"/>
              </w:rPr>
            </w:pPr>
            <w:r w:rsidRPr="005B4766">
              <w:rPr>
                <w:sz w:val="18"/>
                <w:szCs w:val="18"/>
              </w:rPr>
              <w:t>Text</w:t>
            </w:r>
          </w:p>
        </w:tc>
        <w:tc>
          <w:tcPr>
            <w:tcW w:w="1309" w:type="pct"/>
          </w:tcPr>
          <w:p w14:paraId="6184813E" w14:textId="77777777" w:rsidR="002021F1" w:rsidRPr="005B4766" w:rsidRDefault="002021F1" w:rsidP="002021F1">
            <w:pPr>
              <w:spacing w:after="120"/>
              <w:rPr>
                <w:sz w:val="18"/>
                <w:szCs w:val="18"/>
              </w:rPr>
            </w:pPr>
            <w:r>
              <w:rPr>
                <w:sz w:val="18"/>
                <w:szCs w:val="18"/>
              </w:rPr>
              <w:t>N/A</w:t>
            </w:r>
          </w:p>
        </w:tc>
        <w:tc>
          <w:tcPr>
            <w:tcW w:w="974" w:type="pct"/>
          </w:tcPr>
          <w:p w14:paraId="335F0EC7" w14:textId="77777777" w:rsidR="002021F1" w:rsidRDefault="002021F1" w:rsidP="002021F1">
            <w:pPr>
              <w:jc w:val="both"/>
              <w:rPr>
                <w:sz w:val="18"/>
                <w:szCs w:val="18"/>
              </w:rPr>
            </w:pPr>
          </w:p>
        </w:tc>
      </w:tr>
      <w:tr w:rsidR="002021F1" w:rsidRPr="005B4766" w14:paraId="19812F9E" w14:textId="77777777" w:rsidTr="008846EA">
        <w:tc>
          <w:tcPr>
            <w:tcW w:w="1024" w:type="pct"/>
          </w:tcPr>
          <w:p w14:paraId="400D5253" w14:textId="77777777" w:rsidR="002021F1" w:rsidRPr="005B4766" w:rsidRDefault="002021F1" w:rsidP="002021F1">
            <w:pPr>
              <w:spacing w:after="120"/>
              <w:rPr>
                <w:sz w:val="18"/>
                <w:szCs w:val="18"/>
              </w:rPr>
            </w:pPr>
            <w:r>
              <w:rPr>
                <w:sz w:val="18"/>
                <w:szCs w:val="18"/>
              </w:rPr>
              <w:t xml:space="preserve">*Product Tariff Name </w:t>
            </w:r>
          </w:p>
        </w:tc>
        <w:tc>
          <w:tcPr>
            <w:tcW w:w="470" w:type="pct"/>
          </w:tcPr>
          <w:p w14:paraId="5A1BFEB6" w14:textId="77777777" w:rsidR="002021F1" w:rsidRPr="005B4766" w:rsidRDefault="002021F1" w:rsidP="002021F1">
            <w:pPr>
              <w:spacing w:after="120"/>
              <w:rPr>
                <w:sz w:val="18"/>
                <w:szCs w:val="18"/>
              </w:rPr>
            </w:pPr>
            <w:r w:rsidRPr="005B4766">
              <w:rPr>
                <w:sz w:val="18"/>
                <w:szCs w:val="18"/>
              </w:rPr>
              <w:t>3</w:t>
            </w:r>
          </w:p>
        </w:tc>
        <w:tc>
          <w:tcPr>
            <w:tcW w:w="599" w:type="pct"/>
          </w:tcPr>
          <w:p w14:paraId="7F076DAC" w14:textId="77777777" w:rsidR="002021F1" w:rsidRPr="005B4766" w:rsidRDefault="002021F1" w:rsidP="002021F1">
            <w:pPr>
              <w:spacing w:after="120"/>
              <w:rPr>
                <w:sz w:val="18"/>
                <w:szCs w:val="18"/>
              </w:rPr>
            </w:pPr>
            <w:r>
              <w:rPr>
                <w:sz w:val="18"/>
                <w:szCs w:val="18"/>
              </w:rPr>
              <w:t>40</w:t>
            </w:r>
          </w:p>
        </w:tc>
        <w:tc>
          <w:tcPr>
            <w:tcW w:w="624" w:type="pct"/>
          </w:tcPr>
          <w:p w14:paraId="5B074C5B" w14:textId="77777777" w:rsidR="002021F1" w:rsidRPr="005B4766" w:rsidRDefault="002021F1" w:rsidP="002021F1">
            <w:pPr>
              <w:spacing w:after="120"/>
              <w:rPr>
                <w:sz w:val="18"/>
                <w:szCs w:val="18"/>
              </w:rPr>
            </w:pPr>
            <w:r>
              <w:rPr>
                <w:sz w:val="18"/>
                <w:szCs w:val="18"/>
              </w:rPr>
              <w:t>Text</w:t>
            </w:r>
          </w:p>
        </w:tc>
        <w:tc>
          <w:tcPr>
            <w:tcW w:w="1309" w:type="pct"/>
          </w:tcPr>
          <w:p w14:paraId="4209160D" w14:textId="77777777" w:rsidR="002021F1" w:rsidRPr="005B4766" w:rsidRDefault="002021F1" w:rsidP="002021F1">
            <w:pPr>
              <w:spacing w:after="120"/>
              <w:rPr>
                <w:sz w:val="18"/>
                <w:szCs w:val="18"/>
              </w:rPr>
            </w:pPr>
            <w:r>
              <w:rPr>
                <w:sz w:val="18"/>
                <w:szCs w:val="18"/>
              </w:rPr>
              <w:t>N/A</w:t>
            </w:r>
          </w:p>
        </w:tc>
        <w:tc>
          <w:tcPr>
            <w:tcW w:w="974" w:type="pct"/>
          </w:tcPr>
          <w:p w14:paraId="719FC623" w14:textId="77777777" w:rsidR="002021F1" w:rsidRDefault="002021F1" w:rsidP="002021F1">
            <w:pPr>
              <w:jc w:val="both"/>
              <w:rPr>
                <w:sz w:val="18"/>
                <w:szCs w:val="18"/>
              </w:rPr>
            </w:pPr>
          </w:p>
        </w:tc>
      </w:tr>
      <w:tr w:rsidR="002021F1" w:rsidRPr="005B4766" w14:paraId="703152F0" w14:textId="77777777" w:rsidTr="008846EA">
        <w:tc>
          <w:tcPr>
            <w:tcW w:w="1024" w:type="pct"/>
          </w:tcPr>
          <w:p w14:paraId="0C0C8077" w14:textId="77777777" w:rsidR="002021F1" w:rsidRPr="005B4766" w:rsidRDefault="002021F1" w:rsidP="002021F1">
            <w:pPr>
              <w:spacing w:after="120"/>
              <w:rPr>
                <w:sz w:val="18"/>
                <w:szCs w:val="18"/>
              </w:rPr>
            </w:pPr>
            <w:r>
              <w:rPr>
                <w:sz w:val="18"/>
                <w:szCs w:val="18"/>
              </w:rPr>
              <w:t>Adjustment free text field</w:t>
            </w:r>
          </w:p>
        </w:tc>
        <w:tc>
          <w:tcPr>
            <w:tcW w:w="470" w:type="pct"/>
          </w:tcPr>
          <w:p w14:paraId="56A91452" w14:textId="77777777" w:rsidR="002021F1" w:rsidRPr="005B4766" w:rsidRDefault="002021F1" w:rsidP="002021F1">
            <w:pPr>
              <w:spacing w:after="120"/>
              <w:rPr>
                <w:sz w:val="18"/>
                <w:szCs w:val="18"/>
              </w:rPr>
            </w:pPr>
            <w:r w:rsidRPr="005B4766">
              <w:rPr>
                <w:sz w:val="18"/>
                <w:szCs w:val="18"/>
              </w:rPr>
              <w:t>4</w:t>
            </w:r>
          </w:p>
        </w:tc>
        <w:tc>
          <w:tcPr>
            <w:tcW w:w="599" w:type="pct"/>
          </w:tcPr>
          <w:p w14:paraId="2F7D6562" w14:textId="77777777" w:rsidR="002021F1" w:rsidRPr="005B4766" w:rsidRDefault="002021F1" w:rsidP="002021F1">
            <w:pPr>
              <w:spacing w:after="120"/>
              <w:rPr>
                <w:sz w:val="18"/>
                <w:szCs w:val="18"/>
              </w:rPr>
            </w:pPr>
            <w:r>
              <w:rPr>
                <w:sz w:val="18"/>
                <w:szCs w:val="18"/>
              </w:rPr>
              <w:t>255</w:t>
            </w:r>
          </w:p>
        </w:tc>
        <w:tc>
          <w:tcPr>
            <w:tcW w:w="624" w:type="pct"/>
          </w:tcPr>
          <w:p w14:paraId="78A72109" w14:textId="77777777" w:rsidR="002021F1" w:rsidRPr="005B4766" w:rsidRDefault="002021F1" w:rsidP="002021F1">
            <w:pPr>
              <w:spacing w:after="120"/>
              <w:rPr>
                <w:sz w:val="18"/>
                <w:szCs w:val="18"/>
              </w:rPr>
            </w:pPr>
            <w:r>
              <w:rPr>
                <w:sz w:val="18"/>
                <w:szCs w:val="18"/>
              </w:rPr>
              <w:t>Text</w:t>
            </w:r>
          </w:p>
        </w:tc>
        <w:tc>
          <w:tcPr>
            <w:tcW w:w="1309" w:type="pct"/>
          </w:tcPr>
          <w:p w14:paraId="3EAB5E91" w14:textId="77777777" w:rsidR="002021F1" w:rsidRPr="005B4766" w:rsidRDefault="002021F1" w:rsidP="002021F1">
            <w:pPr>
              <w:spacing w:after="120"/>
              <w:rPr>
                <w:sz w:val="18"/>
                <w:szCs w:val="18"/>
              </w:rPr>
            </w:pPr>
            <w:r>
              <w:rPr>
                <w:sz w:val="18"/>
                <w:szCs w:val="18"/>
              </w:rPr>
              <w:t>Adjustment Text</w:t>
            </w:r>
          </w:p>
        </w:tc>
        <w:tc>
          <w:tcPr>
            <w:tcW w:w="974" w:type="pct"/>
          </w:tcPr>
          <w:p w14:paraId="4F57A3BC" w14:textId="77777777" w:rsidR="002021F1" w:rsidRDefault="002021F1" w:rsidP="002021F1">
            <w:pPr>
              <w:jc w:val="both"/>
              <w:rPr>
                <w:rFonts w:cs="Arial"/>
              </w:rPr>
            </w:pPr>
          </w:p>
        </w:tc>
      </w:tr>
      <w:tr w:rsidR="002021F1" w:rsidRPr="005B4766" w14:paraId="0795918D" w14:textId="77777777" w:rsidTr="008846EA">
        <w:tc>
          <w:tcPr>
            <w:tcW w:w="1024" w:type="pct"/>
          </w:tcPr>
          <w:p w14:paraId="2F47B3C1" w14:textId="77777777" w:rsidR="002021F1" w:rsidRPr="005B4766" w:rsidRDefault="002021F1" w:rsidP="002021F1">
            <w:pPr>
              <w:spacing w:after="120"/>
              <w:rPr>
                <w:sz w:val="18"/>
                <w:szCs w:val="18"/>
              </w:rPr>
            </w:pPr>
            <w:r>
              <w:rPr>
                <w:sz w:val="18"/>
                <w:szCs w:val="18"/>
              </w:rPr>
              <w:t>*Charge Desc/Type</w:t>
            </w:r>
          </w:p>
        </w:tc>
        <w:tc>
          <w:tcPr>
            <w:tcW w:w="470" w:type="pct"/>
          </w:tcPr>
          <w:p w14:paraId="6CC7C29C" w14:textId="77777777" w:rsidR="002021F1" w:rsidRPr="005B4766" w:rsidRDefault="002021F1" w:rsidP="002021F1">
            <w:pPr>
              <w:spacing w:after="120"/>
              <w:rPr>
                <w:sz w:val="18"/>
                <w:szCs w:val="18"/>
              </w:rPr>
            </w:pPr>
            <w:r w:rsidRPr="005B4766">
              <w:rPr>
                <w:sz w:val="18"/>
                <w:szCs w:val="18"/>
              </w:rPr>
              <w:t>5</w:t>
            </w:r>
          </w:p>
        </w:tc>
        <w:tc>
          <w:tcPr>
            <w:tcW w:w="599" w:type="pct"/>
          </w:tcPr>
          <w:p w14:paraId="4681D029" w14:textId="77777777" w:rsidR="002021F1" w:rsidRPr="005B4766" w:rsidRDefault="002021F1" w:rsidP="002021F1">
            <w:pPr>
              <w:spacing w:after="120"/>
              <w:rPr>
                <w:sz w:val="18"/>
                <w:szCs w:val="18"/>
              </w:rPr>
            </w:pPr>
            <w:r>
              <w:rPr>
                <w:sz w:val="18"/>
                <w:szCs w:val="18"/>
              </w:rPr>
              <w:t>20</w:t>
            </w:r>
          </w:p>
        </w:tc>
        <w:tc>
          <w:tcPr>
            <w:tcW w:w="624" w:type="pct"/>
          </w:tcPr>
          <w:p w14:paraId="7D1B8789" w14:textId="77777777" w:rsidR="002021F1" w:rsidRPr="005B4766" w:rsidRDefault="002021F1" w:rsidP="002021F1">
            <w:pPr>
              <w:spacing w:after="120"/>
              <w:rPr>
                <w:sz w:val="18"/>
                <w:szCs w:val="18"/>
              </w:rPr>
            </w:pPr>
            <w:r w:rsidRPr="005B4766">
              <w:rPr>
                <w:sz w:val="18"/>
                <w:szCs w:val="18"/>
              </w:rPr>
              <w:t>Text</w:t>
            </w:r>
          </w:p>
        </w:tc>
        <w:tc>
          <w:tcPr>
            <w:tcW w:w="1309" w:type="pct"/>
          </w:tcPr>
          <w:p w14:paraId="242BA063" w14:textId="77777777" w:rsidR="002021F1" w:rsidRPr="00D83F51" w:rsidRDefault="002021F1" w:rsidP="002021F1">
            <w:pPr>
              <w:spacing w:after="120"/>
              <w:rPr>
                <w:sz w:val="18"/>
                <w:szCs w:val="18"/>
              </w:rPr>
            </w:pPr>
            <w:r w:rsidRPr="008A2A14">
              <w:rPr>
                <w:sz w:val="18"/>
                <w:szCs w:val="18"/>
              </w:rPr>
              <w:t>N/A</w:t>
            </w:r>
          </w:p>
        </w:tc>
        <w:tc>
          <w:tcPr>
            <w:tcW w:w="974" w:type="pct"/>
          </w:tcPr>
          <w:p w14:paraId="38B4B521" w14:textId="77777777" w:rsidR="002021F1" w:rsidRPr="008A2A14" w:rsidRDefault="002021F1" w:rsidP="002021F1">
            <w:pPr>
              <w:jc w:val="both"/>
              <w:rPr>
                <w:sz w:val="18"/>
                <w:szCs w:val="18"/>
              </w:rPr>
            </w:pPr>
          </w:p>
        </w:tc>
      </w:tr>
      <w:tr w:rsidR="002021F1" w:rsidRPr="005B4766" w14:paraId="7685CBF4" w14:textId="77777777" w:rsidTr="008846EA">
        <w:tc>
          <w:tcPr>
            <w:tcW w:w="1024" w:type="pct"/>
          </w:tcPr>
          <w:p w14:paraId="0FFD8A8B" w14:textId="77777777" w:rsidR="002021F1" w:rsidRPr="005B4766" w:rsidRDefault="002021F1" w:rsidP="002021F1">
            <w:pPr>
              <w:spacing w:after="120"/>
              <w:rPr>
                <w:sz w:val="18"/>
                <w:szCs w:val="18"/>
              </w:rPr>
            </w:pPr>
            <w:r>
              <w:rPr>
                <w:sz w:val="18"/>
                <w:szCs w:val="18"/>
              </w:rPr>
              <w:t>*Charge Reason</w:t>
            </w:r>
          </w:p>
        </w:tc>
        <w:tc>
          <w:tcPr>
            <w:tcW w:w="470" w:type="pct"/>
          </w:tcPr>
          <w:p w14:paraId="0CB8B271" w14:textId="77777777" w:rsidR="002021F1" w:rsidRPr="005B4766" w:rsidRDefault="002021F1" w:rsidP="002021F1">
            <w:pPr>
              <w:spacing w:after="120"/>
              <w:rPr>
                <w:sz w:val="18"/>
                <w:szCs w:val="18"/>
              </w:rPr>
            </w:pPr>
            <w:r w:rsidRPr="005B4766">
              <w:rPr>
                <w:sz w:val="18"/>
                <w:szCs w:val="18"/>
              </w:rPr>
              <w:t>6</w:t>
            </w:r>
          </w:p>
        </w:tc>
        <w:tc>
          <w:tcPr>
            <w:tcW w:w="599" w:type="pct"/>
          </w:tcPr>
          <w:p w14:paraId="24A25884" w14:textId="77777777" w:rsidR="002021F1" w:rsidRPr="005B4766" w:rsidRDefault="002021F1" w:rsidP="002021F1">
            <w:pPr>
              <w:spacing w:after="120"/>
              <w:rPr>
                <w:sz w:val="18"/>
                <w:szCs w:val="18"/>
              </w:rPr>
            </w:pPr>
            <w:r>
              <w:rPr>
                <w:sz w:val="18"/>
                <w:szCs w:val="18"/>
              </w:rPr>
              <w:t>40</w:t>
            </w:r>
          </w:p>
        </w:tc>
        <w:tc>
          <w:tcPr>
            <w:tcW w:w="624" w:type="pct"/>
          </w:tcPr>
          <w:p w14:paraId="032A9407" w14:textId="77777777" w:rsidR="002021F1" w:rsidRPr="005B4766" w:rsidRDefault="002021F1" w:rsidP="002021F1">
            <w:pPr>
              <w:spacing w:after="120"/>
              <w:rPr>
                <w:sz w:val="18"/>
                <w:szCs w:val="18"/>
              </w:rPr>
            </w:pPr>
            <w:r w:rsidRPr="005B4766">
              <w:rPr>
                <w:sz w:val="18"/>
                <w:szCs w:val="18"/>
              </w:rPr>
              <w:t>Text</w:t>
            </w:r>
          </w:p>
        </w:tc>
        <w:tc>
          <w:tcPr>
            <w:tcW w:w="1309" w:type="pct"/>
          </w:tcPr>
          <w:p w14:paraId="137D7C61" w14:textId="77777777" w:rsidR="002021F1" w:rsidRPr="00D83F51" w:rsidRDefault="002021F1" w:rsidP="002021F1">
            <w:pPr>
              <w:spacing w:after="120"/>
              <w:rPr>
                <w:sz w:val="18"/>
                <w:szCs w:val="18"/>
              </w:rPr>
            </w:pPr>
            <w:r w:rsidRPr="008A2A14">
              <w:rPr>
                <w:sz w:val="18"/>
                <w:szCs w:val="18"/>
              </w:rPr>
              <w:t>N/A</w:t>
            </w:r>
          </w:p>
        </w:tc>
        <w:tc>
          <w:tcPr>
            <w:tcW w:w="974" w:type="pct"/>
          </w:tcPr>
          <w:p w14:paraId="501952AE" w14:textId="77777777" w:rsidR="002021F1" w:rsidRPr="008A2A14" w:rsidRDefault="002021F1" w:rsidP="002021F1">
            <w:pPr>
              <w:jc w:val="both"/>
              <w:rPr>
                <w:sz w:val="18"/>
                <w:szCs w:val="18"/>
              </w:rPr>
            </w:pPr>
          </w:p>
        </w:tc>
      </w:tr>
      <w:tr w:rsidR="002021F1" w:rsidRPr="005B4766" w14:paraId="0866ACBF" w14:textId="77777777" w:rsidTr="008846EA">
        <w:tc>
          <w:tcPr>
            <w:tcW w:w="1024" w:type="pct"/>
          </w:tcPr>
          <w:p w14:paraId="05EE3B51" w14:textId="77777777" w:rsidR="002021F1" w:rsidRPr="005B4766" w:rsidRDefault="002021F1" w:rsidP="002021F1">
            <w:pPr>
              <w:spacing w:after="120"/>
              <w:rPr>
                <w:sz w:val="18"/>
                <w:szCs w:val="18"/>
              </w:rPr>
            </w:pPr>
            <w:r>
              <w:rPr>
                <w:sz w:val="18"/>
                <w:szCs w:val="18"/>
              </w:rPr>
              <w:t>Adjustment Date</w:t>
            </w:r>
          </w:p>
        </w:tc>
        <w:tc>
          <w:tcPr>
            <w:tcW w:w="470" w:type="pct"/>
          </w:tcPr>
          <w:p w14:paraId="1F6646A7" w14:textId="77777777" w:rsidR="002021F1" w:rsidRPr="005B4766" w:rsidRDefault="002021F1" w:rsidP="002021F1">
            <w:pPr>
              <w:spacing w:after="120"/>
              <w:rPr>
                <w:sz w:val="18"/>
                <w:szCs w:val="18"/>
              </w:rPr>
            </w:pPr>
            <w:r w:rsidRPr="005B4766">
              <w:rPr>
                <w:sz w:val="18"/>
                <w:szCs w:val="18"/>
              </w:rPr>
              <w:t>7</w:t>
            </w:r>
          </w:p>
        </w:tc>
        <w:tc>
          <w:tcPr>
            <w:tcW w:w="599" w:type="pct"/>
          </w:tcPr>
          <w:p w14:paraId="31B13F4C" w14:textId="77777777" w:rsidR="002021F1" w:rsidRPr="005B4766" w:rsidRDefault="002021F1" w:rsidP="002021F1">
            <w:pPr>
              <w:spacing w:after="120"/>
              <w:rPr>
                <w:sz w:val="18"/>
                <w:szCs w:val="18"/>
              </w:rPr>
            </w:pPr>
          </w:p>
        </w:tc>
        <w:tc>
          <w:tcPr>
            <w:tcW w:w="624" w:type="pct"/>
          </w:tcPr>
          <w:p w14:paraId="77D61D26" w14:textId="77777777" w:rsidR="002021F1" w:rsidRPr="005B4766" w:rsidRDefault="002021F1" w:rsidP="002021F1">
            <w:pPr>
              <w:spacing w:after="120"/>
              <w:rPr>
                <w:sz w:val="18"/>
                <w:szCs w:val="18"/>
              </w:rPr>
            </w:pPr>
            <w:r w:rsidRPr="00335990">
              <w:rPr>
                <w:sz w:val="18"/>
                <w:szCs w:val="18"/>
              </w:rPr>
              <w:t>YYYYMMDD</w:t>
            </w:r>
          </w:p>
        </w:tc>
        <w:tc>
          <w:tcPr>
            <w:tcW w:w="1309" w:type="pct"/>
          </w:tcPr>
          <w:p w14:paraId="6C293323" w14:textId="77777777" w:rsidR="002021F1" w:rsidRPr="005B4766" w:rsidRDefault="002021F1" w:rsidP="002021F1">
            <w:pPr>
              <w:spacing w:after="120"/>
              <w:rPr>
                <w:sz w:val="18"/>
                <w:szCs w:val="18"/>
              </w:rPr>
            </w:pPr>
            <w:r>
              <w:rPr>
                <w:sz w:val="18"/>
                <w:szCs w:val="18"/>
              </w:rPr>
              <w:t>e.g. 20090101</w:t>
            </w:r>
          </w:p>
        </w:tc>
        <w:tc>
          <w:tcPr>
            <w:tcW w:w="974" w:type="pct"/>
          </w:tcPr>
          <w:p w14:paraId="039BBB22" w14:textId="77777777" w:rsidR="002021F1" w:rsidRDefault="002021F1" w:rsidP="002021F1">
            <w:pPr>
              <w:jc w:val="both"/>
              <w:rPr>
                <w:sz w:val="18"/>
                <w:szCs w:val="18"/>
              </w:rPr>
            </w:pPr>
          </w:p>
        </w:tc>
      </w:tr>
      <w:tr w:rsidR="002021F1" w:rsidRPr="005B4766" w14:paraId="7C81EF40" w14:textId="77777777" w:rsidTr="008846EA">
        <w:tc>
          <w:tcPr>
            <w:tcW w:w="1024" w:type="pct"/>
          </w:tcPr>
          <w:p w14:paraId="65FDC100" w14:textId="77777777" w:rsidR="002021F1" w:rsidRPr="005B4766" w:rsidRDefault="002021F1" w:rsidP="002021F1">
            <w:pPr>
              <w:spacing w:after="120"/>
              <w:rPr>
                <w:sz w:val="18"/>
                <w:szCs w:val="18"/>
              </w:rPr>
            </w:pPr>
            <w:r>
              <w:rPr>
                <w:sz w:val="18"/>
                <w:szCs w:val="18"/>
              </w:rPr>
              <w:t>*End Date</w:t>
            </w:r>
          </w:p>
        </w:tc>
        <w:tc>
          <w:tcPr>
            <w:tcW w:w="470" w:type="pct"/>
          </w:tcPr>
          <w:p w14:paraId="52E1FDE2" w14:textId="77777777" w:rsidR="002021F1" w:rsidRPr="005B4766" w:rsidRDefault="002021F1" w:rsidP="002021F1">
            <w:pPr>
              <w:spacing w:after="120"/>
              <w:rPr>
                <w:sz w:val="18"/>
                <w:szCs w:val="18"/>
              </w:rPr>
            </w:pPr>
            <w:r w:rsidRPr="005B4766">
              <w:rPr>
                <w:sz w:val="18"/>
                <w:szCs w:val="18"/>
              </w:rPr>
              <w:t>8</w:t>
            </w:r>
          </w:p>
        </w:tc>
        <w:tc>
          <w:tcPr>
            <w:tcW w:w="599" w:type="pct"/>
          </w:tcPr>
          <w:p w14:paraId="42D59B9F" w14:textId="77777777" w:rsidR="002021F1" w:rsidRPr="005B4766" w:rsidRDefault="002021F1" w:rsidP="002021F1">
            <w:pPr>
              <w:spacing w:after="120"/>
              <w:rPr>
                <w:sz w:val="18"/>
                <w:szCs w:val="18"/>
              </w:rPr>
            </w:pPr>
          </w:p>
        </w:tc>
        <w:tc>
          <w:tcPr>
            <w:tcW w:w="624" w:type="pct"/>
          </w:tcPr>
          <w:p w14:paraId="17BFF868" w14:textId="77777777" w:rsidR="002021F1" w:rsidRPr="005B4766" w:rsidRDefault="002021F1" w:rsidP="002021F1">
            <w:pPr>
              <w:spacing w:after="120"/>
              <w:rPr>
                <w:sz w:val="18"/>
                <w:szCs w:val="18"/>
              </w:rPr>
            </w:pPr>
            <w:r w:rsidRPr="00335990">
              <w:rPr>
                <w:sz w:val="18"/>
                <w:szCs w:val="18"/>
              </w:rPr>
              <w:t>YYYYMMDD</w:t>
            </w:r>
          </w:p>
        </w:tc>
        <w:tc>
          <w:tcPr>
            <w:tcW w:w="1309" w:type="pct"/>
          </w:tcPr>
          <w:p w14:paraId="3AA978DC" w14:textId="77777777" w:rsidR="002021F1" w:rsidRPr="00D83F51" w:rsidRDefault="002021F1" w:rsidP="002021F1">
            <w:pPr>
              <w:spacing w:after="120"/>
              <w:rPr>
                <w:sz w:val="18"/>
                <w:szCs w:val="18"/>
              </w:rPr>
            </w:pPr>
            <w:r w:rsidRPr="008A2A14">
              <w:rPr>
                <w:sz w:val="18"/>
                <w:szCs w:val="18"/>
              </w:rPr>
              <w:t>N/A</w:t>
            </w:r>
          </w:p>
        </w:tc>
        <w:tc>
          <w:tcPr>
            <w:tcW w:w="974" w:type="pct"/>
          </w:tcPr>
          <w:p w14:paraId="128E69EA" w14:textId="77777777" w:rsidR="002021F1" w:rsidRPr="008A2A14" w:rsidRDefault="002021F1" w:rsidP="002021F1">
            <w:pPr>
              <w:jc w:val="both"/>
              <w:rPr>
                <w:sz w:val="18"/>
                <w:szCs w:val="18"/>
              </w:rPr>
            </w:pPr>
          </w:p>
        </w:tc>
      </w:tr>
      <w:tr w:rsidR="002021F1" w:rsidRPr="005B4766" w14:paraId="2134FAE1" w14:textId="77777777" w:rsidTr="008846EA">
        <w:tc>
          <w:tcPr>
            <w:tcW w:w="1024" w:type="pct"/>
          </w:tcPr>
          <w:p w14:paraId="1FC461C3" w14:textId="77777777" w:rsidR="002021F1" w:rsidRPr="005B4766" w:rsidRDefault="002021F1" w:rsidP="002021F1">
            <w:pPr>
              <w:spacing w:after="120"/>
              <w:rPr>
                <w:sz w:val="18"/>
                <w:szCs w:val="18"/>
              </w:rPr>
            </w:pPr>
            <w:r>
              <w:rPr>
                <w:sz w:val="18"/>
                <w:szCs w:val="18"/>
              </w:rPr>
              <w:t>*Address Line 1</w:t>
            </w:r>
          </w:p>
        </w:tc>
        <w:tc>
          <w:tcPr>
            <w:tcW w:w="470" w:type="pct"/>
          </w:tcPr>
          <w:p w14:paraId="4BE744E4" w14:textId="77777777" w:rsidR="002021F1" w:rsidRPr="005B4766" w:rsidRDefault="002021F1" w:rsidP="002021F1">
            <w:pPr>
              <w:spacing w:after="120"/>
              <w:rPr>
                <w:sz w:val="18"/>
                <w:szCs w:val="18"/>
              </w:rPr>
            </w:pPr>
            <w:r w:rsidRPr="005B4766">
              <w:rPr>
                <w:sz w:val="18"/>
                <w:szCs w:val="18"/>
              </w:rPr>
              <w:t>9</w:t>
            </w:r>
          </w:p>
        </w:tc>
        <w:tc>
          <w:tcPr>
            <w:tcW w:w="599" w:type="pct"/>
          </w:tcPr>
          <w:p w14:paraId="024AAA83" w14:textId="77777777" w:rsidR="002021F1" w:rsidRPr="005B4766" w:rsidRDefault="002021F1" w:rsidP="002021F1">
            <w:pPr>
              <w:spacing w:after="120"/>
              <w:rPr>
                <w:sz w:val="18"/>
                <w:szCs w:val="18"/>
              </w:rPr>
            </w:pPr>
            <w:r>
              <w:rPr>
                <w:sz w:val="18"/>
                <w:szCs w:val="18"/>
              </w:rPr>
              <w:t>80</w:t>
            </w:r>
          </w:p>
        </w:tc>
        <w:tc>
          <w:tcPr>
            <w:tcW w:w="624" w:type="pct"/>
          </w:tcPr>
          <w:p w14:paraId="057C023D" w14:textId="77777777" w:rsidR="002021F1" w:rsidRPr="005B4766" w:rsidRDefault="002021F1" w:rsidP="002021F1">
            <w:pPr>
              <w:spacing w:after="120"/>
              <w:rPr>
                <w:sz w:val="18"/>
                <w:szCs w:val="18"/>
              </w:rPr>
            </w:pPr>
            <w:r w:rsidRPr="005B4766">
              <w:rPr>
                <w:sz w:val="18"/>
                <w:szCs w:val="18"/>
              </w:rPr>
              <w:t>Text</w:t>
            </w:r>
          </w:p>
        </w:tc>
        <w:tc>
          <w:tcPr>
            <w:tcW w:w="1309" w:type="pct"/>
          </w:tcPr>
          <w:p w14:paraId="016E9CCF" w14:textId="77777777" w:rsidR="002021F1" w:rsidRPr="00D83F51" w:rsidRDefault="002021F1" w:rsidP="002021F1">
            <w:pPr>
              <w:spacing w:after="120"/>
              <w:rPr>
                <w:sz w:val="18"/>
                <w:szCs w:val="18"/>
              </w:rPr>
            </w:pPr>
            <w:r w:rsidRPr="004238B8">
              <w:rPr>
                <w:sz w:val="18"/>
                <w:szCs w:val="18"/>
              </w:rPr>
              <w:t>N/A</w:t>
            </w:r>
          </w:p>
        </w:tc>
        <w:tc>
          <w:tcPr>
            <w:tcW w:w="974" w:type="pct"/>
          </w:tcPr>
          <w:p w14:paraId="0B824F9D" w14:textId="77777777" w:rsidR="002021F1" w:rsidRPr="004238B8" w:rsidRDefault="002021F1" w:rsidP="002021F1">
            <w:pPr>
              <w:jc w:val="both"/>
              <w:rPr>
                <w:sz w:val="18"/>
                <w:szCs w:val="18"/>
              </w:rPr>
            </w:pPr>
          </w:p>
        </w:tc>
      </w:tr>
      <w:tr w:rsidR="002021F1" w:rsidRPr="005B4766" w14:paraId="381D3362" w14:textId="77777777" w:rsidTr="008846EA">
        <w:tc>
          <w:tcPr>
            <w:tcW w:w="1024" w:type="pct"/>
          </w:tcPr>
          <w:p w14:paraId="088954B3" w14:textId="77777777" w:rsidR="002021F1" w:rsidRPr="005B4766" w:rsidRDefault="002021F1" w:rsidP="002021F1">
            <w:pPr>
              <w:spacing w:after="120"/>
              <w:rPr>
                <w:sz w:val="18"/>
                <w:szCs w:val="18"/>
              </w:rPr>
            </w:pPr>
            <w:r>
              <w:rPr>
                <w:sz w:val="18"/>
                <w:szCs w:val="18"/>
              </w:rPr>
              <w:t>*Post Code</w:t>
            </w:r>
          </w:p>
        </w:tc>
        <w:tc>
          <w:tcPr>
            <w:tcW w:w="470" w:type="pct"/>
          </w:tcPr>
          <w:p w14:paraId="17830423" w14:textId="77777777" w:rsidR="002021F1" w:rsidRPr="005B4766" w:rsidRDefault="002021F1" w:rsidP="002021F1">
            <w:pPr>
              <w:spacing w:after="120"/>
              <w:rPr>
                <w:sz w:val="18"/>
                <w:szCs w:val="18"/>
              </w:rPr>
            </w:pPr>
            <w:r w:rsidRPr="005B4766">
              <w:rPr>
                <w:sz w:val="18"/>
                <w:szCs w:val="18"/>
              </w:rPr>
              <w:t>10</w:t>
            </w:r>
          </w:p>
        </w:tc>
        <w:tc>
          <w:tcPr>
            <w:tcW w:w="599" w:type="pct"/>
          </w:tcPr>
          <w:p w14:paraId="18427388" w14:textId="77777777" w:rsidR="002021F1" w:rsidRPr="005B4766" w:rsidRDefault="002021F1" w:rsidP="002021F1">
            <w:pPr>
              <w:spacing w:after="120"/>
              <w:rPr>
                <w:sz w:val="18"/>
                <w:szCs w:val="18"/>
              </w:rPr>
            </w:pPr>
            <w:r>
              <w:rPr>
                <w:sz w:val="18"/>
                <w:szCs w:val="18"/>
              </w:rPr>
              <w:t>16</w:t>
            </w:r>
          </w:p>
        </w:tc>
        <w:tc>
          <w:tcPr>
            <w:tcW w:w="624" w:type="pct"/>
          </w:tcPr>
          <w:p w14:paraId="4856E074" w14:textId="77777777" w:rsidR="002021F1" w:rsidRPr="005B4766" w:rsidRDefault="002021F1" w:rsidP="002021F1">
            <w:pPr>
              <w:spacing w:after="120"/>
              <w:rPr>
                <w:sz w:val="18"/>
                <w:szCs w:val="18"/>
              </w:rPr>
            </w:pPr>
            <w:r w:rsidRPr="005B4766">
              <w:rPr>
                <w:sz w:val="18"/>
                <w:szCs w:val="18"/>
              </w:rPr>
              <w:t>Text</w:t>
            </w:r>
          </w:p>
        </w:tc>
        <w:tc>
          <w:tcPr>
            <w:tcW w:w="1309" w:type="pct"/>
          </w:tcPr>
          <w:p w14:paraId="47ED96E2" w14:textId="77777777" w:rsidR="002021F1" w:rsidRPr="00D83F51" w:rsidRDefault="002021F1" w:rsidP="002021F1">
            <w:pPr>
              <w:spacing w:after="120"/>
              <w:rPr>
                <w:sz w:val="18"/>
                <w:szCs w:val="18"/>
              </w:rPr>
            </w:pPr>
            <w:r w:rsidRPr="004238B8">
              <w:rPr>
                <w:sz w:val="18"/>
                <w:szCs w:val="18"/>
              </w:rPr>
              <w:t>N/A</w:t>
            </w:r>
          </w:p>
        </w:tc>
        <w:tc>
          <w:tcPr>
            <w:tcW w:w="974" w:type="pct"/>
          </w:tcPr>
          <w:p w14:paraId="00C246A7" w14:textId="77777777" w:rsidR="002021F1" w:rsidRPr="004238B8" w:rsidRDefault="002021F1" w:rsidP="002021F1">
            <w:pPr>
              <w:jc w:val="both"/>
              <w:rPr>
                <w:sz w:val="18"/>
                <w:szCs w:val="18"/>
              </w:rPr>
            </w:pPr>
          </w:p>
        </w:tc>
      </w:tr>
      <w:tr w:rsidR="002021F1" w:rsidRPr="005B4766" w14:paraId="10120660" w14:textId="77777777" w:rsidTr="008846EA">
        <w:tc>
          <w:tcPr>
            <w:tcW w:w="1024" w:type="pct"/>
          </w:tcPr>
          <w:p w14:paraId="534911B7" w14:textId="77777777" w:rsidR="002021F1" w:rsidRPr="005B4766" w:rsidRDefault="002021F1" w:rsidP="002021F1">
            <w:pPr>
              <w:spacing w:after="120"/>
              <w:rPr>
                <w:sz w:val="18"/>
                <w:szCs w:val="18"/>
              </w:rPr>
            </w:pPr>
            <w:r>
              <w:rPr>
                <w:sz w:val="18"/>
                <w:szCs w:val="18"/>
              </w:rPr>
              <w:t>*CSS/</w:t>
            </w:r>
            <w:r w:rsidR="00A26F4E">
              <w:rPr>
                <w:sz w:val="18"/>
                <w:szCs w:val="18"/>
              </w:rPr>
              <w:t>Siebel</w:t>
            </w:r>
            <w:r>
              <w:rPr>
                <w:sz w:val="18"/>
                <w:szCs w:val="18"/>
              </w:rPr>
              <w:t xml:space="preserve"> Job No</w:t>
            </w:r>
          </w:p>
        </w:tc>
        <w:tc>
          <w:tcPr>
            <w:tcW w:w="470" w:type="pct"/>
          </w:tcPr>
          <w:p w14:paraId="353979FD" w14:textId="77777777" w:rsidR="002021F1" w:rsidRPr="005B4766" w:rsidRDefault="002021F1" w:rsidP="002021F1">
            <w:pPr>
              <w:spacing w:after="120"/>
              <w:rPr>
                <w:sz w:val="18"/>
                <w:szCs w:val="18"/>
              </w:rPr>
            </w:pPr>
            <w:r w:rsidRPr="005B4766">
              <w:rPr>
                <w:sz w:val="18"/>
                <w:szCs w:val="18"/>
              </w:rPr>
              <w:t>11</w:t>
            </w:r>
          </w:p>
        </w:tc>
        <w:tc>
          <w:tcPr>
            <w:tcW w:w="599" w:type="pct"/>
          </w:tcPr>
          <w:p w14:paraId="7909B6F3" w14:textId="77777777" w:rsidR="002021F1" w:rsidRPr="005B4766" w:rsidRDefault="002021F1" w:rsidP="002021F1">
            <w:pPr>
              <w:spacing w:after="120"/>
              <w:rPr>
                <w:sz w:val="18"/>
                <w:szCs w:val="18"/>
              </w:rPr>
            </w:pPr>
            <w:r>
              <w:rPr>
                <w:sz w:val="18"/>
                <w:szCs w:val="18"/>
              </w:rPr>
              <w:t>20</w:t>
            </w:r>
          </w:p>
        </w:tc>
        <w:tc>
          <w:tcPr>
            <w:tcW w:w="624" w:type="pct"/>
          </w:tcPr>
          <w:p w14:paraId="04BC7288" w14:textId="77777777" w:rsidR="002021F1" w:rsidRPr="005B4766" w:rsidRDefault="002021F1" w:rsidP="002021F1">
            <w:pPr>
              <w:spacing w:after="120"/>
              <w:rPr>
                <w:sz w:val="18"/>
                <w:szCs w:val="18"/>
              </w:rPr>
            </w:pPr>
            <w:r w:rsidRPr="005B4766">
              <w:rPr>
                <w:sz w:val="18"/>
                <w:szCs w:val="18"/>
              </w:rPr>
              <w:t>Text</w:t>
            </w:r>
          </w:p>
        </w:tc>
        <w:tc>
          <w:tcPr>
            <w:tcW w:w="1309" w:type="pct"/>
          </w:tcPr>
          <w:p w14:paraId="4C826E66" w14:textId="77777777" w:rsidR="002021F1" w:rsidRPr="00D83F51" w:rsidRDefault="002021F1" w:rsidP="002021F1">
            <w:pPr>
              <w:spacing w:after="120"/>
              <w:rPr>
                <w:sz w:val="18"/>
                <w:szCs w:val="18"/>
              </w:rPr>
            </w:pPr>
            <w:r w:rsidRPr="004238B8">
              <w:rPr>
                <w:sz w:val="18"/>
                <w:szCs w:val="18"/>
              </w:rPr>
              <w:t>N/A</w:t>
            </w:r>
          </w:p>
        </w:tc>
        <w:tc>
          <w:tcPr>
            <w:tcW w:w="974" w:type="pct"/>
          </w:tcPr>
          <w:p w14:paraId="42D2123A" w14:textId="77777777" w:rsidR="002021F1" w:rsidRPr="004238B8" w:rsidRDefault="002021F1" w:rsidP="002021F1">
            <w:pPr>
              <w:jc w:val="both"/>
              <w:rPr>
                <w:sz w:val="18"/>
                <w:szCs w:val="18"/>
              </w:rPr>
            </w:pPr>
          </w:p>
        </w:tc>
      </w:tr>
      <w:tr w:rsidR="002021F1" w:rsidRPr="005B4766" w14:paraId="11C52A55" w14:textId="77777777" w:rsidTr="008846EA">
        <w:tc>
          <w:tcPr>
            <w:tcW w:w="1024" w:type="pct"/>
          </w:tcPr>
          <w:p w14:paraId="1E8B5968" w14:textId="77777777" w:rsidR="002021F1" w:rsidRPr="005B4766" w:rsidRDefault="002021F1" w:rsidP="002021F1">
            <w:pPr>
              <w:spacing w:after="120"/>
              <w:rPr>
                <w:sz w:val="18"/>
                <w:szCs w:val="18"/>
              </w:rPr>
            </w:pPr>
            <w:r>
              <w:rPr>
                <w:sz w:val="18"/>
                <w:szCs w:val="18"/>
              </w:rPr>
              <w:t>*Cust/SP Order No/Fault No.1</w:t>
            </w:r>
          </w:p>
        </w:tc>
        <w:tc>
          <w:tcPr>
            <w:tcW w:w="470" w:type="pct"/>
          </w:tcPr>
          <w:p w14:paraId="62F1BE06" w14:textId="77777777" w:rsidR="002021F1" w:rsidRPr="005B4766" w:rsidRDefault="002021F1" w:rsidP="002021F1">
            <w:pPr>
              <w:spacing w:after="120"/>
              <w:rPr>
                <w:sz w:val="18"/>
                <w:szCs w:val="18"/>
              </w:rPr>
            </w:pPr>
            <w:r w:rsidRPr="005B4766">
              <w:rPr>
                <w:sz w:val="18"/>
                <w:szCs w:val="18"/>
              </w:rPr>
              <w:t>12</w:t>
            </w:r>
          </w:p>
        </w:tc>
        <w:tc>
          <w:tcPr>
            <w:tcW w:w="599" w:type="pct"/>
          </w:tcPr>
          <w:p w14:paraId="6F13E4D0" w14:textId="77777777" w:rsidR="002021F1" w:rsidRPr="005B4766" w:rsidRDefault="002021F1" w:rsidP="002021F1">
            <w:pPr>
              <w:spacing w:after="120"/>
              <w:rPr>
                <w:sz w:val="18"/>
                <w:szCs w:val="18"/>
              </w:rPr>
            </w:pPr>
            <w:r>
              <w:rPr>
                <w:sz w:val="18"/>
                <w:szCs w:val="18"/>
              </w:rPr>
              <w:t>20</w:t>
            </w:r>
          </w:p>
        </w:tc>
        <w:tc>
          <w:tcPr>
            <w:tcW w:w="624" w:type="pct"/>
          </w:tcPr>
          <w:p w14:paraId="693DEA55" w14:textId="77777777" w:rsidR="002021F1" w:rsidRPr="005B4766" w:rsidRDefault="002021F1" w:rsidP="002021F1">
            <w:pPr>
              <w:spacing w:after="120"/>
              <w:rPr>
                <w:sz w:val="18"/>
                <w:szCs w:val="18"/>
              </w:rPr>
            </w:pPr>
            <w:r w:rsidRPr="005B4766">
              <w:rPr>
                <w:sz w:val="18"/>
                <w:szCs w:val="18"/>
              </w:rPr>
              <w:t>Text</w:t>
            </w:r>
          </w:p>
        </w:tc>
        <w:tc>
          <w:tcPr>
            <w:tcW w:w="1309" w:type="pct"/>
          </w:tcPr>
          <w:p w14:paraId="0753B8F1" w14:textId="77777777" w:rsidR="002021F1" w:rsidRPr="00D83F51" w:rsidRDefault="002021F1" w:rsidP="002021F1">
            <w:pPr>
              <w:spacing w:after="120"/>
              <w:rPr>
                <w:sz w:val="18"/>
                <w:szCs w:val="18"/>
              </w:rPr>
            </w:pPr>
            <w:r w:rsidRPr="004238B8">
              <w:rPr>
                <w:sz w:val="18"/>
                <w:szCs w:val="18"/>
              </w:rPr>
              <w:t>N/A</w:t>
            </w:r>
          </w:p>
        </w:tc>
        <w:tc>
          <w:tcPr>
            <w:tcW w:w="974" w:type="pct"/>
          </w:tcPr>
          <w:p w14:paraId="31EAA4E8" w14:textId="77777777" w:rsidR="002021F1" w:rsidRPr="004238B8" w:rsidRDefault="002021F1" w:rsidP="002021F1">
            <w:pPr>
              <w:jc w:val="both"/>
              <w:rPr>
                <w:sz w:val="18"/>
                <w:szCs w:val="18"/>
              </w:rPr>
            </w:pPr>
          </w:p>
        </w:tc>
      </w:tr>
      <w:tr w:rsidR="002021F1" w:rsidRPr="005B4766" w14:paraId="31B69AF2" w14:textId="77777777" w:rsidTr="008846EA">
        <w:tc>
          <w:tcPr>
            <w:tcW w:w="1024" w:type="pct"/>
          </w:tcPr>
          <w:p w14:paraId="53F5AE62" w14:textId="77777777" w:rsidR="002021F1" w:rsidRPr="005B4766" w:rsidRDefault="002021F1" w:rsidP="002021F1">
            <w:pPr>
              <w:spacing w:after="120"/>
              <w:rPr>
                <w:sz w:val="18"/>
                <w:szCs w:val="18"/>
              </w:rPr>
            </w:pPr>
            <w:r>
              <w:rPr>
                <w:sz w:val="18"/>
                <w:szCs w:val="18"/>
              </w:rPr>
              <w:t>*Cust/SP Order No/Fault No.2</w:t>
            </w:r>
          </w:p>
        </w:tc>
        <w:tc>
          <w:tcPr>
            <w:tcW w:w="470" w:type="pct"/>
          </w:tcPr>
          <w:p w14:paraId="132FC596" w14:textId="77777777" w:rsidR="002021F1" w:rsidRPr="005B4766" w:rsidRDefault="002021F1" w:rsidP="002021F1">
            <w:pPr>
              <w:spacing w:after="120"/>
              <w:rPr>
                <w:sz w:val="18"/>
                <w:szCs w:val="18"/>
              </w:rPr>
            </w:pPr>
            <w:r w:rsidRPr="005B4766">
              <w:rPr>
                <w:sz w:val="18"/>
                <w:szCs w:val="18"/>
              </w:rPr>
              <w:t>13</w:t>
            </w:r>
          </w:p>
        </w:tc>
        <w:tc>
          <w:tcPr>
            <w:tcW w:w="599" w:type="pct"/>
          </w:tcPr>
          <w:p w14:paraId="2ABBD91F" w14:textId="77777777" w:rsidR="002021F1" w:rsidRPr="005B4766" w:rsidRDefault="002021F1" w:rsidP="002021F1">
            <w:pPr>
              <w:spacing w:after="120"/>
              <w:rPr>
                <w:sz w:val="18"/>
                <w:szCs w:val="18"/>
              </w:rPr>
            </w:pPr>
            <w:r>
              <w:rPr>
                <w:sz w:val="18"/>
                <w:szCs w:val="18"/>
              </w:rPr>
              <w:t>20</w:t>
            </w:r>
          </w:p>
        </w:tc>
        <w:tc>
          <w:tcPr>
            <w:tcW w:w="624" w:type="pct"/>
          </w:tcPr>
          <w:p w14:paraId="038534A3" w14:textId="77777777" w:rsidR="002021F1" w:rsidRPr="005B4766" w:rsidRDefault="002021F1" w:rsidP="002021F1">
            <w:pPr>
              <w:spacing w:after="120"/>
              <w:rPr>
                <w:sz w:val="18"/>
                <w:szCs w:val="18"/>
              </w:rPr>
            </w:pPr>
            <w:r w:rsidRPr="005B4766">
              <w:rPr>
                <w:sz w:val="18"/>
                <w:szCs w:val="18"/>
              </w:rPr>
              <w:t>Text</w:t>
            </w:r>
          </w:p>
        </w:tc>
        <w:tc>
          <w:tcPr>
            <w:tcW w:w="1309" w:type="pct"/>
          </w:tcPr>
          <w:p w14:paraId="2840F170" w14:textId="77777777" w:rsidR="002021F1" w:rsidRPr="00D83F51" w:rsidRDefault="002021F1" w:rsidP="002021F1">
            <w:pPr>
              <w:spacing w:after="120"/>
              <w:rPr>
                <w:sz w:val="18"/>
                <w:szCs w:val="18"/>
              </w:rPr>
            </w:pPr>
            <w:r w:rsidRPr="007751B3">
              <w:rPr>
                <w:sz w:val="18"/>
                <w:szCs w:val="18"/>
              </w:rPr>
              <w:t>N/A</w:t>
            </w:r>
          </w:p>
        </w:tc>
        <w:tc>
          <w:tcPr>
            <w:tcW w:w="974" w:type="pct"/>
          </w:tcPr>
          <w:p w14:paraId="5E7B0D35" w14:textId="77777777" w:rsidR="002021F1" w:rsidRPr="007751B3" w:rsidRDefault="002021F1" w:rsidP="002021F1">
            <w:pPr>
              <w:jc w:val="both"/>
              <w:rPr>
                <w:sz w:val="18"/>
                <w:szCs w:val="18"/>
              </w:rPr>
            </w:pPr>
          </w:p>
        </w:tc>
      </w:tr>
      <w:tr w:rsidR="002021F1" w:rsidRPr="005B4766" w14:paraId="125970ED" w14:textId="77777777" w:rsidTr="008846EA">
        <w:tc>
          <w:tcPr>
            <w:tcW w:w="1024" w:type="pct"/>
          </w:tcPr>
          <w:p w14:paraId="456316F2" w14:textId="77777777" w:rsidR="002021F1" w:rsidRPr="005B4766" w:rsidRDefault="002021F1" w:rsidP="002021F1">
            <w:pPr>
              <w:spacing w:after="120"/>
              <w:rPr>
                <w:sz w:val="18"/>
                <w:szCs w:val="18"/>
              </w:rPr>
            </w:pPr>
            <w:r>
              <w:rPr>
                <w:sz w:val="18"/>
                <w:szCs w:val="18"/>
              </w:rPr>
              <w:t>*Quantity/HDFP air count</w:t>
            </w:r>
          </w:p>
        </w:tc>
        <w:tc>
          <w:tcPr>
            <w:tcW w:w="470" w:type="pct"/>
          </w:tcPr>
          <w:p w14:paraId="05742460" w14:textId="77777777" w:rsidR="002021F1" w:rsidRPr="005B4766" w:rsidRDefault="002021F1" w:rsidP="002021F1">
            <w:pPr>
              <w:spacing w:after="120"/>
              <w:rPr>
                <w:sz w:val="18"/>
                <w:szCs w:val="18"/>
              </w:rPr>
            </w:pPr>
            <w:r w:rsidRPr="005B4766">
              <w:rPr>
                <w:sz w:val="18"/>
                <w:szCs w:val="18"/>
              </w:rPr>
              <w:t>14</w:t>
            </w:r>
          </w:p>
        </w:tc>
        <w:tc>
          <w:tcPr>
            <w:tcW w:w="599" w:type="pct"/>
          </w:tcPr>
          <w:p w14:paraId="53A41DE9" w14:textId="77777777" w:rsidR="002021F1" w:rsidRPr="005B4766" w:rsidRDefault="002021F1" w:rsidP="002021F1">
            <w:pPr>
              <w:spacing w:after="120"/>
              <w:rPr>
                <w:sz w:val="18"/>
                <w:szCs w:val="18"/>
              </w:rPr>
            </w:pPr>
            <w:r>
              <w:rPr>
                <w:sz w:val="18"/>
                <w:szCs w:val="18"/>
              </w:rPr>
              <w:t>9</w:t>
            </w:r>
          </w:p>
        </w:tc>
        <w:tc>
          <w:tcPr>
            <w:tcW w:w="624" w:type="pct"/>
          </w:tcPr>
          <w:p w14:paraId="5A1C65D5" w14:textId="77777777" w:rsidR="002021F1" w:rsidRPr="005B4766" w:rsidRDefault="002021F1" w:rsidP="002021F1">
            <w:pPr>
              <w:spacing w:after="120"/>
              <w:rPr>
                <w:sz w:val="18"/>
                <w:szCs w:val="18"/>
              </w:rPr>
            </w:pPr>
            <w:r>
              <w:rPr>
                <w:sz w:val="18"/>
                <w:szCs w:val="18"/>
              </w:rPr>
              <w:t>Num</w:t>
            </w:r>
          </w:p>
        </w:tc>
        <w:tc>
          <w:tcPr>
            <w:tcW w:w="1309" w:type="pct"/>
          </w:tcPr>
          <w:p w14:paraId="0E7B95B1" w14:textId="77777777" w:rsidR="002021F1" w:rsidRPr="00D83F51" w:rsidRDefault="002021F1" w:rsidP="002021F1">
            <w:pPr>
              <w:spacing w:after="120"/>
              <w:rPr>
                <w:sz w:val="18"/>
                <w:szCs w:val="18"/>
              </w:rPr>
            </w:pPr>
            <w:r w:rsidRPr="007751B3">
              <w:rPr>
                <w:sz w:val="18"/>
                <w:szCs w:val="18"/>
              </w:rPr>
              <w:t>N/A</w:t>
            </w:r>
          </w:p>
        </w:tc>
        <w:tc>
          <w:tcPr>
            <w:tcW w:w="974" w:type="pct"/>
          </w:tcPr>
          <w:p w14:paraId="362A5DB3" w14:textId="77777777" w:rsidR="002021F1" w:rsidRPr="007751B3" w:rsidRDefault="002021F1" w:rsidP="002021F1">
            <w:pPr>
              <w:jc w:val="both"/>
              <w:rPr>
                <w:sz w:val="18"/>
                <w:szCs w:val="18"/>
              </w:rPr>
            </w:pPr>
          </w:p>
        </w:tc>
      </w:tr>
      <w:tr w:rsidR="002021F1" w:rsidRPr="005B4766" w14:paraId="199BC5B2" w14:textId="77777777" w:rsidTr="008846EA">
        <w:trPr>
          <w:trHeight w:val="165"/>
        </w:trPr>
        <w:tc>
          <w:tcPr>
            <w:tcW w:w="1024" w:type="pct"/>
          </w:tcPr>
          <w:p w14:paraId="0C4DDFDC" w14:textId="77777777" w:rsidR="002021F1" w:rsidRPr="005B4766" w:rsidRDefault="002021F1" w:rsidP="002021F1">
            <w:pPr>
              <w:spacing w:after="120"/>
              <w:rPr>
                <w:sz w:val="18"/>
                <w:szCs w:val="18"/>
              </w:rPr>
            </w:pPr>
            <w:r>
              <w:rPr>
                <w:sz w:val="18"/>
                <w:szCs w:val="18"/>
              </w:rPr>
              <w:t>*Units</w:t>
            </w:r>
          </w:p>
        </w:tc>
        <w:tc>
          <w:tcPr>
            <w:tcW w:w="470" w:type="pct"/>
          </w:tcPr>
          <w:p w14:paraId="2291B166" w14:textId="77777777" w:rsidR="002021F1" w:rsidRPr="005B4766" w:rsidRDefault="002021F1" w:rsidP="002021F1">
            <w:pPr>
              <w:spacing w:after="120"/>
              <w:rPr>
                <w:sz w:val="18"/>
                <w:szCs w:val="18"/>
              </w:rPr>
            </w:pPr>
            <w:r w:rsidRPr="005B4766">
              <w:rPr>
                <w:sz w:val="18"/>
                <w:szCs w:val="18"/>
              </w:rPr>
              <w:t>15</w:t>
            </w:r>
          </w:p>
        </w:tc>
        <w:tc>
          <w:tcPr>
            <w:tcW w:w="599" w:type="pct"/>
          </w:tcPr>
          <w:p w14:paraId="4A4F4B8E" w14:textId="77777777" w:rsidR="002021F1" w:rsidRPr="005B4766" w:rsidRDefault="002021F1" w:rsidP="002021F1">
            <w:pPr>
              <w:spacing w:after="120"/>
              <w:rPr>
                <w:sz w:val="18"/>
                <w:szCs w:val="18"/>
              </w:rPr>
            </w:pPr>
            <w:r>
              <w:rPr>
                <w:sz w:val="18"/>
                <w:szCs w:val="18"/>
              </w:rPr>
              <w:t>40</w:t>
            </w:r>
          </w:p>
        </w:tc>
        <w:tc>
          <w:tcPr>
            <w:tcW w:w="624" w:type="pct"/>
          </w:tcPr>
          <w:p w14:paraId="5F125496" w14:textId="77777777" w:rsidR="002021F1" w:rsidRPr="005B4766" w:rsidRDefault="002021F1" w:rsidP="002021F1">
            <w:pPr>
              <w:spacing w:after="120"/>
              <w:rPr>
                <w:sz w:val="18"/>
                <w:szCs w:val="18"/>
              </w:rPr>
            </w:pPr>
            <w:r w:rsidRPr="005B4766">
              <w:rPr>
                <w:sz w:val="18"/>
                <w:szCs w:val="18"/>
              </w:rPr>
              <w:t>Text</w:t>
            </w:r>
          </w:p>
        </w:tc>
        <w:tc>
          <w:tcPr>
            <w:tcW w:w="1309" w:type="pct"/>
          </w:tcPr>
          <w:p w14:paraId="5D43DBB4" w14:textId="77777777" w:rsidR="002021F1" w:rsidRPr="00D83F51" w:rsidRDefault="002021F1" w:rsidP="002021F1">
            <w:pPr>
              <w:spacing w:after="120"/>
              <w:rPr>
                <w:sz w:val="18"/>
                <w:szCs w:val="18"/>
              </w:rPr>
            </w:pPr>
            <w:r w:rsidRPr="008A2A14">
              <w:rPr>
                <w:sz w:val="18"/>
                <w:szCs w:val="18"/>
              </w:rPr>
              <w:t>N/A</w:t>
            </w:r>
          </w:p>
        </w:tc>
        <w:tc>
          <w:tcPr>
            <w:tcW w:w="974" w:type="pct"/>
          </w:tcPr>
          <w:p w14:paraId="0F5060BC" w14:textId="77777777" w:rsidR="002021F1" w:rsidRPr="008A2A14" w:rsidRDefault="002021F1" w:rsidP="002021F1">
            <w:pPr>
              <w:jc w:val="both"/>
              <w:rPr>
                <w:sz w:val="18"/>
                <w:szCs w:val="18"/>
              </w:rPr>
            </w:pPr>
          </w:p>
        </w:tc>
      </w:tr>
      <w:tr w:rsidR="002021F1" w:rsidRPr="005B4766" w14:paraId="46BB5F93" w14:textId="77777777" w:rsidTr="008846EA">
        <w:tc>
          <w:tcPr>
            <w:tcW w:w="1024" w:type="pct"/>
          </w:tcPr>
          <w:p w14:paraId="07FBF663" w14:textId="77777777" w:rsidR="002021F1" w:rsidRPr="005B4766" w:rsidRDefault="002021F1" w:rsidP="002021F1">
            <w:pPr>
              <w:spacing w:after="120"/>
              <w:rPr>
                <w:sz w:val="18"/>
                <w:szCs w:val="18"/>
              </w:rPr>
            </w:pPr>
            <w:r>
              <w:rPr>
                <w:sz w:val="18"/>
                <w:szCs w:val="18"/>
              </w:rPr>
              <w:t>*Unit rate</w:t>
            </w:r>
          </w:p>
        </w:tc>
        <w:tc>
          <w:tcPr>
            <w:tcW w:w="470" w:type="pct"/>
          </w:tcPr>
          <w:p w14:paraId="6827FAB2" w14:textId="77777777" w:rsidR="002021F1" w:rsidRPr="005B4766" w:rsidRDefault="002021F1" w:rsidP="002021F1">
            <w:pPr>
              <w:spacing w:after="120"/>
              <w:rPr>
                <w:sz w:val="18"/>
                <w:szCs w:val="18"/>
              </w:rPr>
            </w:pPr>
            <w:r w:rsidRPr="005B4766">
              <w:rPr>
                <w:sz w:val="18"/>
                <w:szCs w:val="18"/>
              </w:rPr>
              <w:t>16</w:t>
            </w:r>
          </w:p>
        </w:tc>
        <w:tc>
          <w:tcPr>
            <w:tcW w:w="599" w:type="pct"/>
          </w:tcPr>
          <w:p w14:paraId="60C96A7C" w14:textId="77777777" w:rsidR="002021F1" w:rsidRPr="005B4766" w:rsidRDefault="002021F1" w:rsidP="002021F1">
            <w:pPr>
              <w:spacing w:after="120"/>
              <w:rPr>
                <w:sz w:val="18"/>
                <w:szCs w:val="18"/>
              </w:rPr>
            </w:pPr>
            <w:r>
              <w:rPr>
                <w:sz w:val="18"/>
                <w:szCs w:val="18"/>
              </w:rPr>
              <w:t>18</w:t>
            </w:r>
          </w:p>
        </w:tc>
        <w:tc>
          <w:tcPr>
            <w:tcW w:w="624" w:type="pct"/>
          </w:tcPr>
          <w:p w14:paraId="2A06FF80" w14:textId="77777777" w:rsidR="002021F1" w:rsidRPr="005B4766" w:rsidRDefault="002021F1" w:rsidP="002021F1">
            <w:pPr>
              <w:spacing w:after="120"/>
              <w:rPr>
                <w:sz w:val="18"/>
                <w:szCs w:val="18"/>
              </w:rPr>
            </w:pPr>
            <w:r>
              <w:rPr>
                <w:sz w:val="18"/>
                <w:szCs w:val="18"/>
              </w:rPr>
              <w:t>Num</w:t>
            </w:r>
          </w:p>
        </w:tc>
        <w:tc>
          <w:tcPr>
            <w:tcW w:w="1309" w:type="pct"/>
          </w:tcPr>
          <w:p w14:paraId="69848CEA" w14:textId="77777777" w:rsidR="002021F1" w:rsidRPr="00D83F51" w:rsidRDefault="002021F1" w:rsidP="002021F1">
            <w:pPr>
              <w:spacing w:after="120"/>
              <w:rPr>
                <w:sz w:val="18"/>
                <w:szCs w:val="18"/>
              </w:rPr>
            </w:pPr>
            <w:r w:rsidRPr="008A2A14">
              <w:rPr>
                <w:sz w:val="18"/>
                <w:szCs w:val="18"/>
              </w:rPr>
              <w:t>N/A</w:t>
            </w:r>
            <w:r>
              <w:rPr>
                <w:sz w:val="18"/>
                <w:szCs w:val="18"/>
              </w:rPr>
              <w:t>.</w:t>
            </w:r>
          </w:p>
        </w:tc>
        <w:tc>
          <w:tcPr>
            <w:tcW w:w="974" w:type="pct"/>
          </w:tcPr>
          <w:p w14:paraId="1D1EEEC9" w14:textId="77777777" w:rsidR="002021F1" w:rsidRPr="008A2A14" w:rsidRDefault="002021F1" w:rsidP="002021F1">
            <w:pPr>
              <w:jc w:val="both"/>
              <w:rPr>
                <w:sz w:val="18"/>
                <w:szCs w:val="18"/>
              </w:rPr>
            </w:pPr>
          </w:p>
        </w:tc>
      </w:tr>
      <w:tr w:rsidR="002021F1" w:rsidRPr="005B4766" w14:paraId="58085D24" w14:textId="77777777" w:rsidTr="008846EA">
        <w:tc>
          <w:tcPr>
            <w:tcW w:w="1024" w:type="pct"/>
          </w:tcPr>
          <w:p w14:paraId="1D4E59FB" w14:textId="77777777" w:rsidR="002021F1" w:rsidRPr="005B4766" w:rsidRDefault="002021F1" w:rsidP="002021F1">
            <w:pPr>
              <w:spacing w:after="120"/>
              <w:rPr>
                <w:sz w:val="18"/>
                <w:szCs w:val="18"/>
              </w:rPr>
            </w:pPr>
            <w:r>
              <w:rPr>
                <w:sz w:val="18"/>
                <w:szCs w:val="18"/>
              </w:rPr>
              <w:t>Net Value</w:t>
            </w:r>
          </w:p>
        </w:tc>
        <w:tc>
          <w:tcPr>
            <w:tcW w:w="470" w:type="pct"/>
          </w:tcPr>
          <w:p w14:paraId="61DEA1E9" w14:textId="77777777" w:rsidR="002021F1" w:rsidRPr="005B4766" w:rsidRDefault="002021F1" w:rsidP="002021F1">
            <w:pPr>
              <w:spacing w:after="120"/>
              <w:rPr>
                <w:sz w:val="18"/>
                <w:szCs w:val="18"/>
              </w:rPr>
            </w:pPr>
            <w:r w:rsidRPr="005B4766">
              <w:rPr>
                <w:sz w:val="18"/>
                <w:szCs w:val="18"/>
              </w:rPr>
              <w:t>17</w:t>
            </w:r>
          </w:p>
        </w:tc>
        <w:tc>
          <w:tcPr>
            <w:tcW w:w="599" w:type="pct"/>
          </w:tcPr>
          <w:p w14:paraId="34F65C89" w14:textId="77777777" w:rsidR="002021F1" w:rsidRPr="005B4766" w:rsidRDefault="002021F1" w:rsidP="002021F1">
            <w:pPr>
              <w:spacing w:after="120"/>
              <w:rPr>
                <w:sz w:val="18"/>
                <w:szCs w:val="18"/>
              </w:rPr>
            </w:pPr>
            <w:r>
              <w:rPr>
                <w:sz w:val="18"/>
                <w:szCs w:val="18"/>
              </w:rPr>
              <w:t>18</w:t>
            </w:r>
          </w:p>
        </w:tc>
        <w:tc>
          <w:tcPr>
            <w:tcW w:w="624" w:type="pct"/>
          </w:tcPr>
          <w:p w14:paraId="6A48B508" w14:textId="77777777" w:rsidR="002021F1" w:rsidRPr="005B4766" w:rsidRDefault="002021F1" w:rsidP="002021F1">
            <w:pPr>
              <w:spacing w:after="120"/>
              <w:rPr>
                <w:sz w:val="18"/>
                <w:szCs w:val="18"/>
              </w:rPr>
            </w:pPr>
            <w:r w:rsidRPr="005B4766">
              <w:rPr>
                <w:sz w:val="18"/>
                <w:szCs w:val="18"/>
              </w:rPr>
              <w:t>Num</w:t>
            </w:r>
          </w:p>
        </w:tc>
        <w:tc>
          <w:tcPr>
            <w:tcW w:w="1309" w:type="pct"/>
          </w:tcPr>
          <w:p w14:paraId="0255D5C4" w14:textId="77777777" w:rsidR="002021F1" w:rsidRPr="005B4766" w:rsidRDefault="002021F1" w:rsidP="002021F1">
            <w:pPr>
              <w:spacing w:after="120"/>
              <w:rPr>
                <w:sz w:val="18"/>
                <w:szCs w:val="18"/>
              </w:rPr>
            </w:pPr>
            <w:r w:rsidRPr="005B4766">
              <w:rPr>
                <w:sz w:val="18"/>
                <w:szCs w:val="18"/>
              </w:rPr>
              <w:t>e.g. 141 = £1.41</w:t>
            </w:r>
          </w:p>
        </w:tc>
        <w:tc>
          <w:tcPr>
            <w:tcW w:w="974" w:type="pct"/>
          </w:tcPr>
          <w:p w14:paraId="31F67C39" w14:textId="77777777" w:rsidR="002021F1" w:rsidRPr="005B4766" w:rsidRDefault="002021F1" w:rsidP="002021F1">
            <w:pPr>
              <w:jc w:val="both"/>
              <w:rPr>
                <w:sz w:val="18"/>
                <w:szCs w:val="18"/>
              </w:rPr>
            </w:pPr>
          </w:p>
        </w:tc>
      </w:tr>
      <w:tr w:rsidR="002021F1" w:rsidRPr="00484C58" w14:paraId="081C1DD7" w14:textId="77777777" w:rsidTr="008846EA">
        <w:tc>
          <w:tcPr>
            <w:tcW w:w="1024" w:type="pct"/>
          </w:tcPr>
          <w:p w14:paraId="53EA1507" w14:textId="77777777" w:rsidR="002021F1" w:rsidRPr="005B4766" w:rsidRDefault="002021F1" w:rsidP="002021F1">
            <w:pPr>
              <w:spacing w:after="120"/>
              <w:rPr>
                <w:sz w:val="18"/>
                <w:szCs w:val="18"/>
              </w:rPr>
            </w:pPr>
            <w:r>
              <w:rPr>
                <w:sz w:val="18"/>
                <w:szCs w:val="18"/>
              </w:rPr>
              <w:t>VAT Status</w:t>
            </w:r>
          </w:p>
        </w:tc>
        <w:tc>
          <w:tcPr>
            <w:tcW w:w="470" w:type="pct"/>
          </w:tcPr>
          <w:p w14:paraId="56359D69" w14:textId="77777777" w:rsidR="002021F1" w:rsidRPr="005B4766" w:rsidRDefault="002021F1" w:rsidP="002021F1">
            <w:pPr>
              <w:spacing w:after="120"/>
              <w:rPr>
                <w:sz w:val="18"/>
                <w:szCs w:val="18"/>
              </w:rPr>
            </w:pPr>
            <w:r w:rsidRPr="005B4766">
              <w:rPr>
                <w:sz w:val="18"/>
                <w:szCs w:val="18"/>
              </w:rPr>
              <w:t>18</w:t>
            </w:r>
          </w:p>
        </w:tc>
        <w:tc>
          <w:tcPr>
            <w:tcW w:w="599" w:type="pct"/>
          </w:tcPr>
          <w:p w14:paraId="61E4A640" w14:textId="77777777" w:rsidR="002021F1" w:rsidRPr="005B4766" w:rsidRDefault="002021F1" w:rsidP="002021F1">
            <w:pPr>
              <w:spacing w:after="120"/>
              <w:rPr>
                <w:sz w:val="18"/>
                <w:szCs w:val="18"/>
              </w:rPr>
            </w:pPr>
            <w:r>
              <w:rPr>
                <w:sz w:val="18"/>
                <w:szCs w:val="18"/>
              </w:rPr>
              <w:t>2</w:t>
            </w:r>
          </w:p>
        </w:tc>
        <w:tc>
          <w:tcPr>
            <w:tcW w:w="624" w:type="pct"/>
          </w:tcPr>
          <w:p w14:paraId="1BCACEAD" w14:textId="77777777" w:rsidR="002021F1" w:rsidRPr="005B4766" w:rsidRDefault="002021F1" w:rsidP="002021F1">
            <w:pPr>
              <w:spacing w:after="120"/>
              <w:rPr>
                <w:sz w:val="18"/>
                <w:szCs w:val="18"/>
              </w:rPr>
            </w:pPr>
            <w:r>
              <w:rPr>
                <w:sz w:val="18"/>
                <w:szCs w:val="18"/>
              </w:rPr>
              <w:t>Num</w:t>
            </w:r>
          </w:p>
        </w:tc>
        <w:tc>
          <w:tcPr>
            <w:tcW w:w="1309" w:type="pct"/>
          </w:tcPr>
          <w:p w14:paraId="4E678C21" w14:textId="77777777" w:rsidR="002021F1" w:rsidRPr="00484C58" w:rsidRDefault="002021F1" w:rsidP="002021F1">
            <w:pPr>
              <w:spacing w:after="120"/>
              <w:rPr>
                <w:sz w:val="18"/>
                <w:szCs w:val="18"/>
                <w:lang w:val="sv-SE"/>
              </w:rPr>
            </w:pPr>
            <w:r w:rsidRPr="00484C58">
              <w:rPr>
                <w:sz w:val="18"/>
                <w:szCs w:val="18"/>
                <w:lang w:val="sv-SE"/>
              </w:rPr>
              <w:t>e.g.</w:t>
            </w:r>
          </w:p>
          <w:p w14:paraId="75779A30" w14:textId="77777777" w:rsidR="002021F1" w:rsidRPr="00484C58" w:rsidRDefault="002021F1" w:rsidP="002021F1">
            <w:pPr>
              <w:spacing w:after="120"/>
              <w:rPr>
                <w:sz w:val="18"/>
                <w:szCs w:val="18"/>
                <w:lang w:val="sv-SE"/>
              </w:rPr>
            </w:pPr>
            <w:r w:rsidRPr="00484C58">
              <w:rPr>
                <w:sz w:val="18"/>
                <w:szCs w:val="18"/>
                <w:lang w:val="sv-SE"/>
              </w:rPr>
              <w:t>1 = standard</w:t>
            </w:r>
          </w:p>
          <w:p w14:paraId="0863193A" w14:textId="77777777" w:rsidR="002021F1" w:rsidRPr="00484C58" w:rsidRDefault="002021F1" w:rsidP="002021F1">
            <w:pPr>
              <w:spacing w:after="120"/>
              <w:rPr>
                <w:sz w:val="18"/>
                <w:szCs w:val="18"/>
                <w:lang w:val="sv-SE"/>
              </w:rPr>
            </w:pPr>
            <w:r w:rsidRPr="00484C58">
              <w:rPr>
                <w:sz w:val="18"/>
                <w:szCs w:val="18"/>
                <w:lang w:val="sv-SE"/>
              </w:rPr>
              <w:t>2 = VAT exempt</w:t>
            </w:r>
          </w:p>
        </w:tc>
        <w:tc>
          <w:tcPr>
            <w:tcW w:w="974" w:type="pct"/>
          </w:tcPr>
          <w:p w14:paraId="5CCB8E3A" w14:textId="77777777" w:rsidR="002021F1" w:rsidRPr="00484C58" w:rsidRDefault="002021F1" w:rsidP="002021F1">
            <w:pPr>
              <w:jc w:val="both"/>
              <w:rPr>
                <w:sz w:val="18"/>
                <w:szCs w:val="18"/>
                <w:lang w:val="sv-SE"/>
              </w:rPr>
            </w:pPr>
          </w:p>
        </w:tc>
      </w:tr>
      <w:tr w:rsidR="002021F1" w:rsidRPr="005B4766" w14:paraId="4EF0E99A" w14:textId="77777777" w:rsidTr="008846EA">
        <w:tc>
          <w:tcPr>
            <w:tcW w:w="1024" w:type="pct"/>
          </w:tcPr>
          <w:p w14:paraId="39B1819F" w14:textId="77777777" w:rsidR="002021F1" w:rsidRPr="005B4766" w:rsidRDefault="002021F1" w:rsidP="002021F1">
            <w:pPr>
              <w:spacing w:after="120"/>
              <w:rPr>
                <w:sz w:val="18"/>
                <w:szCs w:val="18"/>
              </w:rPr>
            </w:pPr>
            <w:r>
              <w:rPr>
                <w:sz w:val="18"/>
                <w:szCs w:val="18"/>
              </w:rPr>
              <w:t>*</w:t>
            </w:r>
            <w:r w:rsidRPr="005B4766">
              <w:rPr>
                <w:sz w:val="18"/>
                <w:szCs w:val="18"/>
              </w:rPr>
              <w:t>CSS Account Number</w:t>
            </w:r>
          </w:p>
        </w:tc>
        <w:tc>
          <w:tcPr>
            <w:tcW w:w="470" w:type="pct"/>
          </w:tcPr>
          <w:p w14:paraId="69C6734C" w14:textId="77777777" w:rsidR="002021F1" w:rsidRPr="005B4766" w:rsidRDefault="002021F1" w:rsidP="002021F1">
            <w:pPr>
              <w:spacing w:after="120"/>
              <w:rPr>
                <w:sz w:val="18"/>
                <w:szCs w:val="18"/>
              </w:rPr>
            </w:pPr>
            <w:r w:rsidRPr="005B4766">
              <w:rPr>
                <w:sz w:val="18"/>
                <w:szCs w:val="18"/>
              </w:rPr>
              <w:t>19</w:t>
            </w:r>
          </w:p>
        </w:tc>
        <w:tc>
          <w:tcPr>
            <w:tcW w:w="599" w:type="pct"/>
          </w:tcPr>
          <w:p w14:paraId="7D420FD6" w14:textId="77777777" w:rsidR="002021F1" w:rsidRPr="005B4766" w:rsidRDefault="002021F1" w:rsidP="002021F1">
            <w:pPr>
              <w:spacing w:after="120"/>
              <w:rPr>
                <w:sz w:val="18"/>
                <w:szCs w:val="18"/>
              </w:rPr>
            </w:pPr>
            <w:r>
              <w:rPr>
                <w:sz w:val="18"/>
                <w:szCs w:val="18"/>
              </w:rPr>
              <w:t>20</w:t>
            </w:r>
          </w:p>
        </w:tc>
        <w:tc>
          <w:tcPr>
            <w:tcW w:w="624" w:type="pct"/>
          </w:tcPr>
          <w:p w14:paraId="6A666DCA" w14:textId="77777777" w:rsidR="002021F1" w:rsidRPr="005B4766" w:rsidRDefault="002021F1" w:rsidP="002021F1">
            <w:pPr>
              <w:spacing w:after="120"/>
              <w:rPr>
                <w:sz w:val="18"/>
                <w:szCs w:val="18"/>
              </w:rPr>
            </w:pPr>
            <w:r w:rsidRPr="005B4766">
              <w:rPr>
                <w:sz w:val="18"/>
                <w:szCs w:val="18"/>
              </w:rPr>
              <w:t>Text</w:t>
            </w:r>
          </w:p>
        </w:tc>
        <w:tc>
          <w:tcPr>
            <w:tcW w:w="1309" w:type="pct"/>
          </w:tcPr>
          <w:p w14:paraId="768ED1B2" w14:textId="77777777" w:rsidR="002021F1" w:rsidRPr="005B4766" w:rsidRDefault="002021F1" w:rsidP="002021F1">
            <w:pPr>
              <w:spacing w:after="120"/>
              <w:rPr>
                <w:sz w:val="18"/>
                <w:szCs w:val="18"/>
              </w:rPr>
            </w:pPr>
            <w:r w:rsidRPr="00D31AD9">
              <w:rPr>
                <w:sz w:val="18"/>
                <w:szCs w:val="18"/>
              </w:rPr>
              <w:t>N/A</w:t>
            </w:r>
          </w:p>
        </w:tc>
        <w:tc>
          <w:tcPr>
            <w:tcW w:w="974" w:type="pct"/>
          </w:tcPr>
          <w:p w14:paraId="600F8868" w14:textId="77777777" w:rsidR="002021F1" w:rsidRPr="00D31AD9" w:rsidRDefault="002021F1" w:rsidP="002021F1">
            <w:pPr>
              <w:jc w:val="both"/>
              <w:rPr>
                <w:sz w:val="18"/>
                <w:szCs w:val="18"/>
              </w:rPr>
            </w:pPr>
          </w:p>
        </w:tc>
      </w:tr>
      <w:tr w:rsidR="002021F1" w:rsidRPr="005B4766" w14:paraId="4B6E0BFE" w14:textId="77777777" w:rsidTr="008846EA">
        <w:tc>
          <w:tcPr>
            <w:tcW w:w="1024" w:type="pct"/>
          </w:tcPr>
          <w:p w14:paraId="0B3EA166" w14:textId="77777777" w:rsidR="002021F1" w:rsidRPr="005B4766" w:rsidRDefault="002021F1" w:rsidP="002021F1">
            <w:pPr>
              <w:spacing w:after="120"/>
              <w:rPr>
                <w:sz w:val="18"/>
                <w:szCs w:val="18"/>
              </w:rPr>
            </w:pPr>
            <w:r>
              <w:rPr>
                <w:sz w:val="18"/>
                <w:szCs w:val="18"/>
              </w:rPr>
              <w:t>*</w:t>
            </w:r>
            <w:r w:rsidRPr="005B4766">
              <w:rPr>
                <w:sz w:val="18"/>
                <w:szCs w:val="18"/>
              </w:rPr>
              <w:t>Prod Type</w:t>
            </w:r>
          </w:p>
        </w:tc>
        <w:tc>
          <w:tcPr>
            <w:tcW w:w="470" w:type="pct"/>
          </w:tcPr>
          <w:p w14:paraId="7CC28178" w14:textId="77777777" w:rsidR="002021F1" w:rsidRPr="005B4766" w:rsidRDefault="002021F1" w:rsidP="002021F1">
            <w:pPr>
              <w:spacing w:after="120"/>
              <w:rPr>
                <w:sz w:val="18"/>
                <w:szCs w:val="18"/>
              </w:rPr>
            </w:pPr>
            <w:r w:rsidRPr="005B4766">
              <w:rPr>
                <w:sz w:val="18"/>
                <w:szCs w:val="18"/>
              </w:rPr>
              <w:t>20</w:t>
            </w:r>
          </w:p>
        </w:tc>
        <w:tc>
          <w:tcPr>
            <w:tcW w:w="599" w:type="pct"/>
          </w:tcPr>
          <w:p w14:paraId="4CEDDA5E" w14:textId="77777777" w:rsidR="002021F1" w:rsidRPr="005B4766" w:rsidRDefault="002021F1" w:rsidP="002021F1">
            <w:pPr>
              <w:spacing w:after="120"/>
              <w:rPr>
                <w:sz w:val="18"/>
                <w:szCs w:val="18"/>
              </w:rPr>
            </w:pPr>
            <w:r>
              <w:rPr>
                <w:sz w:val="18"/>
                <w:szCs w:val="18"/>
              </w:rPr>
              <w:t>20</w:t>
            </w:r>
          </w:p>
        </w:tc>
        <w:tc>
          <w:tcPr>
            <w:tcW w:w="624" w:type="pct"/>
          </w:tcPr>
          <w:p w14:paraId="5BDF3910" w14:textId="77777777" w:rsidR="002021F1" w:rsidRPr="005B4766" w:rsidRDefault="002021F1" w:rsidP="002021F1">
            <w:pPr>
              <w:spacing w:after="120"/>
              <w:rPr>
                <w:sz w:val="18"/>
                <w:szCs w:val="18"/>
              </w:rPr>
            </w:pPr>
            <w:r w:rsidRPr="005B4766">
              <w:rPr>
                <w:sz w:val="18"/>
                <w:szCs w:val="18"/>
              </w:rPr>
              <w:t>Text</w:t>
            </w:r>
          </w:p>
        </w:tc>
        <w:tc>
          <w:tcPr>
            <w:tcW w:w="1309" w:type="pct"/>
          </w:tcPr>
          <w:p w14:paraId="1D9D10C1" w14:textId="77777777" w:rsidR="002021F1" w:rsidRPr="005B4766" w:rsidRDefault="002021F1" w:rsidP="002021F1">
            <w:pPr>
              <w:spacing w:after="120"/>
              <w:rPr>
                <w:sz w:val="18"/>
                <w:szCs w:val="18"/>
              </w:rPr>
            </w:pPr>
            <w:r w:rsidRPr="00D31AD9">
              <w:rPr>
                <w:sz w:val="18"/>
                <w:szCs w:val="18"/>
              </w:rPr>
              <w:t>N/A</w:t>
            </w:r>
          </w:p>
        </w:tc>
        <w:tc>
          <w:tcPr>
            <w:tcW w:w="974" w:type="pct"/>
          </w:tcPr>
          <w:p w14:paraId="2D986BD8" w14:textId="77777777" w:rsidR="002021F1" w:rsidRPr="00D31AD9" w:rsidRDefault="002021F1" w:rsidP="002021F1">
            <w:pPr>
              <w:jc w:val="both"/>
              <w:rPr>
                <w:sz w:val="18"/>
                <w:szCs w:val="18"/>
              </w:rPr>
            </w:pPr>
          </w:p>
        </w:tc>
      </w:tr>
      <w:tr w:rsidR="002021F1" w:rsidRPr="005B4766" w14:paraId="0B6A7880" w14:textId="77777777" w:rsidTr="008846EA">
        <w:tc>
          <w:tcPr>
            <w:tcW w:w="1024" w:type="pct"/>
          </w:tcPr>
          <w:p w14:paraId="57CEF6E6" w14:textId="77777777" w:rsidR="002021F1" w:rsidRPr="005B4766" w:rsidRDefault="002021F1" w:rsidP="002021F1">
            <w:pPr>
              <w:spacing w:after="120"/>
              <w:rPr>
                <w:sz w:val="18"/>
                <w:szCs w:val="18"/>
              </w:rPr>
            </w:pPr>
            <w:r>
              <w:rPr>
                <w:sz w:val="18"/>
                <w:szCs w:val="18"/>
              </w:rPr>
              <w:t>*</w:t>
            </w:r>
            <w:r w:rsidRPr="005B4766">
              <w:rPr>
                <w:sz w:val="18"/>
                <w:szCs w:val="18"/>
              </w:rPr>
              <w:t>OR Service ID</w:t>
            </w:r>
          </w:p>
        </w:tc>
        <w:tc>
          <w:tcPr>
            <w:tcW w:w="470" w:type="pct"/>
          </w:tcPr>
          <w:p w14:paraId="39E2B769" w14:textId="77777777" w:rsidR="002021F1" w:rsidRPr="005B4766" w:rsidRDefault="002021F1" w:rsidP="002021F1">
            <w:pPr>
              <w:spacing w:after="120"/>
              <w:rPr>
                <w:sz w:val="18"/>
                <w:szCs w:val="18"/>
              </w:rPr>
            </w:pPr>
            <w:r w:rsidRPr="005B4766">
              <w:rPr>
                <w:sz w:val="18"/>
                <w:szCs w:val="18"/>
              </w:rPr>
              <w:t>21</w:t>
            </w:r>
          </w:p>
        </w:tc>
        <w:tc>
          <w:tcPr>
            <w:tcW w:w="599" w:type="pct"/>
          </w:tcPr>
          <w:p w14:paraId="49A31986" w14:textId="77777777" w:rsidR="002021F1" w:rsidRPr="005B4766" w:rsidRDefault="002021F1" w:rsidP="002021F1">
            <w:pPr>
              <w:spacing w:after="120"/>
              <w:rPr>
                <w:sz w:val="18"/>
                <w:szCs w:val="18"/>
              </w:rPr>
            </w:pPr>
            <w:r>
              <w:rPr>
                <w:sz w:val="18"/>
                <w:szCs w:val="18"/>
              </w:rPr>
              <w:t>20</w:t>
            </w:r>
          </w:p>
        </w:tc>
        <w:tc>
          <w:tcPr>
            <w:tcW w:w="624" w:type="pct"/>
          </w:tcPr>
          <w:p w14:paraId="1117167B" w14:textId="77777777" w:rsidR="002021F1" w:rsidRPr="005B4766" w:rsidRDefault="002021F1" w:rsidP="002021F1">
            <w:pPr>
              <w:spacing w:after="120"/>
              <w:rPr>
                <w:sz w:val="18"/>
                <w:szCs w:val="18"/>
              </w:rPr>
            </w:pPr>
            <w:r w:rsidRPr="005B4766">
              <w:rPr>
                <w:sz w:val="18"/>
                <w:szCs w:val="18"/>
              </w:rPr>
              <w:t>Text</w:t>
            </w:r>
          </w:p>
        </w:tc>
        <w:tc>
          <w:tcPr>
            <w:tcW w:w="1309" w:type="pct"/>
          </w:tcPr>
          <w:p w14:paraId="3DC61645" w14:textId="77777777" w:rsidR="002021F1" w:rsidRPr="005B4766" w:rsidRDefault="002021F1" w:rsidP="002021F1">
            <w:pPr>
              <w:spacing w:after="120"/>
              <w:rPr>
                <w:sz w:val="18"/>
                <w:szCs w:val="18"/>
              </w:rPr>
            </w:pPr>
            <w:r w:rsidRPr="00D31AD9">
              <w:rPr>
                <w:sz w:val="18"/>
                <w:szCs w:val="18"/>
              </w:rPr>
              <w:t>N/A</w:t>
            </w:r>
          </w:p>
        </w:tc>
        <w:tc>
          <w:tcPr>
            <w:tcW w:w="974" w:type="pct"/>
          </w:tcPr>
          <w:p w14:paraId="735127A2" w14:textId="77777777" w:rsidR="002021F1" w:rsidRPr="00D31AD9" w:rsidRDefault="002021F1" w:rsidP="002021F1">
            <w:pPr>
              <w:jc w:val="both"/>
              <w:rPr>
                <w:sz w:val="18"/>
                <w:szCs w:val="18"/>
              </w:rPr>
            </w:pPr>
          </w:p>
        </w:tc>
      </w:tr>
      <w:tr w:rsidR="002021F1" w:rsidRPr="005B4766" w14:paraId="76C385E0" w14:textId="77777777" w:rsidTr="008846EA">
        <w:tc>
          <w:tcPr>
            <w:tcW w:w="1024" w:type="pct"/>
          </w:tcPr>
          <w:p w14:paraId="0E9D89B7" w14:textId="77777777" w:rsidR="002021F1" w:rsidRPr="005B4766" w:rsidRDefault="002021F1" w:rsidP="002021F1">
            <w:pPr>
              <w:spacing w:after="120"/>
              <w:rPr>
                <w:sz w:val="18"/>
                <w:szCs w:val="18"/>
              </w:rPr>
            </w:pPr>
            <w:r>
              <w:rPr>
                <w:sz w:val="18"/>
                <w:szCs w:val="18"/>
              </w:rPr>
              <w:t>*</w:t>
            </w:r>
            <w:r w:rsidRPr="005B4766">
              <w:rPr>
                <w:sz w:val="18"/>
                <w:szCs w:val="18"/>
              </w:rPr>
              <w:t>Circuit ID</w:t>
            </w:r>
          </w:p>
        </w:tc>
        <w:tc>
          <w:tcPr>
            <w:tcW w:w="470" w:type="pct"/>
          </w:tcPr>
          <w:p w14:paraId="4CB8E255" w14:textId="77777777" w:rsidR="002021F1" w:rsidRPr="005B4766" w:rsidRDefault="002021F1" w:rsidP="002021F1">
            <w:pPr>
              <w:spacing w:after="120"/>
              <w:rPr>
                <w:sz w:val="18"/>
                <w:szCs w:val="18"/>
              </w:rPr>
            </w:pPr>
            <w:r w:rsidRPr="005B4766">
              <w:rPr>
                <w:sz w:val="18"/>
                <w:szCs w:val="18"/>
              </w:rPr>
              <w:t>22</w:t>
            </w:r>
          </w:p>
        </w:tc>
        <w:tc>
          <w:tcPr>
            <w:tcW w:w="599" w:type="pct"/>
          </w:tcPr>
          <w:p w14:paraId="6BCFC133" w14:textId="77777777" w:rsidR="002021F1" w:rsidRPr="005B4766" w:rsidRDefault="002021F1" w:rsidP="002021F1">
            <w:pPr>
              <w:spacing w:after="120"/>
              <w:rPr>
                <w:sz w:val="18"/>
                <w:szCs w:val="18"/>
              </w:rPr>
            </w:pPr>
            <w:r>
              <w:rPr>
                <w:sz w:val="18"/>
                <w:szCs w:val="18"/>
              </w:rPr>
              <w:t>20</w:t>
            </w:r>
          </w:p>
        </w:tc>
        <w:tc>
          <w:tcPr>
            <w:tcW w:w="624" w:type="pct"/>
          </w:tcPr>
          <w:p w14:paraId="1C33B811" w14:textId="77777777" w:rsidR="002021F1" w:rsidRPr="005B4766" w:rsidRDefault="002021F1" w:rsidP="002021F1">
            <w:pPr>
              <w:spacing w:after="120"/>
              <w:rPr>
                <w:sz w:val="18"/>
                <w:szCs w:val="18"/>
              </w:rPr>
            </w:pPr>
            <w:r w:rsidRPr="005B4766">
              <w:rPr>
                <w:sz w:val="18"/>
                <w:szCs w:val="18"/>
              </w:rPr>
              <w:t>Text</w:t>
            </w:r>
          </w:p>
        </w:tc>
        <w:tc>
          <w:tcPr>
            <w:tcW w:w="1309" w:type="pct"/>
          </w:tcPr>
          <w:p w14:paraId="07292571" w14:textId="77777777" w:rsidR="002021F1" w:rsidRPr="005B4766" w:rsidRDefault="002021F1" w:rsidP="002021F1">
            <w:pPr>
              <w:spacing w:after="120"/>
              <w:rPr>
                <w:sz w:val="18"/>
                <w:szCs w:val="18"/>
              </w:rPr>
            </w:pPr>
            <w:r w:rsidRPr="00D31AD9">
              <w:rPr>
                <w:sz w:val="18"/>
                <w:szCs w:val="18"/>
              </w:rPr>
              <w:t>N/A</w:t>
            </w:r>
          </w:p>
        </w:tc>
        <w:tc>
          <w:tcPr>
            <w:tcW w:w="974" w:type="pct"/>
          </w:tcPr>
          <w:p w14:paraId="508E1B8B" w14:textId="77777777" w:rsidR="002021F1" w:rsidRPr="00D31AD9" w:rsidRDefault="002021F1" w:rsidP="002021F1">
            <w:pPr>
              <w:jc w:val="both"/>
              <w:rPr>
                <w:sz w:val="18"/>
                <w:szCs w:val="18"/>
              </w:rPr>
            </w:pPr>
          </w:p>
        </w:tc>
      </w:tr>
      <w:tr w:rsidR="002021F1" w:rsidRPr="005B4766" w14:paraId="49A200B2" w14:textId="77777777" w:rsidTr="008846EA">
        <w:tc>
          <w:tcPr>
            <w:tcW w:w="1024" w:type="pct"/>
          </w:tcPr>
          <w:p w14:paraId="45F3CF2C" w14:textId="77777777" w:rsidR="002021F1" w:rsidRPr="005B4766" w:rsidRDefault="002021F1" w:rsidP="002021F1">
            <w:pPr>
              <w:spacing w:after="120"/>
              <w:rPr>
                <w:sz w:val="18"/>
                <w:szCs w:val="18"/>
              </w:rPr>
            </w:pPr>
            <w:r>
              <w:rPr>
                <w:sz w:val="18"/>
                <w:szCs w:val="18"/>
              </w:rPr>
              <w:t>*</w:t>
            </w:r>
            <w:r w:rsidRPr="005B4766">
              <w:rPr>
                <w:sz w:val="18"/>
                <w:szCs w:val="18"/>
              </w:rPr>
              <w:t>MDF Site</w:t>
            </w:r>
          </w:p>
        </w:tc>
        <w:tc>
          <w:tcPr>
            <w:tcW w:w="470" w:type="pct"/>
          </w:tcPr>
          <w:p w14:paraId="355F9AEF" w14:textId="77777777" w:rsidR="002021F1" w:rsidRPr="005B4766" w:rsidRDefault="002021F1" w:rsidP="002021F1">
            <w:pPr>
              <w:spacing w:after="120"/>
              <w:rPr>
                <w:sz w:val="18"/>
                <w:szCs w:val="18"/>
              </w:rPr>
            </w:pPr>
            <w:r w:rsidRPr="005B4766">
              <w:rPr>
                <w:sz w:val="18"/>
                <w:szCs w:val="18"/>
              </w:rPr>
              <w:t>23</w:t>
            </w:r>
          </w:p>
        </w:tc>
        <w:tc>
          <w:tcPr>
            <w:tcW w:w="599" w:type="pct"/>
          </w:tcPr>
          <w:p w14:paraId="2FC79566" w14:textId="77777777" w:rsidR="002021F1" w:rsidRPr="005B4766" w:rsidRDefault="002021F1" w:rsidP="002021F1">
            <w:pPr>
              <w:spacing w:after="120"/>
              <w:rPr>
                <w:sz w:val="18"/>
                <w:szCs w:val="18"/>
              </w:rPr>
            </w:pPr>
            <w:r>
              <w:rPr>
                <w:sz w:val="18"/>
                <w:szCs w:val="18"/>
              </w:rPr>
              <w:t>20</w:t>
            </w:r>
          </w:p>
        </w:tc>
        <w:tc>
          <w:tcPr>
            <w:tcW w:w="624" w:type="pct"/>
          </w:tcPr>
          <w:p w14:paraId="16BB23FA" w14:textId="77777777" w:rsidR="002021F1" w:rsidRPr="005B4766" w:rsidRDefault="002021F1" w:rsidP="002021F1">
            <w:pPr>
              <w:spacing w:after="120"/>
              <w:rPr>
                <w:sz w:val="18"/>
                <w:szCs w:val="18"/>
              </w:rPr>
            </w:pPr>
            <w:r w:rsidRPr="005B4766">
              <w:rPr>
                <w:sz w:val="18"/>
                <w:szCs w:val="18"/>
              </w:rPr>
              <w:t>Text</w:t>
            </w:r>
          </w:p>
        </w:tc>
        <w:tc>
          <w:tcPr>
            <w:tcW w:w="1309" w:type="pct"/>
          </w:tcPr>
          <w:p w14:paraId="245FF0F5" w14:textId="77777777" w:rsidR="002021F1" w:rsidRPr="005B4766" w:rsidRDefault="002021F1" w:rsidP="002021F1">
            <w:pPr>
              <w:spacing w:after="120"/>
              <w:rPr>
                <w:sz w:val="18"/>
                <w:szCs w:val="18"/>
              </w:rPr>
            </w:pPr>
            <w:r w:rsidRPr="00D31AD9">
              <w:rPr>
                <w:sz w:val="18"/>
                <w:szCs w:val="18"/>
              </w:rPr>
              <w:t>N/A</w:t>
            </w:r>
          </w:p>
        </w:tc>
        <w:tc>
          <w:tcPr>
            <w:tcW w:w="974" w:type="pct"/>
          </w:tcPr>
          <w:p w14:paraId="0FABB741" w14:textId="77777777" w:rsidR="002021F1" w:rsidRPr="00D31AD9" w:rsidRDefault="002021F1" w:rsidP="002021F1">
            <w:pPr>
              <w:jc w:val="both"/>
              <w:rPr>
                <w:sz w:val="18"/>
                <w:szCs w:val="18"/>
              </w:rPr>
            </w:pPr>
          </w:p>
        </w:tc>
      </w:tr>
      <w:tr w:rsidR="002021F1" w:rsidRPr="005B4766" w14:paraId="14F739EE" w14:textId="77777777" w:rsidTr="008846EA">
        <w:tc>
          <w:tcPr>
            <w:tcW w:w="1024" w:type="pct"/>
          </w:tcPr>
          <w:p w14:paraId="67017C76" w14:textId="77777777" w:rsidR="002021F1" w:rsidRPr="005B4766" w:rsidRDefault="002021F1" w:rsidP="002021F1">
            <w:pPr>
              <w:spacing w:after="120"/>
              <w:rPr>
                <w:sz w:val="18"/>
                <w:szCs w:val="18"/>
              </w:rPr>
            </w:pPr>
            <w:r>
              <w:rPr>
                <w:sz w:val="18"/>
                <w:szCs w:val="18"/>
              </w:rPr>
              <w:t>*</w:t>
            </w:r>
            <w:r w:rsidRPr="005B4766">
              <w:rPr>
                <w:sz w:val="18"/>
                <w:szCs w:val="18"/>
              </w:rPr>
              <w:t>Room ID</w:t>
            </w:r>
          </w:p>
        </w:tc>
        <w:tc>
          <w:tcPr>
            <w:tcW w:w="470" w:type="pct"/>
          </w:tcPr>
          <w:p w14:paraId="3F10A5DD" w14:textId="77777777" w:rsidR="002021F1" w:rsidRPr="005B4766" w:rsidRDefault="002021F1" w:rsidP="002021F1">
            <w:pPr>
              <w:spacing w:after="120"/>
              <w:rPr>
                <w:sz w:val="18"/>
                <w:szCs w:val="18"/>
              </w:rPr>
            </w:pPr>
            <w:r w:rsidRPr="005B4766">
              <w:rPr>
                <w:sz w:val="18"/>
                <w:szCs w:val="18"/>
              </w:rPr>
              <w:t>24</w:t>
            </w:r>
          </w:p>
        </w:tc>
        <w:tc>
          <w:tcPr>
            <w:tcW w:w="599" w:type="pct"/>
          </w:tcPr>
          <w:p w14:paraId="7CB7F7CF" w14:textId="77777777" w:rsidR="002021F1" w:rsidRPr="005B4766" w:rsidRDefault="002021F1" w:rsidP="002021F1">
            <w:pPr>
              <w:spacing w:after="120"/>
              <w:rPr>
                <w:sz w:val="18"/>
                <w:szCs w:val="18"/>
              </w:rPr>
            </w:pPr>
            <w:r>
              <w:rPr>
                <w:sz w:val="18"/>
                <w:szCs w:val="18"/>
              </w:rPr>
              <w:t>20</w:t>
            </w:r>
          </w:p>
        </w:tc>
        <w:tc>
          <w:tcPr>
            <w:tcW w:w="624" w:type="pct"/>
          </w:tcPr>
          <w:p w14:paraId="38AAA8F3" w14:textId="77777777" w:rsidR="002021F1" w:rsidRPr="005B4766" w:rsidRDefault="002021F1" w:rsidP="002021F1">
            <w:pPr>
              <w:spacing w:after="120"/>
              <w:rPr>
                <w:sz w:val="18"/>
                <w:szCs w:val="18"/>
              </w:rPr>
            </w:pPr>
            <w:r w:rsidRPr="005B4766">
              <w:rPr>
                <w:sz w:val="18"/>
                <w:szCs w:val="18"/>
              </w:rPr>
              <w:t>Text</w:t>
            </w:r>
          </w:p>
        </w:tc>
        <w:tc>
          <w:tcPr>
            <w:tcW w:w="1309" w:type="pct"/>
          </w:tcPr>
          <w:p w14:paraId="062049B9" w14:textId="77777777" w:rsidR="002021F1" w:rsidRPr="005B4766" w:rsidRDefault="002021F1" w:rsidP="002021F1">
            <w:pPr>
              <w:spacing w:after="120"/>
              <w:rPr>
                <w:sz w:val="18"/>
                <w:szCs w:val="18"/>
              </w:rPr>
            </w:pPr>
            <w:r w:rsidRPr="00D31AD9">
              <w:rPr>
                <w:sz w:val="18"/>
                <w:szCs w:val="18"/>
              </w:rPr>
              <w:t>N/A</w:t>
            </w:r>
          </w:p>
        </w:tc>
        <w:tc>
          <w:tcPr>
            <w:tcW w:w="974" w:type="pct"/>
          </w:tcPr>
          <w:p w14:paraId="1FB8F0B6" w14:textId="77777777" w:rsidR="002021F1" w:rsidRPr="00D31AD9" w:rsidRDefault="002021F1" w:rsidP="002021F1">
            <w:pPr>
              <w:jc w:val="both"/>
              <w:rPr>
                <w:sz w:val="18"/>
                <w:szCs w:val="18"/>
              </w:rPr>
            </w:pPr>
          </w:p>
        </w:tc>
      </w:tr>
      <w:tr w:rsidR="002021F1" w:rsidRPr="005B4766" w14:paraId="6E06977A" w14:textId="77777777" w:rsidTr="008846EA">
        <w:tc>
          <w:tcPr>
            <w:tcW w:w="1024" w:type="pct"/>
          </w:tcPr>
          <w:p w14:paraId="6B7621B2" w14:textId="77777777" w:rsidR="002021F1" w:rsidRPr="005B4766" w:rsidRDefault="002021F1" w:rsidP="002021F1">
            <w:pPr>
              <w:spacing w:after="120"/>
              <w:rPr>
                <w:sz w:val="18"/>
                <w:szCs w:val="18"/>
              </w:rPr>
            </w:pPr>
            <w:r>
              <w:rPr>
                <w:sz w:val="18"/>
                <w:szCs w:val="18"/>
              </w:rPr>
              <w:t>*</w:t>
            </w:r>
            <w:r w:rsidRPr="005B4766">
              <w:rPr>
                <w:sz w:val="18"/>
                <w:szCs w:val="18"/>
              </w:rPr>
              <w:t>Service ID</w:t>
            </w:r>
          </w:p>
        </w:tc>
        <w:tc>
          <w:tcPr>
            <w:tcW w:w="470" w:type="pct"/>
          </w:tcPr>
          <w:p w14:paraId="2DF79962" w14:textId="77777777" w:rsidR="002021F1" w:rsidRPr="005B4766" w:rsidRDefault="002021F1" w:rsidP="002021F1">
            <w:pPr>
              <w:spacing w:after="120"/>
              <w:rPr>
                <w:sz w:val="18"/>
                <w:szCs w:val="18"/>
              </w:rPr>
            </w:pPr>
            <w:r w:rsidRPr="005B4766">
              <w:rPr>
                <w:sz w:val="18"/>
                <w:szCs w:val="18"/>
              </w:rPr>
              <w:t>25</w:t>
            </w:r>
          </w:p>
        </w:tc>
        <w:tc>
          <w:tcPr>
            <w:tcW w:w="599" w:type="pct"/>
          </w:tcPr>
          <w:p w14:paraId="0EC417DA" w14:textId="77777777" w:rsidR="002021F1" w:rsidRPr="005B4766" w:rsidRDefault="002021F1" w:rsidP="002021F1">
            <w:pPr>
              <w:spacing w:after="120"/>
              <w:rPr>
                <w:sz w:val="18"/>
                <w:szCs w:val="18"/>
              </w:rPr>
            </w:pPr>
            <w:r>
              <w:rPr>
                <w:sz w:val="18"/>
                <w:szCs w:val="18"/>
              </w:rPr>
              <w:t>40</w:t>
            </w:r>
          </w:p>
        </w:tc>
        <w:tc>
          <w:tcPr>
            <w:tcW w:w="624" w:type="pct"/>
          </w:tcPr>
          <w:p w14:paraId="13D3B21B" w14:textId="77777777" w:rsidR="002021F1" w:rsidRPr="005B4766" w:rsidRDefault="002021F1" w:rsidP="002021F1">
            <w:pPr>
              <w:spacing w:after="120"/>
              <w:rPr>
                <w:sz w:val="18"/>
                <w:szCs w:val="18"/>
              </w:rPr>
            </w:pPr>
            <w:r w:rsidRPr="005B4766">
              <w:rPr>
                <w:sz w:val="18"/>
                <w:szCs w:val="18"/>
              </w:rPr>
              <w:t>Text</w:t>
            </w:r>
          </w:p>
        </w:tc>
        <w:tc>
          <w:tcPr>
            <w:tcW w:w="1309" w:type="pct"/>
          </w:tcPr>
          <w:p w14:paraId="3B647A38" w14:textId="77777777" w:rsidR="002021F1" w:rsidRPr="005B4766" w:rsidRDefault="002021F1" w:rsidP="002021F1">
            <w:pPr>
              <w:spacing w:after="120"/>
              <w:rPr>
                <w:sz w:val="18"/>
                <w:szCs w:val="18"/>
              </w:rPr>
            </w:pPr>
            <w:r w:rsidRPr="00D31AD9">
              <w:rPr>
                <w:sz w:val="18"/>
                <w:szCs w:val="18"/>
              </w:rPr>
              <w:t>N/A</w:t>
            </w:r>
          </w:p>
        </w:tc>
        <w:tc>
          <w:tcPr>
            <w:tcW w:w="974" w:type="pct"/>
          </w:tcPr>
          <w:p w14:paraId="18B189F7" w14:textId="77777777" w:rsidR="002021F1" w:rsidRPr="00D31AD9" w:rsidRDefault="002021F1" w:rsidP="002021F1">
            <w:pPr>
              <w:jc w:val="both"/>
              <w:rPr>
                <w:sz w:val="18"/>
                <w:szCs w:val="18"/>
              </w:rPr>
            </w:pPr>
          </w:p>
        </w:tc>
      </w:tr>
      <w:tr w:rsidR="002021F1" w:rsidRPr="005B4766" w14:paraId="01D6FAE2" w14:textId="77777777" w:rsidTr="008846EA">
        <w:tc>
          <w:tcPr>
            <w:tcW w:w="1024" w:type="pct"/>
          </w:tcPr>
          <w:p w14:paraId="0DEE1FDB" w14:textId="77777777" w:rsidR="002021F1" w:rsidRPr="005B4766" w:rsidRDefault="002021F1" w:rsidP="002021F1">
            <w:pPr>
              <w:spacing w:after="120"/>
              <w:rPr>
                <w:sz w:val="18"/>
                <w:szCs w:val="18"/>
              </w:rPr>
            </w:pPr>
            <w:r>
              <w:rPr>
                <w:sz w:val="18"/>
                <w:szCs w:val="18"/>
              </w:rPr>
              <w:t>*</w:t>
            </w:r>
            <w:r w:rsidRPr="005B4766">
              <w:rPr>
                <w:sz w:val="18"/>
                <w:szCs w:val="18"/>
              </w:rPr>
              <w:t>Event Class</w:t>
            </w:r>
          </w:p>
        </w:tc>
        <w:tc>
          <w:tcPr>
            <w:tcW w:w="470" w:type="pct"/>
          </w:tcPr>
          <w:p w14:paraId="0348C3D8" w14:textId="77777777" w:rsidR="002021F1" w:rsidRPr="005B4766" w:rsidRDefault="002021F1" w:rsidP="002021F1">
            <w:pPr>
              <w:spacing w:after="120"/>
              <w:rPr>
                <w:sz w:val="18"/>
                <w:szCs w:val="18"/>
              </w:rPr>
            </w:pPr>
            <w:r w:rsidRPr="005B4766">
              <w:rPr>
                <w:sz w:val="18"/>
                <w:szCs w:val="18"/>
              </w:rPr>
              <w:t>26</w:t>
            </w:r>
          </w:p>
        </w:tc>
        <w:tc>
          <w:tcPr>
            <w:tcW w:w="599" w:type="pct"/>
          </w:tcPr>
          <w:p w14:paraId="198DDA30" w14:textId="77777777" w:rsidR="002021F1" w:rsidRPr="005B4766" w:rsidRDefault="002021F1" w:rsidP="002021F1">
            <w:pPr>
              <w:spacing w:after="120"/>
              <w:rPr>
                <w:sz w:val="18"/>
                <w:szCs w:val="18"/>
              </w:rPr>
            </w:pPr>
            <w:r>
              <w:rPr>
                <w:sz w:val="18"/>
                <w:szCs w:val="18"/>
              </w:rPr>
              <w:t>40</w:t>
            </w:r>
          </w:p>
        </w:tc>
        <w:tc>
          <w:tcPr>
            <w:tcW w:w="624" w:type="pct"/>
          </w:tcPr>
          <w:p w14:paraId="71F81710" w14:textId="77777777" w:rsidR="002021F1" w:rsidRPr="005B4766" w:rsidRDefault="002021F1" w:rsidP="002021F1">
            <w:pPr>
              <w:spacing w:after="120"/>
              <w:rPr>
                <w:sz w:val="18"/>
                <w:szCs w:val="18"/>
              </w:rPr>
            </w:pPr>
            <w:r w:rsidRPr="005B4766">
              <w:rPr>
                <w:sz w:val="18"/>
                <w:szCs w:val="18"/>
              </w:rPr>
              <w:t>Text</w:t>
            </w:r>
          </w:p>
        </w:tc>
        <w:tc>
          <w:tcPr>
            <w:tcW w:w="1309" w:type="pct"/>
          </w:tcPr>
          <w:p w14:paraId="5599B76C" w14:textId="77777777" w:rsidR="002021F1" w:rsidRPr="005B4766" w:rsidRDefault="002021F1" w:rsidP="002021F1">
            <w:pPr>
              <w:spacing w:after="120"/>
              <w:rPr>
                <w:sz w:val="18"/>
                <w:szCs w:val="18"/>
              </w:rPr>
            </w:pPr>
            <w:r w:rsidRPr="00D31AD9">
              <w:rPr>
                <w:sz w:val="18"/>
                <w:szCs w:val="18"/>
              </w:rPr>
              <w:t>N/A</w:t>
            </w:r>
          </w:p>
        </w:tc>
        <w:tc>
          <w:tcPr>
            <w:tcW w:w="974" w:type="pct"/>
          </w:tcPr>
          <w:p w14:paraId="051E98C2" w14:textId="77777777" w:rsidR="002021F1" w:rsidRPr="00D31AD9" w:rsidRDefault="002021F1" w:rsidP="002021F1">
            <w:pPr>
              <w:jc w:val="both"/>
              <w:rPr>
                <w:sz w:val="18"/>
                <w:szCs w:val="18"/>
              </w:rPr>
            </w:pPr>
          </w:p>
        </w:tc>
      </w:tr>
      <w:tr w:rsidR="002021F1" w:rsidRPr="005B4766" w14:paraId="5450E2DB" w14:textId="77777777" w:rsidTr="008846EA">
        <w:tc>
          <w:tcPr>
            <w:tcW w:w="1024" w:type="pct"/>
          </w:tcPr>
          <w:p w14:paraId="2F63709E" w14:textId="77777777" w:rsidR="002021F1" w:rsidRPr="005B4766" w:rsidRDefault="002021F1" w:rsidP="002021F1">
            <w:pPr>
              <w:spacing w:after="120"/>
              <w:rPr>
                <w:sz w:val="18"/>
                <w:szCs w:val="18"/>
              </w:rPr>
            </w:pPr>
            <w:r>
              <w:rPr>
                <w:sz w:val="18"/>
                <w:szCs w:val="18"/>
              </w:rPr>
              <w:t>*</w:t>
            </w:r>
            <w:r w:rsidRPr="005B4766">
              <w:rPr>
                <w:sz w:val="18"/>
                <w:szCs w:val="18"/>
              </w:rPr>
              <w:t>Event Name</w:t>
            </w:r>
          </w:p>
        </w:tc>
        <w:tc>
          <w:tcPr>
            <w:tcW w:w="470" w:type="pct"/>
          </w:tcPr>
          <w:p w14:paraId="14E41FF1" w14:textId="77777777" w:rsidR="002021F1" w:rsidRPr="005B4766" w:rsidRDefault="002021F1" w:rsidP="002021F1">
            <w:pPr>
              <w:spacing w:after="120"/>
              <w:rPr>
                <w:sz w:val="18"/>
                <w:szCs w:val="18"/>
              </w:rPr>
            </w:pPr>
            <w:r w:rsidRPr="005B4766">
              <w:rPr>
                <w:sz w:val="18"/>
                <w:szCs w:val="18"/>
              </w:rPr>
              <w:t>27</w:t>
            </w:r>
          </w:p>
        </w:tc>
        <w:tc>
          <w:tcPr>
            <w:tcW w:w="599" w:type="pct"/>
          </w:tcPr>
          <w:p w14:paraId="0EAA100F" w14:textId="77777777" w:rsidR="002021F1" w:rsidRPr="005B4766" w:rsidRDefault="002021F1" w:rsidP="002021F1">
            <w:pPr>
              <w:spacing w:after="120"/>
              <w:rPr>
                <w:sz w:val="18"/>
                <w:szCs w:val="18"/>
              </w:rPr>
            </w:pPr>
            <w:r>
              <w:rPr>
                <w:sz w:val="18"/>
                <w:szCs w:val="18"/>
              </w:rPr>
              <w:t>40</w:t>
            </w:r>
          </w:p>
        </w:tc>
        <w:tc>
          <w:tcPr>
            <w:tcW w:w="624" w:type="pct"/>
          </w:tcPr>
          <w:p w14:paraId="2D36C912" w14:textId="77777777" w:rsidR="002021F1" w:rsidRPr="005B4766" w:rsidRDefault="002021F1" w:rsidP="002021F1">
            <w:pPr>
              <w:spacing w:after="120"/>
              <w:rPr>
                <w:sz w:val="18"/>
                <w:szCs w:val="18"/>
              </w:rPr>
            </w:pPr>
            <w:r w:rsidRPr="005B4766">
              <w:rPr>
                <w:sz w:val="18"/>
                <w:szCs w:val="18"/>
              </w:rPr>
              <w:t>Text</w:t>
            </w:r>
          </w:p>
        </w:tc>
        <w:tc>
          <w:tcPr>
            <w:tcW w:w="1309" w:type="pct"/>
          </w:tcPr>
          <w:p w14:paraId="29CC852B" w14:textId="77777777" w:rsidR="002021F1" w:rsidRPr="005B4766" w:rsidRDefault="002021F1" w:rsidP="002021F1">
            <w:pPr>
              <w:spacing w:after="120"/>
              <w:rPr>
                <w:sz w:val="18"/>
                <w:szCs w:val="18"/>
              </w:rPr>
            </w:pPr>
            <w:r w:rsidRPr="00D31AD9">
              <w:rPr>
                <w:sz w:val="18"/>
                <w:szCs w:val="18"/>
              </w:rPr>
              <w:t>N/A</w:t>
            </w:r>
          </w:p>
        </w:tc>
        <w:tc>
          <w:tcPr>
            <w:tcW w:w="974" w:type="pct"/>
          </w:tcPr>
          <w:p w14:paraId="261D7CFE" w14:textId="77777777" w:rsidR="002021F1" w:rsidRPr="00D31AD9" w:rsidRDefault="002021F1" w:rsidP="002021F1">
            <w:pPr>
              <w:jc w:val="both"/>
              <w:rPr>
                <w:sz w:val="18"/>
                <w:szCs w:val="18"/>
              </w:rPr>
            </w:pPr>
          </w:p>
        </w:tc>
      </w:tr>
      <w:tr w:rsidR="002021F1" w:rsidRPr="005B4766" w14:paraId="194D976C" w14:textId="77777777" w:rsidTr="008846EA">
        <w:tc>
          <w:tcPr>
            <w:tcW w:w="1024" w:type="pct"/>
          </w:tcPr>
          <w:p w14:paraId="3E1BC972" w14:textId="77777777" w:rsidR="002021F1" w:rsidRPr="005B4766" w:rsidRDefault="002021F1" w:rsidP="002021F1">
            <w:pPr>
              <w:spacing w:after="120"/>
              <w:rPr>
                <w:sz w:val="18"/>
                <w:szCs w:val="18"/>
              </w:rPr>
            </w:pPr>
            <w:r>
              <w:rPr>
                <w:sz w:val="18"/>
                <w:szCs w:val="18"/>
              </w:rPr>
              <w:t>*</w:t>
            </w:r>
            <w:r w:rsidRPr="005B4766">
              <w:rPr>
                <w:sz w:val="18"/>
                <w:szCs w:val="18"/>
              </w:rPr>
              <w:t>CBUK reference number</w:t>
            </w:r>
          </w:p>
        </w:tc>
        <w:tc>
          <w:tcPr>
            <w:tcW w:w="470" w:type="pct"/>
          </w:tcPr>
          <w:p w14:paraId="4B0BE4BE" w14:textId="77777777" w:rsidR="002021F1" w:rsidRPr="005B4766" w:rsidRDefault="002021F1" w:rsidP="002021F1">
            <w:pPr>
              <w:spacing w:after="120"/>
              <w:rPr>
                <w:sz w:val="18"/>
                <w:szCs w:val="18"/>
              </w:rPr>
            </w:pPr>
            <w:r w:rsidRPr="005B4766">
              <w:rPr>
                <w:sz w:val="18"/>
                <w:szCs w:val="18"/>
              </w:rPr>
              <w:t>28</w:t>
            </w:r>
          </w:p>
        </w:tc>
        <w:tc>
          <w:tcPr>
            <w:tcW w:w="599" w:type="pct"/>
          </w:tcPr>
          <w:p w14:paraId="22532E0F" w14:textId="77777777" w:rsidR="002021F1" w:rsidRPr="005B4766" w:rsidRDefault="002021F1" w:rsidP="002021F1">
            <w:pPr>
              <w:spacing w:after="120"/>
              <w:rPr>
                <w:sz w:val="18"/>
                <w:szCs w:val="18"/>
              </w:rPr>
            </w:pPr>
            <w:r>
              <w:rPr>
                <w:sz w:val="18"/>
                <w:szCs w:val="18"/>
              </w:rPr>
              <w:t>20</w:t>
            </w:r>
          </w:p>
        </w:tc>
        <w:tc>
          <w:tcPr>
            <w:tcW w:w="624" w:type="pct"/>
          </w:tcPr>
          <w:p w14:paraId="6C1AB18A" w14:textId="77777777" w:rsidR="002021F1" w:rsidRPr="005B4766" w:rsidRDefault="002021F1" w:rsidP="002021F1">
            <w:pPr>
              <w:spacing w:after="120"/>
              <w:rPr>
                <w:sz w:val="18"/>
                <w:szCs w:val="18"/>
              </w:rPr>
            </w:pPr>
            <w:r w:rsidRPr="005B4766">
              <w:rPr>
                <w:sz w:val="18"/>
                <w:szCs w:val="18"/>
              </w:rPr>
              <w:t>Text</w:t>
            </w:r>
          </w:p>
        </w:tc>
        <w:tc>
          <w:tcPr>
            <w:tcW w:w="1309" w:type="pct"/>
          </w:tcPr>
          <w:p w14:paraId="5719EEE5" w14:textId="77777777" w:rsidR="002021F1" w:rsidRPr="005B4766" w:rsidRDefault="002021F1" w:rsidP="002021F1">
            <w:pPr>
              <w:spacing w:after="120"/>
              <w:rPr>
                <w:sz w:val="18"/>
                <w:szCs w:val="18"/>
              </w:rPr>
            </w:pPr>
            <w:r w:rsidRPr="00D31AD9">
              <w:rPr>
                <w:sz w:val="18"/>
                <w:szCs w:val="18"/>
              </w:rPr>
              <w:t>N/A</w:t>
            </w:r>
          </w:p>
        </w:tc>
        <w:tc>
          <w:tcPr>
            <w:tcW w:w="974" w:type="pct"/>
          </w:tcPr>
          <w:p w14:paraId="18EEB976" w14:textId="77777777" w:rsidR="002021F1" w:rsidRPr="00D31AD9" w:rsidRDefault="002021F1" w:rsidP="002021F1">
            <w:pPr>
              <w:jc w:val="both"/>
              <w:rPr>
                <w:sz w:val="18"/>
                <w:szCs w:val="18"/>
              </w:rPr>
            </w:pPr>
          </w:p>
        </w:tc>
      </w:tr>
      <w:tr w:rsidR="002021F1" w:rsidRPr="005B4766" w14:paraId="6E116C8C" w14:textId="77777777" w:rsidTr="008846EA">
        <w:tc>
          <w:tcPr>
            <w:tcW w:w="1024" w:type="pct"/>
          </w:tcPr>
          <w:p w14:paraId="50B6BC83" w14:textId="77777777" w:rsidR="002021F1" w:rsidRPr="005B4766" w:rsidRDefault="002021F1" w:rsidP="002021F1">
            <w:pPr>
              <w:spacing w:after="120"/>
              <w:rPr>
                <w:sz w:val="18"/>
                <w:szCs w:val="18"/>
              </w:rPr>
            </w:pPr>
            <w:r>
              <w:rPr>
                <w:sz w:val="18"/>
                <w:szCs w:val="18"/>
              </w:rPr>
              <w:t>*</w:t>
            </w:r>
            <w:r w:rsidRPr="005B4766">
              <w:rPr>
                <w:sz w:val="18"/>
                <w:szCs w:val="18"/>
              </w:rPr>
              <w:t>CLI</w:t>
            </w:r>
          </w:p>
        </w:tc>
        <w:tc>
          <w:tcPr>
            <w:tcW w:w="470" w:type="pct"/>
          </w:tcPr>
          <w:p w14:paraId="0D6AC2DD" w14:textId="77777777" w:rsidR="002021F1" w:rsidRPr="005B4766" w:rsidRDefault="002021F1" w:rsidP="002021F1">
            <w:pPr>
              <w:spacing w:after="120"/>
              <w:rPr>
                <w:sz w:val="18"/>
                <w:szCs w:val="18"/>
              </w:rPr>
            </w:pPr>
            <w:r w:rsidRPr="005B4766">
              <w:rPr>
                <w:sz w:val="18"/>
                <w:szCs w:val="18"/>
              </w:rPr>
              <w:t>29</w:t>
            </w:r>
          </w:p>
        </w:tc>
        <w:tc>
          <w:tcPr>
            <w:tcW w:w="599" w:type="pct"/>
          </w:tcPr>
          <w:p w14:paraId="53C24085" w14:textId="77777777" w:rsidR="002021F1" w:rsidRPr="005B4766" w:rsidRDefault="002021F1" w:rsidP="002021F1">
            <w:pPr>
              <w:spacing w:after="120"/>
              <w:rPr>
                <w:sz w:val="18"/>
                <w:szCs w:val="18"/>
              </w:rPr>
            </w:pPr>
            <w:r>
              <w:rPr>
                <w:sz w:val="18"/>
                <w:szCs w:val="18"/>
              </w:rPr>
              <w:t>20</w:t>
            </w:r>
          </w:p>
        </w:tc>
        <w:tc>
          <w:tcPr>
            <w:tcW w:w="624" w:type="pct"/>
          </w:tcPr>
          <w:p w14:paraId="5E321CE9" w14:textId="77777777" w:rsidR="002021F1" w:rsidRPr="005B4766" w:rsidRDefault="002021F1" w:rsidP="002021F1">
            <w:pPr>
              <w:spacing w:after="120"/>
              <w:rPr>
                <w:sz w:val="18"/>
                <w:szCs w:val="18"/>
              </w:rPr>
            </w:pPr>
            <w:r w:rsidRPr="005B4766">
              <w:rPr>
                <w:sz w:val="18"/>
                <w:szCs w:val="18"/>
              </w:rPr>
              <w:t>Text</w:t>
            </w:r>
          </w:p>
        </w:tc>
        <w:tc>
          <w:tcPr>
            <w:tcW w:w="1309" w:type="pct"/>
          </w:tcPr>
          <w:p w14:paraId="438BF461" w14:textId="77777777" w:rsidR="002021F1" w:rsidRPr="005B4766" w:rsidRDefault="002021F1" w:rsidP="002021F1">
            <w:pPr>
              <w:spacing w:after="120"/>
              <w:rPr>
                <w:sz w:val="18"/>
                <w:szCs w:val="18"/>
              </w:rPr>
            </w:pPr>
            <w:r w:rsidRPr="00796E73">
              <w:rPr>
                <w:sz w:val="18"/>
                <w:szCs w:val="18"/>
              </w:rPr>
              <w:t>N/A</w:t>
            </w:r>
          </w:p>
        </w:tc>
        <w:tc>
          <w:tcPr>
            <w:tcW w:w="974" w:type="pct"/>
          </w:tcPr>
          <w:p w14:paraId="6B2B0FFE" w14:textId="77777777" w:rsidR="002021F1" w:rsidRPr="00796E73" w:rsidRDefault="002021F1" w:rsidP="002021F1">
            <w:pPr>
              <w:jc w:val="both"/>
              <w:rPr>
                <w:sz w:val="18"/>
                <w:szCs w:val="18"/>
              </w:rPr>
            </w:pPr>
          </w:p>
        </w:tc>
      </w:tr>
      <w:tr w:rsidR="002021F1" w:rsidRPr="005B4766" w14:paraId="1AB0ED15" w14:textId="77777777" w:rsidTr="008846EA">
        <w:tc>
          <w:tcPr>
            <w:tcW w:w="1024" w:type="pct"/>
          </w:tcPr>
          <w:p w14:paraId="2D7E18A4" w14:textId="77777777" w:rsidR="002021F1" w:rsidRPr="005B4766" w:rsidRDefault="002021F1" w:rsidP="002021F1">
            <w:pPr>
              <w:spacing w:after="120"/>
              <w:rPr>
                <w:sz w:val="18"/>
                <w:szCs w:val="18"/>
              </w:rPr>
            </w:pPr>
            <w:r>
              <w:rPr>
                <w:sz w:val="18"/>
                <w:szCs w:val="18"/>
              </w:rPr>
              <w:t>*</w:t>
            </w:r>
            <w:r w:rsidRPr="005B4766">
              <w:rPr>
                <w:sz w:val="18"/>
                <w:szCs w:val="18"/>
              </w:rPr>
              <w:t>MAC code</w:t>
            </w:r>
          </w:p>
        </w:tc>
        <w:tc>
          <w:tcPr>
            <w:tcW w:w="470" w:type="pct"/>
          </w:tcPr>
          <w:p w14:paraId="59842710" w14:textId="77777777" w:rsidR="002021F1" w:rsidRPr="005B4766" w:rsidRDefault="002021F1" w:rsidP="002021F1">
            <w:pPr>
              <w:spacing w:after="120"/>
              <w:rPr>
                <w:sz w:val="18"/>
                <w:szCs w:val="18"/>
              </w:rPr>
            </w:pPr>
            <w:r w:rsidRPr="005B4766">
              <w:rPr>
                <w:sz w:val="18"/>
                <w:szCs w:val="18"/>
              </w:rPr>
              <w:t>30</w:t>
            </w:r>
          </w:p>
        </w:tc>
        <w:tc>
          <w:tcPr>
            <w:tcW w:w="599" w:type="pct"/>
          </w:tcPr>
          <w:p w14:paraId="3DDB88B3" w14:textId="77777777" w:rsidR="002021F1" w:rsidRPr="005B4766" w:rsidRDefault="002021F1" w:rsidP="002021F1">
            <w:pPr>
              <w:spacing w:after="120"/>
              <w:rPr>
                <w:sz w:val="18"/>
                <w:szCs w:val="18"/>
              </w:rPr>
            </w:pPr>
            <w:r>
              <w:rPr>
                <w:sz w:val="18"/>
                <w:szCs w:val="18"/>
              </w:rPr>
              <w:t>20</w:t>
            </w:r>
          </w:p>
        </w:tc>
        <w:tc>
          <w:tcPr>
            <w:tcW w:w="624" w:type="pct"/>
          </w:tcPr>
          <w:p w14:paraId="2A18067B" w14:textId="77777777" w:rsidR="002021F1" w:rsidRPr="005B4766" w:rsidRDefault="002021F1" w:rsidP="002021F1">
            <w:pPr>
              <w:spacing w:after="120"/>
              <w:rPr>
                <w:sz w:val="18"/>
                <w:szCs w:val="18"/>
              </w:rPr>
            </w:pPr>
            <w:r w:rsidRPr="005B4766">
              <w:rPr>
                <w:sz w:val="18"/>
                <w:szCs w:val="18"/>
              </w:rPr>
              <w:t>Text</w:t>
            </w:r>
          </w:p>
        </w:tc>
        <w:tc>
          <w:tcPr>
            <w:tcW w:w="1309" w:type="pct"/>
          </w:tcPr>
          <w:p w14:paraId="76BD7326" w14:textId="77777777" w:rsidR="002021F1" w:rsidRPr="005B4766" w:rsidRDefault="002021F1" w:rsidP="002021F1">
            <w:pPr>
              <w:spacing w:after="120"/>
              <w:rPr>
                <w:sz w:val="18"/>
                <w:szCs w:val="18"/>
              </w:rPr>
            </w:pPr>
            <w:r w:rsidRPr="00796E73">
              <w:rPr>
                <w:sz w:val="18"/>
                <w:szCs w:val="18"/>
              </w:rPr>
              <w:t>N/A</w:t>
            </w:r>
          </w:p>
        </w:tc>
        <w:tc>
          <w:tcPr>
            <w:tcW w:w="974" w:type="pct"/>
          </w:tcPr>
          <w:p w14:paraId="5CF76A2B" w14:textId="77777777" w:rsidR="002021F1" w:rsidRPr="00796E73" w:rsidRDefault="002021F1" w:rsidP="002021F1">
            <w:pPr>
              <w:jc w:val="both"/>
              <w:rPr>
                <w:sz w:val="18"/>
                <w:szCs w:val="18"/>
              </w:rPr>
            </w:pPr>
          </w:p>
        </w:tc>
      </w:tr>
      <w:tr w:rsidR="002021F1" w:rsidRPr="005B4766" w14:paraId="76AF7FA2" w14:textId="77777777" w:rsidTr="008846EA">
        <w:tc>
          <w:tcPr>
            <w:tcW w:w="1024" w:type="pct"/>
          </w:tcPr>
          <w:p w14:paraId="108402F7" w14:textId="77777777" w:rsidR="002021F1" w:rsidRPr="005B4766" w:rsidRDefault="002021F1" w:rsidP="002021F1">
            <w:pPr>
              <w:spacing w:after="120"/>
              <w:rPr>
                <w:sz w:val="18"/>
                <w:szCs w:val="18"/>
              </w:rPr>
            </w:pPr>
            <w:r>
              <w:rPr>
                <w:sz w:val="18"/>
                <w:szCs w:val="18"/>
              </w:rPr>
              <w:t>*</w:t>
            </w:r>
            <w:r w:rsidRPr="005B4766">
              <w:rPr>
                <w:sz w:val="18"/>
                <w:szCs w:val="18"/>
              </w:rPr>
              <w:t>Free text</w:t>
            </w:r>
          </w:p>
        </w:tc>
        <w:tc>
          <w:tcPr>
            <w:tcW w:w="470" w:type="pct"/>
          </w:tcPr>
          <w:p w14:paraId="33728A62" w14:textId="77777777" w:rsidR="002021F1" w:rsidRPr="005B4766" w:rsidRDefault="002021F1" w:rsidP="002021F1">
            <w:pPr>
              <w:spacing w:after="120"/>
              <w:rPr>
                <w:sz w:val="18"/>
                <w:szCs w:val="18"/>
              </w:rPr>
            </w:pPr>
            <w:r w:rsidRPr="005B4766">
              <w:rPr>
                <w:sz w:val="18"/>
                <w:szCs w:val="18"/>
              </w:rPr>
              <w:t>31</w:t>
            </w:r>
          </w:p>
        </w:tc>
        <w:tc>
          <w:tcPr>
            <w:tcW w:w="599" w:type="pct"/>
          </w:tcPr>
          <w:p w14:paraId="4C33A479" w14:textId="77777777" w:rsidR="002021F1" w:rsidRPr="005B4766" w:rsidRDefault="002021F1" w:rsidP="002021F1">
            <w:pPr>
              <w:spacing w:after="120"/>
              <w:rPr>
                <w:sz w:val="18"/>
                <w:szCs w:val="18"/>
              </w:rPr>
            </w:pPr>
            <w:r>
              <w:rPr>
                <w:sz w:val="18"/>
                <w:szCs w:val="18"/>
              </w:rPr>
              <w:t>20</w:t>
            </w:r>
          </w:p>
        </w:tc>
        <w:tc>
          <w:tcPr>
            <w:tcW w:w="624" w:type="pct"/>
          </w:tcPr>
          <w:p w14:paraId="74398BBF" w14:textId="77777777" w:rsidR="002021F1" w:rsidRPr="005B4766" w:rsidRDefault="002021F1" w:rsidP="002021F1">
            <w:pPr>
              <w:spacing w:after="120"/>
              <w:rPr>
                <w:sz w:val="18"/>
                <w:szCs w:val="18"/>
              </w:rPr>
            </w:pPr>
            <w:r w:rsidRPr="005B4766">
              <w:rPr>
                <w:sz w:val="18"/>
                <w:szCs w:val="18"/>
              </w:rPr>
              <w:t>Text</w:t>
            </w:r>
          </w:p>
        </w:tc>
        <w:tc>
          <w:tcPr>
            <w:tcW w:w="1309" w:type="pct"/>
          </w:tcPr>
          <w:p w14:paraId="5EB31DC3" w14:textId="77777777" w:rsidR="002021F1" w:rsidRPr="005B4766" w:rsidRDefault="002021F1" w:rsidP="002021F1">
            <w:pPr>
              <w:spacing w:after="120"/>
              <w:rPr>
                <w:sz w:val="18"/>
                <w:szCs w:val="18"/>
              </w:rPr>
            </w:pPr>
            <w:r w:rsidRPr="00796E73">
              <w:rPr>
                <w:sz w:val="18"/>
                <w:szCs w:val="18"/>
              </w:rPr>
              <w:t>N/A</w:t>
            </w:r>
          </w:p>
        </w:tc>
        <w:tc>
          <w:tcPr>
            <w:tcW w:w="974" w:type="pct"/>
          </w:tcPr>
          <w:p w14:paraId="1889B9F4" w14:textId="77777777" w:rsidR="002021F1" w:rsidRPr="00796E73" w:rsidRDefault="002021F1" w:rsidP="002021F1">
            <w:pPr>
              <w:jc w:val="both"/>
              <w:rPr>
                <w:sz w:val="18"/>
                <w:szCs w:val="18"/>
              </w:rPr>
            </w:pPr>
          </w:p>
        </w:tc>
      </w:tr>
      <w:tr w:rsidR="002021F1" w:rsidRPr="005B4766" w14:paraId="646F6615" w14:textId="77777777" w:rsidTr="008846EA">
        <w:tc>
          <w:tcPr>
            <w:tcW w:w="1024" w:type="pct"/>
          </w:tcPr>
          <w:p w14:paraId="45C05A52" w14:textId="77777777" w:rsidR="002021F1" w:rsidRPr="0039678B" w:rsidRDefault="002021F1" w:rsidP="002021F1">
            <w:pPr>
              <w:spacing w:after="120"/>
              <w:rPr>
                <w:sz w:val="18"/>
                <w:szCs w:val="18"/>
              </w:rPr>
            </w:pPr>
            <w:r>
              <w:rPr>
                <w:sz w:val="18"/>
                <w:szCs w:val="18"/>
              </w:rPr>
              <w:t>*</w:t>
            </w:r>
            <w:r w:rsidRPr="0039678B">
              <w:rPr>
                <w:sz w:val="18"/>
                <w:szCs w:val="18"/>
              </w:rPr>
              <w:t>TRC Start date time</w:t>
            </w:r>
          </w:p>
        </w:tc>
        <w:tc>
          <w:tcPr>
            <w:tcW w:w="470" w:type="pct"/>
          </w:tcPr>
          <w:p w14:paraId="7F55C7FD" w14:textId="77777777" w:rsidR="002021F1" w:rsidRPr="005B4766" w:rsidRDefault="002021F1" w:rsidP="002021F1">
            <w:pPr>
              <w:spacing w:after="120"/>
              <w:rPr>
                <w:sz w:val="18"/>
                <w:szCs w:val="18"/>
              </w:rPr>
            </w:pPr>
            <w:r>
              <w:rPr>
                <w:sz w:val="18"/>
                <w:szCs w:val="18"/>
              </w:rPr>
              <w:t>32</w:t>
            </w:r>
          </w:p>
        </w:tc>
        <w:tc>
          <w:tcPr>
            <w:tcW w:w="599" w:type="pct"/>
          </w:tcPr>
          <w:p w14:paraId="18E62AB3" w14:textId="77777777" w:rsidR="002021F1" w:rsidRPr="005B4766" w:rsidRDefault="002021F1" w:rsidP="002021F1">
            <w:pPr>
              <w:spacing w:after="120"/>
              <w:rPr>
                <w:sz w:val="18"/>
                <w:szCs w:val="18"/>
              </w:rPr>
            </w:pPr>
            <w:r>
              <w:rPr>
                <w:sz w:val="18"/>
                <w:szCs w:val="18"/>
              </w:rPr>
              <w:t>20</w:t>
            </w:r>
          </w:p>
        </w:tc>
        <w:tc>
          <w:tcPr>
            <w:tcW w:w="624" w:type="pct"/>
          </w:tcPr>
          <w:p w14:paraId="5100DD2F" w14:textId="77777777" w:rsidR="002021F1" w:rsidRPr="005B4766" w:rsidRDefault="002021F1" w:rsidP="002021F1">
            <w:pPr>
              <w:spacing w:after="120"/>
              <w:rPr>
                <w:sz w:val="18"/>
                <w:szCs w:val="18"/>
              </w:rPr>
            </w:pPr>
            <w:r w:rsidRPr="005B4766">
              <w:rPr>
                <w:sz w:val="18"/>
                <w:szCs w:val="18"/>
              </w:rPr>
              <w:t>Text</w:t>
            </w:r>
          </w:p>
        </w:tc>
        <w:tc>
          <w:tcPr>
            <w:tcW w:w="1309" w:type="pct"/>
          </w:tcPr>
          <w:p w14:paraId="29322AD8" w14:textId="77777777" w:rsidR="002021F1" w:rsidRPr="005B4766" w:rsidRDefault="002021F1" w:rsidP="002021F1">
            <w:pPr>
              <w:spacing w:after="120"/>
              <w:rPr>
                <w:sz w:val="18"/>
                <w:szCs w:val="18"/>
              </w:rPr>
            </w:pPr>
            <w:r w:rsidRPr="00796E73">
              <w:rPr>
                <w:sz w:val="18"/>
                <w:szCs w:val="18"/>
              </w:rPr>
              <w:t>N/A</w:t>
            </w:r>
          </w:p>
        </w:tc>
        <w:tc>
          <w:tcPr>
            <w:tcW w:w="974" w:type="pct"/>
          </w:tcPr>
          <w:p w14:paraId="04A260FC" w14:textId="77777777" w:rsidR="002021F1" w:rsidRPr="00796E73" w:rsidRDefault="002021F1" w:rsidP="002021F1">
            <w:pPr>
              <w:jc w:val="both"/>
              <w:rPr>
                <w:sz w:val="18"/>
                <w:szCs w:val="18"/>
              </w:rPr>
            </w:pPr>
          </w:p>
        </w:tc>
      </w:tr>
      <w:tr w:rsidR="002021F1" w:rsidRPr="005B4766" w14:paraId="5B3BF071" w14:textId="77777777" w:rsidTr="008846EA">
        <w:tc>
          <w:tcPr>
            <w:tcW w:w="1024" w:type="pct"/>
          </w:tcPr>
          <w:p w14:paraId="20AC18DC" w14:textId="77777777" w:rsidR="002021F1" w:rsidRPr="0039678B" w:rsidRDefault="002021F1" w:rsidP="002021F1">
            <w:pPr>
              <w:spacing w:after="120"/>
              <w:rPr>
                <w:sz w:val="18"/>
                <w:szCs w:val="18"/>
              </w:rPr>
            </w:pPr>
            <w:r>
              <w:rPr>
                <w:sz w:val="18"/>
                <w:szCs w:val="18"/>
              </w:rPr>
              <w:t>*</w:t>
            </w:r>
            <w:r w:rsidRPr="0039678B">
              <w:rPr>
                <w:sz w:val="18"/>
                <w:szCs w:val="18"/>
              </w:rPr>
              <w:t>Clear code</w:t>
            </w:r>
          </w:p>
        </w:tc>
        <w:tc>
          <w:tcPr>
            <w:tcW w:w="470" w:type="pct"/>
          </w:tcPr>
          <w:p w14:paraId="0542729D" w14:textId="77777777" w:rsidR="002021F1" w:rsidRPr="005B4766" w:rsidRDefault="002021F1" w:rsidP="002021F1">
            <w:pPr>
              <w:spacing w:after="120"/>
              <w:rPr>
                <w:sz w:val="18"/>
                <w:szCs w:val="18"/>
              </w:rPr>
            </w:pPr>
            <w:r>
              <w:rPr>
                <w:sz w:val="18"/>
                <w:szCs w:val="18"/>
              </w:rPr>
              <w:t>33</w:t>
            </w:r>
          </w:p>
        </w:tc>
        <w:tc>
          <w:tcPr>
            <w:tcW w:w="599" w:type="pct"/>
          </w:tcPr>
          <w:p w14:paraId="61339779" w14:textId="77777777" w:rsidR="002021F1" w:rsidRPr="005B4766" w:rsidRDefault="002021F1" w:rsidP="002021F1">
            <w:pPr>
              <w:spacing w:after="120"/>
              <w:rPr>
                <w:sz w:val="18"/>
                <w:szCs w:val="18"/>
              </w:rPr>
            </w:pPr>
            <w:r>
              <w:rPr>
                <w:sz w:val="18"/>
                <w:szCs w:val="18"/>
              </w:rPr>
              <w:t>20</w:t>
            </w:r>
          </w:p>
        </w:tc>
        <w:tc>
          <w:tcPr>
            <w:tcW w:w="624" w:type="pct"/>
          </w:tcPr>
          <w:p w14:paraId="1346DDC4" w14:textId="77777777" w:rsidR="002021F1" w:rsidRPr="005B4766" w:rsidRDefault="002021F1" w:rsidP="002021F1">
            <w:pPr>
              <w:spacing w:after="120"/>
              <w:rPr>
                <w:sz w:val="18"/>
                <w:szCs w:val="18"/>
              </w:rPr>
            </w:pPr>
            <w:r w:rsidRPr="005B4766">
              <w:rPr>
                <w:sz w:val="18"/>
                <w:szCs w:val="18"/>
              </w:rPr>
              <w:t>Text</w:t>
            </w:r>
          </w:p>
        </w:tc>
        <w:tc>
          <w:tcPr>
            <w:tcW w:w="1309" w:type="pct"/>
          </w:tcPr>
          <w:p w14:paraId="20B675C2" w14:textId="77777777" w:rsidR="002021F1" w:rsidRPr="005B4766" w:rsidRDefault="002021F1" w:rsidP="002021F1">
            <w:pPr>
              <w:spacing w:after="120"/>
              <w:rPr>
                <w:sz w:val="18"/>
                <w:szCs w:val="18"/>
              </w:rPr>
            </w:pPr>
            <w:r w:rsidRPr="00796E73">
              <w:rPr>
                <w:sz w:val="18"/>
                <w:szCs w:val="18"/>
              </w:rPr>
              <w:t>N/A</w:t>
            </w:r>
          </w:p>
        </w:tc>
        <w:tc>
          <w:tcPr>
            <w:tcW w:w="974" w:type="pct"/>
          </w:tcPr>
          <w:p w14:paraId="12D046E1" w14:textId="77777777" w:rsidR="002021F1" w:rsidRPr="00796E73" w:rsidRDefault="002021F1" w:rsidP="002021F1">
            <w:pPr>
              <w:jc w:val="both"/>
              <w:rPr>
                <w:sz w:val="18"/>
                <w:szCs w:val="18"/>
              </w:rPr>
            </w:pPr>
          </w:p>
        </w:tc>
      </w:tr>
      <w:tr w:rsidR="002021F1" w:rsidRPr="005B4766" w14:paraId="0BA2C7F9" w14:textId="77777777" w:rsidTr="008846EA">
        <w:tc>
          <w:tcPr>
            <w:tcW w:w="1024" w:type="pct"/>
          </w:tcPr>
          <w:p w14:paraId="2583FC90" w14:textId="77777777" w:rsidR="002021F1" w:rsidRPr="0039678B" w:rsidRDefault="002021F1" w:rsidP="002021F1">
            <w:pPr>
              <w:spacing w:after="120"/>
              <w:rPr>
                <w:sz w:val="18"/>
                <w:szCs w:val="18"/>
              </w:rPr>
            </w:pPr>
            <w:r>
              <w:rPr>
                <w:sz w:val="18"/>
                <w:szCs w:val="18"/>
              </w:rPr>
              <w:t>*</w:t>
            </w:r>
            <w:r w:rsidRPr="0039678B">
              <w:rPr>
                <w:sz w:val="18"/>
                <w:szCs w:val="18"/>
              </w:rPr>
              <w:t>TRC description code</w:t>
            </w:r>
          </w:p>
        </w:tc>
        <w:tc>
          <w:tcPr>
            <w:tcW w:w="470" w:type="pct"/>
          </w:tcPr>
          <w:p w14:paraId="537CEE2A" w14:textId="77777777" w:rsidR="002021F1" w:rsidRDefault="002021F1" w:rsidP="002021F1">
            <w:pPr>
              <w:spacing w:after="120"/>
              <w:rPr>
                <w:sz w:val="18"/>
                <w:szCs w:val="18"/>
              </w:rPr>
            </w:pPr>
            <w:r>
              <w:rPr>
                <w:sz w:val="18"/>
                <w:szCs w:val="18"/>
              </w:rPr>
              <w:t>34</w:t>
            </w:r>
          </w:p>
        </w:tc>
        <w:tc>
          <w:tcPr>
            <w:tcW w:w="599" w:type="pct"/>
          </w:tcPr>
          <w:p w14:paraId="7AC99087" w14:textId="77777777" w:rsidR="002021F1" w:rsidRPr="005B4766" w:rsidRDefault="002021F1" w:rsidP="002021F1">
            <w:pPr>
              <w:spacing w:after="120"/>
              <w:rPr>
                <w:sz w:val="18"/>
                <w:szCs w:val="18"/>
              </w:rPr>
            </w:pPr>
            <w:r>
              <w:rPr>
                <w:sz w:val="18"/>
                <w:szCs w:val="18"/>
              </w:rPr>
              <w:t>20</w:t>
            </w:r>
          </w:p>
        </w:tc>
        <w:tc>
          <w:tcPr>
            <w:tcW w:w="624" w:type="pct"/>
          </w:tcPr>
          <w:p w14:paraId="21BA91FE" w14:textId="77777777" w:rsidR="002021F1" w:rsidRPr="005B4766" w:rsidRDefault="002021F1" w:rsidP="002021F1">
            <w:pPr>
              <w:spacing w:after="120"/>
              <w:rPr>
                <w:sz w:val="18"/>
                <w:szCs w:val="18"/>
              </w:rPr>
            </w:pPr>
            <w:r w:rsidRPr="005B4766">
              <w:rPr>
                <w:sz w:val="18"/>
                <w:szCs w:val="18"/>
              </w:rPr>
              <w:t>Text</w:t>
            </w:r>
          </w:p>
        </w:tc>
        <w:tc>
          <w:tcPr>
            <w:tcW w:w="1309" w:type="pct"/>
          </w:tcPr>
          <w:p w14:paraId="0D7F75FF" w14:textId="77777777" w:rsidR="002021F1" w:rsidRPr="005B4766" w:rsidRDefault="002021F1" w:rsidP="002021F1">
            <w:pPr>
              <w:spacing w:after="120"/>
              <w:rPr>
                <w:sz w:val="18"/>
                <w:szCs w:val="18"/>
              </w:rPr>
            </w:pPr>
            <w:r w:rsidRPr="00796E73">
              <w:rPr>
                <w:sz w:val="18"/>
                <w:szCs w:val="18"/>
              </w:rPr>
              <w:t>N/A</w:t>
            </w:r>
          </w:p>
        </w:tc>
        <w:tc>
          <w:tcPr>
            <w:tcW w:w="974" w:type="pct"/>
          </w:tcPr>
          <w:p w14:paraId="6DDE7E5E" w14:textId="77777777" w:rsidR="002021F1" w:rsidRPr="00796E73" w:rsidRDefault="002021F1" w:rsidP="002021F1">
            <w:pPr>
              <w:jc w:val="both"/>
              <w:rPr>
                <w:sz w:val="18"/>
                <w:szCs w:val="18"/>
              </w:rPr>
            </w:pPr>
          </w:p>
        </w:tc>
      </w:tr>
      <w:tr w:rsidR="002021F1" w:rsidRPr="005B4766" w14:paraId="6EFABA98" w14:textId="77777777" w:rsidTr="008846EA">
        <w:tc>
          <w:tcPr>
            <w:tcW w:w="1024" w:type="pct"/>
          </w:tcPr>
          <w:p w14:paraId="7EDE5D9D" w14:textId="77777777" w:rsidR="002021F1" w:rsidRPr="005B4766" w:rsidRDefault="002021F1" w:rsidP="002021F1">
            <w:pPr>
              <w:spacing w:after="120"/>
              <w:rPr>
                <w:sz w:val="18"/>
                <w:szCs w:val="18"/>
              </w:rPr>
            </w:pPr>
            <w:r>
              <w:rPr>
                <w:sz w:val="18"/>
                <w:szCs w:val="18"/>
              </w:rPr>
              <w:t>*</w:t>
            </w:r>
            <w:r w:rsidRPr="005B4766">
              <w:rPr>
                <w:sz w:val="18"/>
                <w:szCs w:val="18"/>
              </w:rPr>
              <w:t>Price list reference</w:t>
            </w:r>
          </w:p>
        </w:tc>
        <w:tc>
          <w:tcPr>
            <w:tcW w:w="470" w:type="pct"/>
          </w:tcPr>
          <w:p w14:paraId="33BA5F26" w14:textId="77777777" w:rsidR="002021F1" w:rsidRPr="005B4766" w:rsidRDefault="002021F1" w:rsidP="002021F1">
            <w:pPr>
              <w:spacing w:after="120"/>
              <w:rPr>
                <w:sz w:val="18"/>
                <w:szCs w:val="18"/>
              </w:rPr>
            </w:pPr>
            <w:r>
              <w:rPr>
                <w:sz w:val="18"/>
                <w:szCs w:val="18"/>
              </w:rPr>
              <w:t>35</w:t>
            </w:r>
          </w:p>
        </w:tc>
        <w:tc>
          <w:tcPr>
            <w:tcW w:w="599" w:type="pct"/>
          </w:tcPr>
          <w:p w14:paraId="0FE10C40" w14:textId="77777777" w:rsidR="002021F1" w:rsidRPr="005B4766" w:rsidRDefault="002021F1" w:rsidP="002021F1">
            <w:pPr>
              <w:spacing w:after="120"/>
              <w:rPr>
                <w:sz w:val="18"/>
                <w:szCs w:val="18"/>
              </w:rPr>
            </w:pPr>
            <w:r>
              <w:rPr>
                <w:sz w:val="18"/>
                <w:szCs w:val="18"/>
              </w:rPr>
              <w:t>256</w:t>
            </w:r>
          </w:p>
        </w:tc>
        <w:tc>
          <w:tcPr>
            <w:tcW w:w="624" w:type="pct"/>
          </w:tcPr>
          <w:p w14:paraId="479FA5C0" w14:textId="77777777" w:rsidR="002021F1" w:rsidRPr="005B4766" w:rsidRDefault="002021F1" w:rsidP="002021F1">
            <w:pPr>
              <w:spacing w:after="120"/>
              <w:rPr>
                <w:sz w:val="18"/>
                <w:szCs w:val="18"/>
              </w:rPr>
            </w:pPr>
            <w:r w:rsidRPr="005B4766">
              <w:rPr>
                <w:sz w:val="18"/>
                <w:szCs w:val="18"/>
              </w:rPr>
              <w:t>Text</w:t>
            </w:r>
          </w:p>
        </w:tc>
        <w:tc>
          <w:tcPr>
            <w:tcW w:w="1309" w:type="pct"/>
          </w:tcPr>
          <w:p w14:paraId="52A6A0EC" w14:textId="77777777" w:rsidR="002021F1" w:rsidRPr="005B4766" w:rsidRDefault="002021F1" w:rsidP="002021F1">
            <w:pPr>
              <w:spacing w:after="120"/>
              <w:rPr>
                <w:sz w:val="18"/>
                <w:szCs w:val="18"/>
              </w:rPr>
            </w:pPr>
            <w:r w:rsidRPr="00DC796F">
              <w:rPr>
                <w:sz w:val="18"/>
                <w:szCs w:val="18"/>
              </w:rPr>
              <w:t>Not populated currently.</w:t>
            </w:r>
          </w:p>
        </w:tc>
        <w:tc>
          <w:tcPr>
            <w:tcW w:w="974" w:type="pct"/>
          </w:tcPr>
          <w:p w14:paraId="5D786655" w14:textId="77777777" w:rsidR="002021F1" w:rsidRPr="00796E73" w:rsidRDefault="002021F1" w:rsidP="002021F1">
            <w:pPr>
              <w:jc w:val="both"/>
              <w:rPr>
                <w:sz w:val="18"/>
                <w:szCs w:val="18"/>
              </w:rPr>
            </w:pPr>
          </w:p>
        </w:tc>
      </w:tr>
      <w:tr w:rsidR="002021F1" w:rsidRPr="005B4766" w14:paraId="3E48A5C0" w14:textId="77777777" w:rsidTr="008846EA">
        <w:tc>
          <w:tcPr>
            <w:tcW w:w="1024" w:type="pct"/>
          </w:tcPr>
          <w:p w14:paraId="23D552C1" w14:textId="77777777" w:rsidR="002021F1" w:rsidRPr="005B4766" w:rsidRDefault="002021F1" w:rsidP="002021F1">
            <w:pPr>
              <w:spacing w:after="120"/>
              <w:rPr>
                <w:sz w:val="18"/>
                <w:szCs w:val="18"/>
              </w:rPr>
            </w:pPr>
            <w:r>
              <w:rPr>
                <w:sz w:val="18"/>
                <w:szCs w:val="18"/>
              </w:rPr>
              <w:t>*P</w:t>
            </w:r>
            <w:r w:rsidRPr="005B4766">
              <w:rPr>
                <w:sz w:val="18"/>
                <w:szCs w:val="18"/>
              </w:rPr>
              <w:t>rice list description</w:t>
            </w:r>
          </w:p>
        </w:tc>
        <w:tc>
          <w:tcPr>
            <w:tcW w:w="470" w:type="pct"/>
          </w:tcPr>
          <w:p w14:paraId="49D48191" w14:textId="77777777" w:rsidR="002021F1" w:rsidRPr="005B4766" w:rsidRDefault="002021F1" w:rsidP="002021F1">
            <w:pPr>
              <w:spacing w:after="120"/>
              <w:rPr>
                <w:sz w:val="18"/>
                <w:szCs w:val="18"/>
              </w:rPr>
            </w:pPr>
            <w:r>
              <w:rPr>
                <w:sz w:val="18"/>
                <w:szCs w:val="18"/>
              </w:rPr>
              <w:t>36</w:t>
            </w:r>
          </w:p>
        </w:tc>
        <w:tc>
          <w:tcPr>
            <w:tcW w:w="599" w:type="pct"/>
          </w:tcPr>
          <w:p w14:paraId="787B6E24" w14:textId="77777777" w:rsidR="002021F1" w:rsidRPr="005B4766" w:rsidRDefault="002021F1" w:rsidP="002021F1">
            <w:pPr>
              <w:spacing w:after="120"/>
              <w:rPr>
                <w:sz w:val="18"/>
                <w:szCs w:val="18"/>
              </w:rPr>
            </w:pPr>
            <w:r>
              <w:rPr>
                <w:sz w:val="18"/>
                <w:szCs w:val="18"/>
              </w:rPr>
              <w:t>256</w:t>
            </w:r>
          </w:p>
        </w:tc>
        <w:tc>
          <w:tcPr>
            <w:tcW w:w="624" w:type="pct"/>
          </w:tcPr>
          <w:p w14:paraId="323D4C72" w14:textId="77777777" w:rsidR="002021F1" w:rsidRPr="005B4766" w:rsidRDefault="002021F1" w:rsidP="002021F1">
            <w:pPr>
              <w:spacing w:after="120"/>
              <w:rPr>
                <w:sz w:val="18"/>
                <w:szCs w:val="18"/>
              </w:rPr>
            </w:pPr>
            <w:r w:rsidRPr="005B4766">
              <w:rPr>
                <w:sz w:val="18"/>
                <w:szCs w:val="18"/>
              </w:rPr>
              <w:t>Text</w:t>
            </w:r>
          </w:p>
        </w:tc>
        <w:tc>
          <w:tcPr>
            <w:tcW w:w="1309" w:type="pct"/>
          </w:tcPr>
          <w:p w14:paraId="74AA8482" w14:textId="77777777" w:rsidR="002021F1" w:rsidRPr="005B4766" w:rsidRDefault="002021F1" w:rsidP="002021F1">
            <w:pPr>
              <w:spacing w:after="120"/>
              <w:rPr>
                <w:sz w:val="18"/>
                <w:szCs w:val="18"/>
              </w:rPr>
            </w:pPr>
            <w:r w:rsidRPr="00DC796F">
              <w:rPr>
                <w:sz w:val="18"/>
                <w:szCs w:val="18"/>
              </w:rPr>
              <w:t>Not populated currently.</w:t>
            </w:r>
          </w:p>
        </w:tc>
        <w:tc>
          <w:tcPr>
            <w:tcW w:w="974" w:type="pct"/>
          </w:tcPr>
          <w:p w14:paraId="4CAA59ED" w14:textId="77777777" w:rsidR="002021F1" w:rsidRPr="00796E73" w:rsidRDefault="002021F1" w:rsidP="002021F1">
            <w:pPr>
              <w:jc w:val="both"/>
              <w:rPr>
                <w:sz w:val="18"/>
                <w:szCs w:val="18"/>
              </w:rPr>
            </w:pPr>
          </w:p>
        </w:tc>
      </w:tr>
    </w:tbl>
    <w:p w14:paraId="040B89A0" w14:textId="77777777" w:rsidR="002021F1" w:rsidRDefault="002021F1" w:rsidP="002021F1">
      <w:pPr>
        <w:jc w:val="both"/>
        <w:rPr>
          <w:sz w:val="18"/>
          <w:szCs w:val="18"/>
        </w:rPr>
      </w:pPr>
      <w:r w:rsidRPr="00C97611">
        <w:rPr>
          <w:sz w:val="18"/>
          <w:szCs w:val="18"/>
        </w:rPr>
        <w:t>* Asterisk = Fields whose values will not get populated.</w:t>
      </w:r>
    </w:p>
    <w:p w14:paraId="49AB6E8E" w14:textId="77777777" w:rsidR="00D14E70" w:rsidRPr="00C97611" w:rsidRDefault="00D14E70" w:rsidP="002021F1">
      <w:pPr>
        <w:jc w:val="both"/>
        <w:rPr>
          <w:sz w:val="18"/>
          <w:szCs w:val="18"/>
        </w:rPr>
      </w:pPr>
    </w:p>
    <w:p w14:paraId="50BD169A" w14:textId="77777777" w:rsidR="002021F1" w:rsidRPr="001024C1" w:rsidRDefault="002021F1" w:rsidP="00870DEA">
      <w:pPr>
        <w:pStyle w:val="Heading2"/>
      </w:pPr>
      <w:bookmarkStart w:id="120" w:name="ex_circuitsumm"/>
      <w:bookmarkStart w:id="121" w:name="_Toc268602759"/>
      <w:bookmarkStart w:id="122" w:name="_Toc292189155"/>
      <w:bookmarkStart w:id="123" w:name="_Toc488928575"/>
      <w:bookmarkStart w:id="124" w:name="_Toc488928800"/>
      <w:bookmarkStart w:id="125" w:name="_Ref4778849"/>
      <w:bookmarkStart w:id="126" w:name="_Toc205994549"/>
      <w:bookmarkEnd w:id="120"/>
      <w:r w:rsidRPr="001024C1">
        <w:t xml:space="preserve">CIRCUIT </w:t>
      </w:r>
      <w:r w:rsidRPr="00870DEA">
        <w:t>SUMMARY</w:t>
      </w:r>
      <w:r w:rsidRPr="001024C1">
        <w:t xml:space="preserve"> RECORD</w:t>
      </w:r>
      <w:bookmarkEnd w:id="121"/>
      <w:bookmarkEnd w:id="122"/>
      <w:bookmarkEnd w:id="123"/>
      <w:bookmarkEnd w:id="124"/>
      <w:bookmarkEnd w:id="125"/>
      <w:bookmarkEnd w:id="126"/>
    </w:p>
    <w:p w14:paraId="0118E3B2" w14:textId="77777777" w:rsidR="002021F1" w:rsidRDefault="002021F1" w:rsidP="002021F1">
      <w:pPr>
        <w:jc w:val="both"/>
        <w:rPr>
          <w:sz w:val="18"/>
          <w:szCs w:val="18"/>
        </w:rPr>
      </w:pPr>
      <w:r w:rsidRPr="00254DFA">
        <w:rPr>
          <w:sz w:val="18"/>
          <w:szCs w:val="18"/>
        </w:rPr>
        <w:t>The following single circuit summary record will be included in the output file.</w:t>
      </w:r>
      <w:r>
        <w:rPr>
          <w:sz w:val="18"/>
          <w:szCs w:val="18"/>
        </w:rPr>
        <w:t xml:space="preserve"> </w:t>
      </w:r>
    </w:p>
    <w:p w14:paraId="32E3DDA9" w14:textId="77777777" w:rsidR="002021F1" w:rsidRPr="00EC3C0D" w:rsidRDefault="002021F1" w:rsidP="002021F1">
      <w:pPr>
        <w:jc w:val="both"/>
        <w:rPr>
          <w:sz w:val="18"/>
          <w:szCs w:val="18"/>
        </w:rPr>
      </w:pPr>
      <w:r>
        <w:rPr>
          <w:sz w:val="18"/>
          <w:szCs w:val="18"/>
        </w:rPr>
        <w:t xml:space="preserve">Record Type: </w:t>
      </w:r>
      <w:r w:rsidRPr="00CD27B3">
        <w:rPr>
          <w:b/>
          <w:sz w:val="18"/>
          <w:szCs w:val="18"/>
        </w:rPr>
        <w:t>CIRCUITSUMMARY</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891"/>
        <w:gridCol w:w="868"/>
        <w:gridCol w:w="1107"/>
        <w:gridCol w:w="1153"/>
        <w:gridCol w:w="2418"/>
        <w:gridCol w:w="1799"/>
      </w:tblGrid>
      <w:tr w:rsidR="002021F1" w:rsidRPr="005B4766" w14:paraId="029FD005" w14:textId="77777777" w:rsidTr="002021F1">
        <w:tc>
          <w:tcPr>
            <w:tcW w:w="1057" w:type="pct"/>
          </w:tcPr>
          <w:p w14:paraId="6ABB667F" w14:textId="77777777" w:rsidR="002021F1" w:rsidRPr="005B4766" w:rsidRDefault="002021F1" w:rsidP="002021F1">
            <w:pPr>
              <w:spacing w:after="120"/>
              <w:rPr>
                <w:b/>
                <w:sz w:val="18"/>
                <w:szCs w:val="18"/>
              </w:rPr>
            </w:pPr>
            <w:r w:rsidRPr="005B4766">
              <w:rPr>
                <w:b/>
                <w:sz w:val="18"/>
                <w:szCs w:val="18"/>
              </w:rPr>
              <w:t>Field Name</w:t>
            </w:r>
          </w:p>
        </w:tc>
        <w:tc>
          <w:tcPr>
            <w:tcW w:w="503" w:type="pct"/>
          </w:tcPr>
          <w:p w14:paraId="32581421" w14:textId="77777777" w:rsidR="002021F1" w:rsidRPr="005B4766" w:rsidRDefault="002021F1" w:rsidP="002021F1">
            <w:pPr>
              <w:spacing w:after="120"/>
              <w:rPr>
                <w:b/>
                <w:sz w:val="18"/>
                <w:szCs w:val="18"/>
              </w:rPr>
            </w:pPr>
            <w:r w:rsidRPr="005B4766">
              <w:rPr>
                <w:b/>
                <w:sz w:val="18"/>
                <w:szCs w:val="18"/>
              </w:rPr>
              <w:t>Field No</w:t>
            </w:r>
          </w:p>
        </w:tc>
        <w:tc>
          <w:tcPr>
            <w:tcW w:w="503" w:type="pct"/>
          </w:tcPr>
          <w:p w14:paraId="78090D0D" w14:textId="77777777" w:rsidR="002021F1" w:rsidRPr="005B4766" w:rsidRDefault="002021F1" w:rsidP="002021F1">
            <w:pPr>
              <w:spacing w:after="120"/>
              <w:rPr>
                <w:b/>
                <w:sz w:val="18"/>
                <w:szCs w:val="18"/>
              </w:rPr>
            </w:pPr>
            <w:r w:rsidRPr="005B4766">
              <w:rPr>
                <w:b/>
                <w:sz w:val="18"/>
                <w:szCs w:val="18"/>
              </w:rPr>
              <w:t xml:space="preserve">Maximum Field Length          </w:t>
            </w:r>
          </w:p>
        </w:tc>
        <w:tc>
          <w:tcPr>
            <w:tcW w:w="587" w:type="pct"/>
          </w:tcPr>
          <w:p w14:paraId="0E46AE7A" w14:textId="77777777" w:rsidR="002021F1" w:rsidRPr="005B4766" w:rsidRDefault="002021F1" w:rsidP="002021F1">
            <w:pPr>
              <w:spacing w:after="120"/>
              <w:rPr>
                <w:b/>
                <w:sz w:val="18"/>
                <w:szCs w:val="18"/>
              </w:rPr>
            </w:pPr>
            <w:r w:rsidRPr="005B4766">
              <w:rPr>
                <w:b/>
                <w:sz w:val="18"/>
                <w:szCs w:val="18"/>
              </w:rPr>
              <w:t>Format</w:t>
            </w:r>
          </w:p>
        </w:tc>
        <w:tc>
          <w:tcPr>
            <w:tcW w:w="1342" w:type="pct"/>
          </w:tcPr>
          <w:p w14:paraId="48A03072" w14:textId="77777777" w:rsidR="002021F1" w:rsidRPr="005B4766" w:rsidRDefault="002021F1" w:rsidP="002021F1">
            <w:pPr>
              <w:spacing w:after="120"/>
              <w:rPr>
                <w:b/>
                <w:sz w:val="18"/>
                <w:szCs w:val="18"/>
              </w:rPr>
            </w:pPr>
            <w:r w:rsidRPr="005B4766">
              <w:rPr>
                <w:b/>
                <w:sz w:val="18"/>
                <w:szCs w:val="18"/>
              </w:rPr>
              <w:t>Value</w:t>
            </w:r>
          </w:p>
        </w:tc>
        <w:tc>
          <w:tcPr>
            <w:tcW w:w="1007" w:type="pct"/>
          </w:tcPr>
          <w:p w14:paraId="446F731C" w14:textId="77777777" w:rsidR="002021F1" w:rsidRPr="005B4766" w:rsidRDefault="002021F1" w:rsidP="002021F1">
            <w:pPr>
              <w:spacing w:after="120"/>
              <w:rPr>
                <w:b/>
                <w:sz w:val="18"/>
                <w:szCs w:val="18"/>
              </w:rPr>
            </w:pPr>
            <w:r>
              <w:rPr>
                <w:b/>
                <w:sz w:val="18"/>
                <w:szCs w:val="18"/>
              </w:rPr>
              <w:t>Note</w:t>
            </w:r>
          </w:p>
        </w:tc>
      </w:tr>
      <w:tr w:rsidR="002021F1" w:rsidRPr="005B4766" w14:paraId="1819AB03" w14:textId="77777777" w:rsidTr="002021F1">
        <w:tc>
          <w:tcPr>
            <w:tcW w:w="1057" w:type="pct"/>
          </w:tcPr>
          <w:p w14:paraId="47FBF0EF" w14:textId="77777777" w:rsidR="002021F1" w:rsidRPr="005B4766" w:rsidRDefault="002021F1" w:rsidP="002021F1">
            <w:pPr>
              <w:spacing w:after="120"/>
              <w:rPr>
                <w:sz w:val="18"/>
                <w:szCs w:val="18"/>
              </w:rPr>
            </w:pPr>
            <w:r w:rsidRPr="005B4766">
              <w:rPr>
                <w:sz w:val="18"/>
                <w:szCs w:val="18"/>
              </w:rPr>
              <w:t>Record Type</w:t>
            </w:r>
          </w:p>
        </w:tc>
        <w:tc>
          <w:tcPr>
            <w:tcW w:w="503" w:type="pct"/>
          </w:tcPr>
          <w:p w14:paraId="2756E59B" w14:textId="77777777" w:rsidR="002021F1" w:rsidRPr="005B4766" w:rsidRDefault="002021F1" w:rsidP="002021F1">
            <w:pPr>
              <w:spacing w:after="120"/>
              <w:rPr>
                <w:sz w:val="18"/>
                <w:szCs w:val="18"/>
              </w:rPr>
            </w:pPr>
            <w:r w:rsidRPr="005B4766">
              <w:rPr>
                <w:sz w:val="18"/>
                <w:szCs w:val="18"/>
              </w:rPr>
              <w:t>1</w:t>
            </w:r>
          </w:p>
        </w:tc>
        <w:tc>
          <w:tcPr>
            <w:tcW w:w="503" w:type="pct"/>
          </w:tcPr>
          <w:p w14:paraId="4BB3418D" w14:textId="77777777" w:rsidR="002021F1" w:rsidRPr="005B4766" w:rsidRDefault="002021F1" w:rsidP="002021F1">
            <w:pPr>
              <w:spacing w:after="120"/>
              <w:rPr>
                <w:sz w:val="18"/>
                <w:szCs w:val="18"/>
              </w:rPr>
            </w:pPr>
            <w:r>
              <w:rPr>
                <w:sz w:val="18"/>
                <w:szCs w:val="18"/>
              </w:rPr>
              <w:t>255</w:t>
            </w:r>
          </w:p>
        </w:tc>
        <w:tc>
          <w:tcPr>
            <w:tcW w:w="587" w:type="pct"/>
          </w:tcPr>
          <w:p w14:paraId="36E69AAF" w14:textId="77777777" w:rsidR="002021F1" w:rsidRPr="005B4766" w:rsidRDefault="002021F1" w:rsidP="002021F1">
            <w:pPr>
              <w:spacing w:after="120"/>
              <w:rPr>
                <w:sz w:val="18"/>
                <w:szCs w:val="18"/>
              </w:rPr>
            </w:pPr>
            <w:r w:rsidRPr="005B4766">
              <w:rPr>
                <w:sz w:val="18"/>
                <w:szCs w:val="18"/>
              </w:rPr>
              <w:t>Text</w:t>
            </w:r>
          </w:p>
        </w:tc>
        <w:tc>
          <w:tcPr>
            <w:tcW w:w="1342" w:type="pct"/>
          </w:tcPr>
          <w:p w14:paraId="47C90AF5" w14:textId="77777777" w:rsidR="002021F1" w:rsidRPr="004A4DF6" w:rsidRDefault="002021F1" w:rsidP="002021F1">
            <w:pPr>
              <w:spacing w:after="120"/>
              <w:rPr>
                <w:sz w:val="18"/>
                <w:szCs w:val="18"/>
              </w:rPr>
            </w:pPr>
            <w:r w:rsidRPr="004A4DF6">
              <w:rPr>
                <w:sz w:val="18"/>
                <w:szCs w:val="18"/>
              </w:rPr>
              <w:t>CIRCUITSUMMARY</w:t>
            </w:r>
          </w:p>
        </w:tc>
        <w:tc>
          <w:tcPr>
            <w:tcW w:w="1007" w:type="pct"/>
          </w:tcPr>
          <w:p w14:paraId="06B63B9D" w14:textId="77777777" w:rsidR="002021F1" w:rsidRPr="005B4766" w:rsidRDefault="002021F1" w:rsidP="002021F1">
            <w:pPr>
              <w:jc w:val="both"/>
              <w:rPr>
                <w:sz w:val="18"/>
                <w:szCs w:val="18"/>
              </w:rPr>
            </w:pPr>
          </w:p>
        </w:tc>
      </w:tr>
      <w:tr w:rsidR="002021F1" w:rsidRPr="005B4766" w14:paraId="475A6E81" w14:textId="77777777" w:rsidTr="002021F1">
        <w:tc>
          <w:tcPr>
            <w:tcW w:w="1057" w:type="pct"/>
          </w:tcPr>
          <w:p w14:paraId="2BC255AD" w14:textId="77777777" w:rsidR="002021F1" w:rsidRPr="005B4766" w:rsidRDefault="002021F1" w:rsidP="002021F1">
            <w:pPr>
              <w:spacing w:after="120"/>
              <w:rPr>
                <w:sz w:val="18"/>
                <w:szCs w:val="18"/>
              </w:rPr>
            </w:pPr>
            <w:r w:rsidRPr="00705394">
              <w:rPr>
                <w:sz w:val="18"/>
                <w:szCs w:val="18"/>
              </w:rPr>
              <w:t>Circuit Number</w:t>
            </w:r>
          </w:p>
        </w:tc>
        <w:tc>
          <w:tcPr>
            <w:tcW w:w="503" w:type="pct"/>
          </w:tcPr>
          <w:p w14:paraId="595DA18B" w14:textId="77777777" w:rsidR="002021F1" w:rsidRPr="005B4766" w:rsidRDefault="002021F1" w:rsidP="002021F1">
            <w:pPr>
              <w:spacing w:after="120"/>
              <w:rPr>
                <w:sz w:val="18"/>
                <w:szCs w:val="18"/>
              </w:rPr>
            </w:pPr>
            <w:r>
              <w:rPr>
                <w:sz w:val="18"/>
                <w:szCs w:val="18"/>
              </w:rPr>
              <w:t>2</w:t>
            </w:r>
          </w:p>
        </w:tc>
        <w:tc>
          <w:tcPr>
            <w:tcW w:w="503" w:type="pct"/>
          </w:tcPr>
          <w:p w14:paraId="780B2736" w14:textId="77777777" w:rsidR="002021F1" w:rsidRPr="005B4766" w:rsidRDefault="002021F1" w:rsidP="002021F1">
            <w:pPr>
              <w:spacing w:after="120"/>
              <w:rPr>
                <w:sz w:val="18"/>
                <w:szCs w:val="18"/>
              </w:rPr>
            </w:pPr>
            <w:r>
              <w:rPr>
                <w:sz w:val="18"/>
                <w:szCs w:val="18"/>
              </w:rPr>
              <w:t>20</w:t>
            </w:r>
          </w:p>
        </w:tc>
        <w:tc>
          <w:tcPr>
            <w:tcW w:w="587" w:type="pct"/>
          </w:tcPr>
          <w:p w14:paraId="5EEC3B07" w14:textId="77777777" w:rsidR="002021F1" w:rsidRPr="005B4766" w:rsidRDefault="002021F1" w:rsidP="002021F1">
            <w:pPr>
              <w:spacing w:after="120"/>
              <w:rPr>
                <w:sz w:val="18"/>
                <w:szCs w:val="18"/>
              </w:rPr>
            </w:pPr>
            <w:r w:rsidRPr="005B4766">
              <w:rPr>
                <w:sz w:val="18"/>
                <w:szCs w:val="18"/>
              </w:rPr>
              <w:t>Text</w:t>
            </w:r>
          </w:p>
        </w:tc>
        <w:tc>
          <w:tcPr>
            <w:tcW w:w="1342" w:type="pct"/>
          </w:tcPr>
          <w:p w14:paraId="27A1517D" w14:textId="77777777" w:rsidR="002021F1" w:rsidRPr="005B4766" w:rsidRDefault="002021F1" w:rsidP="002021F1">
            <w:pPr>
              <w:spacing w:after="120"/>
              <w:rPr>
                <w:sz w:val="18"/>
                <w:szCs w:val="18"/>
              </w:rPr>
            </w:pPr>
          </w:p>
        </w:tc>
        <w:tc>
          <w:tcPr>
            <w:tcW w:w="1007" w:type="pct"/>
          </w:tcPr>
          <w:p w14:paraId="72BFE8FF" w14:textId="77777777" w:rsidR="002021F1" w:rsidRPr="005B4766" w:rsidRDefault="002021F1" w:rsidP="002021F1">
            <w:pPr>
              <w:jc w:val="both"/>
              <w:rPr>
                <w:sz w:val="18"/>
                <w:szCs w:val="18"/>
              </w:rPr>
            </w:pPr>
          </w:p>
        </w:tc>
      </w:tr>
      <w:tr w:rsidR="002021F1" w:rsidRPr="005B4766" w14:paraId="0BBC6CF7" w14:textId="77777777" w:rsidTr="002021F1">
        <w:tc>
          <w:tcPr>
            <w:tcW w:w="1057" w:type="pct"/>
          </w:tcPr>
          <w:p w14:paraId="734E2C0B" w14:textId="77777777" w:rsidR="002021F1" w:rsidRPr="00226EA7" w:rsidRDefault="002021F1" w:rsidP="002021F1">
            <w:pPr>
              <w:spacing w:after="120"/>
              <w:rPr>
                <w:sz w:val="18"/>
                <w:szCs w:val="18"/>
              </w:rPr>
            </w:pPr>
            <w:r w:rsidRPr="00226EA7">
              <w:rPr>
                <w:sz w:val="18"/>
                <w:szCs w:val="18"/>
              </w:rPr>
              <w:t>A End 1141 Code – Site Name</w:t>
            </w:r>
          </w:p>
        </w:tc>
        <w:tc>
          <w:tcPr>
            <w:tcW w:w="503" w:type="pct"/>
          </w:tcPr>
          <w:p w14:paraId="18FC9264" w14:textId="77777777" w:rsidR="002021F1" w:rsidRPr="00226EA7" w:rsidRDefault="002021F1" w:rsidP="002021F1">
            <w:pPr>
              <w:spacing w:after="120"/>
              <w:rPr>
                <w:sz w:val="18"/>
                <w:szCs w:val="18"/>
              </w:rPr>
            </w:pPr>
            <w:r>
              <w:rPr>
                <w:sz w:val="18"/>
                <w:szCs w:val="18"/>
              </w:rPr>
              <w:t>3</w:t>
            </w:r>
          </w:p>
        </w:tc>
        <w:tc>
          <w:tcPr>
            <w:tcW w:w="503" w:type="pct"/>
          </w:tcPr>
          <w:p w14:paraId="2C88CB7D" w14:textId="77777777" w:rsidR="002021F1" w:rsidRPr="00226EA7" w:rsidRDefault="002021F1" w:rsidP="002021F1">
            <w:pPr>
              <w:spacing w:after="120"/>
              <w:rPr>
                <w:sz w:val="18"/>
                <w:szCs w:val="18"/>
              </w:rPr>
            </w:pPr>
            <w:r w:rsidRPr="00226EA7">
              <w:rPr>
                <w:sz w:val="18"/>
                <w:szCs w:val="18"/>
              </w:rPr>
              <w:t>20</w:t>
            </w:r>
          </w:p>
        </w:tc>
        <w:tc>
          <w:tcPr>
            <w:tcW w:w="587" w:type="pct"/>
          </w:tcPr>
          <w:p w14:paraId="16F346FD" w14:textId="77777777" w:rsidR="002021F1" w:rsidRPr="00226EA7" w:rsidRDefault="002021F1" w:rsidP="002021F1">
            <w:pPr>
              <w:spacing w:after="120"/>
              <w:rPr>
                <w:sz w:val="18"/>
                <w:szCs w:val="18"/>
              </w:rPr>
            </w:pPr>
            <w:r w:rsidRPr="00226EA7">
              <w:rPr>
                <w:sz w:val="18"/>
                <w:szCs w:val="18"/>
              </w:rPr>
              <w:t>Text</w:t>
            </w:r>
          </w:p>
        </w:tc>
        <w:tc>
          <w:tcPr>
            <w:tcW w:w="1342" w:type="pct"/>
          </w:tcPr>
          <w:p w14:paraId="0DF723D1" w14:textId="77777777" w:rsidR="002021F1" w:rsidRPr="00226EA7" w:rsidRDefault="002021F1" w:rsidP="002021F1">
            <w:pPr>
              <w:spacing w:after="120"/>
              <w:rPr>
                <w:sz w:val="18"/>
                <w:szCs w:val="18"/>
              </w:rPr>
            </w:pPr>
          </w:p>
        </w:tc>
        <w:tc>
          <w:tcPr>
            <w:tcW w:w="1007" w:type="pct"/>
          </w:tcPr>
          <w:p w14:paraId="5D25BC7A" w14:textId="77777777" w:rsidR="002021F1" w:rsidRPr="00226EA7" w:rsidRDefault="002021F1" w:rsidP="002021F1">
            <w:pPr>
              <w:jc w:val="both"/>
              <w:rPr>
                <w:sz w:val="18"/>
                <w:szCs w:val="18"/>
              </w:rPr>
            </w:pPr>
          </w:p>
        </w:tc>
      </w:tr>
      <w:tr w:rsidR="002021F1" w:rsidRPr="005B4766" w14:paraId="6AE90EFF" w14:textId="77777777" w:rsidTr="002021F1">
        <w:tc>
          <w:tcPr>
            <w:tcW w:w="1057" w:type="pct"/>
          </w:tcPr>
          <w:p w14:paraId="56ACEEA2" w14:textId="77777777" w:rsidR="002021F1" w:rsidRPr="00226EA7" w:rsidRDefault="002021F1" w:rsidP="002021F1">
            <w:pPr>
              <w:spacing w:after="120"/>
              <w:rPr>
                <w:sz w:val="18"/>
                <w:szCs w:val="18"/>
              </w:rPr>
            </w:pPr>
            <w:r w:rsidRPr="00226EA7">
              <w:rPr>
                <w:sz w:val="18"/>
                <w:szCs w:val="18"/>
              </w:rPr>
              <w:t>B End 1141 Code – Site Name</w:t>
            </w:r>
            <w:r w:rsidRPr="00226EA7" w:rsidDel="0021264F">
              <w:rPr>
                <w:sz w:val="18"/>
                <w:szCs w:val="18"/>
              </w:rPr>
              <w:t xml:space="preserve"> </w:t>
            </w:r>
          </w:p>
        </w:tc>
        <w:tc>
          <w:tcPr>
            <w:tcW w:w="503" w:type="pct"/>
          </w:tcPr>
          <w:p w14:paraId="434BB1D1" w14:textId="77777777" w:rsidR="002021F1" w:rsidRPr="00226EA7" w:rsidRDefault="002021F1" w:rsidP="002021F1">
            <w:pPr>
              <w:spacing w:after="120"/>
              <w:rPr>
                <w:sz w:val="18"/>
                <w:szCs w:val="18"/>
              </w:rPr>
            </w:pPr>
            <w:r>
              <w:rPr>
                <w:sz w:val="18"/>
                <w:szCs w:val="18"/>
              </w:rPr>
              <w:t>4</w:t>
            </w:r>
          </w:p>
        </w:tc>
        <w:tc>
          <w:tcPr>
            <w:tcW w:w="503" w:type="pct"/>
          </w:tcPr>
          <w:p w14:paraId="49F16728" w14:textId="77777777" w:rsidR="002021F1" w:rsidRPr="00226EA7" w:rsidRDefault="002021F1" w:rsidP="002021F1">
            <w:pPr>
              <w:spacing w:after="120"/>
              <w:rPr>
                <w:sz w:val="18"/>
                <w:szCs w:val="18"/>
              </w:rPr>
            </w:pPr>
            <w:r w:rsidRPr="00226EA7">
              <w:rPr>
                <w:sz w:val="18"/>
                <w:szCs w:val="18"/>
              </w:rPr>
              <w:t>25</w:t>
            </w:r>
          </w:p>
        </w:tc>
        <w:tc>
          <w:tcPr>
            <w:tcW w:w="587" w:type="pct"/>
          </w:tcPr>
          <w:p w14:paraId="4D0F4744" w14:textId="77777777" w:rsidR="002021F1" w:rsidRPr="00226EA7" w:rsidRDefault="002021F1" w:rsidP="002021F1">
            <w:pPr>
              <w:spacing w:after="120"/>
              <w:rPr>
                <w:sz w:val="18"/>
                <w:szCs w:val="18"/>
              </w:rPr>
            </w:pPr>
            <w:r w:rsidRPr="00226EA7">
              <w:rPr>
                <w:sz w:val="18"/>
                <w:szCs w:val="18"/>
              </w:rPr>
              <w:t>Text</w:t>
            </w:r>
          </w:p>
        </w:tc>
        <w:tc>
          <w:tcPr>
            <w:tcW w:w="1342" w:type="pct"/>
          </w:tcPr>
          <w:p w14:paraId="5E2DDE75" w14:textId="77777777" w:rsidR="002021F1" w:rsidRPr="00226EA7" w:rsidRDefault="002021F1" w:rsidP="002021F1">
            <w:pPr>
              <w:spacing w:after="120"/>
              <w:rPr>
                <w:sz w:val="18"/>
                <w:szCs w:val="18"/>
              </w:rPr>
            </w:pPr>
          </w:p>
        </w:tc>
        <w:tc>
          <w:tcPr>
            <w:tcW w:w="1007" w:type="pct"/>
          </w:tcPr>
          <w:p w14:paraId="20BC17C8" w14:textId="77777777" w:rsidR="002021F1" w:rsidRPr="00226EA7" w:rsidRDefault="002021F1" w:rsidP="002021F1">
            <w:pPr>
              <w:jc w:val="both"/>
              <w:rPr>
                <w:sz w:val="18"/>
                <w:szCs w:val="18"/>
              </w:rPr>
            </w:pPr>
          </w:p>
        </w:tc>
      </w:tr>
      <w:tr w:rsidR="002021F1" w14:paraId="1D157108" w14:textId="77777777" w:rsidTr="002021F1">
        <w:tc>
          <w:tcPr>
            <w:tcW w:w="1057" w:type="pct"/>
          </w:tcPr>
          <w:p w14:paraId="09F14773" w14:textId="77777777" w:rsidR="002021F1" w:rsidRPr="00226EA7" w:rsidRDefault="002021F1" w:rsidP="002021F1">
            <w:pPr>
              <w:spacing w:after="120"/>
              <w:rPr>
                <w:sz w:val="18"/>
                <w:szCs w:val="18"/>
              </w:rPr>
            </w:pPr>
            <w:r w:rsidRPr="00226EA7">
              <w:rPr>
                <w:sz w:val="18"/>
                <w:szCs w:val="18"/>
              </w:rPr>
              <w:t>Customer Order No / Ref No</w:t>
            </w:r>
            <w:r w:rsidRPr="00226EA7" w:rsidDel="0021264F">
              <w:rPr>
                <w:sz w:val="18"/>
                <w:szCs w:val="18"/>
              </w:rPr>
              <w:t xml:space="preserve"> </w:t>
            </w:r>
          </w:p>
        </w:tc>
        <w:tc>
          <w:tcPr>
            <w:tcW w:w="503" w:type="pct"/>
          </w:tcPr>
          <w:p w14:paraId="084EAF2B" w14:textId="77777777" w:rsidR="002021F1" w:rsidRPr="00226EA7" w:rsidRDefault="002021F1" w:rsidP="002021F1">
            <w:pPr>
              <w:spacing w:after="120"/>
              <w:rPr>
                <w:sz w:val="18"/>
                <w:szCs w:val="18"/>
              </w:rPr>
            </w:pPr>
            <w:r>
              <w:rPr>
                <w:sz w:val="18"/>
                <w:szCs w:val="18"/>
              </w:rPr>
              <w:t>5</w:t>
            </w:r>
          </w:p>
        </w:tc>
        <w:tc>
          <w:tcPr>
            <w:tcW w:w="503" w:type="pct"/>
          </w:tcPr>
          <w:p w14:paraId="4DA2B46D" w14:textId="77777777" w:rsidR="002021F1" w:rsidRPr="00226EA7" w:rsidRDefault="002021F1" w:rsidP="002021F1">
            <w:pPr>
              <w:spacing w:after="120"/>
              <w:rPr>
                <w:sz w:val="18"/>
                <w:szCs w:val="18"/>
              </w:rPr>
            </w:pPr>
            <w:r w:rsidRPr="00226EA7">
              <w:rPr>
                <w:sz w:val="18"/>
                <w:szCs w:val="18"/>
              </w:rPr>
              <w:t>20</w:t>
            </w:r>
          </w:p>
        </w:tc>
        <w:tc>
          <w:tcPr>
            <w:tcW w:w="587" w:type="pct"/>
          </w:tcPr>
          <w:p w14:paraId="75F08F16" w14:textId="77777777" w:rsidR="002021F1" w:rsidRPr="00226EA7" w:rsidRDefault="002021F1" w:rsidP="002021F1">
            <w:pPr>
              <w:spacing w:after="120"/>
              <w:rPr>
                <w:sz w:val="18"/>
                <w:szCs w:val="18"/>
              </w:rPr>
            </w:pPr>
            <w:r w:rsidRPr="00226EA7">
              <w:rPr>
                <w:sz w:val="18"/>
                <w:szCs w:val="18"/>
              </w:rPr>
              <w:t>Text</w:t>
            </w:r>
          </w:p>
        </w:tc>
        <w:tc>
          <w:tcPr>
            <w:tcW w:w="1342" w:type="pct"/>
          </w:tcPr>
          <w:p w14:paraId="28AE48DD" w14:textId="77777777" w:rsidR="002021F1" w:rsidRPr="00226EA7" w:rsidRDefault="002021F1" w:rsidP="002021F1">
            <w:pPr>
              <w:spacing w:after="120"/>
              <w:rPr>
                <w:sz w:val="18"/>
                <w:szCs w:val="18"/>
              </w:rPr>
            </w:pPr>
          </w:p>
        </w:tc>
        <w:tc>
          <w:tcPr>
            <w:tcW w:w="1007" w:type="pct"/>
          </w:tcPr>
          <w:p w14:paraId="412E0227" w14:textId="77777777" w:rsidR="002021F1" w:rsidRPr="00226EA7" w:rsidRDefault="002021F1" w:rsidP="002021F1">
            <w:pPr>
              <w:jc w:val="both"/>
              <w:rPr>
                <w:sz w:val="18"/>
                <w:szCs w:val="18"/>
              </w:rPr>
            </w:pPr>
          </w:p>
        </w:tc>
      </w:tr>
      <w:tr w:rsidR="002021F1" w14:paraId="546D399F" w14:textId="77777777" w:rsidTr="002021F1">
        <w:tc>
          <w:tcPr>
            <w:tcW w:w="1057" w:type="pct"/>
          </w:tcPr>
          <w:p w14:paraId="5A9DF1BB" w14:textId="77777777" w:rsidR="002021F1" w:rsidRPr="005B4766" w:rsidRDefault="002021F1" w:rsidP="002021F1">
            <w:pPr>
              <w:spacing w:after="120"/>
              <w:rPr>
                <w:sz w:val="18"/>
                <w:szCs w:val="18"/>
              </w:rPr>
            </w:pPr>
            <w:r w:rsidRPr="00705394">
              <w:rPr>
                <w:sz w:val="18"/>
                <w:szCs w:val="18"/>
              </w:rPr>
              <w:t>Distance (m)</w:t>
            </w:r>
          </w:p>
        </w:tc>
        <w:tc>
          <w:tcPr>
            <w:tcW w:w="503" w:type="pct"/>
          </w:tcPr>
          <w:p w14:paraId="784F8B1E" w14:textId="77777777" w:rsidR="002021F1" w:rsidRPr="005B4766" w:rsidRDefault="002021F1" w:rsidP="002021F1">
            <w:pPr>
              <w:spacing w:after="120"/>
              <w:rPr>
                <w:sz w:val="18"/>
                <w:szCs w:val="18"/>
              </w:rPr>
            </w:pPr>
            <w:r>
              <w:rPr>
                <w:sz w:val="18"/>
                <w:szCs w:val="18"/>
              </w:rPr>
              <w:t>6</w:t>
            </w:r>
          </w:p>
        </w:tc>
        <w:tc>
          <w:tcPr>
            <w:tcW w:w="503" w:type="pct"/>
          </w:tcPr>
          <w:p w14:paraId="1E98E53A" w14:textId="77777777" w:rsidR="002021F1" w:rsidRPr="005B4766" w:rsidRDefault="002021F1" w:rsidP="002021F1">
            <w:pPr>
              <w:spacing w:after="120"/>
              <w:rPr>
                <w:sz w:val="18"/>
                <w:szCs w:val="18"/>
              </w:rPr>
            </w:pPr>
            <w:r>
              <w:rPr>
                <w:sz w:val="18"/>
                <w:szCs w:val="18"/>
              </w:rPr>
              <w:t>40</w:t>
            </w:r>
          </w:p>
        </w:tc>
        <w:tc>
          <w:tcPr>
            <w:tcW w:w="587" w:type="pct"/>
          </w:tcPr>
          <w:p w14:paraId="6A9EA820" w14:textId="77777777" w:rsidR="002021F1" w:rsidRPr="005B4766" w:rsidRDefault="002021F1" w:rsidP="002021F1">
            <w:pPr>
              <w:spacing w:after="120"/>
              <w:rPr>
                <w:sz w:val="18"/>
                <w:szCs w:val="18"/>
              </w:rPr>
            </w:pPr>
            <w:r w:rsidRPr="005B4766">
              <w:rPr>
                <w:sz w:val="18"/>
                <w:szCs w:val="18"/>
              </w:rPr>
              <w:t>Text</w:t>
            </w:r>
          </w:p>
        </w:tc>
        <w:tc>
          <w:tcPr>
            <w:tcW w:w="1342" w:type="pct"/>
          </w:tcPr>
          <w:p w14:paraId="63A4CD75" w14:textId="77777777" w:rsidR="002021F1" w:rsidRPr="00705394" w:rsidRDefault="002021F1" w:rsidP="002021F1">
            <w:pPr>
              <w:spacing w:after="120"/>
              <w:rPr>
                <w:sz w:val="18"/>
                <w:szCs w:val="18"/>
              </w:rPr>
            </w:pPr>
          </w:p>
        </w:tc>
        <w:tc>
          <w:tcPr>
            <w:tcW w:w="1007" w:type="pct"/>
          </w:tcPr>
          <w:p w14:paraId="446AE8AE" w14:textId="77777777" w:rsidR="002021F1" w:rsidRPr="00705394" w:rsidRDefault="002021F1" w:rsidP="002021F1">
            <w:pPr>
              <w:jc w:val="both"/>
              <w:rPr>
                <w:sz w:val="18"/>
                <w:szCs w:val="18"/>
              </w:rPr>
            </w:pPr>
          </w:p>
        </w:tc>
      </w:tr>
      <w:tr w:rsidR="002021F1" w14:paraId="6252212B" w14:textId="77777777" w:rsidTr="002021F1">
        <w:trPr>
          <w:trHeight w:val="402"/>
        </w:trPr>
        <w:tc>
          <w:tcPr>
            <w:tcW w:w="1057" w:type="pct"/>
          </w:tcPr>
          <w:p w14:paraId="7D485D81" w14:textId="77777777" w:rsidR="002021F1" w:rsidRPr="00705394" w:rsidRDefault="002021F1" w:rsidP="002021F1">
            <w:pPr>
              <w:spacing w:after="120"/>
              <w:rPr>
                <w:sz w:val="18"/>
                <w:szCs w:val="18"/>
              </w:rPr>
            </w:pPr>
            <w:r w:rsidRPr="00705394">
              <w:rPr>
                <w:sz w:val="18"/>
                <w:szCs w:val="18"/>
              </w:rPr>
              <w:t>Provide Order Date</w:t>
            </w:r>
          </w:p>
        </w:tc>
        <w:tc>
          <w:tcPr>
            <w:tcW w:w="503" w:type="pct"/>
          </w:tcPr>
          <w:p w14:paraId="5C380869" w14:textId="77777777" w:rsidR="002021F1" w:rsidRPr="005B4766" w:rsidRDefault="002021F1" w:rsidP="002021F1">
            <w:pPr>
              <w:spacing w:after="120"/>
              <w:rPr>
                <w:sz w:val="18"/>
                <w:szCs w:val="18"/>
              </w:rPr>
            </w:pPr>
            <w:r>
              <w:rPr>
                <w:sz w:val="18"/>
                <w:szCs w:val="18"/>
              </w:rPr>
              <w:t>7</w:t>
            </w:r>
          </w:p>
        </w:tc>
        <w:tc>
          <w:tcPr>
            <w:tcW w:w="503" w:type="pct"/>
          </w:tcPr>
          <w:p w14:paraId="6CA7895F" w14:textId="77777777" w:rsidR="002021F1" w:rsidRDefault="002021F1" w:rsidP="002021F1">
            <w:pPr>
              <w:spacing w:after="120"/>
              <w:rPr>
                <w:sz w:val="18"/>
                <w:szCs w:val="18"/>
              </w:rPr>
            </w:pPr>
            <w:r>
              <w:rPr>
                <w:sz w:val="18"/>
                <w:szCs w:val="18"/>
              </w:rPr>
              <w:t>DATE</w:t>
            </w:r>
          </w:p>
        </w:tc>
        <w:tc>
          <w:tcPr>
            <w:tcW w:w="587" w:type="pct"/>
          </w:tcPr>
          <w:p w14:paraId="724DEA8F" w14:textId="77777777" w:rsidR="002021F1" w:rsidRPr="005B4766" w:rsidRDefault="002021F1" w:rsidP="002021F1">
            <w:pPr>
              <w:spacing w:after="120"/>
              <w:rPr>
                <w:sz w:val="18"/>
                <w:szCs w:val="18"/>
              </w:rPr>
            </w:pPr>
            <w:r>
              <w:rPr>
                <w:sz w:val="18"/>
                <w:szCs w:val="18"/>
              </w:rPr>
              <w:t>YYYYMMDD</w:t>
            </w:r>
          </w:p>
        </w:tc>
        <w:tc>
          <w:tcPr>
            <w:tcW w:w="1342" w:type="pct"/>
          </w:tcPr>
          <w:p w14:paraId="322C6344" w14:textId="77777777" w:rsidR="002021F1" w:rsidRPr="008A2A14" w:rsidRDefault="002021F1" w:rsidP="002021F1">
            <w:pPr>
              <w:spacing w:after="120"/>
              <w:rPr>
                <w:sz w:val="18"/>
                <w:szCs w:val="18"/>
              </w:rPr>
            </w:pPr>
          </w:p>
        </w:tc>
        <w:tc>
          <w:tcPr>
            <w:tcW w:w="1007" w:type="pct"/>
          </w:tcPr>
          <w:p w14:paraId="6BE8F028" w14:textId="77777777" w:rsidR="002021F1" w:rsidRPr="008A2A14" w:rsidRDefault="002021F1" w:rsidP="002021F1">
            <w:pPr>
              <w:jc w:val="both"/>
              <w:rPr>
                <w:sz w:val="18"/>
                <w:szCs w:val="18"/>
              </w:rPr>
            </w:pPr>
          </w:p>
        </w:tc>
      </w:tr>
      <w:tr w:rsidR="002021F1" w14:paraId="252E440F" w14:textId="77777777" w:rsidTr="002021F1">
        <w:tc>
          <w:tcPr>
            <w:tcW w:w="1057" w:type="pct"/>
          </w:tcPr>
          <w:p w14:paraId="03CF6B88" w14:textId="77777777" w:rsidR="002021F1" w:rsidRPr="00705394" w:rsidRDefault="002021F1" w:rsidP="002021F1">
            <w:pPr>
              <w:spacing w:after="120"/>
              <w:rPr>
                <w:sz w:val="18"/>
                <w:szCs w:val="18"/>
              </w:rPr>
            </w:pPr>
            <w:r w:rsidRPr="00705394">
              <w:rPr>
                <w:sz w:val="18"/>
                <w:szCs w:val="18"/>
              </w:rPr>
              <w:t>Cease Date</w:t>
            </w:r>
          </w:p>
        </w:tc>
        <w:tc>
          <w:tcPr>
            <w:tcW w:w="503" w:type="pct"/>
          </w:tcPr>
          <w:p w14:paraId="475CEC04" w14:textId="77777777" w:rsidR="002021F1" w:rsidRPr="005B4766" w:rsidRDefault="002021F1" w:rsidP="002021F1">
            <w:pPr>
              <w:spacing w:after="120"/>
              <w:rPr>
                <w:sz w:val="18"/>
                <w:szCs w:val="18"/>
              </w:rPr>
            </w:pPr>
            <w:r>
              <w:rPr>
                <w:sz w:val="18"/>
                <w:szCs w:val="18"/>
              </w:rPr>
              <w:t>8</w:t>
            </w:r>
          </w:p>
        </w:tc>
        <w:tc>
          <w:tcPr>
            <w:tcW w:w="503" w:type="pct"/>
          </w:tcPr>
          <w:p w14:paraId="52D7245A" w14:textId="77777777" w:rsidR="002021F1" w:rsidRDefault="002021F1" w:rsidP="002021F1">
            <w:pPr>
              <w:spacing w:after="120"/>
              <w:rPr>
                <w:sz w:val="18"/>
                <w:szCs w:val="18"/>
              </w:rPr>
            </w:pPr>
            <w:r>
              <w:rPr>
                <w:sz w:val="18"/>
                <w:szCs w:val="18"/>
              </w:rPr>
              <w:t>DATE</w:t>
            </w:r>
          </w:p>
        </w:tc>
        <w:tc>
          <w:tcPr>
            <w:tcW w:w="587" w:type="pct"/>
          </w:tcPr>
          <w:p w14:paraId="229A74CD" w14:textId="77777777" w:rsidR="002021F1" w:rsidRPr="005B4766" w:rsidRDefault="002021F1" w:rsidP="002021F1">
            <w:pPr>
              <w:spacing w:after="120"/>
              <w:rPr>
                <w:sz w:val="18"/>
                <w:szCs w:val="18"/>
              </w:rPr>
            </w:pPr>
            <w:r>
              <w:rPr>
                <w:sz w:val="18"/>
                <w:szCs w:val="18"/>
              </w:rPr>
              <w:t>YYYYMMDD</w:t>
            </w:r>
          </w:p>
        </w:tc>
        <w:tc>
          <w:tcPr>
            <w:tcW w:w="1342" w:type="pct"/>
          </w:tcPr>
          <w:p w14:paraId="1A7FA9BA" w14:textId="77777777" w:rsidR="002021F1" w:rsidRPr="008A2A14" w:rsidRDefault="002021F1" w:rsidP="002021F1">
            <w:pPr>
              <w:spacing w:after="120"/>
              <w:rPr>
                <w:sz w:val="18"/>
                <w:szCs w:val="18"/>
              </w:rPr>
            </w:pPr>
          </w:p>
        </w:tc>
        <w:tc>
          <w:tcPr>
            <w:tcW w:w="1007" w:type="pct"/>
          </w:tcPr>
          <w:p w14:paraId="2E9F0276" w14:textId="77777777" w:rsidR="002021F1" w:rsidRPr="008A2A14" w:rsidRDefault="002021F1" w:rsidP="002021F1">
            <w:pPr>
              <w:jc w:val="both"/>
              <w:rPr>
                <w:sz w:val="18"/>
                <w:szCs w:val="18"/>
              </w:rPr>
            </w:pPr>
          </w:p>
        </w:tc>
      </w:tr>
      <w:tr w:rsidR="002021F1" w14:paraId="528C813D" w14:textId="77777777" w:rsidTr="002021F1">
        <w:tc>
          <w:tcPr>
            <w:tcW w:w="1057" w:type="pct"/>
          </w:tcPr>
          <w:p w14:paraId="7AF5A918" w14:textId="77777777" w:rsidR="002021F1" w:rsidRPr="00705394" w:rsidRDefault="002021F1" w:rsidP="002021F1">
            <w:pPr>
              <w:spacing w:after="120"/>
              <w:rPr>
                <w:sz w:val="18"/>
                <w:szCs w:val="18"/>
              </w:rPr>
            </w:pPr>
            <w:r w:rsidRPr="00705394">
              <w:rPr>
                <w:sz w:val="18"/>
                <w:szCs w:val="18"/>
              </w:rPr>
              <w:t>Connection Charge</w:t>
            </w:r>
          </w:p>
        </w:tc>
        <w:tc>
          <w:tcPr>
            <w:tcW w:w="503" w:type="pct"/>
          </w:tcPr>
          <w:p w14:paraId="3D650005" w14:textId="77777777" w:rsidR="002021F1" w:rsidRPr="005B4766" w:rsidRDefault="002021F1" w:rsidP="002021F1">
            <w:pPr>
              <w:spacing w:after="120"/>
              <w:rPr>
                <w:sz w:val="18"/>
                <w:szCs w:val="18"/>
              </w:rPr>
            </w:pPr>
            <w:r>
              <w:rPr>
                <w:sz w:val="18"/>
                <w:szCs w:val="18"/>
              </w:rPr>
              <w:t>9</w:t>
            </w:r>
          </w:p>
        </w:tc>
        <w:tc>
          <w:tcPr>
            <w:tcW w:w="503" w:type="pct"/>
          </w:tcPr>
          <w:p w14:paraId="66BE94DC" w14:textId="77777777" w:rsidR="002021F1" w:rsidRDefault="002021F1" w:rsidP="002021F1">
            <w:pPr>
              <w:spacing w:after="120"/>
              <w:rPr>
                <w:sz w:val="18"/>
                <w:szCs w:val="18"/>
              </w:rPr>
            </w:pPr>
            <w:r>
              <w:rPr>
                <w:sz w:val="18"/>
                <w:szCs w:val="18"/>
              </w:rPr>
              <w:t>18</w:t>
            </w:r>
          </w:p>
        </w:tc>
        <w:tc>
          <w:tcPr>
            <w:tcW w:w="587" w:type="pct"/>
          </w:tcPr>
          <w:p w14:paraId="38619BFB" w14:textId="77777777" w:rsidR="002021F1" w:rsidRPr="005B4766" w:rsidRDefault="002021F1" w:rsidP="002021F1">
            <w:pPr>
              <w:spacing w:after="120"/>
              <w:rPr>
                <w:sz w:val="18"/>
                <w:szCs w:val="18"/>
              </w:rPr>
            </w:pPr>
            <w:r w:rsidRPr="005B4766">
              <w:rPr>
                <w:sz w:val="18"/>
                <w:szCs w:val="18"/>
              </w:rPr>
              <w:t>Num</w:t>
            </w:r>
          </w:p>
        </w:tc>
        <w:tc>
          <w:tcPr>
            <w:tcW w:w="1342" w:type="pct"/>
          </w:tcPr>
          <w:p w14:paraId="13A9C0C8" w14:textId="77777777" w:rsidR="002021F1" w:rsidRPr="008A2A1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1007" w:type="pct"/>
          </w:tcPr>
          <w:p w14:paraId="72556EE7" w14:textId="77777777" w:rsidR="002021F1" w:rsidRPr="0006028F" w:rsidRDefault="002021F1" w:rsidP="002021F1">
            <w:pPr>
              <w:jc w:val="both"/>
              <w:rPr>
                <w:sz w:val="18"/>
                <w:szCs w:val="18"/>
              </w:rPr>
            </w:pPr>
          </w:p>
        </w:tc>
      </w:tr>
      <w:tr w:rsidR="002021F1" w14:paraId="6165863A" w14:textId="77777777" w:rsidTr="002021F1">
        <w:tc>
          <w:tcPr>
            <w:tcW w:w="1057" w:type="pct"/>
          </w:tcPr>
          <w:p w14:paraId="7346DB99" w14:textId="77777777" w:rsidR="002021F1" w:rsidRPr="00705394" w:rsidRDefault="002021F1" w:rsidP="002021F1">
            <w:pPr>
              <w:spacing w:after="120"/>
              <w:rPr>
                <w:sz w:val="18"/>
                <w:szCs w:val="18"/>
              </w:rPr>
            </w:pPr>
            <w:r w:rsidRPr="00705394">
              <w:rPr>
                <w:sz w:val="18"/>
                <w:szCs w:val="18"/>
              </w:rPr>
              <w:t>BPR days</w:t>
            </w:r>
          </w:p>
        </w:tc>
        <w:tc>
          <w:tcPr>
            <w:tcW w:w="503" w:type="pct"/>
          </w:tcPr>
          <w:p w14:paraId="00635FA4" w14:textId="77777777" w:rsidR="002021F1" w:rsidRPr="005B4766" w:rsidRDefault="002021F1" w:rsidP="002021F1">
            <w:pPr>
              <w:spacing w:after="120"/>
              <w:rPr>
                <w:sz w:val="18"/>
                <w:szCs w:val="18"/>
              </w:rPr>
            </w:pPr>
            <w:r>
              <w:rPr>
                <w:sz w:val="18"/>
                <w:szCs w:val="18"/>
              </w:rPr>
              <w:t>10</w:t>
            </w:r>
          </w:p>
        </w:tc>
        <w:tc>
          <w:tcPr>
            <w:tcW w:w="503" w:type="pct"/>
          </w:tcPr>
          <w:p w14:paraId="7F58CF25" w14:textId="77777777" w:rsidR="002021F1" w:rsidRDefault="002021F1" w:rsidP="002021F1">
            <w:pPr>
              <w:spacing w:after="120"/>
              <w:rPr>
                <w:sz w:val="18"/>
                <w:szCs w:val="18"/>
              </w:rPr>
            </w:pPr>
          </w:p>
        </w:tc>
        <w:tc>
          <w:tcPr>
            <w:tcW w:w="587" w:type="pct"/>
          </w:tcPr>
          <w:p w14:paraId="0D0FC3F8" w14:textId="77777777" w:rsidR="002021F1" w:rsidRPr="005B4766" w:rsidRDefault="002021F1" w:rsidP="002021F1">
            <w:pPr>
              <w:spacing w:after="120"/>
              <w:rPr>
                <w:sz w:val="18"/>
                <w:szCs w:val="18"/>
              </w:rPr>
            </w:pPr>
          </w:p>
        </w:tc>
        <w:tc>
          <w:tcPr>
            <w:tcW w:w="1342" w:type="pct"/>
          </w:tcPr>
          <w:p w14:paraId="30DDB6D2" w14:textId="77777777" w:rsidR="002021F1" w:rsidRPr="008A2A14" w:rsidRDefault="002021F1" w:rsidP="002021F1">
            <w:pPr>
              <w:spacing w:after="120"/>
              <w:rPr>
                <w:sz w:val="18"/>
                <w:szCs w:val="18"/>
              </w:rPr>
            </w:pPr>
          </w:p>
        </w:tc>
        <w:tc>
          <w:tcPr>
            <w:tcW w:w="1007" w:type="pct"/>
          </w:tcPr>
          <w:p w14:paraId="44BB52D5" w14:textId="77777777" w:rsidR="002021F1" w:rsidRPr="008A2A14" w:rsidRDefault="002021F1" w:rsidP="002021F1">
            <w:pPr>
              <w:jc w:val="both"/>
              <w:rPr>
                <w:sz w:val="18"/>
                <w:szCs w:val="18"/>
              </w:rPr>
            </w:pPr>
          </w:p>
        </w:tc>
      </w:tr>
      <w:tr w:rsidR="002021F1" w14:paraId="131E263B" w14:textId="77777777" w:rsidTr="002021F1">
        <w:tc>
          <w:tcPr>
            <w:tcW w:w="1057" w:type="pct"/>
          </w:tcPr>
          <w:p w14:paraId="0EDB388A" w14:textId="77777777" w:rsidR="002021F1" w:rsidRPr="00705394" w:rsidRDefault="002021F1" w:rsidP="002021F1">
            <w:pPr>
              <w:spacing w:after="120"/>
              <w:rPr>
                <w:sz w:val="18"/>
                <w:szCs w:val="18"/>
              </w:rPr>
            </w:pPr>
            <w:r w:rsidRPr="00705394">
              <w:rPr>
                <w:sz w:val="18"/>
                <w:szCs w:val="18"/>
              </w:rPr>
              <w:t>BPR Rental</w:t>
            </w:r>
          </w:p>
        </w:tc>
        <w:tc>
          <w:tcPr>
            <w:tcW w:w="503" w:type="pct"/>
          </w:tcPr>
          <w:p w14:paraId="0B14B4F7" w14:textId="77777777" w:rsidR="002021F1" w:rsidRPr="005B4766" w:rsidRDefault="002021F1" w:rsidP="002021F1">
            <w:pPr>
              <w:spacing w:after="120"/>
              <w:rPr>
                <w:sz w:val="18"/>
                <w:szCs w:val="18"/>
              </w:rPr>
            </w:pPr>
            <w:r>
              <w:rPr>
                <w:sz w:val="18"/>
                <w:szCs w:val="18"/>
              </w:rPr>
              <w:t>11</w:t>
            </w:r>
          </w:p>
        </w:tc>
        <w:tc>
          <w:tcPr>
            <w:tcW w:w="503" w:type="pct"/>
          </w:tcPr>
          <w:p w14:paraId="346F2F5D" w14:textId="77777777" w:rsidR="002021F1" w:rsidRDefault="002021F1" w:rsidP="002021F1">
            <w:pPr>
              <w:spacing w:after="120"/>
              <w:rPr>
                <w:sz w:val="18"/>
                <w:szCs w:val="18"/>
              </w:rPr>
            </w:pPr>
            <w:r>
              <w:rPr>
                <w:sz w:val="18"/>
                <w:szCs w:val="18"/>
              </w:rPr>
              <w:t>18</w:t>
            </w:r>
          </w:p>
        </w:tc>
        <w:tc>
          <w:tcPr>
            <w:tcW w:w="587" w:type="pct"/>
          </w:tcPr>
          <w:p w14:paraId="2878CF24" w14:textId="77777777" w:rsidR="002021F1" w:rsidRPr="005B4766" w:rsidRDefault="002021F1" w:rsidP="002021F1">
            <w:pPr>
              <w:spacing w:after="120"/>
              <w:rPr>
                <w:sz w:val="18"/>
                <w:szCs w:val="18"/>
              </w:rPr>
            </w:pPr>
            <w:r w:rsidRPr="005B4766">
              <w:rPr>
                <w:sz w:val="18"/>
                <w:szCs w:val="18"/>
              </w:rPr>
              <w:t>Num</w:t>
            </w:r>
          </w:p>
        </w:tc>
        <w:tc>
          <w:tcPr>
            <w:tcW w:w="1342" w:type="pct"/>
          </w:tcPr>
          <w:p w14:paraId="3DAF4F13" w14:textId="77777777" w:rsidR="002021F1" w:rsidRPr="008A2A14" w:rsidRDefault="002021F1" w:rsidP="002021F1">
            <w:pPr>
              <w:spacing w:after="120"/>
              <w:rPr>
                <w:sz w:val="18"/>
                <w:szCs w:val="18"/>
              </w:rPr>
            </w:pPr>
            <w:r w:rsidRPr="0006028F">
              <w:rPr>
                <w:sz w:val="18"/>
                <w:szCs w:val="18"/>
              </w:rPr>
              <w:t>The charges are in pence. Hence the value of 520 should be read as £5.2 and 3600 should be read as £36.00.</w:t>
            </w:r>
          </w:p>
        </w:tc>
        <w:tc>
          <w:tcPr>
            <w:tcW w:w="1007" w:type="pct"/>
          </w:tcPr>
          <w:p w14:paraId="0979722F" w14:textId="77777777" w:rsidR="002021F1" w:rsidRPr="0006028F" w:rsidRDefault="002021F1" w:rsidP="002021F1">
            <w:pPr>
              <w:jc w:val="both"/>
              <w:rPr>
                <w:sz w:val="18"/>
                <w:szCs w:val="18"/>
              </w:rPr>
            </w:pPr>
          </w:p>
        </w:tc>
      </w:tr>
      <w:tr w:rsidR="002021F1" w14:paraId="7E87135A" w14:textId="77777777" w:rsidTr="002021F1">
        <w:tc>
          <w:tcPr>
            <w:tcW w:w="1057" w:type="pct"/>
          </w:tcPr>
          <w:p w14:paraId="06AD5EE8" w14:textId="77777777" w:rsidR="002021F1" w:rsidRPr="00705394" w:rsidRDefault="002021F1" w:rsidP="002021F1">
            <w:pPr>
              <w:spacing w:after="120"/>
              <w:rPr>
                <w:sz w:val="18"/>
                <w:szCs w:val="18"/>
              </w:rPr>
            </w:pPr>
            <w:r w:rsidRPr="00705394">
              <w:rPr>
                <w:sz w:val="18"/>
                <w:szCs w:val="18"/>
              </w:rPr>
              <w:t>Rental Charge</w:t>
            </w:r>
          </w:p>
        </w:tc>
        <w:tc>
          <w:tcPr>
            <w:tcW w:w="503" w:type="pct"/>
          </w:tcPr>
          <w:p w14:paraId="441EA9F8" w14:textId="77777777" w:rsidR="002021F1" w:rsidRPr="005B4766" w:rsidRDefault="002021F1" w:rsidP="002021F1">
            <w:pPr>
              <w:spacing w:after="120"/>
              <w:rPr>
                <w:sz w:val="18"/>
                <w:szCs w:val="18"/>
              </w:rPr>
            </w:pPr>
            <w:r>
              <w:rPr>
                <w:sz w:val="18"/>
                <w:szCs w:val="18"/>
              </w:rPr>
              <w:t>12</w:t>
            </w:r>
          </w:p>
        </w:tc>
        <w:tc>
          <w:tcPr>
            <w:tcW w:w="503" w:type="pct"/>
          </w:tcPr>
          <w:p w14:paraId="676B7811" w14:textId="77777777" w:rsidR="002021F1" w:rsidRDefault="002021F1" w:rsidP="002021F1">
            <w:pPr>
              <w:spacing w:after="120"/>
              <w:rPr>
                <w:sz w:val="18"/>
                <w:szCs w:val="18"/>
              </w:rPr>
            </w:pPr>
            <w:r>
              <w:rPr>
                <w:sz w:val="18"/>
                <w:szCs w:val="18"/>
              </w:rPr>
              <w:t>18</w:t>
            </w:r>
          </w:p>
        </w:tc>
        <w:tc>
          <w:tcPr>
            <w:tcW w:w="587" w:type="pct"/>
          </w:tcPr>
          <w:p w14:paraId="20EA1060" w14:textId="77777777" w:rsidR="002021F1" w:rsidRPr="005B4766" w:rsidRDefault="002021F1" w:rsidP="002021F1">
            <w:pPr>
              <w:spacing w:after="120"/>
              <w:rPr>
                <w:sz w:val="18"/>
                <w:szCs w:val="18"/>
              </w:rPr>
            </w:pPr>
            <w:r w:rsidRPr="005B4766">
              <w:rPr>
                <w:sz w:val="18"/>
                <w:szCs w:val="18"/>
              </w:rPr>
              <w:t>Num</w:t>
            </w:r>
          </w:p>
        </w:tc>
        <w:tc>
          <w:tcPr>
            <w:tcW w:w="1342" w:type="pct"/>
          </w:tcPr>
          <w:p w14:paraId="4E82F171" w14:textId="77777777" w:rsidR="002021F1" w:rsidRPr="008A2A14" w:rsidRDefault="002021F1" w:rsidP="002021F1">
            <w:pPr>
              <w:spacing w:after="120"/>
              <w:rPr>
                <w:sz w:val="18"/>
                <w:szCs w:val="18"/>
              </w:rPr>
            </w:pPr>
            <w:r w:rsidRPr="0006028F">
              <w:rPr>
                <w:sz w:val="18"/>
                <w:szCs w:val="18"/>
              </w:rPr>
              <w:t>The charges are in pence. Hence the value of 520 should be read as £5.2 and 3600 should be read as £36.00.</w:t>
            </w:r>
          </w:p>
        </w:tc>
        <w:tc>
          <w:tcPr>
            <w:tcW w:w="1007" w:type="pct"/>
          </w:tcPr>
          <w:p w14:paraId="1075493B" w14:textId="77777777" w:rsidR="002021F1" w:rsidRPr="0006028F" w:rsidRDefault="002021F1" w:rsidP="002021F1">
            <w:pPr>
              <w:jc w:val="both"/>
              <w:rPr>
                <w:sz w:val="18"/>
                <w:szCs w:val="18"/>
              </w:rPr>
            </w:pPr>
          </w:p>
        </w:tc>
      </w:tr>
      <w:tr w:rsidR="002021F1" w14:paraId="1984DEE0" w14:textId="77777777" w:rsidTr="002021F1">
        <w:tc>
          <w:tcPr>
            <w:tcW w:w="1057" w:type="pct"/>
          </w:tcPr>
          <w:p w14:paraId="1EFE695F" w14:textId="77777777" w:rsidR="002021F1" w:rsidRPr="00705394" w:rsidRDefault="002021F1" w:rsidP="002021F1">
            <w:pPr>
              <w:spacing w:after="120"/>
              <w:rPr>
                <w:sz w:val="18"/>
                <w:szCs w:val="18"/>
              </w:rPr>
            </w:pPr>
            <w:r w:rsidRPr="00705394">
              <w:rPr>
                <w:sz w:val="18"/>
                <w:szCs w:val="18"/>
              </w:rPr>
              <w:t>Credit Rental</w:t>
            </w:r>
          </w:p>
        </w:tc>
        <w:tc>
          <w:tcPr>
            <w:tcW w:w="503" w:type="pct"/>
          </w:tcPr>
          <w:p w14:paraId="211D16CA" w14:textId="77777777" w:rsidR="002021F1" w:rsidRPr="005B4766" w:rsidRDefault="002021F1" w:rsidP="002021F1">
            <w:pPr>
              <w:spacing w:after="120"/>
              <w:rPr>
                <w:sz w:val="18"/>
                <w:szCs w:val="18"/>
              </w:rPr>
            </w:pPr>
            <w:r>
              <w:rPr>
                <w:sz w:val="18"/>
                <w:szCs w:val="18"/>
              </w:rPr>
              <w:t>13</w:t>
            </w:r>
          </w:p>
        </w:tc>
        <w:tc>
          <w:tcPr>
            <w:tcW w:w="503" w:type="pct"/>
          </w:tcPr>
          <w:p w14:paraId="73FFFC7A" w14:textId="77777777" w:rsidR="002021F1" w:rsidRDefault="002021F1" w:rsidP="002021F1">
            <w:pPr>
              <w:spacing w:after="120"/>
              <w:rPr>
                <w:sz w:val="18"/>
                <w:szCs w:val="18"/>
              </w:rPr>
            </w:pPr>
            <w:r>
              <w:rPr>
                <w:sz w:val="18"/>
                <w:szCs w:val="18"/>
              </w:rPr>
              <w:t>18</w:t>
            </w:r>
          </w:p>
        </w:tc>
        <w:tc>
          <w:tcPr>
            <w:tcW w:w="587" w:type="pct"/>
          </w:tcPr>
          <w:p w14:paraId="3E85BDE5" w14:textId="77777777" w:rsidR="002021F1" w:rsidRPr="005B4766" w:rsidRDefault="002021F1" w:rsidP="002021F1">
            <w:pPr>
              <w:spacing w:after="120"/>
              <w:rPr>
                <w:sz w:val="18"/>
                <w:szCs w:val="18"/>
              </w:rPr>
            </w:pPr>
            <w:r w:rsidRPr="005B4766">
              <w:rPr>
                <w:sz w:val="18"/>
                <w:szCs w:val="18"/>
              </w:rPr>
              <w:t>Num</w:t>
            </w:r>
          </w:p>
        </w:tc>
        <w:tc>
          <w:tcPr>
            <w:tcW w:w="1342" w:type="pct"/>
          </w:tcPr>
          <w:p w14:paraId="2BD2D17C" w14:textId="77777777" w:rsidR="002021F1" w:rsidRPr="008A2A14" w:rsidRDefault="002021F1" w:rsidP="002021F1">
            <w:pPr>
              <w:spacing w:after="120"/>
              <w:rPr>
                <w:sz w:val="18"/>
                <w:szCs w:val="18"/>
              </w:rPr>
            </w:pPr>
            <w:r w:rsidRPr="0006028F">
              <w:rPr>
                <w:sz w:val="18"/>
                <w:szCs w:val="18"/>
              </w:rPr>
              <w:t>The charges are in pence. Hence the value of 520 should be read as £5.2 and 3600 should be read as £36.00.</w:t>
            </w:r>
          </w:p>
        </w:tc>
        <w:tc>
          <w:tcPr>
            <w:tcW w:w="1007" w:type="pct"/>
          </w:tcPr>
          <w:p w14:paraId="51BB4CF9" w14:textId="77777777" w:rsidR="002021F1" w:rsidRPr="0006028F" w:rsidRDefault="002021F1" w:rsidP="002021F1">
            <w:pPr>
              <w:jc w:val="both"/>
              <w:rPr>
                <w:sz w:val="18"/>
                <w:szCs w:val="18"/>
              </w:rPr>
            </w:pPr>
          </w:p>
        </w:tc>
      </w:tr>
      <w:tr w:rsidR="002021F1" w14:paraId="69213428" w14:textId="77777777" w:rsidTr="002021F1">
        <w:tc>
          <w:tcPr>
            <w:tcW w:w="1057" w:type="pct"/>
          </w:tcPr>
          <w:p w14:paraId="1966F8DD" w14:textId="77777777" w:rsidR="002021F1" w:rsidRPr="00705394" w:rsidRDefault="002021F1" w:rsidP="002021F1">
            <w:pPr>
              <w:spacing w:after="120"/>
              <w:rPr>
                <w:sz w:val="18"/>
                <w:szCs w:val="18"/>
              </w:rPr>
            </w:pPr>
            <w:r w:rsidRPr="00705394">
              <w:rPr>
                <w:sz w:val="18"/>
                <w:szCs w:val="18"/>
              </w:rPr>
              <w:t>Total Rental</w:t>
            </w:r>
          </w:p>
        </w:tc>
        <w:tc>
          <w:tcPr>
            <w:tcW w:w="503" w:type="pct"/>
          </w:tcPr>
          <w:p w14:paraId="1E6606B0" w14:textId="77777777" w:rsidR="002021F1" w:rsidRPr="005B4766" w:rsidRDefault="002021F1" w:rsidP="002021F1">
            <w:pPr>
              <w:spacing w:after="120"/>
              <w:rPr>
                <w:sz w:val="18"/>
                <w:szCs w:val="18"/>
              </w:rPr>
            </w:pPr>
            <w:r>
              <w:rPr>
                <w:sz w:val="18"/>
                <w:szCs w:val="18"/>
              </w:rPr>
              <w:t>14</w:t>
            </w:r>
          </w:p>
        </w:tc>
        <w:tc>
          <w:tcPr>
            <w:tcW w:w="503" w:type="pct"/>
          </w:tcPr>
          <w:p w14:paraId="4B1B3D97" w14:textId="77777777" w:rsidR="002021F1" w:rsidRDefault="002021F1" w:rsidP="002021F1">
            <w:pPr>
              <w:spacing w:after="120"/>
              <w:rPr>
                <w:sz w:val="18"/>
                <w:szCs w:val="18"/>
              </w:rPr>
            </w:pPr>
            <w:r>
              <w:rPr>
                <w:sz w:val="18"/>
                <w:szCs w:val="18"/>
              </w:rPr>
              <w:t>18</w:t>
            </w:r>
          </w:p>
        </w:tc>
        <w:tc>
          <w:tcPr>
            <w:tcW w:w="587" w:type="pct"/>
          </w:tcPr>
          <w:p w14:paraId="6F16B7C6" w14:textId="77777777" w:rsidR="002021F1" w:rsidRPr="005B4766" w:rsidRDefault="002021F1" w:rsidP="002021F1">
            <w:pPr>
              <w:spacing w:after="120"/>
              <w:rPr>
                <w:sz w:val="18"/>
                <w:szCs w:val="18"/>
              </w:rPr>
            </w:pPr>
            <w:r w:rsidRPr="005B4766">
              <w:rPr>
                <w:sz w:val="18"/>
                <w:szCs w:val="18"/>
              </w:rPr>
              <w:t>Num</w:t>
            </w:r>
          </w:p>
        </w:tc>
        <w:tc>
          <w:tcPr>
            <w:tcW w:w="1342" w:type="pct"/>
          </w:tcPr>
          <w:p w14:paraId="559512AD" w14:textId="77777777" w:rsidR="002021F1" w:rsidRPr="008A2A14" w:rsidRDefault="002021F1" w:rsidP="002021F1">
            <w:pPr>
              <w:spacing w:after="120"/>
              <w:rPr>
                <w:sz w:val="18"/>
                <w:szCs w:val="18"/>
              </w:rPr>
            </w:pPr>
            <w:r w:rsidRPr="0006028F">
              <w:rPr>
                <w:sz w:val="18"/>
                <w:szCs w:val="18"/>
              </w:rPr>
              <w:t>The charges are in pence. Hence the value of 520 should be read as £5.2 and 3600 should be read as £36.00.</w:t>
            </w:r>
          </w:p>
        </w:tc>
        <w:tc>
          <w:tcPr>
            <w:tcW w:w="1007" w:type="pct"/>
          </w:tcPr>
          <w:p w14:paraId="52FA587A" w14:textId="77777777" w:rsidR="002021F1" w:rsidRPr="0006028F" w:rsidRDefault="002021F1" w:rsidP="002021F1">
            <w:pPr>
              <w:jc w:val="both"/>
              <w:rPr>
                <w:sz w:val="18"/>
                <w:szCs w:val="18"/>
              </w:rPr>
            </w:pPr>
          </w:p>
        </w:tc>
      </w:tr>
      <w:tr w:rsidR="002021F1" w14:paraId="147C3DF6" w14:textId="77777777" w:rsidTr="002021F1">
        <w:tc>
          <w:tcPr>
            <w:tcW w:w="1057" w:type="pct"/>
          </w:tcPr>
          <w:p w14:paraId="39DADBB1" w14:textId="77777777" w:rsidR="002021F1" w:rsidRPr="00705394" w:rsidRDefault="002021F1" w:rsidP="002021F1">
            <w:pPr>
              <w:spacing w:after="120"/>
              <w:rPr>
                <w:sz w:val="18"/>
                <w:szCs w:val="18"/>
              </w:rPr>
            </w:pPr>
            <w:r w:rsidRPr="00705394">
              <w:rPr>
                <w:sz w:val="18"/>
                <w:szCs w:val="18"/>
              </w:rPr>
              <w:t>Other Charges</w:t>
            </w:r>
          </w:p>
        </w:tc>
        <w:tc>
          <w:tcPr>
            <w:tcW w:w="503" w:type="pct"/>
          </w:tcPr>
          <w:p w14:paraId="1C2AE421" w14:textId="77777777" w:rsidR="002021F1" w:rsidRPr="005B4766" w:rsidRDefault="002021F1" w:rsidP="002021F1">
            <w:pPr>
              <w:spacing w:after="120"/>
              <w:rPr>
                <w:sz w:val="18"/>
                <w:szCs w:val="18"/>
              </w:rPr>
            </w:pPr>
            <w:r>
              <w:rPr>
                <w:sz w:val="18"/>
                <w:szCs w:val="18"/>
              </w:rPr>
              <w:t>15</w:t>
            </w:r>
          </w:p>
        </w:tc>
        <w:tc>
          <w:tcPr>
            <w:tcW w:w="503" w:type="pct"/>
          </w:tcPr>
          <w:p w14:paraId="347E7CC3" w14:textId="77777777" w:rsidR="002021F1" w:rsidRDefault="002021F1" w:rsidP="002021F1">
            <w:pPr>
              <w:spacing w:after="120"/>
              <w:rPr>
                <w:sz w:val="18"/>
                <w:szCs w:val="18"/>
              </w:rPr>
            </w:pPr>
            <w:r>
              <w:rPr>
                <w:sz w:val="18"/>
                <w:szCs w:val="18"/>
              </w:rPr>
              <w:t>18</w:t>
            </w:r>
          </w:p>
        </w:tc>
        <w:tc>
          <w:tcPr>
            <w:tcW w:w="587" w:type="pct"/>
          </w:tcPr>
          <w:p w14:paraId="73851636" w14:textId="77777777" w:rsidR="002021F1" w:rsidRPr="005B4766" w:rsidRDefault="002021F1" w:rsidP="002021F1">
            <w:pPr>
              <w:spacing w:after="120"/>
              <w:rPr>
                <w:sz w:val="18"/>
                <w:szCs w:val="18"/>
              </w:rPr>
            </w:pPr>
            <w:r w:rsidRPr="005B4766">
              <w:rPr>
                <w:sz w:val="18"/>
                <w:szCs w:val="18"/>
              </w:rPr>
              <w:t>Num</w:t>
            </w:r>
          </w:p>
        </w:tc>
        <w:tc>
          <w:tcPr>
            <w:tcW w:w="1342" w:type="pct"/>
          </w:tcPr>
          <w:p w14:paraId="53B1F97F" w14:textId="77777777" w:rsidR="002021F1" w:rsidRPr="008A2A14" w:rsidRDefault="002021F1" w:rsidP="002021F1">
            <w:pPr>
              <w:spacing w:after="120"/>
              <w:rPr>
                <w:sz w:val="18"/>
                <w:szCs w:val="18"/>
              </w:rPr>
            </w:pPr>
            <w:r w:rsidRPr="00CF40B3">
              <w:rPr>
                <w:sz w:val="18"/>
                <w:szCs w:val="18"/>
              </w:rPr>
              <w:t>The Other charges are in pence. Hence the value 2600 should be read as £2.60</w:t>
            </w:r>
          </w:p>
        </w:tc>
        <w:tc>
          <w:tcPr>
            <w:tcW w:w="1007" w:type="pct"/>
          </w:tcPr>
          <w:p w14:paraId="6DBD5BEB" w14:textId="77777777" w:rsidR="002021F1" w:rsidRPr="00CF40B3" w:rsidRDefault="002021F1" w:rsidP="002021F1">
            <w:pPr>
              <w:jc w:val="both"/>
              <w:rPr>
                <w:sz w:val="18"/>
                <w:szCs w:val="18"/>
              </w:rPr>
            </w:pPr>
          </w:p>
        </w:tc>
      </w:tr>
      <w:tr w:rsidR="002021F1" w14:paraId="0BA0550D" w14:textId="77777777" w:rsidTr="002021F1">
        <w:tc>
          <w:tcPr>
            <w:tcW w:w="1057" w:type="pct"/>
          </w:tcPr>
          <w:p w14:paraId="7D61B5F1" w14:textId="77777777" w:rsidR="002021F1" w:rsidRPr="00705394" w:rsidRDefault="002021F1" w:rsidP="002021F1">
            <w:pPr>
              <w:spacing w:after="120"/>
              <w:rPr>
                <w:sz w:val="18"/>
                <w:szCs w:val="18"/>
              </w:rPr>
            </w:pPr>
            <w:r w:rsidRPr="00705394">
              <w:rPr>
                <w:sz w:val="18"/>
                <w:szCs w:val="18"/>
              </w:rPr>
              <w:t>Total Circuit Charges</w:t>
            </w:r>
          </w:p>
        </w:tc>
        <w:tc>
          <w:tcPr>
            <w:tcW w:w="503" w:type="pct"/>
          </w:tcPr>
          <w:p w14:paraId="288DEBDE" w14:textId="77777777" w:rsidR="002021F1" w:rsidRPr="005B4766" w:rsidRDefault="002021F1" w:rsidP="002021F1">
            <w:pPr>
              <w:spacing w:after="120"/>
              <w:rPr>
                <w:sz w:val="18"/>
                <w:szCs w:val="18"/>
              </w:rPr>
            </w:pPr>
            <w:r>
              <w:rPr>
                <w:sz w:val="18"/>
                <w:szCs w:val="18"/>
              </w:rPr>
              <w:t>16</w:t>
            </w:r>
          </w:p>
        </w:tc>
        <w:tc>
          <w:tcPr>
            <w:tcW w:w="503" w:type="pct"/>
          </w:tcPr>
          <w:p w14:paraId="679E6D4D" w14:textId="77777777" w:rsidR="002021F1" w:rsidRDefault="002021F1" w:rsidP="002021F1">
            <w:pPr>
              <w:spacing w:after="120"/>
              <w:rPr>
                <w:sz w:val="18"/>
                <w:szCs w:val="18"/>
              </w:rPr>
            </w:pPr>
            <w:r>
              <w:rPr>
                <w:sz w:val="18"/>
                <w:szCs w:val="18"/>
              </w:rPr>
              <w:t>18</w:t>
            </w:r>
          </w:p>
        </w:tc>
        <w:tc>
          <w:tcPr>
            <w:tcW w:w="587" w:type="pct"/>
          </w:tcPr>
          <w:p w14:paraId="43D41204" w14:textId="77777777" w:rsidR="002021F1" w:rsidRPr="005B4766" w:rsidRDefault="002021F1" w:rsidP="002021F1">
            <w:pPr>
              <w:spacing w:after="120"/>
              <w:rPr>
                <w:sz w:val="18"/>
                <w:szCs w:val="18"/>
              </w:rPr>
            </w:pPr>
            <w:r w:rsidRPr="005B4766">
              <w:rPr>
                <w:sz w:val="18"/>
                <w:szCs w:val="18"/>
              </w:rPr>
              <w:t>Num</w:t>
            </w:r>
          </w:p>
        </w:tc>
        <w:tc>
          <w:tcPr>
            <w:tcW w:w="1342" w:type="pct"/>
          </w:tcPr>
          <w:p w14:paraId="39C404A3" w14:textId="77777777" w:rsidR="002021F1" w:rsidRPr="008A2A14" w:rsidRDefault="002021F1" w:rsidP="002021F1">
            <w:pPr>
              <w:spacing w:after="120"/>
              <w:rPr>
                <w:sz w:val="18"/>
                <w:szCs w:val="18"/>
              </w:rPr>
            </w:pPr>
            <w:r w:rsidRPr="0006028F">
              <w:rPr>
                <w:sz w:val="18"/>
                <w:szCs w:val="18"/>
              </w:rPr>
              <w:t>The charges are in pence. Hence the value of 520 should be read as £5.2 and 3600 should be read as £36.00.</w:t>
            </w:r>
          </w:p>
        </w:tc>
        <w:tc>
          <w:tcPr>
            <w:tcW w:w="1007" w:type="pct"/>
          </w:tcPr>
          <w:p w14:paraId="2FF2AB3F" w14:textId="77777777" w:rsidR="002021F1" w:rsidRPr="0006028F" w:rsidRDefault="002021F1" w:rsidP="002021F1">
            <w:pPr>
              <w:jc w:val="both"/>
              <w:rPr>
                <w:sz w:val="18"/>
                <w:szCs w:val="18"/>
              </w:rPr>
            </w:pPr>
          </w:p>
        </w:tc>
      </w:tr>
    </w:tbl>
    <w:p w14:paraId="20EB79F0" w14:textId="77777777" w:rsidR="00BB24E7" w:rsidRDefault="00BB24E7" w:rsidP="00BB24E7">
      <w:pPr>
        <w:pStyle w:val="Heading2"/>
        <w:numPr>
          <w:ilvl w:val="0"/>
          <w:numId w:val="0"/>
        </w:numPr>
        <w:ind w:left="576"/>
      </w:pPr>
      <w:bookmarkStart w:id="127" w:name="ex_billsummary"/>
      <w:bookmarkStart w:id="128" w:name="_Toc268602760"/>
      <w:bookmarkStart w:id="129" w:name="_Toc292189156"/>
      <w:bookmarkStart w:id="130" w:name="_Toc488928576"/>
      <w:bookmarkStart w:id="131" w:name="_Toc488928801"/>
      <w:bookmarkStart w:id="132" w:name="_Ref4778857"/>
      <w:bookmarkStart w:id="133" w:name="_Toc205994550"/>
      <w:bookmarkEnd w:id="127"/>
    </w:p>
    <w:p w14:paraId="04B1B818" w14:textId="77777777" w:rsidR="002021F1" w:rsidRDefault="002021F1" w:rsidP="00443979">
      <w:pPr>
        <w:pStyle w:val="Heading2"/>
      </w:pPr>
      <w:r w:rsidRPr="00870DEA">
        <w:t>BILL</w:t>
      </w:r>
      <w:r w:rsidRPr="001024C1">
        <w:t xml:space="preserve"> SUMMARY RECORD</w:t>
      </w:r>
      <w:bookmarkEnd w:id="128"/>
      <w:bookmarkEnd w:id="129"/>
      <w:bookmarkEnd w:id="130"/>
      <w:bookmarkEnd w:id="131"/>
      <w:bookmarkEnd w:id="132"/>
      <w:bookmarkEnd w:id="133"/>
    </w:p>
    <w:p w14:paraId="30F02445" w14:textId="77777777" w:rsidR="00BB24E7" w:rsidRPr="00BB24E7" w:rsidRDefault="00BB24E7" w:rsidP="00BB24E7"/>
    <w:p w14:paraId="07AC43B6" w14:textId="77777777" w:rsidR="002021F1" w:rsidRDefault="002021F1" w:rsidP="002021F1">
      <w:pPr>
        <w:jc w:val="both"/>
        <w:rPr>
          <w:sz w:val="18"/>
          <w:szCs w:val="18"/>
        </w:rPr>
      </w:pPr>
      <w:r w:rsidRPr="00254DFA">
        <w:rPr>
          <w:sz w:val="18"/>
          <w:szCs w:val="18"/>
        </w:rPr>
        <w:t>The following single circuit summary record will be included in the output file.</w:t>
      </w:r>
      <w:r>
        <w:rPr>
          <w:sz w:val="18"/>
          <w:szCs w:val="18"/>
        </w:rPr>
        <w:t xml:space="preserve"> For different products, Bill Summary Records positions and field name varies.</w:t>
      </w:r>
    </w:p>
    <w:p w14:paraId="76AE4C05" w14:textId="77777777" w:rsidR="002021F1" w:rsidRPr="00EC3C0D" w:rsidRDefault="002021F1" w:rsidP="002021F1">
      <w:pPr>
        <w:jc w:val="both"/>
        <w:rPr>
          <w:sz w:val="18"/>
          <w:szCs w:val="18"/>
        </w:rPr>
      </w:pPr>
      <w:r>
        <w:rPr>
          <w:sz w:val="18"/>
          <w:szCs w:val="18"/>
        </w:rPr>
        <w:t xml:space="preserve">Record Type: </w:t>
      </w:r>
      <w:r w:rsidRPr="00D32C01">
        <w:rPr>
          <w:sz w:val="18"/>
          <w:szCs w:val="18"/>
        </w:rPr>
        <w:t>BILLSUMMARYRECORD</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917"/>
        <w:gridCol w:w="894"/>
        <w:gridCol w:w="1107"/>
        <w:gridCol w:w="1049"/>
        <w:gridCol w:w="2444"/>
        <w:gridCol w:w="1825"/>
      </w:tblGrid>
      <w:tr w:rsidR="002021F1" w:rsidRPr="005B4766" w14:paraId="6AC5C078" w14:textId="77777777" w:rsidTr="002021F1">
        <w:tc>
          <w:tcPr>
            <w:tcW w:w="1057" w:type="pct"/>
          </w:tcPr>
          <w:p w14:paraId="17A750C8" w14:textId="77777777" w:rsidR="002021F1" w:rsidRPr="005B4766" w:rsidRDefault="002021F1" w:rsidP="002021F1">
            <w:pPr>
              <w:spacing w:after="120"/>
              <w:rPr>
                <w:b/>
                <w:sz w:val="18"/>
                <w:szCs w:val="18"/>
              </w:rPr>
            </w:pPr>
            <w:r w:rsidRPr="005B4766">
              <w:rPr>
                <w:b/>
                <w:sz w:val="18"/>
                <w:szCs w:val="18"/>
              </w:rPr>
              <w:t>Field Name</w:t>
            </w:r>
          </w:p>
        </w:tc>
        <w:tc>
          <w:tcPr>
            <w:tcW w:w="503" w:type="pct"/>
          </w:tcPr>
          <w:p w14:paraId="08D2D0F7" w14:textId="77777777" w:rsidR="002021F1" w:rsidRPr="005B4766" w:rsidRDefault="002021F1" w:rsidP="002021F1">
            <w:pPr>
              <w:spacing w:after="120"/>
              <w:rPr>
                <w:b/>
                <w:sz w:val="18"/>
                <w:szCs w:val="18"/>
              </w:rPr>
            </w:pPr>
            <w:r w:rsidRPr="005B4766">
              <w:rPr>
                <w:b/>
                <w:sz w:val="18"/>
                <w:szCs w:val="18"/>
              </w:rPr>
              <w:t>Field No</w:t>
            </w:r>
          </w:p>
        </w:tc>
        <w:tc>
          <w:tcPr>
            <w:tcW w:w="503" w:type="pct"/>
          </w:tcPr>
          <w:p w14:paraId="1AA75213" w14:textId="77777777" w:rsidR="002021F1" w:rsidRPr="005B4766" w:rsidRDefault="002021F1" w:rsidP="002021F1">
            <w:pPr>
              <w:spacing w:after="120"/>
              <w:rPr>
                <w:b/>
                <w:sz w:val="18"/>
                <w:szCs w:val="18"/>
              </w:rPr>
            </w:pPr>
            <w:r w:rsidRPr="005B4766">
              <w:rPr>
                <w:b/>
                <w:sz w:val="18"/>
                <w:szCs w:val="18"/>
              </w:rPr>
              <w:t xml:space="preserve">Maximum Field Length          </w:t>
            </w:r>
          </w:p>
        </w:tc>
        <w:tc>
          <w:tcPr>
            <w:tcW w:w="587" w:type="pct"/>
          </w:tcPr>
          <w:p w14:paraId="20045B2D" w14:textId="77777777" w:rsidR="002021F1" w:rsidRPr="005B4766" w:rsidRDefault="002021F1" w:rsidP="002021F1">
            <w:pPr>
              <w:spacing w:after="120"/>
              <w:rPr>
                <w:b/>
                <w:sz w:val="18"/>
                <w:szCs w:val="18"/>
              </w:rPr>
            </w:pPr>
            <w:r w:rsidRPr="005B4766">
              <w:rPr>
                <w:b/>
                <w:sz w:val="18"/>
                <w:szCs w:val="18"/>
              </w:rPr>
              <w:t>Format</w:t>
            </w:r>
          </w:p>
        </w:tc>
        <w:tc>
          <w:tcPr>
            <w:tcW w:w="1342" w:type="pct"/>
          </w:tcPr>
          <w:p w14:paraId="622A90A2" w14:textId="77777777" w:rsidR="002021F1" w:rsidRPr="005B4766" w:rsidRDefault="002021F1" w:rsidP="002021F1">
            <w:pPr>
              <w:spacing w:after="120"/>
              <w:rPr>
                <w:b/>
                <w:sz w:val="18"/>
                <w:szCs w:val="18"/>
              </w:rPr>
            </w:pPr>
            <w:r w:rsidRPr="005B4766">
              <w:rPr>
                <w:b/>
                <w:sz w:val="18"/>
                <w:szCs w:val="18"/>
              </w:rPr>
              <w:t>Value</w:t>
            </w:r>
          </w:p>
        </w:tc>
        <w:tc>
          <w:tcPr>
            <w:tcW w:w="1007" w:type="pct"/>
          </w:tcPr>
          <w:p w14:paraId="15FB750A" w14:textId="77777777" w:rsidR="002021F1" w:rsidRPr="005B4766" w:rsidRDefault="002021F1" w:rsidP="002021F1">
            <w:pPr>
              <w:spacing w:after="120"/>
              <w:rPr>
                <w:b/>
                <w:sz w:val="18"/>
                <w:szCs w:val="18"/>
              </w:rPr>
            </w:pPr>
            <w:r>
              <w:rPr>
                <w:b/>
                <w:sz w:val="18"/>
                <w:szCs w:val="18"/>
              </w:rPr>
              <w:t>Note</w:t>
            </w:r>
          </w:p>
        </w:tc>
      </w:tr>
      <w:tr w:rsidR="002021F1" w:rsidRPr="005B4766" w14:paraId="523D4EEC" w14:textId="77777777" w:rsidTr="002021F1">
        <w:tc>
          <w:tcPr>
            <w:tcW w:w="1057" w:type="pct"/>
          </w:tcPr>
          <w:p w14:paraId="3F75B281" w14:textId="77777777" w:rsidR="002021F1" w:rsidRPr="005B4766" w:rsidRDefault="002021F1" w:rsidP="002021F1">
            <w:pPr>
              <w:spacing w:after="120"/>
              <w:rPr>
                <w:sz w:val="18"/>
                <w:szCs w:val="18"/>
              </w:rPr>
            </w:pPr>
            <w:r w:rsidRPr="005B4766">
              <w:rPr>
                <w:sz w:val="18"/>
                <w:szCs w:val="18"/>
              </w:rPr>
              <w:t>Record Type</w:t>
            </w:r>
          </w:p>
        </w:tc>
        <w:tc>
          <w:tcPr>
            <w:tcW w:w="503" w:type="pct"/>
          </w:tcPr>
          <w:p w14:paraId="214DE2E5" w14:textId="77777777" w:rsidR="002021F1" w:rsidRPr="005B4766" w:rsidRDefault="002021F1" w:rsidP="002021F1">
            <w:pPr>
              <w:spacing w:after="120"/>
              <w:rPr>
                <w:sz w:val="18"/>
                <w:szCs w:val="18"/>
              </w:rPr>
            </w:pPr>
            <w:r w:rsidRPr="005B4766">
              <w:rPr>
                <w:sz w:val="18"/>
                <w:szCs w:val="18"/>
              </w:rPr>
              <w:t>1</w:t>
            </w:r>
          </w:p>
        </w:tc>
        <w:tc>
          <w:tcPr>
            <w:tcW w:w="503" w:type="pct"/>
          </w:tcPr>
          <w:p w14:paraId="44063179" w14:textId="77777777" w:rsidR="002021F1" w:rsidRPr="005B4766" w:rsidRDefault="002021F1" w:rsidP="002021F1">
            <w:pPr>
              <w:spacing w:after="120"/>
              <w:rPr>
                <w:sz w:val="18"/>
                <w:szCs w:val="18"/>
              </w:rPr>
            </w:pPr>
            <w:r w:rsidRPr="0047304D">
              <w:rPr>
                <w:sz w:val="18"/>
                <w:szCs w:val="18"/>
              </w:rPr>
              <w:t>255</w:t>
            </w:r>
          </w:p>
        </w:tc>
        <w:tc>
          <w:tcPr>
            <w:tcW w:w="587" w:type="pct"/>
          </w:tcPr>
          <w:p w14:paraId="3CA4D755" w14:textId="77777777" w:rsidR="002021F1" w:rsidRPr="005B4766" w:rsidRDefault="002021F1" w:rsidP="002021F1">
            <w:pPr>
              <w:spacing w:after="120"/>
              <w:rPr>
                <w:sz w:val="18"/>
                <w:szCs w:val="18"/>
              </w:rPr>
            </w:pPr>
            <w:r w:rsidRPr="005B4766">
              <w:rPr>
                <w:sz w:val="18"/>
                <w:szCs w:val="18"/>
              </w:rPr>
              <w:t>Text</w:t>
            </w:r>
          </w:p>
        </w:tc>
        <w:tc>
          <w:tcPr>
            <w:tcW w:w="1342" w:type="pct"/>
          </w:tcPr>
          <w:p w14:paraId="1AE5B2B2" w14:textId="77777777" w:rsidR="002021F1" w:rsidRPr="00D32C01" w:rsidRDefault="002021F1" w:rsidP="002021F1">
            <w:pPr>
              <w:spacing w:after="120"/>
              <w:rPr>
                <w:sz w:val="18"/>
                <w:szCs w:val="18"/>
              </w:rPr>
            </w:pPr>
            <w:r w:rsidRPr="00D32C01">
              <w:rPr>
                <w:sz w:val="18"/>
                <w:szCs w:val="18"/>
              </w:rPr>
              <w:t>BILLSUMMARYRECORD</w:t>
            </w:r>
          </w:p>
        </w:tc>
        <w:tc>
          <w:tcPr>
            <w:tcW w:w="1007" w:type="pct"/>
          </w:tcPr>
          <w:p w14:paraId="79050FD5" w14:textId="77777777" w:rsidR="002021F1" w:rsidRPr="005B4766" w:rsidRDefault="002021F1" w:rsidP="002021F1">
            <w:pPr>
              <w:jc w:val="both"/>
              <w:rPr>
                <w:sz w:val="18"/>
                <w:szCs w:val="18"/>
              </w:rPr>
            </w:pPr>
          </w:p>
        </w:tc>
      </w:tr>
      <w:tr w:rsidR="002021F1" w:rsidRPr="005B4766" w14:paraId="5F063E02" w14:textId="77777777" w:rsidTr="002021F1">
        <w:tc>
          <w:tcPr>
            <w:tcW w:w="1057" w:type="pct"/>
          </w:tcPr>
          <w:p w14:paraId="150986FC" w14:textId="77777777" w:rsidR="002021F1" w:rsidRPr="001014D4" w:rsidRDefault="002021F1" w:rsidP="002021F1">
            <w:pPr>
              <w:spacing w:after="120"/>
              <w:rPr>
                <w:sz w:val="18"/>
                <w:szCs w:val="18"/>
              </w:rPr>
            </w:pPr>
            <w:r w:rsidRPr="001014D4">
              <w:rPr>
                <w:sz w:val="18"/>
                <w:szCs w:val="18"/>
              </w:rPr>
              <w:t>Net total of total bill charges</w:t>
            </w:r>
          </w:p>
        </w:tc>
        <w:tc>
          <w:tcPr>
            <w:tcW w:w="503" w:type="pct"/>
          </w:tcPr>
          <w:p w14:paraId="298C1D75" w14:textId="77777777" w:rsidR="002021F1" w:rsidRPr="005B4766" w:rsidRDefault="002021F1" w:rsidP="002021F1">
            <w:pPr>
              <w:spacing w:after="120"/>
              <w:rPr>
                <w:sz w:val="18"/>
                <w:szCs w:val="18"/>
              </w:rPr>
            </w:pPr>
            <w:r>
              <w:rPr>
                <w:sz w:val="18"/>
                <w:szCs w:val="18"/>
              </w:rPr>
              <w:t>2</w:t>
            </w:r>
          </w:p>
        </w:tc>
        <w:tc>
          <w:tcPr>
            <w:tcW w:w="503" w:type="pct"/>
          </w:tcPr>
          <w:p w14:paraId="7F52D5E9" w14:textId="77777777" w:rsidR="002021F1" w:rsidRPr="005B4766" w:rsidRDefault="002021F1" w:rsidP="002021F1">
            <w:pPr>
              <w:spacing w:after="120"/>
              <w:rPr>
                <w:sz w:val="18"/>
                <w:szCs w:val="18"/>
              </w:rPr>
            </w:pPr>
            <w:r>
              <w:rPr>
                <w:sz w:val="18"/>
                <w:szCs w:val="18"/>
              </w:rPr>
              <w:t>18</w:t>
            </w:r>
          </w:p>
        </w:tc>
        <w:tc>
          <w:tcPr>
            <w:tcW w:w="587" w:type="pct"/>
          </w:tcPr>
          <w:p w14:paraId="27E545A1" w14:textId="77777777" w:rsidR="002021F1" w:rsidRPr="005B4766" w:rsidRDefault="002021F1" w:rsidP="002021F1">
            <w:pPr>
              <w:spacing w:after="120"/>
              <w:rPr>
                <w:sz w:val="18"/>
                <w:szCs w:val="18"/>
              </w:rPr>
            </w:pPr>
            <w:r w:rsidRPr="005B4766">
              <w:rPr>
                <w:sz w:val="18"/>
                <w:szCs w:val="18"/>
              </w:rPr>
              <w:t>Num</w:t>
            </w:r>
          </w:p>
        </w:tc>
        <w:tc>
          <w:tcPr>
            <w:tcW w:w="1342" w:type="pct"/>
          </w:tcPr>
          <w:p w14:paraId="21AD003D" w14:textId="77777777" w:rsidR="002021F1" w:rsidRPr="005B4766"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1007" w:type="pct"/>
          </w:tcPr>
          <w:p w14:paraId="04EEFA55" w14:textId="77777777" w:rsidR="002021F1" w:rsidRPr="0006028F" w:rsidRDefault="002021F1" w:rsidP="002021F1">
            <w:pPr>
              <w:jc w:val="both"/>
              <w:rPr>
                <w:sz w:val="18"/>
                <w:szCs w:val="18"/>
              </w:rPr>
            </w:pPr>
          </w:p>
        </w:tc>
      </w:tr>
      <w:tr w:rsidR="002021F1" w:rsidRPr="005B4766" w14:paraId="52E08654" w14:textId="77777777" w:rsidTr="002021F1">
        <w:tc>
          <w:tcPr>
            <w:tcW w:w="1057" w:type="pct"/>
          </w:tcPr>
          <w:p w14:paraId="0D85B63C" w14:textId="77777777" w:rsidR="002021F1" w:rsidRPr="001014D4" w:rsidRDefault="002021F1" w:rsidP="002021F1">
            <w:pPr>
              <w:spacing w:after="120"/>
              <w:rPr>
                <w:sz w:val="18"/>
                <w:szCs w:val="18"/>
              </w:rPr>
            </w:pPr>
            <w:r w:rsidRPr="001014D4">
              <w:rPr>
                <w:sz w:val="18"/>
                <w:szCs w:val="18"/>
              </w:rPr>
              <w:t>Total VAT due on bill</w:t>
            </w:r>
          </w:p>
        </w:tc>
        <w:tc>
          <w:tcPr>
            <w:tcW w:w="503" w:type="pct"/>
          </w:tcPr>
          <w:p w14:paraId="5DACD7AA" w14:textId="77777777" w:rsidR="002021F1" w:rsidRPr="005B4766" w:rsidRDefault="002021F1" w:rsidP="002021F1">
            <w:pPr>
              <w:spacing w:after="120"/>
              <w:rPr>
                <w:sz w:val="18"/>
                <w:szCs w:val="18"/>
              </w:rPr>
            </w:pPr>
            <w:r>
              <w:rPr>
                <w:sz w:val="18"/>
                <w:szCs w:val="18"/>
              </w:rPr>
              <w:t>3</w:t>
            </w:r>
          </w:p>
        </w:tc>
        <w:tc>
          <w:tcPr>
            <w:tcW w:w="503" w:type="pct"/>
          </w:tcPr>
          <w:p w14:paraId="4ADA739E" w14:textId="77777777" w:rsidR="002021F1" w:rsidRPr="005B4766" w:rsidRDefault="002021F1" w:rsidP="002021F1">
            <w:pPr>
              <w:spacing w:after="120"/>
              <w:rPr>
                <w:sz w:val="18"/>
                <w:szCs w:val="18"/>
              </w:rPr>
            </w:pPr>
            <w:r>
              <w:rPr>
                <w:sz w:val="18"/>
                <w:szCs w:val="18"/>
              </w:rPr>
              <w:t>18</w:t>
            </w:r>
          </w:p>
        </w:tc>
        <w:tc>
          <w:tcPr>
            <w:tcW w:w="587" w:type="pct"/>
          </w:tcPr>
          <w:p w14:paraId="39924C97" w14:textId="77777777" w:rsidR="002021F1" w:rsidRPr="005B4766" w:rsidRDefault="002021F1" w:rsidP="002021F1">
            <w:pPr>
              <w:spacing w:after="120"/>
              <w:rPr>
                <w:sz w:val="18"/>
                <w:szCs w:val="18"/>
              </w:rPr>
            </w:pPr>
            <w:r w:rsidRPr="005B4766">
              <w:rPr>
                <w:sz w:val="18"/>
                <w:szCs w:val="18"/>
              </w:rPr>
              <w:t>Num</w:t>
            </w:r>
          </w:p>
        </w:tc>
        <w:tc>
          <w:tcPr>
            <w:tcW w:w="1342" w:type="pct"/>
          </w:tcPr>
          <w:p w14:paraId="3C910EAD" w14:textId="77777777" w:rsidR="002021F1" w:rsidRPr="005B4766"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1007" w:type="pct"/>
          </w:tcPr>
          <w:p w14:paraId="23ECEA2D" w14:textId="77777777" w:rsidR="002021F1" w:rsidRPr="0006028F" w:rsidRDefault="002021F1" w:rsidP="002021F1">
            <w:pPr>
              <w:jc w:val="both"/>
              <w:rPr>
                <w:sz w:val="18"/>
                <w:szCs w:val="18"/>
              </w:rPr>
            </w:pPr>
          </w:p>
        </w:tc>
      </w:tr>
      <w:tr w:rsidR="002021F1" w:rsidRPr="005B4766" w14:paraId="0AB7A2B9" w14:textId="77777777" w:rsidTr="002021F1">
        <w:tc>
          <w:tcPr>
            <w:tcW w:w="1057" w:type="pct"/>
          </w:tcPr>
          <w:p w14:paraId="0A8E3762" w14:textId="77777777" w:rsidR="002021F1" w:rsidRPr="001014D4" w:rsidRDefault="002021F1" w:rsidP="002021F1">
            <w:pPr>
              <w:spacing w:after="120"/>
              <w:rPr>
                <w:sz w:val="18"/>
                <w:szCs w:val="18"/>
              </w:rPr>
            </w:pPr>
            <w:r w:rsidRPr="001014D4">
              <w:rPr>
                <w:sz w:val="18"/>
                <w:szCs w:val="18"/>
              </w:rPr>
              <w:t>Net total of charges, NOT subject to VAT</w:t>
            </w:r>
          </w:p>
        </w:tc>
        <w:tc>
          <w:tcPr>
            <w:tcW w:w="503" w:type="pct"/>
          </w:tcPr>
          <w:p w14:paraId="0CEF6F8A" w14:textId="77777777" w:rsidR="002021F1" w:rsidRPr="005B4766" w:rsidRDefault="002021F1" w:rsidP="002021F1">
            <w:pPr>
              <w:spacing w:after="120"/>
              <w:rPr>
                <w:sz w:val="18"/>
                <w:szCs w:val="18"/>
              </w:rPr>
            </w:pPr>
            <w:r>
              <w:rPr>
                <w:sz w:val="18"/>
                <w:szCs w:val="18"/>
              </w:rPr>
              <w:t>4</w:t>
            </w:r>
          </w:p>
        </w:tc>
        <w:tc>
          <w:tcPr>
            <w:tcW w:w="503" w:type="pct"/>
          </w:tcPr>
          <w:p w14:paraId="5896B8CE" w14:textId="77777777" w:rsidR="002021F1" w:rsidRPr="005B4766" w:rsidRDefault="002021F1" w:rsidP="002021F1">
            <w:pPr>
              <w:spacing w:after="120"/>
              <w:rPr>
                <w:sz w:val="18"/>
                <w:szCs w:val="18"/>
              </w:rPr>
            </w:pPr>
            <w:r>
              <w:rPr>
                <w:sz w:val="18"/>
                <w:szCs w:val="18"/>
              </w:rPr>
              <w:t>18</w:t>
            </w:r>
          </w:p>
        </w:tc>
        <w:tc>
          <w:tcPr>
            <w:tcW w:w="587" w:type="pct"/>
          </w:tcPr>
          <w:p w14:paraId="293C8F1A" w14:textId="77777777" w:rsidR="002021F1" w:rsidRPr="005B4766" w:rsidRDefault="002021F1" w:rsidP="002021F1">
            <w:pPr>
              <w:spacing w:after="120"/>
              <w:rPr>
                <w:sz w:val="18"/>
                <w:szCs w:val="18"/>
              </w:rPr>
            </w:pPr>
            <w:r w:rsidRPr="005B4766">
              <w:rPr>
                <w:sz w:val="18"/>
                <w:szCs w:val="18"/>
              </w:rPr>
              <w:t>Num</w:t>
            </w:r>
          </w:p>
        </w:tc>
        <w:tc>
          <w:tcPr>
            <w:tcW w:w="1342" w:type="pct"/>
          </w:tcPr>
          <w:p w14:paraId="134AB13D" w14:textId="77777777" w:rsidR="002021F1" w:rsidRPr="005B4766"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1007" w:type="pct"/>
          </w:tcPr>
          <w:p w14:paraId="337E2E01" w14:textId="77777777" w:rsidR="002021F1" w:rsidRPr="0006028F" w:rsidRDefault="002021F1" w:rsidP="002021F1">
            <w:pPr>
              <w:jc w:val="both"/>
              <w:rPr>
                <w:sz w:val="18"/>
                <w:szCs w:val="18"/>
              </w:rPr>
            </w:pPr>
          </w:p>
        </w:tc>
      </w:tr>
      <w:tr w:rsidR="002021F1" w14:paraId="1E508BAB" w14:textId="77777777" w:rsidTr="002021F1">
        <w:tc>
          <w:tcPr>
            <w:tcW w:w="1057" w:type="pct"/>
          </w:tcPr>
          <w:p w14:paraId="41EA5C30" w14:textId="77777777" w:rsidR="002021F1" w:rsidRPr="001014D4" w:rsidRDefault="002021F1" w:rsidP="002021F1">
            <w:pPr>
              <w:spacing w:after="120"/>
              <w:rPr>
                <w:sz w:val="18"/>
                <w:szCs w:val="18"/>
              </w:rPr>
            </w:pPr>
            <w:r w:rsidRPr="001014D4">
              <w:rPr>
                <w:sz w:val="18"/>
                <w:szCs w:val="18"/>
              </w:rPr>
              <w:t>Invoice total due including any VAT</w:t>
            </w:r>
          </w:p>
        </w:tc>
        <w:tc>
          <w:tcPr>
            <w:tcW w:w="503" w:type="pct"/>
          </w:tcPr>
          <w:p w14:paraId="56DF7421" w14:textId="77777777" w:rsidR="002021F1" w:rsidRPr="005B4766" w:rsidRDefault="002021F1" w:rsidP="002021F1">
            <w:pPr>
              <w:spacing w:after="120"/>
              <w:rPr>
                <w:sz w:val="18"/>
                <w:szCs w:val="18"/>
              </w:rPr>
            </w:pPr>
            <w:r>
              <w:rPr>
                <w:sz w:val="18"/>
                <w:szCs w:val="18"/>
              </w:rPr>
              <w:t>5</w:t>
            </w:r>
          </w:p>
        </w:tc>
        <w:tc>
          <w:tcPr>
            <w:tcW w:w="503" w:type="pct"/>
          </w:tcPr>
          <w:p w14:paraId="5576F5E5" w14:textId="77777777" w:rsidR="002021F1" w:rsidRPr="005B4766" w:rsidRDefault="002021F1" w:rsidP="002021F1">
            <w:pPr>
              <w:spacing w:after="120"/>
              <w:rPr>
                <w:sz w:val="18"/>
                <w:szCs w:val="18"/>
              </w:rPr>
            </w:pPr>
            <w:r>
              <w:rPr>
                <w:sz w:val="18"/>
                <w:szCs w:val="18"/>
              </w:rPr>
              <w:t>18</w:t>
            </w:r>
          </w:p>
        </w:tc>
        <w:tc>
          <w:tcPr>
            <w:tcW w:w="587" w:type="pct"/>
          </w:tcPr>
          <w:p w14:paraId="4FC43F36" w14:textId="77777777" w:rsidR="002021F1" w:rsidRPr="005B4766" w:rsidRDefault="002021F1" w:rsidP="002021F1">
            <w:pPr>
              <w:spacing w:after="120"/>
              <w:rPr>
                <w:sz w:val="18"/>
                <w:szCs w:val="18"/>
              </w:rPr>
            </w:pPr>
            <w:r w:rsidRPr="005B4766">
              <w:rPr>
                <w:sz w:val="18"/>
                <w:szCs w:val="18"/>
              </w:rPr>
              <w:t>Num</w:t>
            </w:r>
          </w:p>
        </w:tc>
        <w:tc>
          <w:tcPr>
            <w:tcW w:w="1342" w:type="pct"/>
          </w:tcPr>
          <w:p w14:paraId="36B9DF79" w14:textId="77777777" w:rsidR="002021F1" w:rsidRPr="0070539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1007" w:type="pct"/>
          </w:tcPr>
          <w:p w14:paraId="13BEEB2B" w14:textId="77777777" w:rsidR="002021F1" w:rsidRPr="0006028F" w:rsidRDefault="002021F1" w:rsidP="002021F1">
            <w:pPr>
              <w:jc w:val="both"/>
              <w:rPr>
                <w:sz w:val="18"/>
                <w:szCs w:val="18"/>
              </w:rPr>
            </w:pPr>
          </w:p>
        </w:tc>
      </w:tr>
      <w:tr w:rsidR="002021F1" w14:paraId="59FDF3B0" w14:textId="77777777" w:rsidTr="002021F1">
        <w:tc>
          <w:tcPr>
            <w:tcW w:w="1057" w:type="pct"/>
          </w:tcPr>
          <w:p w14:paraId="130AD7B2" w14:textId="77777777" w:rsidR="002021F1" w:rsidRPr="001014D4" w:rsidRDefault="002021F1" w:rsidP="002021F1">
            <w:pPr>
              <w:spacing w:after="120"/>
              <w:rPr>
                <w:sz w:val="18"/>
                <w:szCs w:val="18"/>
              </w:rPr>
            </w:pPr>
            <w:r w:rsidRPr="001014D4">
              <w:rPr>
                <w:sz w:val="18"/>
                <w:szCs w:val="18"/>
              </w:rPr>
              <w:t>Summary total of all event charges (Connection and others)</w:t>
            </w:r>
          </w:p>
        </w:tc>
        <w:tc>
          <w:tcPr>
            <w:tcW w:w="503" w:type="pct"/>
          </w:tcPr>
          <w:p w14:paraId="22018076" w14:textId="77777777" w:rsidR="002021F1" w:rsidRPr="005B4766" w:rsidRDefault="002021F1" w:rsidP="002021F1">
            <w:pPr>
              <w:spacing w:after="120"/>
              <w:rPr>
                <w:sz w:val="18"/>
                <w:szCs w:val="18"/>
              </w:rPr>
            </w:pPr>
            <w:r>
              <w:rPr>
                <w:sz w:val="18"/>
                <w:szCs w:val="18"/>
              </w:rPr>
              <w:t>6</w:t>
            </w:r>
          </w:p>
        </w:tc>
        <w:tc>
          <w:tcPr>
            <w:tcW w:w="503" w:type="pct"/>
          </w:tcPr>
          <w:p w14:paraId="2EA9FC92" w14:textId="77777777" w:rsidR="002021F1" w:rsidRPr="005B4766" w:rsidRDefault="002021F1" w:rsidP="002021F1">
            <w:pPr>
              <w:spacing w:after="120"/>
              <w:rPr>
                <w:sz w:val="18"/>
                <w:szCs w:val="18"/>
              </w:rPr>
            </w:pPr>
            <w:r>
              <w:rPr>
                <w:sz w:val="18"/>
                <w:szCs w:val="18"/>
              </w:rPr>
              <w:t>18</w:t>
            </w:r>
          </w:p>
        </w:tc>
        <w:tc>
          <w:tcPr>
            <w:tcW w:w="587" w:type="pct"/>
          </w:tcPr>
          <w:p w14:paraId="4A4B2E60" w14:textId="77777777" w:rsidR="002021F1" w:rsidRPr="005B4766" w:rsidRDefault="002021F1" w:rsidP="002021F1">
            <w:pPr>
              <w:spacing w:after="120"/>
              <w:rPr>
                <w:sz w:val="18"/>
                <w:szCs w:val="18"/>
              </w:rPr>
            </w:pPr>
            <w:r w:rsidRPr="005B4766">
              <w:rPr>
                <w:sz w:val="18"/>
                <w:szCs w:val="18"/>
              </w:rPr>
              <w:t>Num</w:t>
            </w:r>
          </w:p>
        </w:tc>
        <w:tc>
          <w:tcPr>
            <w:tcW w:w="1342" w:type="pct"/>
          </w:tcPr>
          <w:p w14:paraId="413F01B3" w14:textId="77777777" w:rsidR="002021F1" w:rsidRPr="0070539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1007" w:type="pct"/>
          </w:tcPr>
          <w:p w14:paraId="29310E4A" w14:textId="77777777" w:rsidR="002021F1" w:rsidRPr="0006028F" w:rsidRDefault="002021F1" w:rsidP="002021F1">
            <w:pPr>
              <w:jc w:val="both"/>
              <w:rPr>
                <w:sz w:val="18"/>
                <w:szCs w:val="18"/>
              </w:rPr>
            </w:pPr>
          </w:p>
        </w:tc>
      </w:tr>
      <w:tr w:rsidR="002021F1" w14:paraId="06F9EA44" w14:textId="77777777" w:rsidTr="002021F1">
        <w:tc>
          <w:tcPr>
            <w:tcW w:w="1057" w:type="pct"/>
          </w:tcPr>
          <w:p w14:paraId="7E7A99B9" w14:textId="77777777" w:rsidR="002021F1" w:rsidRPr="001014D4" w:rsidRDefault="002021F1" w:rsidP="002021F1">
            <w:pPr>
              <w:spacing w:after="120"/>
              <w:rPr>
                <w:sz w:val="18"/>
                <w:szCs w:val="18"/>
              </w:rPr>
            </w:pPr>
            <w:r w:rsidRPr="001014D4">
              <w:rPr>
                <w:sz w:val="18"/>
                <w:szCs w:val="18"/>
              </w:rPr>
              <w:t>Summary total of all periodic charges (whole period rentals and broken period rentals)</w:t>
            </w:r>
          </w:p>
        </w:tc>
        <w:tc>
          <w:tcPr>
            <w:tcW w:w="503" w:type="pct"/>
          </w:tcPr>
          <w:p w14:paraId="406858E6" w14:textId="77777777" w:rsidR="002021F1" w:rsidRPr="005B4766" w:rsidRDefault="002021F1" w:rsidP="002021F1">
            <w:pPr>
              <w:spacing w:after="120"/>
              <w:rPr>
                <w:sz w:val="18"/>
                <w:szCs w:val="18"/>
              </w:rPr>
            </w:pPr>
            <w:r>
              <w:rPr>
                <w:sz w:val="18"/>
                <w:szCs w:val="18"/>
              </w:rPr>
              <w:t>7</w:t>
            </w:r>
          </w:p>
        </w:tc>
        <w:tc>
          <w:tcPr>
            <w:tcW w:w="503" w:type="pct"/>
          </w:tcPr>
          <w:p w14:paraId="7E2751C8" w14:textId="77777777" w:rsidR="002021F1" w:rsidRDefault="002021F1" w:rsidP="002021F1">
            <w:pPr>
              <w:spacing w:after="120"/>
              <w:rPr>
                <w:sz w:val="18"/>
                <w:szCs w:val="18"/>
              </w:rPr>
            </w:pPr>
            <w:r>
              <w:rPr>
                <w:sz w:val="18"/>
                <w:szCs w:val="18"/>
              </w:rPr>
              <w:t>18</w:t>
            </w:r>
          </w:p>
        </w:tc>
        <w:tc>
          <w:tcPr>
            <w:tcW w:w="587" w:type="pct"/>
          </w:tcPr>
          <w:p w14:paraId="45796AE1" w14:textId="77777777" w:rsidR="002021F1" w:rsidRPr="005B4766" w:rsidRDefault="002021F1" w:rsidP="002021F1">
            <w:pPr>
              <w:spacing w:after="120"/>
              <w:rPr>
                <w:sz w:val="18"/>
                <w:szCs w:val="18"/>
              </w:rPr>
            </w:pPr>
            <w:r w:rsidRPr="005B4766">
              <w:rPr>
                <w:sz w:val="18"/>
                <w:szCs w:val="18"/>
              </w:rPr>
              <w:t>Num</w:t>
            </w:r>
          </w:p>
        </w:tc>
        <w:tc>
          <w:tcPr>
            <w:tcW w:w="1342" w:type="pct"/>
          </w:tcPr>
          <w:p w14:paraId="5E061214" w14:textId="77777777" w:rsidR="002021F1" w:rsidRPr="008A2A1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1007" w:type="pct"/>
          </w:tcPr>
          <w:p w14:paraId="29F06907" w14:textId="77777777" w:rsidR="002021F1" w:rsidRPr="0006028F" w:rsidRDefault="002021F1" w:rsidP="002021F1">
            <w:pPr>
              <w:jc w:val="both"/>
              <w:rPr>
                <w:sz w:val="18"/>
                <w:szCs w:val="18"/>
              </w:rPr>
            </w:pPr>
          </w:p>
        </w:tc>
      </w:tr>
      <w:tr w:rsidR="002021F1" w14:paraId="667E6AD6" w14:textId="77777777" w:rsidTr="002021F1">
        <w:tc>
          <w:tcPr>
            <w:tcW w:w="1057" w:type="pct"/>
          </w:tcPr>
          <w:p w14:paraId="3C9CF970" w14:textId="77777777" w:rsidR="002021F1" w:rsidRPr="001014D4" w:rsidRDefault="002021F1" w:rsidP="002021F1">
            <w:pPr>
              <w:spacing w:after="120"/>
              <w:rPr>
                <w:sz w:val="18"/>
                <w:szCs w:val="18"/>
              </w:rPr>
            </w:pPr>
            <w:r w:rsidRPr="001014D4">
              <w:rPr>
                <w:sz w:val="18"/>
                <w:szCs w:val="18"/>
              </w:rPr>
              <w:t xml:space="preserve">Summary total of all adjustments </w:t>
            </w:r>
          </w:p>
        </w:tc>
        <w:tc>
          <w:tcPr>
            <w:tcW w:w="503" w:type="pct"/>
          </w:tcPr>
          <w:p w14:paraId="6D1A0325" w14:textId="77777777" w:rsidR="002021F1" w:rsidRPr="005B4766" w:rsidRDefault="002021F1" w:rsidP="002021F1">
            <w:pPr>
              <w:spacing w:after="120"/>
              <w:rPr>
                <w:sz w:val="18"/>
                <w:szCs w:val="18"/>
              </w:rPr>
            </w:pPr>
            <w:r>
              <w:rPr>
                <w:sz w:val="18"/>
                <w:szCs w:val="18"/>
              </w:rPr>
              <w:t>8</w:t>
            </w:r>
          </w:p>
        </w:tc>
        <w:tc>
          <w:tcPr>
            <w:tcW w:w="503" w:type="pct"/>
          </w:tcPr>
          <w:p w14:paraId="19F78AE5" w14:textId="77777777" w:rsidR="002021F1" w:rsidRDefault="002021F1" w:rsidP="002021F1">
            <w:pPr>
              <w:spacing w:after="120"/>
              <w:rPr>
                <w:sz w:val="18"/>
                <w:szCs w:val="18"/>
              </w:rPr>
            </w:pPr>
            <w:r>
              <w:rPr>
                <w:sz w:val="18"/>
                <w:szCs w:val="18"/>
              </w:rPr>
              <w:t>18</w:t>
            </w:r>
          </w:p>
        </w:tc>
        <w:tc>
          <w:tcPr>
            <w:tcW w:w="587" w:type="pct"/>
          </w:tcPr>
          <w:p w14:paraId="48982EC2" w14:textId="77777777" w:rsidR="002021F1" w:rsidRPr="005B4766" w:rsidRDefault="002021F1" w:rsidP="002021F1">
            <w:pPr>
              <w:spacing w:after="120"/>
              <w:rPr>
                <w:sz w:val="18"/>
                <w:szCs w:val="18"/>
              </w:rPr>
            </w:pPr>
            <w:r w:rsidRPr="005B4766">
              <w:rPr>
                <w:sz w:val="18"/>
                <w:szCs w:val="18"/>
              </w:rPr>
              <w:t>Num</w:t>
            </w:r>
          </w:p>
        </w:tc>
        <w:tc>
          <w:tcPr>
            <w:tcW w:w="1342" w:type="pct"/>
          </w:tcPr>
          <w:p w14:paraId="1146B1D4" w14:textId="77777777" w:rsidR="002021F1" w:rsidRPr="008A2A1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1007" w:type="pct"/>
          </w:tcPr>
          <w:p w14:paraId="6020D453" w14:textId="77777777" w:rsidR="002021F1" w:rsidRPr="0006028F" w:rsidRDefault="002021F1" w:rsidP="002021F1">
            <w:pPr>
              <w:jc w:val="both"/>
              <w:rPr>
                <w:sz w:val="18"/>
                <w:szCs w:val="18"/>
              </w:rPr>
            </w:pPr>
          </w:p>
        </w:tc>
      </w:tr>
      <w:tr w:rsidR="002021F1" w14:paraId="4BF104A3" w14:textId="77777777" w:rsidTr="002021F1">
        <w:tc>
          <w:tcPr>
            <w:tcW w:w="1057" w:type="pct"/>
          </w:tcPr>
          <w:p w14:paraId="1AD58928" w14:textId="77777777" w:rsidR="002021F1" w:rsidRPr="001014D4" w:rsidRDefault="002021F1" w:rsidP="002021F1">
            <w:pPr>
              <w:spacing w:after="120"/>
              <w:rPr>
                <w:sz w:val="18"/>
                <w:szCs w:val="18"/>
              </w:rPr>
            </w:pPr>
            <w:r w:rsidRPr="001014D4">
              <w:rPr>
                <w:sz w:val="18"/>
                <w:szCs w:val="18"/>
              </w:rPr>
              <w:t xml:space="preserve">Summary total of RCS adjustments </w:t>
            </w:r>
          </w:p>
        </w:tc>
        <w:tc>
          <w:tcPr>
            <w:tcW w:w="503" w:type="pct"/>
          </w:tcPr>
          <w:p w14:paraId="0CFB8F36" w14:textId="77777777" w:rsidR="002021F1" w:rsidRPr="005B4766" w:rsidRDefault="002021F1" w:rsidP="002021F1">
            <w:pPr>
              <w:spacing w:after="120"/>
              <w:rPr>
                <w:sz w:val="18"/>
                <w:szCs w:val="18"/>
              </w:rPr>
            </w:pPr>
            <w:r>
              <w:rPr>
                <w:sz w:val="18"/>
                <w:szCs w:val="18"/>
              </w:rPr>
              <w:t>9</w:t>
            </w:r>
          </w:p>
        </w:tc>
        <w:tc>
          <w:tcPr>
            <w:tcW w:w="503" w:type="pct"/>
          </w:tcPr>
          <w:p w14:paraId="29B1CFA1" w14:textId="77777777" w:rsidR="002021F1" w:rsidRDefault="002021F1" w:rsidP="002021F1">
            <w:pPr>
              <w:spacing w:after="120"/>
              <w:rPr>
                <w:sz w:val="18"/>
                <w:szCs w:val="18"/>
              </w:rPr>
            </w:pPr>
            <w:r>
              <w:rPr>
                <w:sz w:val="18"/>
                <w:szCs w:val="18"/>
              </w:rPr>
              <w:t>18</w:t>
            </w:r>
          </w:p>
        </w:tc>
        <w:tc>
          <w:tcPr>
            <w:tcW w:w="587" w:type="pct"/>
          </w:tcPr>
          <w:p w14:paraId="25771221" w14:textId="77777777" w:rsidR="002021F1" w:rsidRPr="005B4766" w:rsidRDefault="002021F1" w:rsidP="002021F1">
            <w:pPr>
              <w:spacing w:after="120"/>
              <w:rPr>
                <w:sz w:val="18"/>
                <w:szCs w:val="18"/>
              </w:rPr>
            </w:pPr>
            <w:r w:rsidRPr="005B4766">
              <w:rPr>
                <w:sz w:val="18"/>
                <w:szCs w:val="18"/>
              </w:rPr>
              <w:t>Num</w:t>
            </w:r>
          </w:p>
        </w:tc>
        <w:tc>
          <w:tcPr>
            <w:tcW w:w="1342" w:type="pct"/>
          </w:tcPr>
          <w:p w14:paraId="63FF5022" w14:textId="77777777" w:rsidR="002021F1" w:rsidRPr="008A2A1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1007" w:type="pct"/>
          </w:tcPr>
          <w:p w14:paraId="54B20184" w14:textId="77777777" w:rsidR="002021F1" w:rsidRPr="0006028F" w:rsidRDefault="002021F1" w:rsidP="002021F1">
            <w:pPr>
              <w:jc w:val="both"/>
              <w:rPr>
                <w:sz w:val="18"/>
                <w:szCs w:val="18"/>
              </w:rPr>
            </w:pPr>
          </w:p>
        </w:tc>
      </w:tr>
    </w:tbl>
    <w:p w14:paraId="784BB954" w14:textId="77777777" w:rsidR="002021F1" w:rsidRDefault="002021F1" w:rsidP="002021F1">
      <w:pPr>
        <w:jc w:val="both"/>
        <w:rPr>
          <w:sz w:val="18"/>
          <w:szCs w:val="18"/>
        </w:rPr>
      </w:pPr>
    </w:p>
    <w:p w14:paraId="0C11BCBC" w14:textId="77777777" w:rsidR="002021F1" w:rsidRDefault="002021F1" w:rsidP="00870DEA">
      <w:pPr>
        <w:pStyle w:val="Heading1"/>
      </w:pPr>
      <w:bookmarkStart w:id="134" w:name="ex_reference"/>
      <w:bookmarkEnd w:id="134"/>
      <w:r>
        <w:rPr>
          <w:sz w:val="18"/>
          <w:szCs w:val="18"/>
        </w:rPr>
        <w:br w:type="page"/>
      </w:r>
      <w:bookmarkStart w:id="135" w:name="_Toc488928577"/>
      <w:bookmarkStart w:id="136" w:name="_Toc488928802"/>
      <w:bookmarkStart w:id="137" w:name="_Toc205994551"/>
      <w:r w:rsidR="008846EA">
        <w:t xml:space="preserve">LLU Bill </w:t>
      </w:r>
      <w:r w:rsidR="008846EA" w:rsidRPr="00870DEA">
        <w:t>Backup</w:t>
      </w:r>
      <w:bookmarkEnd w:id="135"/>
      <w:bookmarkEnd w:id="136"/>
      <w:bookmarkEnd w:id="137"/>
    </w:p>
    <w:p w14:paraId="1F823D75" w14:textId="77777777" w:rsidR="00D14E70" w:rsidRPr="00D14E70" w:rsidRDefault="00D14E70" w:rsidP="00D14E70"/>
    <w:p w14:paraId="627C7E14" w14:textId="77777777" w:rsidR="002021F1" w:rsidRDefault="002021F1" w:rsidP="00870DEA">
      <w:pPr>
        <w:pStyle w:val="Heading2"/>
      </w:pPr>
      <w:bookmarkStart w:id="138" w:name="_Toc268602762"/>
      <w:bookmarkStart w:id="139" w:name="_Toc292189158"/>
      <w:bookmarkStart w:id="140" w:name="_Toc488928578"/>
      <w:bookmarkStart w:id="141" w:name="_Toc488928803"/>
      <w:bookmarkStart w:id="142" w:name="_Toc205994552"/>
      <w:r w:rsidRPr="00870DEA">
        <w:t>Bill</w:t>
      </w:r>
      <w:r>
        <w:t xml:space="preserve"> Backup Data File</w:t>
      </w:r>
      <w:bookmarkEnd w:id="138"/>
      <w:bookmarkEnd w:id="139"/>
      <w:bookmarkEnd w:id="140"/>
      <w:bookmarkEnd w:id="141"/>
      <w:bookmarkEnd w:id="142"/>
    </w:p>
    <w:p w14:paraId="5CFDB788" w14:textId="77777777" w:rsidR="002021F1" w:rsidRDefault="002021F1" w:rsidP="002021F1">
      <w:pPr>
        <w:spacing w:after="120"/>
        <w:rPr>
          <w:sz w:val="22"/>
          <w:szCs w:val="22"/>
        </w:rPr>
      </w:pPr>
      <w:r w:rsidRPr="00B52478">
        <w:rPr>
          <w:sz w:val="22"/>
          <w:szCs w:val="22"/>
        </w:rPr>
        <w:t>The bill backup files will contain a number of different types of records as listed.</w:t>
      </w:r>
    </w:p>
    <w:p w14:paraId="0C76B653" w14:textId="77777777" w:rsidR="002021F1" w:rsidRPr="003E675B" w:rsidRDefault="00D14E70" w:rsidP="008C5985">
      <w:pPr>
        <w:numPr>
          <w:ilvl w:val="0"/>
          <w:numId w:val="13"/>
        </w:numPr>
        <w:spacing w:after="120" w:line="240" w:lineRule="auto"/>
        <w:jc w:val="both"/>
        <w:rPr>
          <w:sz w:val="22"/>
          <w:szCs w:val="22"/>
        </w:rPr>
      </w:pPr>
      <w:r>
        <w:t>Header</w:t>
      </w:r>
      <w:r w:rsidR="002021F1" w:rsidRPr="00B51E8E">
        <w:t xml:space="preserve"> record (identified by CUSTOMERRECORD). This will be used to identify which CP is being billed and what the account number is etc.</w:t>
      </w:r>
    </w:p>
    <w:p w14:paraId="413D406E" w14:textId="77777777" w:rsidR="002021F1" w:rsidRPr="003D3A3A" w:rsidRDefault="002021F1" w:rsidP="008C5985">
      <w:pPr>
        <w:numPr>
          <w:ilvl w:val="0"/>
          <w:numId w:val="6"/>
        </w:numPr>
        <w:tabs>
          <w:tab w:val="clear" w:pos="360"/>
          <w:tab w:val="num" w:pos="720"/>
        </w:tabs>
        <w:spacing w:after="120" w:line="240" w:lineRule="auto"/>
        <w:ind w:left="720"/>
        <w:jc w:val="both"/>
      </w:pPr>
      <w:r w:rsidRPr="003D3A3A">
        <w:t>Product Charge (identified by PRODUCTCHARGE) – this is used for the following charge categories:</w:t>
      </w:r>
    </w:p>
    <w:p w14:paraId="65DD913A" w14:textId="77777777" w:rsidR="002021F1" w:rsidRPr="003D3A3A" w:rsidRDefault="002021F1" w:rsidP="008C5985">
      <w:pPr>
        <w:numPr>
          <w:ilvl w:val="0"/>
          <w:numId w:val="6"/>
        </w:numPr>
        <w:tabs>
          <w:tab w:val="clear" w:pos="360"/>
          <w:tab w:val="num" w:pos="1080"/>
        </w:tabs>
        <w:spacing w:after="120" w:line="240" w:lineRule="auto"/>
        <w:ind w:left="1080"/>
        <w:jc w:val="both"/>
      </w:pPr>
      <w:r w:rsidRPr="003D3A3A">
        <w:t>Connection charges (for new supply and transfer charges)</w:t>
      </w:r>
    </w:p>
    <w:p w14:paraId="0019530A" w14:textId="77777777" w:rsidR="002021F1" w:rsidRPr="003D3A3A" w:rsidRDefault="002021F1" w:rsidP="008C5985">
      <w:pPr>
        <w:numPr>
          <w:ilvl w:val="0"/>
          <w:numId w:val="6"/>
        </w:numPr>
        <w:tabs>
          <w:tab w:val="clear" w:pos="360"/>
          <w:tab w:val="num" w:pos="1080"/>
        </w:tabs>
        <w:spacing w:after="120" w:line="240" w:lineRule="auto"/>
        <w:ind w:left="1080"/>
        <w:jc w:val="both"/>
      </w:pPr>
      <w:r w:rsidRPr="003D3A3A">
        <w:t>Rental charges</w:t>
      </w:r>
    </w:p>
    <w:p w14:paraId="66934880" w14:textId="77777777" w:rsidR="002021F1" w:rsidRPr="003D3A3A" w:rsidRDefault="002021F1" w:rsidP="008C5985">
      <w:pPr>
        <w:numPr>
          <w:ilvl w:val="0"/>
          <w:numId w:val="6"/>
        </w:numPr>
        <w:tabs>
          <w:tab w:val="clear" w:pos="360"/>
          <w:tab w:val="num" w:pos="1080"/>
        </w:tabs>
        <w:spacing w:after="120" w:line="240" w:lineRule="auto"/>
        <w:ind w:left="1080"/>
        <w:jc w:val="both"/>
      </w:pPr>
      <w:r w:rsidRPr="003D3A3A">
        <w:t>Contract termination charges</w:t>
      </w:r>
    </w:p>
    <w:p w14:paraId="3B51343D" w14:textId="77777777" w:rsidR="002021F1" w:rsidRPr="003D3A3A" w:rsidRDefault="002021F1" w:rsidP="008C5985">
      <w:pPr>
        <w:numPr>
          <w:ilvl w:val="0"/>
          <w:numId w:val="6"/>
        </w:numPr>
        <w:tabs>
          <w:tab w:val="clear" w:pos="360"/>
          <w:tab w:val="num" w:pos="720"/>
        </w:tabs>
        <w:spacing w:after="120" w:line="240" w:lineRule="auto"/>
        <w:ind w:left="720"/>
        <w:jc w:val="both"/>
      </w:pPr>
      <w:r w:rsidRPr="003D3A3A">
        <w:t xml:space="preserve">Event charges (identified by EVENTCHARGE) – used for miscellaneous charges and credits charges. </w:t>
      </w:r>
    </w:p>
    <w:p w14:paraId="354DD231" w14:textId="77777777" w:rsidR="002021F1" w:rsidRPr="003D3A3A" w:rsidRDefault="002021F1" w:rsidP="008C5985">
      <w:pPr>
        <w:numPr>
          <w:ilvl w:val="0"/>
          <w:numId w:val="6"/>
        </w:numPr>
        <w:tabs>
          <w:tab w:val="clear" w:pos="360"/>
          <w:tab w:val="num" w:pos="720"/>
        </w:tabs>
        <w:spacing w:after="120" w:line="240" w:lineRule="auto"/>
        <w:ind w:left="720"/>
        <w:jc w:val="both"/>
      </w:pPr>
      <w:r w:rsidRPr="003D3A3A">
        <w:t>Adjustments (identified by ADJUSTMENT) – used for miscellaneous bill adjustments.</w:t>
      </w:r>
    </w:p>
    <w:p w14:paraId="058566F7" w14:textId="77777777" w:rsidR="002021F1" w:rsidRPr="003D3A3A" w:rsidRDefault="002021F1" w:rsidP="008C5985">
      <w:pPr>
        <w:numPr>
          <w:ilvl w:val="0"/>
          <w:numId w:val="6"/>
        </w:numPr>
        <w:tabs>
          <w:tab w:val="clear" w:pos="360"/>
          <w:tab w:val="num" w:pos="720"/>
        </w:tabs>
        <w:spacing w:after="120" w:line="240" w:lineRule="auto"/>
        <w:ind w:left="720"/>
        <w:jc w:val="both"/>
      </w:pPr>
      <w:r w:rsidRPr="003D3A3A">
        <w:rPr>
          <w:rFonts w:cs="Arial"/>
        </w:rPr>
        <w:t xml:space="preserve">BILL SUMMARY RECORD </w:t>
      </w:r>
      <w:r w:rsidRPr="003D3A3A">
        <w:t xml:space="preserve">(identified by </w:t>
      </w:r>
      <w:r w:rsidRPr="003D3A3A">
        <w:rPr>
          <w:rFonts w:cs="Arial"/>
        </w:rPr>
        <w:t>BILLSUMMARYRECORD)</w:t>
      </w:r>
      <w:r w:rsidRPr="003D3A3A">
        <w:t xml:space="preserve"> – used for displaying the summary in bill.</w:t>
      </w:r>
    </w:p>
    <w:p w14:paraId="69CBB7F1" w14:textId="77777777" w:rsidR="002021F1" w:rsidRPr="00A151BB" w:rsidRDefault="002021F1" w:rsidP="002021F1">
      <w:pPr>
        <w:jc w:val="both"/>
        <w:rPr>
          <w:sz w:val="22"/>
          <w:szCs w:val="22"/>
        </w:rPr>
      </w:pPr>
      <w:r>
        <w:br w:type="page"/>
      </w:r>
      <w:r w:rsidRPr="00B52478">
        <w:rPr>
          <w:b/>
          <w:sz w:val="22"/>
          <w:szCs w:val="22"/>
        </w:rPr>
        <w:t xml:space="preserve">FILE FORMAT   </w:t>
      </w:r>
      <w:r w:rsidR="00D14E70" w:rsidRPr="00B52478">
        <w:rPr>
          <w:b/>
          <w:sz w:val="22"/>
          <w:szCs w:val="22"/>
        </w:rPr>
        <w:t xml:space="preserve">  (</w:t>
      </w:r>
      <w:r w:rsidR="00F82D2F">
        <w:rPr>
          <w:sz w:val="22"/>
          <w:szCs w:val="22"/>
        </w:rPr>
        <w:t>using | as the delimiter)</w:t>
      </w:r>
    </w:p>
    <w:p w14:paraId="475C8AD1" w14:textId="77777777" w:rsidR="002021F1" w:rsidRPr="006C7693" w:rsidRDefault="0090497C" w:rsidP="002844C4">
      <w:pPr>
        <w:spacing w:after="120" w:line="240" w:lineRule="auto"/>
        <w:ind w:left="180"/>
        <w:jc w:val="both"/>
        <w:rPr>
          <w:rFonts w:cs="Arial"/>
        </w:rPr>
      </w:pPr>
      <w:r>
        <w:fldChar w:fldCharType="begin"/>
      </w:r>
      <w:r>
        <w:instrText xml:space="preserve"> REF _Ref4779209 \r </w:instrText>
      </w:r>
      <w:r>
        <w:fldChar w:fldCharType="separate"/>
      </w:r>
      <w:r>
        <w:t>3.2</w:t>
      </w:r>
      <w:r>
        <w:fldChar w:fldCharType="end"/>
      </w:r>
      <w:r w:rsidR="002844C4">
        <w:tab/>
      </w:r>
      <w:hyperlink w:anchor="llu_description" w:history="1">
        <w:r w:rsidR="002021F1" w:rsidRPr="006C7693">
          <w:rPr>
            <w:rStyle w:val="Hyperlink"/>
            <w:rFonts w:cs="Arial"/>
          </w:rPr>
          <w:t>DESCR</w:t>
        </w:r>
        <w:r w:rsidR="002021F1" w:rsidRPr="006C7693">
          <w:rPr>
            <w:rStyle w:val="Hyperlink"/>
            <w:rFonts w:cs="Arial"/>
          </w:rPr>
          <w:t>I</w:t>
        </w:r>
        <w:r w:rsidR="002021F1" w:rsidRPr="006C7693">
          <w:rPr>
            <w:rStyle w:val="Hyperlink"/>
            <w:rFonts w:cs="Arial"/>
          </w:rPr>
          <w:t>P</w:t>
        </w:r>
        <w:r w:rsidR="002021F1" w:rsidRPr="006C7693">
          <w:rPr>
            <w:rStyle w:val="Hyperlink"/>
            <w:rFonts w:cs="Arial"/>
          </w:rPr>
          <w:t>TION</w:t>
        </w:r>
      </w:hyperlink>
      <w:r w:rsidR="002021F1" w:rsidRPr="006C7693">
        <w:rPr>
          <w:rFonts w:cs="Arial"/>
        </w:rPr>
        <w:t xml:space="preserve">      </w:t>
      </w:r>
    </w:p>
    <w:p w14:paraId="44464DD7" w14:textId="77777777" w:rsidR="002021F1" w:rsidRPr="006C7693" w:rsidRDefault="00443979" w:rsidP="002844C4">
      <w:pPr>
        <w:spacing w:after="120" w:line="240" w:lineRule="auto"/>
        <w:ind w:left="180"/>
        <w:jc w:val="both"/>
        <w:rPr>
          <w:rFonts w:cs="Arial"/>
        </w:rPr>
      </w:pPr>
      <w:r>
        <w:fldChar w:fldCharType="begin"/>
      </w:r>
      <w:r>
        <w:instrText xml:space="preserve"> REF _Ref4779216 \r </w:instrText>
      </w:r>
      <w:r>
        <w:fldChar w:fldCharType="separate"/>
      </w:r>
      <w:r>
        <w:t>3.3</w:t>
      </w:r>
      <w:r>
        <w:fldChar w:fldCharType="end"/>
      </w:r>
      <w:r w:rsidR="002844C4">
        <w:tab/>
      </w:r>
      <w:hyperlink w:anchor="llu_header" w:history="1">
        <w:r w:rsidR="002021F1" w:rsidRPr="006C7693">
          <w:rPr>
            <w:rStyle w:val="Hyperlink"/>
            <w:rFonts w:cs="Arial"/>
          </w:rPr>
          <w:t>HEADE</w:t>
        </w:r>
        <w:r w:rsidR="002021F1" w:rsidRPr="006C7693">
          <w:rPr>
            <w:rStyle w:val="Hyperlink"/>
            <w:rFonts w:cs="Arial"/>
          </w:rPr>
          <w:t>R</w:t>
        </w:r>
        <w:r w:rsidR="002021F1" w:rsidRPr="006C7693">
          <w:rPr>
            <w:rStyle w:val="Hyperlink"/>
            <w:rFonts w:cs="Arial"/>
          </w:rPr>
          <w:t xml:space="preserve"> </w:t>
        </w:r>
        <w:r w:rsidR="002021F1" w:rsidRPr="006C7693">
          <w:rPr>
            <w:rStyle w:val="Hyperlink"/>
            <w:rFonts w:cs="Arial"/>
          </w:rPr>
          <w:t>R</w:t>
        </w:r>
        <w:r w:rsidR="002021F1" w:rsidRPr="006C7693">
          <w:rPr>
            <w:rStyle w:val="Hyperlink"/>
            <w:rFonts w:cs="Arial"/>
          </w:rPr>
          <w:t>E</w:t>
        </w:r>
        <w:r w:rsidR="002021F1" w:rsidRPr="006C7693">
          <w:rPr>
            <w:rStyle w:val="Hyperlink"/>
            <w:rFonts w:cs="Arial"/>
          </w:rPr>
          <w:t>CORD</w:t>
        </w:r>
      </w:hyperlink>
      <w:r w:rsidR="002021F1" w:rsidRPr="006C7693">
        <w:rPr>
          <w:rFonts w:cs="Arial"/>
        </w:rPr>
        <w:t xml:space="preserve">                                                                     </w:t>
      </w:r>
    </w:p>
    <w:p w14:paraId="582509BF" w14:textId="77777777" w:rsidR="002021F1" w:rsidRPr="006C7693" w:rsidRDefault="00443979" w:rsidP="002844C4">
      <w:pPr>
        <w:spacing w:after="120" w:line="240" w:lineRule="auto"/>
        <w:ind w:left="180"/>
        <w:jc w:val="both"/>
        <w:rPr>
          <w:rFonts w:cs="Arial"/>
        </w:rPr>
      </w:pPr>
      <w:r>
        <w:fldChar w:fldCharType="begin"/>
      </w:r>
      <w:r>
        <w:instrText xml:space="preserve"> REF _Ref4779222 \r </w:instrText>
      </w:r>
      <w:r>
        <w:fldChar w:fldCharType="separate"/>
      </w:r>
      <w:r>
        <w:t>3.4</w:t>
      </w:r>
      <w:r>
        <w:fldChar w:fldCharType="end"/>
      </w:r>
      <w:r w:rsidR="002844C4">
        <w:tab/>
      </w:r>
      <w:hyperlink w:anchor="llu_product" w:history="1">
        <w:r w:rsidR="002021F1" w:rsidRPr="006C7693">
          <w:rPr>
            <w:rStyle w:val="Hyperlink"/>
            <w:rFonts w:cs="Arial"/>
          </w:rPr>
          <w:t>PROD</w:t>
        </w:r>
        <w:r w:rsidR="002021F1" w:rsidRPr="006C7693">
          <w:rPr>
            <w:rStyle w:val="Hyperlink"/>
            <w:rFonts w:cs="Arial"/>
          </w:rPr>
          <w:t>U</w:t>
        </w:r>
        <w:r w:rsidR="002021F1" w:rsidRPr="006C7693">
          <w:rPr>
            <w:rStyle w:val="Hyperlink"/>
            <w:rFonts w:cs="Arial"/>
          </w:rPr>
          <w:t>CT C</w:t>
        </w:r>
        <w:r w:rsidR="002021F1" w:rsidRPr="006C7693">
          <w:rPr>
            <w:rStyle w:val="Hyperlink"/>
            <w:rFonts w:cs="Arial"/>
          </w:rPr>
          <w:t>H</w:t>
        </w:r>
        <w:r w:rsidR="002021F1" w:rsidRPr="006C7693">
          <w:rPr>
            <w:rStyle w:val="Hyperlink"/>
            <w:rFonts w:cs="Arial"/>
          </w:rPr>
          <w:t>A</w:t>
        </w:r>
        <w:r w:rsidR="002021F1" w:rsidRPr="006C7693">
          <w:rPr>
            <w:rStyle w:val="Hyperlink"/>
            <w:rFonts w:cs="Arial"/>
          </w:rPr>
          <w:t>RGES RECORD</w:t>
        </w:r>
      </w:hyperlink>
      <w:r w:rsidR="002021F1" w:rsidRPr="006C7693">
        <w:rPr>
          <w:rFonts w:cs="Arial"/>
        </w:rPr>
        <w:t xml:space="preserve">                                           </w:t>
      </w:r>
    </w:p>
    <w:p w14:paraId="1FF3B9A8" w14:textId="77777777" w:rsidR="002021F1" w:rsidRPr="006C7693" w:rsidRDefault="00443979" w:rsidP="002844C4">
      <w:pPr>
        <w:spacing w:after="120" w:line="240" w:lineRule="auto"/>
        <w:ind w:left="180"/>
        <w:jc w:val="both"/>
        <w:rPr>
          <w:rStyle w:val="Hyperlink"/>
          <w:rFonts w:cs="Arial"/>
        </w:rPr>
      </w:pPr>
      <w:r>
        <w:rPr>
          <w:rFonts w:cs="Arial"/>
        </w:rPr>
        <w:fldChar w:fldCharType="begin"/>
      </w:r>
      <w:r>
        <w:rPr>
          <w:rFonts w:cs="Arial"/>
        </w:rPr>
        <w:instrText xml:space="preserve"> REF _Ref4779230 \r </w:instrText>
      </w:r>
      <w:r>
        <w:rPr>
          <w:rFonts w:cs="Arial"/>
        </w:rPr>
        <w:fldChar w:fldCharType="separate"/>
      </w:r>
      <w:r>
        <w:rPr>
          <w:rFonts w:cs="Arial"/>
        </w:rPr>
        <w:t>3.5</w:t>
      </w:r>
      <w:r>
        <w:rPr>
          <w:rFonts w:cs="Arial"/>
        </w:rPr>
        <w:fldChar w:fldCharType="end"/>
      </w:r>
      <w:r w:rsidR="002844C4">
        <w:rPr>
          <w:rFonts w:cs="Arial"/>
        </w:rPr>
        <w:tab/>
      </w:r>
      <w:r w:rsidR="002021F1" w:rsidRPr="006C7693">
        <w:rPr>
          <w:rFonts w:cs="Arial"/>
        </w:rPr>
        <w:fldChar w:fldCharType="begin"/>
      </w:r>
      <w:r w:rsidR="002021F1" w:rsidRPr="006C7693">
        <w:rPr>
          <w:rFonts w:cs="Arial"/>
        </w:rPr>
        <w:instrText xml:space="preserve"> HYPERLINK  \l "llu_event" </w:instrText>
      </w:r>
      <w:r w:rsidR="002021F1" w:rsidRPr="006C7693">
        <w:rPr>
          <w:rFonts w:cs="Arial"/>
        </w:rPr>
        <w:fldChar w:fldCharType="separate"/>
      </w:r>
      <w:r w:rsidR="002021F1" w:rsidRPr="006C7693">
        <w:rPr>
          <w:rStyle w:val="Hyperlink"/>
          <w:rFonts w:cs="Arial"/>
        </w:rPr>
        <w:t>EVENT CH</w:t>
      </w:r>
      <w:r w:rsidR="002021F1" w:rsidRPr="006C7693">
        <w:rPr>
          <w:rStyle w:val="Hyperlink"/>
          <w:rFonts w:cs="Arial"/>
        </w:rPr>
        <w:t>A</w:t>
      </w:r>
      <w:r w:rsidR="002021F1" w:rsidRPr="006C7693">
        <w:rPr>
          <w:rStyle w:val="Hyperlink"/>
          <w:rFonts w:cs="Arial"/>
        </w:rPr>
        <w:t>RGES</w:t>
      </w:r>
      <w:r w:rsidR="002021F1" w:rsidRPr="006C7693">
        <w:rPr>
          <w:rStyle w:val="Hyperlink"/>
          <w:rFonts w:cs="Arial"/>
        </w:rPr>
        <w:t xml:space="preserve"> </w:t>
      </w:r>
      <w:r w:rsidR="002021F1" w:rsidRPr="006C7693">
        <w:rPr>
          <w:rStyle w:val="Hyperlink"/>
          <w:rFonts w:cs="Arial"/>
        </w:rPr>
        <w:t>RECORD</w:t>
      </w:r>
    </w:p>
    <w:p w14:paraId="642630A1" w14:textId="77777777" w:rsidR="002021F1" w:rsidRPr="006C7693" w:rsidRDefault="002021F1" w:rsidP="002844C4">
      <w:pPr>
        <w:spacing w:after="120" w:line="240" w:lineRule="auto"/>
        <w:ind w:left="180"/>
        <w:jc w:val="both"/>
        <w:rPr>
          <w:rStyle w:val="Hyperlink"/>
          <w:rFonts w:cs="Arial"/>
        </w:rPr>
      </w:pPr>
      <w:r w:rsidRPr="006C7693">
        <w:rPr>
          <w:rFonts w:cs="Arial"/>
        </w:rPr>
        <w:fldChar w:fldCharType="end"/>
      </w:r>
      <w:r w:rsidR="00443979">
        <w:rPr>
          <w:rFonts w:cs="Arial"/>
        </w:rPr>
        <w:fldChar w:fldCharType="begin"/>
      </w:r>
      <w:r w:rsidR="00443979">
        <w:rPr>
          <w:rFonts w:cs="Arial"/>
        </w:rPr>
        <w:instrText xml:space="preserve"> REF _Ref4779238 \r </w:instrText>
      </w:r>
      <w:r w:rsidR="00443979">
        <w:rPr>
          <w:rFonts w:cs="Arial"/>
        </w:rPr>
        <w:fldChar w:fldCharType="separate"/>
      </w:r>
      <w:r w:rsidR="00443979">
        <w:rPr>
          <w:rFonts w:cs="Arial"/>
        </w:rPr>
        <w:t>3.6</w:t>
      </w:r>
      <w:r w:rsidR="00443979">
        <w:rPr>
          <w:rFonts w:cs="Arial"/>
        </w:rPr>
        <w:fldChar w:fldCharType="end"/>
      </w:r>
      <w:r w:rsidR="002844C4">
        <w:rPr>
          <w:rFonts w:cs="Arial"/>
        </w:rPr>
        <w:tab/>
      </w:r>
      <w:r w:rsidRPr="006C7693">
        <w:rPr>
          <w:rFonts w:cs="Arial"/>
        </w:rPr>
        <w:fldChar w:fldCharType="begin"/>
      </w:r>
      <w:r w:rsidRPr="006C7693">
        <w:rPr>
          <w:rFonts w:cs="Arial"/>
        </w:rPr>
        <w:instrText xml:space="preserve"> HYPERLINK  \l "llu_adjust" </w:instrText>
      </w:r>
      <w:r w:rsidRPr="006C7693">
        <w:rPr>
          <w:rFonts w:cs="Arial"/>
        </w:rPr>
        <w:fldChar w:fldCharType="separate"/>
      </w:r>
      <w:r w:rsidRPr="006C7693">
        <w:rPr>
          <w:rStyle w:val="Hyperlink"/>
          <w:rFonts w:cs="Arial"/>
        </w:rPr>
        <w:t>ADJUS</w:t>
      </w:r>
      <w:r w:rsidRPr="006C7693">
        <w:rPr>
          <w:rStyle w:val="Hyperlink"/>
          <w:rFonts w:cs="Arial"/>
        </w:rPr>
        <w:t>T</w:t>
      </w:r>
      <w:r w:rsidRPr="006C7693">
        <w:rPr>
          <w:rStyle w:val="Hyperlink"/>
          <w:rFonts w:cs="Arial"/>
        </w:rPr>
        <w:t>M</w:t>
      </w:r>
      <w:r w:rsidRPr="006C7693">
        <w:rPr>
          <w:rStyle w:val="Hyperlink"/>
          <w:rFonts w:cs="Arial"/>
        </w:rPr>
        <w:t>E</w:t>
      </w:r>
      <w:r w:rsidRPr="006C7693">
        <w:rPr>
          <w:rStyle w:val="Hyperlink"/>
          <w:rFonts w:cs="Arial"/>
        </w:rPr>
        <w:t>NTS RECORD</w:t>
      </w:r>
    </w:p>
    <w:p w14:paraId="28247F16" w14:textId="77777777" w:rsidR="002021F1" w:rsidRDefault="002021F1" w:rsidP="002844C4">
      <w:pPr>
        <w:spacing w:after="120" w:line="240" w:lineRule="auto"/>
        <w:ind w:left="180"/>
        <w:jc w:val="both"/>
        <w:rPr>
          <w:rStyle w:val="Hyperlink"/>
          <w:rFonts w:cs="Arial"/>
        </w:rPr>
      </w:pPr>
      <w:r w:rsidRPr="006C7693">
        <w:rPr>
          <w:rFonts w:cs="Arial"/>
        </w:rPr>
        <w:fldChar w:fldCharType="end"/>
      </w:r>
      <w:r w:rsidR="00443979">
        <w:rPr>
          <w:rFonts w:cs="Arial"/>
        </w:rPr>
        <w:fldChar w:fldCharType="begin"/>
      </w:r>
      <w:r w:rsidR="00443979">
        <w:rPr>
          <w:rFonts w:cs="Arial"/>
        </w:rPr>
        <w:instrText xml:space="preserve"> REF _Ref4779244 \r </w:instrText>
      </w:r>
      <w:r w:rsidR="00443979">
        <w:rPr>
          <w:rFonts w:cs="Arial"/>
        </w:rPr>
        <w:fldChar w:fldCharType="separate"/>
      </w:r>
      <w:r w:rsidR="00443979">
        <w:rPr>
          <w:rFonts w:cs="Arial"/>
        </w:rPr>
        <w:t>3.7</w:t>
      </w:r>
      <w:r w:rsidR="00443979">
        <w:rPr>
          <w:rFonts w:cs="Arial"/>
        </w:rPr>
        <w:fldChar w:fldCharType="end"/>
      </w:r>
      <w:r w:rsidR="002844C4">
        <w:rPr>
          <w:rFonts w:cs="Arial"/>
        </w:rPr>
        <w:tab/>
      </w:r>
      <w:r>
        <w:rPr>
          <w:rFonts w:cs="Arial"/>
        </w:rPr>
        <w:fldChar w:fldCharType="begin"/>
      </w:r>
      <w:r w:rsidR="00443979">
        <w:rPr>
          <w:rFonts w:cs="Arial"/>
        </w:rPr>
        <w:instrText>HYPERLINK  \l "llu_billsummary"</w:instrText>
      </w:r>
      <w:r w:rsidR="00443979">
        <w:rPr>
          <w:rFonts w:cs="Arial"/>
        </w:rPr>
      </w:r>
      <w:r>
        <w:rPr>
          <w:rFonts w:cs="Arial"/>
        </w:rPr>
        <w:fldChar w:fldCharType="separate"/>
      </w:r>
      <w:r w:rsidRPr="006C7693">
        <w:rPr>
          <w:rStyle w:val="Hyperlink"/>
          <w:rFonts w:cs="Arial"/>
        </w:rPr>
        <w:t>BILL SUMM</w:t>
      </w:r>
      <w:r w:rsidRPr="006C7693">
        <w:rPr>
          <w:rStyle w:val="Hyperlink"/>
          <w:rFonts w:cs="Arial"/>
        </w:rPr>
        <w:t>A</w:t>
      </w:r>
      <w:r w:rsidRPr="006C7693">
        <w:rPr>
          <w:rStyle w:val="Hyperlink"/>
          <w:rFonts w:cs="Arial"/>
        </w:rPr>
        <w:t>R</w:t>
      </w:r>
      <w:r w:rsidRPr="006C7693">
        <w:rPr>
          <w:rStyle w:val="Hyperlink"/>
          <w:rFonts w:cs="Arial"/>
        </w:rPr>
        <w:t>Y R</w:t>
      </w:r>
      <w:r w:rsidRPr="006C7693">
        <w:rPr>
          <w:rStyle w:val="Hyperlink"/>
          <w:rFonts w:cs="Arial"/>
        </w:rPr>
        <w:t>E</w:t>
      </w:r>
      <w:r w:rsidRPr="006C7693">
        <w:rPr>
          <w:rStyle w:val="Hyperlink"/>
          <w:rFonts w:cs="Arial"/>
        </w:rPr>
        <w:t>CORD</w:t>
      </w:r>
      <w:r>
        <w:rPr>
          <w:rStyle w:val="Hyperlink"/>
          <w:rFonts w:cs="Arial"/>
        </w:rPr>
        <w:t xml:space="preserve">  </w:t>
      </w:r>
    </w:p>
    <w:p w14:paraId="1B2C265E" w14:textId="77777777" w:rsidR="002021F1" w:rsidRPr="00B52478" w:rsidRDefault="002021F1" w:rsidP="002844C4">
      <w:pPr>
        <w:jc w:val="both"/>
        <w:rPr>
          <w:rFonts w:cs="Arial"/>
          <w:sz w:val="22"/>
          <w:szCs w:val="22"/>
        </w:rPr>
      </w:pPr>
      <w:r>
        <w:rPr>
          <w:rFonts w:cs="Arial"/>
        </w:rPr>
        <w:fldChar w:fldCharType="end"/>
      </w:r>
      <w:r w:rsidRPr="00976CC6">
        <w:rPr>
          <w:b/>
        </w:rPr>
        <w:t>Note</w:t>
      </w:r>
      <w:r w:rsidRPr="002055C1">
        <w:t>: Use above hyperlinks to traverse through desired section. Please move the mouse over the sections and then click control (ctrl) key</w:t>
      </w:r>
      <w:r>
        <w:rPr>
          <w:rFonts w:cs="Arial"/>
          <w:sz w:val="22"/>
          <w:szCs w:val="22"/>
        </w:rPr>
        <w:t xml:space="preserve"> </w:t>
      </w:r>
    </w:p>
    <w:p w14:paraId="07C8A08B" w14:textId="77777777" w:rsidR="002021F1" w:rsidRPr="005B4766" w:rsidRDefault="002021F1" w:rsidP="002021F1">
      <w:pPr>
        <w:jc w:val="both"/>
        <w:rPr>
          <w:rFonts w:cs="Arial"/>
          <w:b/>
          <w:bCs/>
          <w:sz w:val="22"/>
          <w:szCs w:val="22"/>
        </w:rPr>
      </w:pPr>
      <w:r w:rsidRPr="005B4766">
        <w:rPr>
          <w:rFonts w:cs="Arial"/>
          <w:b/>
          <w:bCs/>
          <w:sz w:val="22"/>
          <w:szCs w:val="22"/>
        </w:rPr>
        <w:t>****************************************************************</w:t>
      </w:r>
    </w:p>
    <w:p w14:paraId="36C3B768" w14:textId="77777777" w:rsidR="002021F1" w:rsidRPr="005B4766" w:rsidRDefault="002021F1" w:rsidP="002021F1">
      <w:pPr>
        <w:jc w:val="both"/>
        <w:rPr>
          <w:rFonts w:cs="Arial"/>
          <w:b/>
          <w:bCs/>
          <w:sz w:val="22"/>
          <w:szCs w:val="22"/>
        </w:rPr>
      </w:pPr>
      <w:r w:rsidRPr="005B4766">
        <w:rPr>
          <w:rFonts w:cs="Arial"/>
          <w:b/>
          <w:bCs/>
          <w:sz w:val="22"/>
          <w:szCs w:val="22"/>
        </w:rPr>
        <w:t>*Initial comments*</w:t>
      </w:r>
    </w:p>
    <w:p w14:paraId="0D5FF27E" w14:textId="77777777" w:rsidR="002021F1" w:rsidRPr="005B4766" w:rsidRDefault="002021F1" w:rsidP="002021F1">
      <w:pPr>
        <w:jc w:val="both"/>
        <w:rPr>
          <w:rFonts w:cs="Arial"/>
          <w:b/>
          <w:bCs/>
          <w:sz w:val="22"/>
          <w:szCs w:val="22"/>
        </w:rPr>
      </w:pPr>
      <w:r w:rsidRPr="005B4766">
        <w:rPr>
          <w:rFonts w:cs="Arial"/>
          <w:b/>
          <w:bCs/>
          <w:sz w:val="22"/>
          <w:szCs w:val="22"/>
        </w:rPr>
        <w:t>****************************************************************</w:t>
      </w:r>
    </w:p>
    <w:p w14:paraId="34E679DB" w14:textId="77777777" w:rsidR="002021F1" w:rsidRPr="000A3970" w:rsidRDefault="002021F1" w:rsidP="00870DEA">
      <w:pPr>
        <w:pStyle w:val="Heading2"/>
      </w:pPr>
      <w:bookmarkStart w:id="143" w:name="llu_description"/>
      <w:bookmarkStart w:id="144" w:name="_Toc268602763"/>
      <w:bookmarkStart w:id="145" w:name="_Toc292189159"/>
      <w:bookmarkStart w:id="146" w:name="_Toc488928580"/>
      <w:bookmarkStart w:id="147" w:name="_Toc488928805"/>
      <w:bookmarkStart w:id="148" w:name="_Ref4779209"/>
      <w:bookmarkStart w:id="149" w:name="_Toc205994553"/>
      <w:bookmarkEnd w:id="143"/>
      <w:r w:rsidRPr="00870DEA">
        <w:t>DESCRIPTION</w:t>
      </w:r>
      <w:bookmarkEnd w:id="144"/>
      <w:bookmarkEnd w:id="145"/>
      <w:bookmarkEnd w:id="146"/>
      <w:bookmarkEnd w:id="147"/>
      <w:bookmarkEnd w:id="148"/>
      <w:bookmarkEnd w:id="149"/>
    </w:p>
    <w:p w14:paraId="08DD953D" w14:textId="77777777" w:rsidR="002021F1" w:rsidRPr="0047304D" w:rsidRDefault="002021F1" w:rsidP="002021F1">
      <w:pPr>
        <w:autoSpaceDE w:val="0"/>
        <w:autoSpaceDN w:val="0"/>
        <w:adjustRightInd w:val="0"/>
        <w:spacing w:after="120"/>
        <w:rPr>
          <w:rFonts w:cs="Arial"/>
          <w:sz w:val="22"/>
          <w:szCs w:val="20"/>
        </w:rPr>
      </w:pPr>
      <w:r w:rsidRPr="0047304D">
        <w:rPr>
          <w:rFonts w:cs="Arial"/>
          <w:sz w:val="22"/>
          <w:szCs w:val="20"/>
        </w:rPr>
        <w:t xml:space="preserve">This document describes the layout and </w:t>
      </w:r>
      <w:r w:rsidR="00CE3990" w:rsidRPr="0047304D">
        <w:rPr>
          <w:rFonts w:cs="Arial"/>
          <w:sz w:val="22"/>
          <w:szCs w:val="20"/>
        </w:rPr>
        <w:t>organization</w:t>
      </w:r>
      <w:r w:rsidRPr="0047304D">
        <w:rPr>
          <w:rFonts w:cs="Arial"/>
          <w:sz w:val="22"/>
          <w:szCs w:val="20"/>
        </w:rPr>
        <w:t xml:space="preserve"> of the new bill data extract</w:t>
      </w:r>
    </w:p>
    <w:p w14:paraId="37B2EDFF" w14:textId="77777777" w:rsidR="002021F1" w:rsidRPr="0047304D" w:rsidRDefault="002021F1" w:rsidP="002021F1">
      <w:pPr>
        <w:autoSpaceDE w:val="0"/>
        <w:autoSpaceDN w:val="0"/>
        <w:adjustRightInd w:val="0"/>
        <w:spacing w:after="120"/>
        <w:rPr>
          <w:rFonts w:cs="Arial"/>
          <w:sz w:val="22"/>
          <w:szCs w:val="20"/>
        </w:rPr>
      </w:pPr>
      <w:r w:rsidRPr="0047304D">
        <w:rPr>
          <w:rFonts w:cs="Arial"/>
          <w:sz w:val="22"/>
          <w:szCs w:val="20"/>
        </w:rPr>
        <w:t>format(s). The bill data extract format is delivered for information purposes only.</w:t>
      </w:r>
    </w:p>
    <w:p w14:paraId="66612940" w14:textId="77777777" w:rsidR="002021F1" w:rsidRPr="00446EF4" w:rsidRDefault="002021F1" w:rsidP="002021F1">
      <w:pPr>
        <w:jc w:val="both"/>
      </w:pPr>
      <w:r w:rsidRPr="005B4766">
        <w:rPr>
          <w:rFonts w:cs="Arial"/>
          <w:sz w:val="22"/>
          <w:szCs w:val="22"/>
        </w:rPr>
        <w:t>The taxable invoice is the accompanying rtf document</w:t>
      </w:r>
      <w:r>
        <w:rPr>
          <w:rFonts w:cs="Arial"/>
          <w:sz w:val="22"/>
          <w:szCs w:val="22"/>
        </w:rPr>
        <w:t>.</w:t>
      </w:r>
    </w:p>
    <w:p w14:paraId="38785F62" w14:textId="77777777" w:rsidR="002021F1" w:rsidRPr="005B4766" w:rsidRDefault="002021F1" w:rsidP="002021F1">
      <w:pPr>
        <w:autoSpaceDE w:val="0"/>
        <w:autoSpaceDN w:val="0"/>
        <w:adjustRightInd w:val="0"/>
        <w:jc w:val="both"/>
        <w:rPr>
          <w:rFonts w:cs="Arial"/>
          <w:b/>
          <w:bCs/>
          <w:sz w:val="22"/>
        </w:rPr>
      </w:pPr>
      <w:r w:rsidRPr="005B4766">
        <w:rPr>
          <w:rFonts w:cs="Arial"/>
          <w:b/>
          <w:bCs/>
          <w:sz w:val="22"/>
        </w:rPr>
        <w:t xml:space="preserve">***************** Details of attributes in a record type </w:t>
      </w:r>
      <w:r>
        <w:rPr>
          <w:rFonts w:cs="Arial"/>
          <w:b/>
          <w:bCs/>
          <w:sz w:val="22"/>
        </w:rPr>
        <w:t>*****************</w:t>
      </w:r>
    </w:p>
    <w:p w14:paraId="7CEFF1FD" w14:textId="77777777" w:rsidR="002021F1" w:rsidRPr="0047304D" w:rsidRDefault="002021F1" w:rsidP="002021F1">
      <w:pPr>
        <w:autoSpaceDE w:val="0"/>
        <w:autoSpaceDN w:val="0"/>
        <w:adjustRightInd w:val="0"/>
        <w:spacing w:after="120"/>
        <w:rPr>
          <w:rFonts w:cs="Arial"/>
          <w:sz w:val="22"/>
          <w:szCs w:val="20"/>
        </w:rPr>
      </w:pPr>
      <w:r w:rsidRPr="0047304D">
        <w:rPr>
          <w:rFonts w:cs="Arial"/>
          <w:sz w:val="22"/>
          <w:szCs w:val="20"/>
        </w:rPr>
        <w:t xml:space="preserve">Field Name                       </w:t>
      </w:r>
      <w:r w:rsidR="00F82D2F">
        <w:rPr>
          <w:rFonts w:cs="Arial"/>
          <w:sz w:val="22"/>
          <w:szCs w:val="20"/>
        </w:rPr>
        <w:t xml:space="preserve"> </w:t>
      </w:r>
      <w:r w:rsidR="00F82D2F">
        <w:rPr>
          <w:rFonts w:cs="Arial"/>
          <w:sz w:val="22"/>
          <w:szCs w:val="20"/>
        </w:rPr>
        <w:tab/>
      </w:r>
      <w:r w:rsidRPr="0047304D">
        <w:rPr>
          <w:rFonts w:cs="Arial"/>
          <w:sz w:val="22"/>
          <w:szCs w:val="20"/>
        </w:rPr>
        <w:t>: Name of data field present in a record of a Backup File.</w:t>
      </w:r>
    </w:p>
    <w:p w14:paraId="1C236A61" w14:textId="77777777" w:rsidR="002021F1" w:rsidRPr="0047304D" w:rsidRDefault="002021F1" w:rsidP="002021F1">
      <w:pPr>
        <w:autoSpaceDE w:val="0"/>
        <w:autoSpaceDN w:val="0"/>
        <w:adjustRightInd w:val="0"/>
        <w:spacing w:after="120"/>
        <w:rPr>
          <w:rFonts w:cs="Arial"/>
          <w:sz w:val="22"/>
          <w:szCs w:val="20"/>
        </w:rPr>
      </w:pPr>
      <w:r w:rsidRPr="0047304D">
        <w:rPr>
          <w:rFonts w:cs="Arial"/>
          <w:sz w:val="22"/>
          <w:szCs w:val="20"/>
        </w:rPr>
        <w:t>Field N</w:t>
      </w:r>
      <w:r w:rsidR="00F82D2F">
        <w:rPr>
          <w:rFonts w:cs="Arial"/>
          <w:sz w:val="22"/>
          <w:szCs w:val="20"/>
        </w:rPr>
        <w:t xml:space="preserve">o.                             </w:t>
      </w:r>
      <w:r w:rsidR="00F82D2F">
        <w:rPr>
          <w:rFonts w:cs="Arial"/>
          <w:sz w:val="22"/>
          <w:szCs w:val="20"/>
        </w:rPr>
        <w:tab/>
        <w:t xml:space="preserve">: </w:t>
      </w:r>
      <w:r w:rsidRPr="0047304D">
        <w:rPr>
          <w:rFonts w:cs="Arial"/>
          <w:sz w:val="22"/>
          <w:szCs w:val="20"/>
        </w:rPr>
        <w:t>Position of data field in a record of a Backup File.</w:t>
      </w:r>
    </w:p>
    <w:p w14:paraId="15B4BB45" w14:textId="77777777" w:rsidR="002021F1" w:rsidRPr="0047304D" w:rsidRDefault="00F82D2F" w:rsidP="002021F1">
      <w:pPr>
        <w:autoSpaceDE w:val="0"/>
        <w:autoSpaceDN w:val="0"/>
        <w:adjustRightInd w:val="0"/>
        <w:spacing w:after="120"/>
        <w:rPr>
          <w:rFonts w:cs="Arial"/>
          <w:sz w:val="22"/>
          <w:szCs w:val="20"/>
        </w:rPr>
      </w:pPr>
      <w:r>
        <w:rPr>
          <w:rFonts w:cs="Arial"/>
          <w:sz w:val="22"/>
          <w:szCs w:val="20"/>
        </w:rPr>
        <w:t xml:space="preserve">Maximum Field Length         </w:t>
      </w:r>
      <w:r>
        <w:rPr>
          <w:rFonts w:cs="Arial"/>
          <w:sz w:val="22"/>
          <w:szCs w:val="20"/>
        </w:rPr>
        <w:tab/>
      </w:r>
      <w:r w:rsidR="002021F1" w:rsidRPr="0047304D">
        <w:rPr>
          <w:rFonts w:cs="Arial"/>
          <w:sz w:val="22"/>
          <w:szCs w:val="20"/>
        </w:rPr>
        <w:t>: Maximum length of data field in the record.</w:t>
      </w:r>
    </w:p>
    <w:p w14:paraId="51810A1A" w14:textId="77777777" w:rsidR="002021F1" w:rsidRPr="0047304D" w:rsidRDefault="002021F1" w:rsidP="002021F1">
      <w:pPr>
        <w:autoSpaceDE w:val="0"/>
        <w:autoSpaceDN w:val="0"/>
        <w:adjustRightInd w:val="0"/>
        <w:spacing w:after="120"/>
        <w:rPr>
          <w:rFonts w:cs="Arial"/>
          <w:sz w:val="22"/>
          <w:szCs w:val="20"/>
        </w:rPr>
      </w:pPr>
      <w:r w:rsidRPr="0047304D">
        <w:rPr>
          <w:rFonts w:cs="Arial"/>
          <w:sz w:val="22"/>
          <w:szCs w:val="20"/>
        </w:rPr>
        <w:t>Format</w:t>
      </w:r>
      <w:r w:rsidR="00F82D2F">
        <w:rPr>
          <w:rFonts w:cs="Arial"/>
          <w:sz w:val="22"/>
          <w:szCs w:val="20"/>
        </w:rPr>
        <w:t xml:space="preserve">                               </w:t>
      </w:r>
      <w:r w:rsidR="00F82D2F">
        <w:rPr>
          <w:rFonts w:cs="Arial"/>
          <w:sz w:val="22"/>
          <w:szCs w:val="20"/>
        </w:rPr>
        <w:tab/>
      </w:r>
      <w:r w:rsidRPr="0047304D">
        <w:rPr>
          <w:rFonts w:cs="Arial"/>
          <w:sz w:val="22"/>
          <w:szCs w:val="20"/>
        </w:rPr>
        <w:t>: Type and format of the data field in the record (for e.g. text, number, date with specified format etc.).</w:t>
      </w:r>
    </w:p>
    <w:p w14:paraId="5E6D5E96" w14:textId="77777777" w:rsidR="002021F1" w:rsidRPr="0047304D" w:rsidRDefault="002021F1" w:rsidP="002021F1">
      <w:pPr>
        <w:autoSpaceDE w:val="0"/>
        <w:autoSpaceDN w:val="0"/>
        <w:adjustRightInd w:val="0"/>
        <w:spacing w:after="120"/>
        <w:rPr>
          <w:rFonts w:cs="Arial"/>
          <w:sz w:val="22"/>
          <w:szCs w:val="20"/>
        </w:rPr>
      </w:pPr>
      <w:r w:rsidRPr="0047304D">
        <w:rPr>
          <w:rFonts w:cs="Arial"/>
          <w:sz w:val="22"/>
          <w:szCs w:val="20"/>
        </w:rPr>
        <w:t xml:space="preserve">Value                                 </w:t>
      </w:r>
      <w:r w:rsidR="00F82D2F">
        <w:rPr>
          <w:rFonts w:cs="Arial"/>
          <w:sz w:val="22"/>
          <w:szCs w:val="20"/>
        </w:rPr>
        <w:tab/>
      </w:r>
      <w:r w:rsidRPr="0047304D">
        <w:rPr>
          <w:rFonts w:cs="Arial"/>
          <w:sz w:val="22"/>
          <w:szCs w:val="20"/>
        </w:rPr>
        <w:t xml:space="preserve">: Possible value for data </w:t>
      </w:r>
      <w:r w:rsidR="00D14E70">
        <w:rPr>
          <w:rFonts w:cs="Arial"/>
          <w:sz w:val="22"/>
          <w:szCs w:val="20"/>
        </w:rPr>
        <w:t>field</w:t>
      </w:r>
      <w:r w:rsidRPr="0047304D">
        <w:rPr>
          <w:rFonts w:cs="Arial"/>
          <w:sz w:val="22"/>
          <w:szCs w:val="20"/>
        </w:rPr>
        <w:t>.</w:t>
      </w:r>
    </w:p>
    <w:p w14:paraId="24D283D9" w14:textId="77777777" w:rsidR="002021F1" w:rsidRPr="005B4766" w:rsidRDefault="002021F1" w:rsidP="00870DEA">
      <w:pPr>
        <w:pStyle w:val="Heading2"/>
      </w:pPr>
      <w:bookmarkStart w:id="150" w:name="llu_header"/>
      <w:bookmarkStart w:id="151" w:name="_Toc268602764"/>
      <w:bookmarkStart w:id="152" w:name="_Toc292189160"/>
      <w:bookmarkStart w:id="153" w:name="_Toc488928581"/>
      <w:bookmarkStart w:id="154" w:name="_Toc488928806"/>
      <w:bookmarkStart w:id="155" w:name="_Ref4779216"/>
      <w:bookmarkStart w:id="156" w:name="_Toc205994554"/>
      <w:bookmarkEnd w:id="150"/>
      <w:r w:rsidRPr="00870DEA">
        <w:t>HEADER</w:t>
      </w:r>
      <w:r w:rsidRPr="005B4766">
        <w:t xml:space="preserve"> RECORD</w:t>
      </w:r>
      <w:bookmarkEnd w:id="151"/>
      <w:bookmarkEnd w:id="152"/>
      <w:bookmarkEnd w:id="153"/>
      <w:bookmarkEnd w:id="154"/>
      <w:bookmarkEnd w:id="155"/>
      <w:bookmarkEnd w:id="156"/>
    </w:p>
    <w:p w14:paraId="3B18F021" w14:textId="77777777" w:rsidR="002021F1" w:rsidRPr="00C96757" w:rsidRDefault="002021F1" w:rsidP="002021F1">
      <w:pPr>
        <w:jc w:val="both"/>
      </w:pPr>
      <w:r w:rsidRPr="00C96757">
        <w:t>The Customer Detail header record will be the first record in the file and will contain the following character separated bill data.</w:t>
      </w:r>
    </w:p>
    <w:p w14:paraId="46C0E2BA" w14:textId="77777777" w:rsidR="002021F1" w:rsidRPr="008432BB" w:rsidRDefault="002021F1" w:rsidP="002021F1">
      <w:pPr>
        <w:jc w:val="both"/>
        <w:rPr>
          <w:b/>
        </w:rPr>
      </w:pPr>
      <w:r w:rsidRPr="008432BB">
        <w:t>Record Type:</w:t>
      </w:r>
      <w:r w:rsidRPr="008432BB">
        <w:rPr>
          <w:b/>
        </w:rPr>
        <w:t xml:space="preserve"> CUSTOMERRECORD</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2445"/>
        <w:gridCol w:w="970"/>
        <w:gridCol w:w="1164"/>
        <w:gridCol w:w="1358"/>
        <w:gridCol w:w="3299"/>
      </w:tblGrid>
      <w:tr w:rsidR="002021F1" w:rsidRPr="005B4766" w14:paraId="1CDD0C9D" w14:textId="77777777" w:rsidTr="002021F1">
        <w:tc>
          <w:tcPr>
            <w:tcW w:w="1324" w:type="pct"/>
          </w:tcPr>
          <w:p w14:paraId="70C6D102" w14:textId="77777777" w:rsidR="002021F1" w:rsidRPr="005B4766" w:rsidRDefault="002021F1" w:rsidP="002021F1">
            <w:pPr>
              <w:jc w:val="both"/>
              <w:rPr>
                <w:b/>
                <w:sz w:val="18"/>
                <w:szCs w:val="18"/>
              </w:rPr>
            </w:pPr>
            <w:r w:rsidRPr="005B4766">
              <w:rPr>
                <w:b/>
                <w:sz w:val="18"/>
                <w:szCs w:val="18"/>
              </w:rPr>
              <w:t>Field Name</w:t>
            </w:r>
          </w:p>
        </w:tc>
        <w:tc>
          <w:tcPr>
            <w:tcW w:w="525" w:type="pct"/>
          </w:tcPr>
          <w:p w14:paraId="164D38F5" w14:textId="77777777" w:rsidR="002021F1" w:rsidRPr="005B4766" w:rsidRDefault="002021F1" w:rsidP="002021F1">
            <w:pPr>
              <w:jc w:val="both"/>
              <w:rPr>
                <w:b/>
                <w:sz w:val="18"/>
                <w:szCs w:val="18"/>
              </w:rPr>
            </w:pPr>
            <w:r w:rsidRPr="005B4766">
              <w:rPr>
                <w:b/>
                <w:sz w:val="18"/>
                <w:szCs w:val="18"/>
              </w:rPr>
              <w:t>Field No</w:t>
            </w:r>
          </w:p>
        </w:tc>
        <w:tc>
          <w:tcPr>
            <w:tcW w:w="630" w:type="pct"/>
          </w:tcPr>
          <w:p w14:paraId="2B8ED2F7" w14:textId="77777777" w:rsidR="002021F1" w:rsidRPr="005B4766" w:rsidRDefault="002021F1" w:rsidP="002021F1">
            <w:pPr>
              <w:jc w:val="both"/>
              <w:rPr>
                <w:b/>
                <w:sz w:val="18"/>
                <w:szCs w:val="18"/>
              </w:rPr>
            </w:pPr>
            <w:r w:rsidRPr="005B4766">
              <w:rPr>
                <w:b/>
                <w:sz w:val="18"/>
                <w:szCs w:val="18"/>
              </w:rPr>
              <w:t xml:space="preserve">Maximum Field Length          </w:t>
            </w:r>
          </w:p>
        </w:tc>
        <w:tc>
          <w:tcPr>
            <w:tcW w:w="735" w:type="pct"/>
          </w:tcPr>
          <w:p w14:paraId="21401DE8" w14:textId="77777777" w:rsidR="002021F1" w:rsidRPr="005B4766" w:rsidRDefault="002021F1" w:rsidP="002021F1">
            <w:pPr>
              <w:jc w:val="both"/>
              <w:rPr>
                <w:b/>
                <w:sz w:val="18"/>
                <w:szCs w:val="18"/>
              </w:rPr>
            </w:pPr>
            <w:r w:rsidRPr="005B4766">
              <w:rPr>
                <w:b/>
                <w:sz w:val="18"/>
                <w:szCs w:val="18"/>
              </w:rPr>
              <w:t>Format</w:t>
            </w:r>
          </w:p>
        </w:tc>
        <w:tc>
          <w:tcPr>
            <w:tcW w:w="1786" w:type="pct"/>
          </w:tcPr>
          <w:p w14:paraId="33C80E65" w14:textId="77777777" w:rsidR="002021F1" w:rsidRPr="005B4766" w:rsidRDefault="002021F1" w:rsidP="002021F1">
            <w:pPr>
              <w:jc w:val="both"/>
              <w:rPr>
                <w:b/>
                <w:sz w:val="18"/>
                <w:szCs w:val="18"/>
              </w:rPr>
            </w:pPr>
            <w:r w:rsidRPr="005B4766">
              <w:rPr>
                <w:b/>
                <w:sz w:val="18"/>
                <w:szCs w:val="18"/>
              </w:rPr>
              <w:t>Value</w:t>
            </w:r>
          </w:p>
        </w:tc>
      </w:tr>
      <w:tr w:rsidR="002021F1" w:rsidRPr="005B4766" w14:paraId="21B90B67" w14:textId="77777777" w:rsidTr="002021F1">
        <w:tc>
          <w:tcPr>
            <w:tcW w:w="1324" w:type="pct"/>
          </w:tcPr>
          <w:p w14:paraId="6739A74B" w14:textId="77777777" w:rsidR="002021F1" w:rsidRPr="005B4766" w:rsidRDefault="002021F1" w:rsidP="002021F1">
            <w:pPr>
              <w:spacing w:after="120"/>
              <w:rPr>
                <w:sz w:val="18"/>
                <w:szCs w:val="18"/>
              </w:rPr>
            </w:pPr>
            <w:r w:rsidRPr="005B4766">
              <w:rPr>
                <w:sz w:val="18"/>
                <w:szCs w:val="18"/>
              </w:rPr>
              <w:t>Record Type</w:t>
            </w:r>
          </w:p>
        </w:tc>
        <w:tc>
          <w:tcPr>
            <w:tcW w:w="525" w:type="pct"/>
          </w:tcPr>
          <w:p w14:paraId="29D3D44B" w14:textId="77777777" w:rsidR="002021F1" w:rsidRPr="005B4766" w:rsidRDefault="002021F1" w:rsidP="002021F1">
            <w:pPr>
              <w:spacing w:after="120"/>
              <w:rPr>
                <w:sz w:val="18"/>
                <w:szCs w:val="18"/>
              </w:rPr>
            </w:pPr>
            <w:r w:rsidRPr="005B4766">
              <w:rPr>
                <w:sz w:val="18"/>
                <w:szCs w:val="18"/>
              </w:rPr>
              <w:t>1</w:t>
            </w:r>
          </w:p>
        </w:tc>
        <w:tc>
          <w:tcPr>
            <w:tcW w:w="630" w:type="pct"/>
          </w:tcPr>
          <w:p w14:paraId="3E84183D" w14:textId="77777777" w:rsidR="002021F1" w:rsidRPr="005B4766" w:rsidRDefault="002021F1" w:rsidP="002021F1">
            <w:pPr>
              <w:spacing w:after="120"/>
              <w:rPr>
                <w:sz w:val="18"/>
                <w:szCs w:val="18"/>
              </w:rPr>
            </w:pPr>
            <w:r>
              <w:rPr>
                <w:sz w:val="18"/>
                <w:szCs w:val="18"/>
              </w:rPr>
              <w:t>255</w:t>
            </w:r>
          </w:p>
        </w:tc>
        <w:tc>
          <w:tcPr>
            <w:tcW w:w="735" w:type="pct"/>
          </w:tcPr>
          <w:p w14:paraId="6CA2B193" w14:textId="77777777" w:rsidR="002021F1" w:rsidRPr="005B4766" w:rsidRDefault="002021F1" w:rsidP="002021F1">
            <w:pPr>
              <w:spacing w:after="120"/>
              <w:rPr>
                <w:sz w:val="18"/>
                <w:szCs w:val="18"/>
              </w:rPr>
            </w:pPr>
            <w:r w:rsidRPr="005B4766">
              <w:rPr>
                <w:sz w:val="18"/>
                <w:szCs w:val="18"/>
              </w:rPr>
              <w:t>Text</w:t>
            </w:r>
          </w:p>
        </w:tc>
        <w:tc>
          <w:tcPr>
            <w:tcW w:w="1786" w:type="pct"/>
          </w:tcPr>
          <w:p w14:paraId="3883574E" w14:textId="77777777" w:rsidR="002021F1" w:rsidRPr="005B4766" w:rsidRDefault="002021F1" w:rsidP="002021F1">
            <w:pPr>
              <w:spacing w:after="120"/>
              <w:rPr>
                <w:sz w:val="18"/>
                <w:szCs w:val="18"/>
              </w:rPr>
            </w:pPr>
            <w:r w:rsidRPr="005B4766">
              <w:rPr>
                <w:sz w:val="18"/>
                <w:szCs w:val="18"/>
              </w:rPr>
              <w:t>CUSTOMERRECORD</w:t>
            </w:r>
          </w:p>
        </w:tc>
      </w:tr>
      <w:tr w:rsidR="002021F1" w:rsidRPr="005B4766" w14:paraId="2D9DE461" w14:textId="77777777" w:rsidTr="002021F1">
        <w:tc>
          <w:tcPr>
            <w:tcW w:w="1324" w:type="pct"/>
          </w:tcPr>
          <w:p w14:paraId="52F72D82" w14:textId="77777777" w:rsidR="002021F1" w:rsidRPr="005B4766" w:rsidRDefault="002021F1" w:rsidP="002021F1">
            <w:pPr>
              <w:spacing w:after="120"/>
              <w:rPr>
                <w:sz w:val="18"/>
                <w:szCs w:val="18"/>
              </w:rPr>
            </w:pPr>
            <w:r w:rsidRPr="005B4766">
              <w:rPr>
                <w:sz w:val="18"/>
                <w:szCs w:val="18"/>
              </w:rPr>
              <w:t>Geneva customer reference</w:t>
            </w:r>
          </w:p>
        </w:tc>
        <w:tc>
          <w:tcPr>
            <w:tcW w:w="525" w:type="pct"/>
          </w:tcPr>
          <w:p w14:paraId="6F99ABD1" w14:textId="77777777" w:rsidR="002021F1" w:rsidRPr="005B4766" w:rsidRDefault="002021F1" w:rsidP="002021F1">
            <w:pPr>
              <w:spacing w:after="120"/>
              <w:rPr>
                <w:sz w:val="18"/>
                <w:szCs w:val="18"/>
              </w:rPr>
            </w:pPr>
            <w:r w:rsidRPr="005B4766">
              <w:rPr>
                <w:sz w:val="18"/>
                <w:szCs w:val="18"/>
              </w:rPr>
              <w:t>2</w:t>
            </w:r>
          </w:p>
        </w:tc>
        <w:tc>
          <w:tcPr>
            <w:tcW w:w="630" w:type="pct"/>
          </w:tcPr>
          <w:p w14:paraId="756157B9" w14:textId="77777777" w:rsidR="002021F1" w:rsidRPr="005B4766" w:rsidRDefault="002021F1" w:rsidP="002021F1">
            <w:pPr>
              <w:spacing w:after="120"/>
              <w:rPr>
                <w:sz w:val="18"/>
                <w:szCs w:val="18"/>
              </w:rPr>
            </w:pPr>
            <w:r w:rsidRPr="005B4766">
              <w:rPr>
                <w:sz w:val="18"/>
                <w:szCs w:val="18"/>
              </w:rPr>
              <w:t>20</w:t>
            </w:r>
          </w:p>
        </w:tc>
        <w:tc>
          <w:tcPr>
            <w:tcW w:w="735" w:type="pct"/>
          </w:tcPr>
          <w:p w14:paraId="326F5C81" w14:textId="77777777" w:rsidR="002021F1" w:rsidRPr="005B4766" w:rsidRDefault="002021F1" w:rsidP="002021F1">
            <w:pPr>
              <w:spacing w:after="120"/>
              <w:rPr>
                <w:sz w:val="18"/>
                <w:szCs w:val="18"/>
              </w:rPr>
            </w:pPr>
            <w:r w:rsidRPr="005B4766">
              <w:rPr>
                <w:sz w:val="18"/>
                <w:szCs w:val="18"/>
              </w:rPr>
              <w:t>Text</w:t>
            </w:r>
          </w:p>
        </w:tc>
        <w:tc>
          <w:tcPr>
            <w:tcW w:w="1786" w:type="pct"/>
          </w:tcPr>
          <w:p w14:paraId="753C83EC" w14:textId="77777777" w:rsidR="002021F1" w:rsidRPr="005B4766" w:rsidRDefault="002021F1" w:rsidP="002021F1">
            <w:pPr>
              <w:spacing w:after="120"/>
              <w:rPr>
                <w:sz w:val="18"/>
                <w:szCs w:val="18"/>
              </w:rPr>
            </w:pPr>
            <w:r w:rsidRPr="005B4766">
              <w:rPr>
                <w:sz w:val="18"/>
                <w:szCs w:val="18"/>
              </w:rPr>
              <w:t xml:space="preserve">e.g. </w:t>
            </w:r>
            <w:r w:rsidRPr="00DB78BC">
              <w:rPr>
                <w:sz w:val="18"/>
                <w:szCs w:val="18"/>
              </w:rPr>
              <w:t>LLUT099</w:t>
            </w:r>
          </w:p>
        </w:tc>
      </w:tr>
      <w:tr w:rsidR="002021F1" w:rsidRPr="005B4766" w14:paraId="498D6393" w14:textId="77777777" w:rsidTr="002021F1">
        <w:tc>
          <w:tcPr>
            <w:tcW w:w="1324" w:type="pct"/>
          </w:tcPr>
          <w:p w14:paraId="1D4F2998" w14:textId="77777777" w:rsidR="002021F1" w:rsidRPr="005B4766" w:rsidRDefault="002021F1" w:rsidP="002021F1">
            <w:pPr>
              <w:spacing w:after="120"/>
              <w:rPr>
                <w:sz w:val="18"/>
                <w:szCs w:val="18"/>
              </w:rPr>
            </w:pPr>
            <w:r w:rsidRPr="005B4766">
              <w:rPr>
                <w:sz w:val="18"/>
                <w:szCs w:val="18"/>
              </w:rPr>
              <w:t>Account reference</w:t>
            </w:r>
          </w:p>
        </w:tc>
        <w:tc>
          <w:tcPr>
            <w:tcW w:w="525" w:type="pct"/>
          </w:tcPr>
          <w:p w14:paraId="00FB6338" w14:textId="77777777" w:rsidR="002021F1" w:rsidRPr="005B4766" w:rsidRDefault="002021F1" w:rsidP="002021F1">
            <w:pPr>
              <w:spacing w:after="120"/>
              <w:rPr>
                <w:sz w:val="18"/>
                <w:szCs w:val="18"/>
              </w:rPr>
            </w:pPr>
            <w:r w:rsidRPr="005B4766">
              <w:rPr>
                <w:sz w:val="18"/>
                <w:szCs w:val="18"/>
              </w:rPr>
              <w:t>3</w:t>
            </w:r>
          </w:p>
        </w:tc>
        <w:tc>
          <w:tcPr>
            <w:tcW w:w="630" w:type="pct"/>
          </w:tcPr>
          <w:p w14:paraId="471A1B42" w14:textId="77777777" w:rsidR="002021F1" w:rsidRPr="005B4766" w:rsidRDefault="002021F1" w:rsidP="002021F1">
            <w:pPr>
              <w:spacing w:after="120"/>
              <w:rPr>
                <w:sz w:val="18"/>
                <w:szCs w:val="18"/>
              </w:rPr>
            </w:pPr>
            <w:r w:rsidRPr="005B4766">
              <w:rPr>
                <w:sz w:val="18"/>
                <w:szCs w:val="18"/>
              </w:rPr>
              <w:t>20</w:t>
            </w:r>
          </w:p>
        </w:tc>
        <w:tc>
          <w:tcPr>
            <w:tcW w:w="735" w:type="pct"/>
          </w:tcPr>
          <w:p w14:paraId="4F948A7E" w14:textId="77777777" w:rsidR="002021F1" w:rsidRPr="005B4766" w:rsidRDefault="002021F1" w:rsidP="002021F1">
            <w:pPr>
              <w:spacing w:after="120"/>
              <w:rPr>
                <w:sz w:val="18"/>
                <w:szCs w:val="18"/>
              </w:rPr>
            </w:pPr>
            <w:r w:rsidRPr="005B4766">
              <w:rPr>
                <w:sz w:val="18"/>
                <w:szCs w:val="18"/>
              </w:rPr>
              <w:t>Text</w:t>
            </w:r>
          </w:p>
        </w:tc>
        <w:tc>
          <w:tcPr>
            <w:tcW w:w="1786" w:type="pct"/>
          </w:tcPr>
          <w:p w14:paraId="1091EF13" w14:textId="77777777" w:rsidR="002021F1" w:rsidRPr="005B4766" w:rsidRDefault="002021F1" w:rsidP="002021F1">
            <w:pPr>
              <w:spacing w:after="120"/>
              <w:rPr>
                <w:sz w:val="18"/>
                <w:szCs w:val="18"/>
              </w:rPr>
            </w:pPr>
            <w:r w:rsidRPr="005B4766">
              <w:rPr>
                <w:sz w:val="18"/>
                <w:szCs w:val="18"/>
              </w:rPr>
              <w:t xml:space="preserve">e.g. </w:t>
            </w:r>
            <w:r w:rsidRPr="00DB78BC">
              <w:rPr>
                <w:sz w:val="18"/>
                <w:szCs w:val="18"/>
              </w:rPr>
              <w:t>GD55800099</w:t>
            </w:r>
          </w:p>
        </w:tc>
      </w:tr>
      <w:tr w:rsidR="002021F1" w:rsidRPr="005B4766" w14:paraId="7E0F315D" w14:textId="77777777" w:rsidTr="002021F1">
        <w:tc>
          <w:tcPr>
            <w:tcW w:w="1324" w:type="pct"/>
          </w:tcPr>
          <w:p w14:paraId="5031D6AB" w14:textId="77777777" w:rsidR="002021F1" w:rsidRPr="005B4766" w:rsidRDefault="00077707" w:rsidP="002021F1">
            <w:pPr>
              <w:spacing w:after="120"/>
              <w:rPr>
                <w:sz w:val="18"/>
                <w:szCs w:val="18"/>
              </w:rPr>
            </w:pPr>
            <w:r w:rsidRPr="005B4766">
              <w:rPr>
                <w:sz w:val="18"/>
                <w:szCs w:val="18"/>
              </w:rPr>
              <w:t>Invoice reference</w:t>
            </w:r>
          </w:p>
        </w:tc>
        <w:tc>
          <w:tcPr>
            <w:tcW w:w="525" w:type="pct"/>
          </w:tcPr>
          <w:p w14:paraId="230536EA" w14:textId="77777777" w:rsidR="002021F1" w:rsidRPr="005B4766" w:rsidRDefault="002021F1" w:rsidP="002021F1">
            <w:pPr>
              <w:spacing w:after="120"/>
              <w:rPr>
                <w:sz w:val="18"/>
                <w:szCs w:val="18"/>
              </w:rPr>
            </w:pPr>
            <w:r w:rsidRPr="005B4766">
              <w:rPr>
                <w:sz w:val="18"/>
                <w:szCs w:val="18"/>
              </w:rPr>
              <w:t>4</w:t>
            </w:r>
          </w:p>
        </w:tc>
        <w:tc>
          <w:tcPr>
            <w:tcW w:w="630" w:type="pct"/>
          </w:tcPr>
          <w:p w14:paraId="1A186BDA" w14:textId="77777777" w:rsidR="002021F1" w:rsidRPr="005B4766" w:rsidRDefault="002021F1" w:rsidP="002021F1">
            <w:pPr>
              <w:spacing w:after="120"/>
              <w:rPr>
                <w:sz w:val="18"/>
                <w:szCs w:val="18"/>
              </w:rPr>
            </w:pPr>
            <w:r>
              <w:rPr>
                <w:sz w:val="18"/>
                <w:szCs w:val="18"/>
              </w:rPr>
              <w:t>30</w:t>
            </w:r>
          </w:p>
        </w:tc>
        <w:tc>
          <w:tcPr>
            <w:tcW w:w="735" w:type="pct"/>
          </w:tcPr>
          <w:p w14:paraId="35EE508E" w14:textId="77777777" w:rsidR="002021F1" w:rsidRPr="005B4766" w:rsidRDefault="002021F1" w:rsidP="002021F1">
            <w:pPr>
              <w:spacing w:after="120"/>
              <w:rPr>
                <w:sz w:val="18"/>
                <w:szCs w:val="18"/>
              </w:rPr>
            </w:pPr>
            <w:r w:rsidRPr="005B4766">
              <w:rPr>
                <w:sz w:val="18"/>
                <w:szCs w:val="18"/>
              </w:rPr>
              <w:t>Text</w:t>
            </w:r>
          </w:p>
        </w:tc>
        <w:tc>
          <w:tcPr>
            <w:tcW w:w="1786" w:type="pct"/>
          </w:tcPr>
          <w:p w14:paraId="12952092" w14:textId="77777777" w:rsidR="002021F1" w:rsidRPr="005B4766" w:rsidRDefault="002021F1" w:rsidP="002021F1">
            <w:pPr>
              <w:spacing w:after="120"/>
              <w:rPr>
                <w:sz w:val="18"/>
                <w:szCs w:val="18"/>
              </w:rPr>
            </w:pPr>
            <w:r w:rsidRPr="005B4766">
              <w:rPr>
                <w:sz w:val="18"/>
                <w:szCs w:val="18"/>
              </w:rPr>
              <w:t xml:space="preserve">e.g. </w:t>
            </w:r>
            <w:r w:rsidRPr="00DB78BC">
              <w:rPr>
                <w:sz w:val="18"/>
                <w:szCs w:val="18"/>
              </w:rPr>
              <w:t>GD55800099 M042</w:t>
            </w:r>
            <w:r w:rsidRPr="00DB78BC">
              <w:rPr>
                <w:sz w:val="18"/>
                <w:szCs w:val="18"/>
              </w:rPr>
              <w:tab/>
            </w:r>
          </w:p>
        </w:tc>
      </w:tr>
      <w:tr w:rsidR="002021F1" w:rsidRPr="005B4766" w14:paraId="1D26E2A7" w14:textId="77777777" w:rsidTr="002021F1">
        <w:tc>
          <w:tcPr>
            <w:tcW w:w="1324" w:type="pct"/>
            <w:tcBorders>
              <w:bottom w:val="nil"/>
            </w:tcBorders>
          </w:tcPr>
          <w:p w14:paraId="27E5C30F" w14:textId="77777777" w:rsidR="002021F1" w:rsidRPr="005B4766" w:rsidRDefault="002021F1" w:rsidP="002021F1">
            <w:pPr>
              <w:spacing w:after="120"/>
              <w:rPr>
                <w:sz w:val="18"/>
                <w:szCs w:val="18"/>
              </w:rPr>
            </w:pPr>
            <w:r w:rsidRPr="005B4766">
              <w:rPr>
                <w:sz w:val="18"/>
                <w:szCs w:val="18"/>
              </w:rPr>
              <w:t>Bill tax date</w:t>
            </w:r>
          </w:p>
        </w:tc>
        <w:tc>
          <w:tcPr>
            <w:tcW w:w="525" w:type="pct"/>
            <w:tcBorders>
              <w:bottom w:val="nil"/>
            </w:tcBorders>
          </w:tcPr>
          <w:p w14:paraId="3478DD1C" w14:textId="77777777" w:rsidR="002021F1" w:rsidRPr="005B4766" w:rsidRDefault="002021F1" w:rsidP="002021F1">
            <w:pPr>
              <w:spacing w:after="120"/>
              <w:rPr>
                <w:sz w:val="18"/>
                <w:szCs w:val="18"/>
              </w:rPr>
            </w:pPr>
            <w:r w:rsidRPr="005B4766">
              <w:rPr>
                <w:sz w:val="18"/>
                <w:szCs w:val="18"/>
              </w:rPr>
              <w:t>5</w:t>
            </w:r>
          </w:p>
        </w:tc>
        <w:tc>
          <w:tcPr>
            <w:tcW w:w="630" w:type="pct"/>
            <w:tcBorders>
              <w:bottom w:val="nil"/>
            </w:tcBorders>
          </w:tcPr>
          <w:p w14:paraId="1BC739AA" w14:textId="77777777" w:rsidR="002021F1" w:rsidRPr="005B4766" w:rsidRDefault="002021F1" w:rsidP="002021F1">
            <w:pPr>
              <w:spacing w:after="120"/>
              <w:rPr>
                <w:sz w:val="18"/>
                <w:szCs w:val="18"/>
              </w:rPr>
            </w:pPr>
            <w:r w:rsidRPr="005B4766">
              <w:rPr>
                <w:sz w:val="18"/>
                <w:szCs w:val="18"/>
              </w:rPr>
              <w:t>DATE</w:t>
            </w:r>
          </w:p>
        </w:tc>
        <w:tc>
          <w:tcPr>
            <w:tcW w:w="735" w:type="pct"/>
            <w:tcBorders>
              <w:bottom w:val="nil"/>
            </w:tcBorders>
          </w:tcPr>
          <w:p w14:paraId="44FBF4F7" w14:textId="77777777" w:rsidR="002021F1" w:rsidRPr="005B4766" w:rsidRDefault="002021F1" w:rsidP="002021F1">
            <w:pPr>
              <w:spacing w:after="120"/>
              <w:rPr>
                <w:sz w:val="18"/>
                <w:szCs w:val="18"/>
              </w:rPr>
            </w:pPr>
            <w:r w:rsidRPr="005B4766">
              <w:rPr>
                <w:sz w:val="18"/>
                <w:szCs w:val="18"/>
              </w:rPr>
              <w:t>YYYYMMDD</w:t>
            </w:r>
          </w:p>
        </w:tc>
        <w:tc>
          <w:tcPr>
            <w:tcW w:w="1786" w:type="pct"/>
            <w:tcBorders>
              <w:bottom w:val="nil"/>
            </w:tcBorders>
          </w:tcPr>
          <w:p w14:paraId="10F18924" w14:textId="77777777" w:rsidR="002021F1" w:rsidRPr="005B4766" w:rsidRDefault="002021F1" w:rsidP="002021F1">
            <w:pPr>
              <w:spacing w:after="120"/>
              <w:rPr>
                <w:sz w:val="18"/>
                <w:szCs w:val="18"/>
              </w:rPr>
            </w:pPr>
            <w:r w:rsidRPr="005B4766">
              <w:rPr>
                <w:sz w:val="18"/>
                <w:szCs w:val="18"/>
              </w:rPr>
              <w:t>e.g. 20090101</w:t>
            </w:r>
          </w:p>
        </w:tc>
      </w:tr>
      <w:tr w:rsidR="002021F1" w:rsidRPr="005B4766" w14:paraId="103765D2" w14:textId="77777777" w:rsidTr="002021F1">
        <w:tc>
          <w:tcPr>
            <w:tcW w:w="1324" w:type="pct"/>
          </w:tcPr>
          <w:p w14:paraId="77D1D976" w14:textId="77777777" w:rsidR="002021F1" w:rsidRPr="005B4766" w:rsidRDefault="002021F1" w:rsidP="002021F1">
            <w:pPr>
              <w:spacing w:after="120"/>
              <w:rPr>
                <w:sz w:val="18"/>
                <w:szCs w:val="18"/>
              </w:rPr>
            </w:pPr>
            <w:r w:rsidRPr="005B4766">
              <w:rPr>
                <w:sz w:val="18"/>
                <w:szCs w:val="18"/>
              </w:rPr>
              <w:t>Business</w:t>
            </w:r>
            <w:r>
              <w:rPr>
                <w:sz w:val="18"/>
                <w:szCs w:val="18"/>
              </w:rPr>
              <w:t xml:space="preserve"> </w:t>
            </w:r>
            <w:r w:rsidRPr="005B4766">
              <w:rPr>
                <w:sz w:val="18"/>
                <w:szCs w:val="18"/>
              </w:rPr>
              <w:t>name</w:t>
            </w:r>
          </w:p>
        </w:tc>
        <w:tc>
          <w:tcPr>
            <w:tcW w:w="525" w:type="pct"/>
          </w:tcPr>
          <w:p w14:paraId="489077EE" w14:textId="77777777" w:rsidR="002021F1" w:rsidRPr="005B4766" w:rsidRDefault="002021F1" w:rsidP="002021F1">
            <w:pPr>
              <w:spacing w:after="120"/>
              <w:rPr>
                <w:sz w:val="18"/>
                <w:szCs w:val="18"/>
              </w:rPr>
            </w:pPr>
            <w:r w:rsidRPr="005B4766">
              <w:rPr>
                <w:sz w:val="18"/>
                <w:szCs w:val="18"/>
              </w:rPr>
              <w:t>6</w:t>
            </w:r>
          </w:p>
        </w:tc>
        <w:tc>
          <w:tcPr>
            <w:tcW w:w="630" w:type="pct"/>
          </w:tcPr>
          <w:p w14:paraId="6955CD3C" w14:textId="77777777" w:rsidR="002021F1" w:rsidRPr="005B4766" w:rsidRDefault="002021F1" w:rsidP="002021F1">
            <w:pPr>
              <w:spacing w:after="120"/>
              <w:rPr>
                <w:sz w:val="18"/>
                <w:szCs w:val="18"/>
              </w:rPr>
            </w:pPr>
            <w:r>
              <w:rPr>
                <w:sz w:val="18"/>
                <w:szCs w:val="18"/>
              </w:rPr>
              <w:t>100</w:t>
            </w:r>
          </w:p>
        </w:tc>
        <w:tc>
          <w:tcPr>
            <w:tcW w:w="735" w:type="pct"/>
          </w:tcPr>
          <w:p w14:paraId="1BAF6698" w14:textId="77777777" w:rsidR="002021F1" w:rsidRPr="005B4766" w:rsidRDefault="002021F1" w:rsidP="002021F1">
            <w:pPr>
              <w:spacing w:after="120"/>
              <w:rPr>
                <w:sz w:val="18"/>
                <w:szCs w:val="18"/>
              </w:rPr>
            </w:pPr>
            <w:r w:rsidRPr="005B4766">
              <w:rPr>
                <w:sz w:val="18"/>
                <w:szCs w:val="18"/>
              </w:rPr>
              <w:t>Text</w:t>
            </w:r>
          </w:p>
        </w:tc>
        <w:tc>
          <w:tcPr>
            <w:tcW w:w="1786" w:type="pct"/>
          </w:tcPr>
          <w:p w14:paraId="32FF88FF" w14:textId="77777777" w:rsidR="002021F1" w:rsidRPr="005B4766" w:rsidRDefault="002021F1" w:rsidP="002021F1">
            <w:pPr>
              <w:spacing w:after="120"/>
              <w:rPr>
                <w:sz w:val="18"/>
                <w:szCs w:val="18"/>
              </w:rPr>
            </w:pPr>
            <w:r>
              <w:rPr>
                <w:sz w:val="18"/>
                <w:szCs w:val="18"/>
              </w:rPr>
              <w:t xml:space="preserve">e.g. </w:t>
            </w:r>
            <w:r w:rsidRPr="00EE64CC">
              <w:rPr>
                <w:sz w:val="18"/>
                <w:szCs w:val="18"/>
              </w:rPr>
              <w:t xml:space="preserve">LLUO COMMUNICATIONS  </w:t>
            </w:r>
          </w:p>
        </w:tc>
      </w:tr>
      <w:tr w:rsidR="002021F1" w:rsidRPr="005B4766" w14:paraId="6B5405C6" w14:textId="77777777" w:rsidTr="002021F1">
        <w:tc>
          <w:tcPr>
            <w:tcW w:w="1324" w:type="pct"/>
          </w:tcPr>
          <w:p w14:paraId="3849F232" w14:textId="77777777" w:rsidR="002021F1" w:rsidRPr="005B4766" w:rsidRDefault="002021F1" w:rsidP="002021F1">
            <w:pPr>
              <w:spacing w:after="120"/>
              <w:rPr>
                <w:sz w:val="18"/>
                <w:szCs w:val="18"/>
              </w:rPr>
            </w:pPr>
            <w:r w:rsidRPr="005B4766">
              <w:rPr>
                <w:sz w:val="18"/>
                <w:szCs w:val="18"/>
              </w:rPr>
              <w:t>Address name if available</w:t>
            </w:r>
          </w:p>
        </w:tc>
        <w:tc>
          <w:tcPr>
            <w:tcW w:w="525" w:type="pct"/>
          </w:tcPr>
          <w:p w14:paraId="07DD37E4" w14:textId="77777777" w:rsidR="002021F1" w:rsidRPr="005B4766" w:rsidRDefault="002021F1" w:rsidP="002021F1">
            <w:pPr>
              <w:spacing w:after="120"/>
              <w:rPr>
                <w:sz w:val="18"/>
                <w:szCs w:val="18"/>
              </w:rPr>
            </w:pPr>
            <w:r w:rsidRPr="005B4766">
              <w:rPr>
                <w:sz w:val="18"/>
                <w:szCs w:val="18"/>
              </w:rPr>
              <w:t>7</w:t>
            </w:r>
          </w:p>
        </w:tc>
        <w:tc>
          <w:tcPr>
            <w:tcW w:w="630" w:type="pct"/>
          </w:tcPr>
          <w:p w14:paraId="4CB5E37E" w14:textId="77777777" w:rsidR="002021F1" w:rsidRPr="005B4766" w:rsidRDefault="002021F1" w:rsidP="002021F1">
            <w:pPr>
              <w:spacing w:after="120"/>
              <w:rPr>
                <w:sz w:val="18"/>
                <w:szCs w:val="18"/>
              </w:rPr>
            </w:pPr>
            <w:r>
              <w:rPr>
                <w:sz w:val="18"/>
                <w:szCs w:val="18"/>
              </w:rPr>
              <w:t>225</w:t>
            </w:r>
          </w:p>
        </w:tc>
        <w:tc>
          <w:tcPr>
            <w:tcW w:w="735" w:type="pct"/>
          </w:tcPr>
          <w:p w14:paraId="78E5456B" w14:textId="77777777" w:rsidR="002021F1" w:rsidRPr="005B4766" w:rsidRDefault="002021F1" w:rsidP="002021F1">
            <w:pPr>
              <w:spacing w:after="120"/>
              <w:rPr>
                <w:sz w:val="18"/>
                <w:szCs w:val="18"/>
              </w:rPr>
            </w:pPr>
            <w:r w:rsidRPr="005B4766">
              <w:rPr>
                <w:sz w:val="18"/>
                <w:szCs w:val="18"/>
              </w:rPr>
              <w:t>Text</w:t>
            </w:r>
          </w:p>
        </w:tc>
        <w:tc>
          <w:tcPr>
            <w:tcW w:w="1786" w:type="pct"/>
          </w:tcPr>
          <w:p w14:paraId="0EA50240" w14:textId="77777777" w:rsidR="002021F1" w:rsidRPr="005B4766" w:rsidRDefault="002021F1" w:rsidP="002021F1">
            <w:pPr>
              <w:spacing w:after="120"/>
              <w:rPr>
                <w:sz w:val="18"/>
                <w:szCs w:val="18"/>
              </w:rPr>
            </w:pPr>
            <w:r>
              <w:rPr>
                <w:sz w:val="18"/>
                <w:szCs w:val="18"/>
              </w:rPr>
              <w:t xml:space="preserve">e.g. </w:t>
            </w:r>
            <w:r w:rsidRPr="00EE64CC">
              <w:rPr>
                <w:sz w:val="18"/>
                <w:szCs w:val="18"/>
              </w:rPr>
              <w:t>Ms C.Taylor</w:t>
            </w:r>
          </w:p>
        </w:tc>
      </w:tr>
      <w:tr w:rsidR="002021F1" w:rsidRPr="005B4766" w14:paraId="52A32092" w14:textId="77777777" w:rsidTr="002021F1">
        <w:tc>
          <w:tcPr>
            <w:tcW w:w="1324" w:type="pct"/>
          </w:tcPr>
          <w:p w14:paraId="116E636F" w14:textId="77777777" w:rsidR="002021F1" w:rsidRPr="005B4766" w:rsidRDefault="002021F1" w:rsidP="002021F1">
            <w:pPr>
              <w:spacing w:after="120"/>
              <w:rPr>
                <w:sz w:val="18"/>
                <w:szCs w:val="18"/>
              </w:rPr>
            </w:pPr>
            <w:r w:rsidRPr="005B4766">
              <w:rPr>
                <w:sz w:val="18"/>
                <w:szCs w:val="18"/>
              </w:rPr>
              <w:t>First line of address</w:t>
            </w:r>
          </w:p>
        </w:tc>
        <w:tc>
          <w:tcPr>
            <w:tcW w:w="525" w:type="pct"/>
          </w:tcPr>
          <w:p w14:paraId="52E95F62" w14:textId="77777777" w:rsidR="002021F1" w:rsidRPr="005B4766" w:rsidRDefault="002021F1" w:rsidP="002021F1">
            <w:pPr>
              <w:spacing w:after="120"/>
              <w:rPr>
                <w:sz w:val="18"/>
                <w:szCs w:val="18"/>
              </w:rPr>
            </w:pPr>
            <w:r w:rsidRPr="005B4766">
              <w:rPr>
                <w:sz w:val="18"/>
                <w:szCs w:val="18"/>
              </w:rPr>
              <w:t>8</w:t>
            </w:r>
          </w:p>
        </w:tc>
        <w:tc>
          <w:tcPr>
            <w:tcW w:w="630" w:type="pct"/>
          </w:tcPr>
          <w:p w14:paraId="5DFD0612" w14:textId="77777777" w:rsidR="002021F1" w:rsidRPr="005B4766" w:rsidRDefault="002021F1" w:rsidP="002021F1">
            <w:pPr>
              <w:spacing w:after="120"/>
              <w:rPr>
                <w:sz w:val="18"/>
                <w:szCs w:val="18"/>
              </w:rPr>
            </w:pPr>
            <w:r>
              <w:rPr>
                <w:sz w:val="18"/>
                <w:szCs w:val="18"/>
              </w:rPr>
              <w:t>80</w:t>
            </w:r>
          </w:p>
        </w:tc>
        <w:tc>
          <w:tcPr>
            <w:tcW w:w="735" w:type="pct"/>
          </w:tcPr>
          <w:p w14:paraId="4EDEC7B7" w14:textId="77777777" w:rsidR="002021F1" w:rsidRPr="005B4766" w:rsidRDefault="002021F1" w:rsidP="002021F1">
            <w:pPr>
              <w:spacing w:after="120"/>
              <w:rPr>
                <w:sz w:val="18"/>
                <w:szCs w:val="18"/>
              </w:rPr>
            </w:pPr>
            <w:r w:rsidRPr="005B4766">
              <w:rPr>
                <w:sz w:val="18"/>
                <w:szCs w:val="18"/>
              </w:rPr>
              <w:t>Text</w:t>
            </w:r>
          </w:p>
        </w:tc>
        <w:tc>
          <w:tcPr>
            <w:tcW w:w="1786" w:type="pct"/>
          </w:tcPr>
          <w:p w14:paraId="53A095E4" w14:textId="77777777" w:rsidR="002021F1" w:rsidRPr="005B4766" w:rsidRDefault="002021F1" w:rsidP="002021F1">
            <w:pPr>
              <w:spacing w:after="120"/>
              <w:rPr>
                <w:sz w:val="18"/>
                <w:szCs w:val="18"/>
              </w:rPr>
            </w:pPr>
            <w:r w:rsidRPr="00EE64CC">
              <w:rPr>
                <w:sz w:val="18"/>
                <w:szCs w:val="18"/>
              </w:rPr>
              <w:t xml:space="preserve">e.g. Caroline Green    </w:t>
            </w:r>
          </w:p>
        </w:tc>
      </w:tr>
      <w:tr w:rsidR="002021F1" w:rsidRPr="005B4766" w14:paraId="70B09B70" w14:textId="77777777" w:rsidTr="002021F1">
        <w:tc>
          <w:tcPr>
            <w:tcW w:w="1324" w:type="pct"/>
          </w:tcPr>
          <w:p w14:paraId="57256B96" w14:textId="77777777" w:rsidR="002021F1" w:rsidRPr="005B4766" w:rsidRDefault="002021F1" w:rsidP="002021F1">
            <w:pPr>
              <w:spacing w:after="120"/>
              <w:rPr>
                <w:sz w:val="18"/>
                <w:szCs w:val="18"/>
              </w:rPr>
            </w:pPr>
            <w:r w:rsidRPr="005B4766">
              <w:rPr>
                <w:sz w:val="18"/>
                <w:szCs w:val="18"/>
              </w:rPr>
              <w:t>Post code</w:t>
            </w:r>
          </w:p>
        </w:tc>
        <w:tc>
          <w:tcPr>
            <w:tcW w:w="525" w:type="pct"/>
          </w:tcPr>
          <w:p w14:paraId="519D3E92" w14:textId="77777777" w:rsidR="002021F1" w:rsidRPr="005B4766" w:rsidRDefault="002021F1" w:rsidP="002021F1">
            <w:pPr>
              <w:spacing w:after="120"/>
              <w:rPr>
                <w:sz w:val="18"/>
                <w:szCs w:val="18"/>
              </w:rPr>
            </w:pPr>
            <w:r w:rsidRPr="005B4766">
              <w:rPr>
                <w:sz w:val="18"/>
                <w:szCs w:val="18"/>
              </w:rPr>
              <w:t>9</w:t>
            </w:r>
          </w:p>
        </w:tc>
        <w:tc>
          <w:tcPr>
            <w:tcW w:w="630" w:type="pct"/>
          </w:tcPr>
          <w:p w14:paraId="18764228" w14:textId="77777777" w:rsidR="002021F1" w:rsidRPr="005B4766" w:rsidRDefault="002021F1" w:rsidP="002021F1">
            <w:pPr>
              <w:spacing w:after="120"/>
              <w:rPr>
                <w:sz w:val="18"/>
                <w:szCs w:val="18"/>
              </w:rPr>
            </w:pPr>
            <w:r>
              <w:rPr>
                <w:sz w:val="18"/>
                <w:szCs w:val="18"/>
              </w:rPr>
              <w:t>16</w:t>
            </w:r>
          </w:p>
        </w:tc>
        <w:tc>
          <w:tcPr>
            <w:tcW w:w="735" w:type="pct"/>
          </w:tcPr>
          <w:p w14:paraId="0BD4A737" w14:textId="77777777" w:rsidR="002021F1" w:rsidRPr="005B4766" w:rsidRDefault="002021F1" w:rsidP="002021F1">
            <w:pPr>
              <w:spacing w:after="120"/>
              <w:rPr>
                <w:sz w:val="18"/>
                <w:szCs w:val="18"/>
              </w:rPr>
            </w:pPr>
            <w:r w:rsidRPr="005B4766">
              <w:rPr>
                <w:sz w:val="18"/>
                <w:szCs w:val="18"/>
              </w:rPr>
              <w:t>Text</w:t>
            </w:r>
          </w:p>
        </w:tc>
        <w:tc>
          <w:tcPr>
            <w:tcW w:w="1786" w:type="pct"/>
          </w:tcPr>
          <w:p w14:paraId="781FA2AC" w14:textId="77777777" w:rsidR="002021F1" w:rsidRPr="005B4766" w:rsidRDefault="002021F1" w:rsidP="002021F1">
            <w:pPr>
              <w:spacing w:after="120"/>
              <w:rPr>
                <w:sz w:val="18"/>
                <w:szCs w:val="18"/>
              </w:rPr>
            </w:pPr>
            <w:r w:rsidRPr="00EE64CC">
              <w:rPr>
                <w:sz w:val="18"/>
                <w:szCs w:val="18"/>
              </w:rPr>
              <w:t>e.g. BT1 3LT</w:t>
            </w:r>
          </w:p>
        </w:tc>
      </w:tr>
      <w:tr w:rsidR="002021F1" w:rsidRPr="00484C58" w14:paraId="1EA1EA58" w14:textId="77777777" w:rsidTr="002021F1">
        <w:tc>
          <w:tcPr>
            <w:tcW w:w="1324" w:type="pct"/>
          </w:tcPr>
          <w:p w14:paraId="42481ABD" w14:textId="77777777" w:rsidR="002021F1" w:rsidRPr="005B4766" w:rsidRDefault="002021F1" w:rsidP="002021F1">
            <w:pPr>
              <w:spacing w:after="120"/>
              <w:rPr>
                <w:sz w:val="18"/>
                <w:szCs w:val="18"/>
              </w:rPr>
            </w:pPr>
            <w:r w:rsidRPr="005B4766">
              <w:rPr>
                <w:sz w:val="18"/>
                <w:szCs w:val="18"/>
              </w:rPr>
              <w:t>Customer VAT status</w:t>
            </w:r>
          </w:p>
        </w:tc>
        <w:tc>
          <w:tcPr>
            <w:tcW w:w="525" w:type="pct"/>
          </w:tcPr>
          <w:p w14:paraId="633692A9" w14:textId="77777777" w:rsidR="002021F1" w:rsidRPr="005B4766" w:rsidRDefault="002021F1" w:rsidP="002021F1">
            <w:pPr>
              <w:spacing w:after="120"/>
              <w:rPr>
                <w:sz w:val="18"/>
                <w:szCs w:val="18"/>
              </w:rPr>
            </w:pPr>
            <w:r w:rsidRPr="005B4766">
              <w:rPr>
                <w:sz w:val="18"/>
                <w:szCs w:val="18"/>
              </w:rPr>
              <w:t>10</w:t>
            </w:r>
          </w:p>
        </w:tc>
        <w:tc>
          <w:tcPr>
            <w:tcW w:w="630" w:type="pct"/>
          </w:tcPr>
          <w:p w14:paraId="3FA53A9B" w14:textId="77777777" w:rsidR="002021F1" w:rsidRPr="005B4766" w:rsidRDefault="00D14E70" w:rsidP="002021F1">
            <w:pPr>
              <w:spacing w:after="120"/>
              <w:rPr>
                <w:sz w:val="18"/>
                <w:szCs w:val="18"/>
              </w:rPr>
            </w:pPr>
            <w:r>
              <w:rPr>
                <w:sz w:val="18"/>
                <w:szCs w:val="18"/>
              </w:rPr>
              <w:t>2</w:t>
            </w:r>
          </w:p>
        </w:tc>
        <w:tc>
          <w:tcPr>
            <w:tcW w:w="735" w:type="pct"/>
          </w:tcPr>
          <w:p w14:paraId="40C624A6" w14:textId="77777777" w:rsidR="002021F1" w:rsidRPr="005B4766" w:rsidRDefault="00D14E70" w:rsidP="002021F1">
            <w:pPr>
              <w:spacing w:after="120"/>
              <w:rPr>
                <w:sz w:val="18"/>
                <w:szCs w:val="18"/>
              </w:rPr>
            </w:pPr>
            <w:r>
              <w:rPr>
                <w:sz w:val="18"/>
                <w:szCs w:val="18"/>
              </w:rPr>
              <w:t>Num</w:t>
            </w:r>
          </w:p>
        </w:tc>
        <w:tc>
          <w:tcPr>
            <w:tcW w:w="1786" w:type="pct"/>
            <w:tcBorders>
              <w:bottom w:val="nil"/>
            </w:tcBorders>
          </w:tcPr>
          <w:p w14:paraId="0C78D411" w14:textId="77777777" w:rsidR="002021F1" w:rsidRPr="00484C58" w:rsidRDefault="002021F1" w:rsidP="002021F1">
            <w:pPr>
              <w:spacing w:after="120"/>
              <w:rPr>
                <w:sz w:val="18"/>
                <w:szCs w:val="18"/>
                <w:lang w:val="sv-SE"/>
              </w:rPr>
            </w:pPr>
            <w:r w:rsidRPr="00484C58">
              <w:rPr>
                <w:sz w:val="18"/>
                <w:szCs w:val="18"/>
                <w:lang w:val="sv-SE"/>
              </w:rPr>
              <w:t>e.g.</w:t>
            </w:r>
          </w:p>
          <w:p w14:paraId="126C48E6" w14:textId="77777777" w:rsidR="002021F1" w:rsidRPr="00484C58" w:rsidRDefault="002021F1" w:rsidP="002021F1">
            <w:pPr>
              <w:spacing w:after="120"/>
              <w:rPr>
                <w:sz w:val="18"/>
                <w:szCs w:val="18"/>
                <w:lang w:val="sv-SE"/>
              </w:rPr>
            </w:pPr>
            <w:r w:rsidRPr="00484C58">
              <w:rPr>
                <w:sz w:val="18"/>
                <w:szCs w:val="18"/>
                <w:lang w:val="sv-SE"/>
              </w:rPr>
              <w:t>1 = Standard</w:t>
            </w:r>
          </w:p>
          <w:p w14:paraId="5F356649" w14:textId="77777777" w:rsidR="002021F1" w:rsidRPr="00484C58" w:rsidRDefault="002021F1" w:rsidP="002021F1">
            <w:pPr>
              <w:spacing w:after="120"/>
              <w:rPr>
                <w:sz w:val="18"/>
                <w:szCs w:val="18"/>
                <w:lang w:val="sv-SE"/>
              </w:rPr>
            </w:pPr>
            <w:r w:rsidRPr="00484C58">
              <w:rPr>
                <w:sz w:val="18"/>
                <w:szCs w:val="18"/>
                <w:lang w:val="sv-SE"/>
              </w:rPr>
              <w:t>2 = VAT exempt</w:t>
            </w:r>
          </w:p>
        </w:tc>
      </w:tr>
      <w:tr w:rsidR="002021F1" w:rsidRPr="005B4766" w14:paraId="669F4BB2" w14:textId="77777777" w:rsidTr="002021F1">
        <w:tc>
          <w:tcPr>
            <w:tcW w:w="1324" w:type="pct"/>
          </w:tcPr>
          <w:p w14:paraId="44A7F40E" w14:textId="77777777" w:rsidR="002021F1" w:rsidRPr="005B4766" w:rsidRDefault="002021F1" w:rsidP="002021F1">
            <w:pPr>
              <w:spacing w:after="120"/>
              <w:rPr>
                <w:sz w:val="18"/>
                <w:szCs w:val="18"/>
              </w:rPr>
            </w:pPr>
            <w:r w:rsidRPr="005B4766">
              <w:rPr>
                <w:sz w:val="18"/>
                <w:szCs w:val="18"/>
              </w:rPr>
              <w:t xml:space="preserve">Bill Type </w:t>
            </w:r>
          </w:p>
        </w:tc>
        <w:tc>
          <w:tcPr>
            <w:tcW w:w="525" w:type="pct"/>
          </w:tcPr>
          <w:p w14:paraId="7A4A9EDD" w14:textId="77777777" w:rsidR="002021F1" w:rsidRPr="005B4766" w:rsidRDefault="002021F1" w:rsidP="002021F1">
            <w:pPr>
              <w:spacing w:after="120"/>
              <w:rPr>
                <w:sz w:val="18"/>
                <w:szCs w:val="18"/>
              </w:rPr>
            </w:pPr>
            <w:r w:rsidRPr="005B4766">
              <w:rPr>
                <w:sz w:val="18"/>
                <w:szCs w:val="18"/>
              </w:rPr>
              <w:t>11</w:t>
            </w:r>
          </w:p>
        </w:tc>
        <w:tc>
          <w:tcPr>
            <w:tcW w:w="630" w:type="pct"/>
          </w:tcPr>
          <w:p w14:paraId="1BBD8610" w14:textId="77777777" w:rsidR="002021F1" w:rsidRPr="005B4766" w:rsidRDefault="002021F1" w:rsidP="002021F1">
            <w:pPr>
              <w:spacing w:after="120"/>
              <w:rPr>
                <w:sz w:val="18"/>
                <w:szCs w:val="18"/>
              </w:rPr>
            </w:pPr>
            <w:r>
              <w:rPr>
                <w:sz w:val="18"/>
                <w:szCs w:val="18"/>
              </w:rPr>
              <w:t>9</w:t>
            </w:r>
          </w:p>
        </w:tc>
        <w:tc>
          <w:tcPr>
            <w:tcW w:w="735" w:type="pct"/>
          </w:tcPr>
          <w:p w14:paraId="50CCDE5E" w14:textId="77777777" w:rsidR="002021F1" w:rsidRPr="005B4766" w:rsidRDefault="002021F1" w:rsidP="002021F1">
            <w:pPr>
              <w:spacing w:after="120"/>
              <w:rPr>
                <w:sz w:val="18"/>
                <w:szCs w:val="18"/>
              </w:rPr>
            </w:pPr>
            <w:r w:rsidRPr="005B4766">
              <w:rPr>
                <w:sz w:val="18"/>
                <w:szCs w:val="18"/>
              </w:rPr>
              <w:t>Text</w:t>
            </w:r>
          </w:p>
        </w:tc>
        <w:tc>
          <w:tcPr>
            <w:tcW w:w="1786" w:type="pct"/>
          </w:tcPr>
          <w:p w14:paraId="5E7B8BB9" w14:textId="77777777" w:rsidR="002021F1" w:rsidRPr="0047304D" w:rsidRDefault="002021F1" w:rsidP="002021F1">
            <w:pPr>
              <w:spacing w:after="120"/>
              <w:rPr>
                <w:sz w:val="18"/>
                <w:szCs w:val="18"/>
              </w:rPr>
            </w:pPr>
            <w:r w:rsidRPr="0047304D">
              <w:rPr>
                <w:sz w:val="18"/>
                <w:szCs w:val="18"/>
              </w:rPr>
              <w:t>e.g.</w:t>
            </w:r>
          </w:p>
          <w:p w14:paraId="44AC0E4D" w14:textId="77777777" w:rsidR="002021F1" w:rsidRPr="0047304D" w:rsidRDefault="002021F1" w:rsidP="002021F1">
            <w:pPr>
              <w:spacing w:after="120"/>
              <w:rPr>
                <w:sz w:val="18"/>
                <w:szCs w:val="18"/>
              </w:rPr>
            </w:pPr>
            <w:r w:rsidRPr="0047304D">
              <w:rPr>
                <w:sz w:val="18"/>
                <w:szCs w:val="18"/>
              </w:rPr>
              <w:t>1=Periodic</w:t>
            </w:r>
            <w:r w:rsidRPr="0047304D">
              <w:rPr>
                <w:sz w:val="18"/>
                <w:szCs w:val="18"/>
              </w:rPr>
              <w:tab/>
            </w:r>
          </w:p>
          <w:p w14:paraId="17AD6E80" w14:textId="77777777" w:rsidR="002021F1" w:rsidRPr="0047304D" w:rsidRDefault="002021F1" w:rsidP="002021F1">
            <w:pPr>
              <w:spacing w:after="120"/>
              <w:rPr>
                <w:sz w:val="18"/>
                <w:szCs w:val="18"/>
              </w:rPr>
            </w:pPr>
            <w:r w:rsidRPr="0047304D">
              <w:rPr>
                <w:sz w:val="18"/>
                <w:szCs w:val="18"/>
              </w:rPr>
              <w:t>2=Interim</w:t>
            </w:r>
          </w:p>
          <w:p w14:paraId="7374E5C2" w14:textId="77777777" w:rsidR="002021F1" w:rsidRPr="00EE64CC" w:rsidRDefault="002021F1" w:rsidP="002021F1">
            <w:pPr>
              <w:spacing w:after="120"/>
              <w:rPr>
                <w:sz w:val="18"/>
                <w:szCs w:val="18"/>
              </w:rPr>
            </w:pPr>
            <w:r w:rsidRPr="0047304D">
              <w:rPr>
                <w:sz w:val="18"/>
                <w:szCs w:val="18"/>
              </w:rPr>
              <w:t>5=VA</w:t>
            </w:r>
            <w:r w:rsidR="000279C0">
              <w:rPr>
                <w:sz w:val="18"/>
                <w:szCs w:val="18"/>
              </w:rPr>
              <w:t>T Credit</w:t>
            </w:r>
          </w:p>
        </w:tc>
      </w:tr>
      <w:tr w:rsidR="002021F1" w:rsidRPr="005B4766" w14:paraId="5A862456" w14:textId="77777777" w:rsidTr="002021F1">
        <w:tc>
          <w:tcPr>
            <w:tcW w:w="1324" w:type="pct"/>
          </w:tcPr>
          <w:p w14:paraId="0827CE33" w14:textId="77777777" w:rsidR="002021F1" w:rsidRPr="005B4766" w:rsidRDefault="002021F1" w:rsidP="002021F1">
            <w:pPr>
              <w:spacing w:after="120"/>
              <w:rPr>
                <w:sz w:val="18"/>
                <w:szCs w:val="18"/>
              </w:rPr>
            </w:pPr>
            <w:r w:rsidRPr="005B4766">
              <w:rPr>
                <w:sz w:val="18"/>
                <w:szCs w:val="18"/>
              </w:rPr>
              <w:t>Bill title or service name</w:t>
            </w:r>
          </w:p>
        </w:tc>
        <w:tc>
          <w:tcPr>
            <w:tcW w:w="525" w:type="pct"/>
          </w:tcPr>
          <w:p w14:paraId="7A1E2888" w14:textId="77777777" w:rsidR="002021F1" w:rsidRPr="005B4766" w:rsidRDefault="002021F1" w:rsidP="002021F1">
            <w:pPr>
              <w:spacing w:after="120"/>
              <w:rPr>
                <w:sz w:val="18"/>
                <w:szCs w:val="18"/>
              </w:rPr>
            </w:pPr>
            <w:r w:rsidRPr="005B4766">
              <w:rPr>
                <w:sz w:val="18"/>
                <w:szCs w:val="18"/>
              </w:rPr>
              <w:t>12</w:t>
            </w:r>
          </w:p>
        </w:tc>
        <w:tc>
          <w:tcPr>
            <w:tcW w:w="630" w:type="pct"/>
          </w:tcPr>
          <w:p w14:paraId="7205D779" w14:textId="77777777" w:rsidR="002021F1" w:rsidRPr="005B4766" w:rsidRDefault="002021F1" w:rsidP="002021F1">
            <w:pPr>
              <w:spacing w:after="120"/>
              <w:rPr>
                <w:sz w:val="18"/>
                <w:szCs w:val="18"/>
              </w:rPr>
            </w:pPr>
            <w:r>
              <w:rPr>
                <w:sz w:val="18"/>
                <w:szCs w:val="18"/>
              </w:rPr>
              <w:t>80</w:t>
            </w:r>
          </w:p>
        </w:tc>
        <w:tc>
          <w:tcPr>
            <w:tcW w:w="735" w:type="pct"/>
          </w:tcPr>
          <w:p w14:paraId="652836B7" w14:textId="77777777" w:rsidR="002021F1" w:rsidRPr="005B4766" w:rsidRDefault="002021F1" w:rsidP="002021F1">
            <w:pPr>
              <w:spacing w:after="120"/>
              <w:rPr>
                <w:sz w:val="18"/>
                <w:szCs w:val="18"/>
              </w:rPr>
            </w:pPr>
            <w:r w:rsidRPr="005B4766">
              <w:rPr>
                <w:sz w:val="18"/>
                <w:szCs w:val="18"/>
              </w:rPr>
              <w:t>Text</w:t>
            </w:r>
          </w:p>
        </w:tc>
        <w:tc>
          <w:tcPr>
            <w:tcW w:w="1786" w:type="pct"/>
          </w:tcPr>
          <w:p w14:paraId="52C7EAC3" w14:textId="77777777" w:rsidR="002021F1" w:rsidRPr="005B4766" w:rsidRDefault="002021F1" w:rsidP="002021F1">
            <w:pPr>
              <w:spacing w:after="120"/>
              <w:rPr>
                <w:sz w:val="18"/>
                <w:szCs w:val="18"/>
              </w:rPr>
            </w:pPr>
            <w:r>
              <w:rPr>
                <w:sz w:val="18"/>
                <w:szCs w:val="18"/>
              </w:rPr>
              <w:t xml:space="preserve">e.g. </w:t>
            </w:r>
            <w:r w:rsidRPr="00EE64CC">
              <w:rPr>
                <w:sz w:val="18"/>
                <w:szCs w:val="18"/>
              </w:rPr>
              <w:t xml:space="preserve">Local Loop Unbundling  </w:t>
            </w:r>
          </w:p>
        </w:tc>
      </w:tr>
    </w:tbl>
    <w:p w14:paraId="672CEDDA" w14:textId="77777777" w:rsidR="002021F1" w:rsidRPr="00C96757" w:rsidRDefault="002021F1" w:rsidP="002021F1">
      <w:pPr>
        <w:jc w:val="both"/>
      </w:pPr>
      <w:r w:rsidRPr="00C96757">
        <w:t xml:space="preserve">This header record uses the standard format for header records for other services being billed on </w:t>
      </w:r>
      <w:r>
        <w:t>Atlantis</w:t>
      </w:r>
      <w:r w:rsidRPr="00C96757">
        <w:t>.</w:t>
      </w:r>
    </w:p>
    <w:p w14:paraId="41ADB2A4" w14:textId="77777777" w:rsidR="002021F1" w:rsidRPr="005B4766" w:rsidRDefault="002021F1" w:rsidP="00870DEA">
      <w:pPr>
        <w:pStyle w:val="Heading2"/>
      </w:pPr>
      <w:bookmarkStart w:id="157" w:name="llu_product"/>
      <w:bookmarkStart w:id="158" w:name="_Toc268602765"/>
      <w:bookmarkStart w:id="159" w:name="_Toc292189161"/>
      <w:bookmarkStart w:id="160" w:name="_Toc488928582"/>
      <w:bookmarkStart w:id="161" w:name="_Toc488928807"/>
      <w:bookmarkStart w:id="162" w:name="_Ref4779222"/>
      <w:bookmarkStart w:id="163" w:name="_Toc205994555"/>
      <w:bookmarkEnd w:id="157"/>
      <w:r w:rsidRPr="005B4766">
        <w:t>PRODUCT CHARGES RECORD</w:t>
      </w:r>
      <w:bookmarkEnd w:id="158"/>
      <w:bookmarkEnd w:id="159"/>
      <w:bookmarkEnd w:id="160"/>
      <w:bookmarkEnd w:id="161"/>
      <w:bookmarkEnd w:id="162"/>
      <w:bookmarkEnd w:id="163"/>
    </w:p>
    <w:p w14:paraId="3FAB0D61" w14:textId="77777777" w:rsidR="002021F1" w:rsidRPr="005B5DBC" w:rsidRDefault="002021F1" w:rsidP="002021F1">
      <w:pPr>
        <w:jc w:val="both"/>
      </w:pPr>
      <w:r w:rsidRPr="005B5DBC">
        <w:t xml:space="preserve">The following product </w:t>
      </w:r>
      <w:r w:rsidR="00D14E70">
        <w:t>charges</w:t>
      </w:r>
      <w:r w:rsidRPr="005B5DBC">
        <w:t xml:space="preserve"> record will be included in the data file and will contain the following character separated bill data.</w:t>
      </w:r>
    </w:p>
    <w:p w14:paraId="202D06E0" w14:textId="77777777" w:rsidR="002021F1" w:rsidRDefault="002021F1" w:rsidP="002021F1">
      <w:pPr>
        <w:jc w:val="both"/>
        <w:rPr>
          <w:b/>
        </w:rPr>
      </w:pPr>
      <w:r w:rsidRPr="008432BB">
        <w:t>Record Type:</w:t>
      </w:r>
      <w:r w:rsidRPr="008432BB">
        <w:rPr>
          <w:b/>
        </w:rPr>
        <w:t xml:space="preserve"> PRODUCTCHARGE</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288"/>
        <w:gridCol w:w="650"/>
        <w:gridCol w:w="1107"/>
        <w:gridCol w:w="1158"/>
        <w:gridCol w:w="1858"/>
        <w:gridCol w:w="1071"/>
        <w:gridCol w:w="600"/>
        <w:gridCol w:w="785"/>
        <w:gridCol w:w="719"/>
      </w:tblGrid>
      <w:tr w:rsidR="002021F1" w:rsidRPr="005B4766" w14:paraId="074D2A0B" w14:textId="77777777" w:rsidTr="003E2CF6">
        <w:trPr>
          <w:tblHeader/>
        </w:trPr>
        <w:tc>
          <w:tcPr>
            <w:tcW w:w="697" w:type="pct"/>
          </w:tcPr>
          <w:p w14:paraId="7A6D8189" w14:textId="77777777" w:rsidR="002021F1" w:rsidRPr="005B4766" w:rsidRDefault="002021F1" w:rsidP="002021F1">
            <w:pPr>
              <w:jc w:val="both"/>
              <w:rPr>
                <w:b/>
                <w:sz w:val="18"/>
                <w:szCs w:val="18"/>
              </w:rPr>
            </w:pPr>
            <w:r w:rsidRPr="005B4766">
              <w:rPr>
                <w:b/>
                <w:sz w:val="18"/>
                <w:szCs w:val="18"/>
              </w:rPr>
              <w:t>Field Name</w:t>
            </w:r>
          </w:p>
        </w:tc>
        <w:tc>
          <w:tcPr>
            <w:tcW w:w="352" w:type="pct"/>
          </w:tcPr>
          <w:p w14:paraId="560F4D85" w14:textId="77777777" w:rsidR="002021F1" w:rsidRPr="005B4766" w:rsidRDefault="002021F1" w:rsidP="002021F1">
            <w:pPr>
              <w:jc w:val="both"/>
              <w:rPr>
                <w:b/>
                <w:sz w:val="18"/>
                <w:szCs w:val="18"/>
              </w:rPr>
            </w:pPr>
            <w:r w:rsidRPr="005B4766">
              <w:rPr>
                <w:b/>
                <w:sz w:val="18"/>
                <w:szCs w:val="18"/>
              </w:rPr>
              <w:t>Field No</w:t>
            </w:r>
          </w:p>
        </w:tc>
        <w:tc>
          <w:tcPr>
            <w:tcW w:w="599" w:type="pct"/>
          </w:tcPr>
          <w:p w14:paraId="241DBEC2" w14:textId="77777777" w:rsidR="002021F1" w:rsidRPr="005B4766" w:rsidRDefault="002021F1" w:rsidP="002021F1">
            <w:pPr>
              <w:jc w:val="both"/>
              <w:rPr>
                <w:b/>
                <w:sz w:val="18"/>
                <w:szCs w:val="18"/>
              </w:rPr>
            </w:pPr>
            <w:r w:rsidRPr="005B4766">
              <w:rPr>
                <w:b/>
                <w:sz w:val="18"/>
                <w:szCs w:val="18"/>
              </w:rPr>
              <w:t xml:space="preserve">Maximum Field Length          </w:t>
            </w:r>
          </w:p>
        </w:tc>
        <w:tc>
          <w:tcPr>
            <w:tcW w:w="627" w:type="pct"/>
          </w:tcPr>
          <w:p w14:paraId="242BF158" w14:textId="77777777" w:rsidR="002021F1" w:rsidRPr="005B4766" w:rsidRDefault="002021F1" w:rsidP="002021F1">
            <w:pPr>
              <w:jc w:val="both"/>
              <w:rPr>
                <w:b/>
                <w:sz w:val="18"/>
                <w:szCs w:val="18"/>
              </w:rPr>
            </w:pPr>
            <w:r w:rsidRPr="005B4766">
              <w:rPr>
                <w:b/>
                <w:sz w:val="18"/>
                <w:szCs w:val="18"/>
              </w:rPr>
              <w:t>Format</w:t>
            </w:r>
          </w:p>
        </w:tc>
        <w:tc>
          <w:tcPr>
            <w:tcW w:w="1006" w:type="pct"/>
          </w:tcPr>
          <w:p w14:paraId="44D680C7" w14:textId="77777777" w:rsidR="002021F1" w:rsidRPr="005B4766" w:rsidRDefault="002021F1" w:rsidP="002021F1">
            <w:pPr>
              <w:jc w:val="both"/>
              <w:rPr>
                <w:b/>
                <w:sz w:val="18"/>
                <w:szCs w:val="18"/>
              </w:rPr>
            </w:pPr>
            <w:r w:rsidRPr="005B4766">
              <w:rPr>
                <w:b/>
                <w:sz w:val="18"/>
                <w:szCs w:val="18"/>
              </w:rPr>
              <w:t>Value</w:t>
            </w:r>
          </w:p>
        </w:tc>
        <w:tc>
          <w:tcPr>
            <w:tcW w:w="580" w:type="pct"/>
          </w:tcPr>
          <w:p w14:paraId="74173AE4" w14:textId="77777777" w:rsidR="002021F1" w:rsidRPr="005B4766" w:rsidRDefault="002021F1" w:rsidP="002021F1">
            <w:pPr>
              <w:jc w:val="both"/>
              <w:rPr>
                <w:b/>
                <w:sz w:val="18"/>
                <w:szCs w:val="18"/>
              </w:rPr>
            </w:pPr>
            <w:r>
              <w:rPr>
                <w:b/>
                <w:sz w:val="18"/>
                <w:szCs w:val="18"/>
              </w:rPr>
              <w:t>Note</w:t>
            </w:r>
          </w:p>
        </w:tc>
        <w:tc>
          <w:tcPr>
            <w:tcW w:w="325" w:type="pct"/>
          </w:tcPr>
          <w:p w14:paraId="3A3B2C8C" w14:textId="77777777" w:rsidR="002021F1" w:rsidRPr="00F837E8" w:rsidRDefault="002021F1" w:rsidP="002021F1">
            <w:pPr>
              <w:jc w:val="both"/>
              <w:rPr>
                <w:b/>
                <w:i/>
                <w:sz w:val="18"/>
                <w:szCs w:val="18"/>
              </w:rPr>
            </w:pPr>
            <w:r w:rsidRPr="00F837E8">
              <w:rPr>
                <w:b/>
                <w:i/>
                <w:sz w:val="18"/>
                <w:szCs w:val="18"/>
              </w:rPr>
              <w:t>MPF</w:t>
            </w:r>
          </w:p>
        </w:tc>
        <w:tc>
          <w:tcPr>
            <w:tcW w:w="425" w:type="pct"/>
          </w:tcPr>
          <w:p w14:paraId="0B28CA1C" w14:textId="77777777" w:rsidR="002021F1" w:rsidRPr="00F837E8" w:rsidRDefault="002021F1" w:rsidP="002021F1">
            <w:pPr>
              <w:jc w:val="both"/>
              <w:rPr>
                <w:b/>
                <w:i/>
                <w:sz w:val="18"/>
                <w:szCs w:val="18"/>
              </w:rPr>
            </w:pPr>
            <w:r w:rsidRPr="00F837E8">
              <w:rPr>
                <w:b/>
                <w:i/>
                <w:sz w:val="18"/>
                <w:szCs w:val="18"/>
              </w:rPr>
              <w:t>ROOM</w:t>
            </w:r>
          </w:p>
        </w:tc>
        <w:tc>
          <w:tcPr>
            <w:tcW w:w="389" w:type="pct"/>
          </w:tcPr>
          <w:p w14:paraId="36DE4015" w14:textId="77777777" w:rsidR="002021F1" w:rsidRPr="00F837E8" w:rsidRDefault="002021F1" w:rsidP="002021F1">
            <w:pPr>
              <w:jc w:val="both"/>
              <w:rPr>
                <w:b/>
                <w:i/>
                <w:sz w:val="18"/>
                <w:szCs w:val="18"/>
              </w:rPr>
            </w:pPr>
            <w:r w:rsidRPr="00F837E8">
              <w:rPr>
                <w:b/>
                <w:i/>
                <w:sz w:val="18"/>
                <w:szCs w:val="18"/>
              </w:rPr>
              <w:t>Cable Link</w:t>
            </w:r>
          </w:p>
        </w:tc>
      </w:tr>
      <w:tr w:rsidR="002021F1" w:rsidRPr="005B4766" w14:paraId="5A73CB4C" w14:textId="77777777" w:rsidTr="003E2CF6">
        <w:tc>
          <w:tcPr>
            <w:tcW w:w="697" w:type="pct"/>
          </w:tcPr>
          <w:p w14:paraId="36529541" w14:textId="77777777" w:rsidR="002021F1" w:rsidRPr="005B4766" w:rsidRDefault="002021F1" w:rsidP="002021F1">
            <w:pPr>
              <w:spacing w:after="120"/>
              <w:rPr>
                <w:sz w:val="18"/>
                <w:szCs w:val="18"/>
              </w:rPr>
            </w:pPr>
            <w:r w:rsidRPr="005B4766">
              <w:rPr>
                <w:sz w:val="18"/>
                <w:szCs w:val="18"/>
              </w:rPr>
              <w:t>Record Type</w:t>
            </w:r>
          </w:p>
        </w:tc>
        <w:tc>
          <w:tcPr>
            <w:tcW w:w="352" w:type="pct"/>
          </w:tcPr>
          <w:p w14:paraId="1934AD5E" w14:textId="77777777" w:rsidR="002021F1" w:rsidRPr="005B4766" w:rsidRDefault="002021F1" w:rsidP="002021F1">
            <w:pPr>
              <w:spacing w:after="120"/>
              <w:rPr>
                <w:sz w:val="18"/>
                <w:szCs w:val="18"/>
              </w:rPr>
            </w:pPr>
            <w:r w:rsidRPr="005B4766">
              <w:rPr>
                <w:sz w:val="18"/>
                <w:szCs w:val="18"/>
              </w:rPr>
              <w:t>1</w:t>
            </w:r>
          </w:p>
        </w:tc>
        <w:tc>
          <w:tcPr>
            <w:tcW w:w="599" w:type="pct"/>
          </w:tcPr>
          <w:p w14:paraId="14EB9EF5" w14:textId="77777777" w:rsidR="002021F1" w:rsidRPr="005B4766" w:rsidRDefault="002021F1" w:rsidP="002021F1">
            <w:pPr>
              <w:spacing w:after="120"/>
              <w:rPr>
                <w:sz w:val="18"/>
                <w:szCs w:val="18"/>
              </w:rPr>
            </w:pPr>
            <w:r w:rsidRPr="0047304D">
              <w:rPr>
                <w:sz w:val="18"/>
                <w:szCs w:val="18"/>
              </w:rPr>
              <w:t>255</w:t>
            </w:r>
          </w:p>
        </w:tc>
        <w:tc>
          <w:tcPr>
            <w:tcW w:w="627" w:type="pct"/>
          </w:tcPr>
          <w:p w14:paraId="2E3DCC23" w14:textId="77777777" w:rsidR="002021F1" w:rsidRPr="005B4766" w:rsidRDefault="002021F1" w:rsidP="002021F1">
            <w:pPr>
              <w:spacing w:after="120"/>
              <w:rPr>
                <w:sz w:val="18"/>
                <w:szCs w:val="18"/>
              </w:rPr>
            </w:pPr>
            <w:r w:rsidRPr="005B4766">
              <w:rPr>
                <w:sz w:val="18"/>
                <w:szCs w:val="18"/>
              </w:rPr>
              <w:t>Text</w:t>
            </w:r>
          </w:p>
        </w:tc>
        <w:tc>
          <w:tcPr>
            <w:tcW w:w="1006" w:type="pct"/>
          </w:tcPr>
          <w:p w14:paraId="13CD17DC" w14:textId="77777777" w:rsidR="002021F1" w:rsidRPr="005B4766" w:rsidRDefault="002021F1" w:rsidP="002021F1">
            <w:pPr>
              <w:spacing w:after="120"/>
              <w:rPr>
                <w:sz w:val="18"/>
                <w:szCs w:val="18"/>
              </w:rPr>
            </w:pPr>
            <w:r w:rsidRPr="005B4766">
              <w:rPr>
                <w:sz w:val="18"/>
                <w:szCs w:val="18"/>
              </w:rPr>
              <w:t>PRODUCTCHARGE</w:t>
            </w:r>
          </w:p>
        </w:tc>
        <w:tc>
          <w:tcPr>
            <w:tcW w:w="580" w:type="pct"/>
          </w:tcPr>
          <w:p w14:paraId="3E190ECA" w14:textId="77777777" w:rsidR="002021F1" w:rsidRPr="005B4766" w:rsidRDefault="002021F1" w:rsidP="002021F1">
            <w:pPr>
              <w:jc w:val="both"/>
              <w:rPr>
                <w:sz w:val="18"/>
                <w:szCs w:val="18"/>
              </w:rPr>
            </w:pPr>
          </w:p>
        </w:tc>
        <w:tc>
          <w:tcPr>
            <w:tcW w:w="325" w:type="pct"/>
          </w:tcPr>
          <w:p w14:paraId="62593A3E" w14:textId="77777777" w:rsidR="002021F1" w:rsidRPr="005B4766" w:rsidRDefault="002021F1" w:rsidP="002021F1">
            <w:pPr>
              <w:jc w:val="both"/>
              <w:rPr>
                <w:sz w:val="18"/>
                <w:szCs w:val="18"/>
              </w:rPr>
            </w:pPr>
            <w:r>
              <w:rPr>
                <w:rFonts w:ascii="Wingdings" w:hAnsi="Wingdings" w:cs="Wingdings"/>
                <w:sz w:val="26"/>
                <w:szCs w:val="26"/>
              </w:rPr>
              <w:t></w:t>
            </w:r>
          </w:p>
        </w:tc>
        <w:tc>
          <w:tcPr>
            <w:tcW w:w="425" w:type="pct"/>
          </w:tcPr>
          <w:p w14:paraId="141C34B8" w14:textId="77777777" w:rsidR="002021F1" w:rsidRPr="005B4766" w:rsidRDefault="002021F1" w:rsidP="002021F1">
            <w:pPr>
              <w:jc w:val="both"/>
              <w:rPr>
                <w:sz w:val="18"/>
                <w:szCs w:val="18"/>
              </w:rPr>
            </w:pPr>
            <w:r>
              <w:rPr>
                <w:rFonts w:ascii="Wingdings" w:hAnsi="Wingdings" w:cs="Wingdings"/>
                <w:sz w:val="26"/>
                <w:szCs w:val="26"/>
              </w:rPr>
              <w:t></w:t>
            </w:r>
          </w:p>
        </w:tc>
        <w:tc>
          <w:tcPr>
            <w:tcW w:w="389" w:type="pct"/>
          </w:tcPr>
          <w:p w14:paraId="191F224E" w14:textId="77777777" w:rsidR="002021F1" w:rsidRPr="005B4766" w:rsidRDefault="002021F1" w:rsidP="002021F1">
            <w:pPr>
              <w:jc w:val="both"/>
              <w:rPr>
                <w:sz w:val="18"/>
                <w:szCs w:val="18"/>
              </w:rPr>
            </w:pPr>
            <w:r>
              <w:rPr>
                <w:rFonts w:ascii="Wingdings" w:hAnsi="Wingdings" w:cs="Wingdings"/>
                <w:sz w:val="26"/>
                <w:szCs w:val="26"/>
              </w:rPr>
              <w:t></w:t>
            </w:r>
          </w:p>
        </w:tc>
      </w:tr>
      <w:tr w:rsidR="002021F1" w:rsidRPr="005B4766" w14:paraId="46E60A20" w14:textId="77777777" w:rsidTr="003E2CF6">
        <w:tc>
          <w:tcPr>
            <w:tcW w:w="697" w:type="pct"/>
          </w:tcPr>
          <w:p w14:paraId="274B0EF5" w14:textId="77777777" w:rsidR="002021F1" w:rsidRPr="005B4766" w:rsidRDefault="002021F1" w:rsidP="002021F1">
            <w:pPr>
              <w:spacing w:after="120"/>
              <w:rPr>
                <w:sz w:val="18"/>
                <w:szCs w:val="18"/>
              </w:rPr>
            </w:pPr>
            <w:r w:rsidRPr="005B4766">
              <w:rPr>
                <w:sz w:val="18"/>
                <w:szCs w:val="18"/>
              </w:rPr>
              <w:t>Product Description</w:t>
            </w:r>
          </w:p>
        </w:tc>
        <w:tc>
          <w:tcPr>
            <w:tcW w:w="352" w:type="pct"/>
          </w:tcPr>
          <w:p w14:paraId="05899982" w14:textId="77777777" w:rsidR="002021F1" w:rsidRPr="005B4766" w:rsidRDefault="002021F1" w:rsidP="002021F1">
            <w:pPr>
              <w:spacing w:after="120"/>
              <w:rPr>
                <w:sz w:val="18"/>
                <w:szCs w:val="18"/>
              </w:rPr>
            </w:pPr>
            <w:r w:rsidRPr="005B4766">
              <w:rPr>
                <w:sz w:val="18"/>
                <w:szCs w:val="18"/>
              </w:rPr>
              <w:t>2</w:t>
            </w:r>
          </w:p>
        </w:tc>
        <w:tc>
          <w:tcPr>
            <w:tcW w:w="599" w:type="pct"/>
          </w:tcPr>
          <w:p w14:paraId="0AD2D52A" w14:textId="77777777" w:rsidR="002021F1" w:rsidRPr="005B4766" w:rsidRDefault="002021F1" w:rsidP="002021F1">
            <w:pPr>
              <w:spacing w:after="120"/>
              <w:rPr>
                <w:sz w:val="18"/>
                <w:szCs w:val="18"/>
              </w:rPr>
            </w:pPr>
            <w:r w:rsidRPr="005B4766">
              <w:rPr>
                <w:sz w:val="18"/>
                <w:szCs w:val="18"/>
              </w:rPr>
              <w:t>40</w:t>
            </w:r>
          </w:p>
        </w:tc>
        <w:tc>
          <w:tcPr>
            <w:tcW w:w="627" w:type="pct"/>
          </w:tcPr>
          <w:p w14:paraId="554863EE" w14:textId="77777777" w:rsidR="002021F1" w:rsidRPr="005B4766" w:rsidRDefault="002021F1" w:rsidP="002021F1">
            <w:pPr>
              <w:spacing w:after="120"/>
              <w:rPr>
                <w:sz w:val="18"/>
                <w:szCs w:val="18"/>
              </w:rPr>
            </w:pPr>
            <w:r w:rsidRPr="005B4766">
              <w:rPr>
                <w:sz w:val="18"/>
                <w:szCs w:val="18"/>
              </w:rPr>
              <w:t>Text</w:t>
            </w:r>
          </w:p>
        </w:tc>
        <w:tc>
          <w:tcPr>
            <w:tcW w:w="1006" w:type="pct"/>
          </w:tcPr>
          <w:p w14:paraId="552E79BA" w14:textId="77777777" w:rsidR="002021F1" w:rsidRPr="00AE3D38" w:rsidRDefault="002021F1" w:rsidP="002021F1">
            <w:pPr>
              <w:spacing w:after="120"/>
              <w:rPr>
                <w:sz w:val="18"/>
                <w:szCs w:val="18"/>
              </w:rPr>
            </w:pPr>
            <w:r>
              <w:rPr>
                <w:sz w:val="18"/>
                <w:szCs w:val="18"/>
              </w:rPr>
              <w:t xml:space="preserve">e.g. </w:t>
            </w:r>
            <w:r w:rsidRPr="00CF7C1C">
              <w:rPr>
                <w:sz w:val="18"/>
                <w:szCs w:val="18"/>
              </w:rPr>
              <w:t>MDF Licence Fee</w:t>
            </w:r>
          </w:p>
        </w:tc>
        <w:tc>
          <w:tcPr>
            <w:tcW w:w="580" w:type="pct"/>
          </w:tcPr>
          <w:p w14:paraId="7300AD5C" w14:textId="77777777" w:rsidR="002021F1" w:rsidRDefault="002021F1" w:rsidP="002021F1">
            <w:pPr>
              <w:jc w:val="both"/>
              <w:rPr>
                <w:sz w:val="18"/>
                <w:szCs w:val="18"/>
              </w:rPr>
            </w:pPr>
          </w:p>
        </w:tc>
        <w:tc>
          <w:tcPr>
            <w:tcW w:w="325" w:type="pct"/>
          </w:tcPr>
          <w:p w14:paraId="7C0785A0" w14:textId="77777777" w:rsidR="002021F1" w:rsidRDefault="002021F1" w:rsidP="002021F1">
            <w:pPr>
              <w:jc w:val="both"/>
            </w:pPr>
            <w:r w:rsidRPr="00686E83">
              <w:rPr>
                <w:rFonts w:ascii="Wingdings" w:hAnsi="Wingdings" w:cs="Wingdings"/>
                <w:sz w:val="26"/>
                <w:szCs w:val="26"/>
              </w:rPr>
              <w:t></w:t>
            </w:r>
          </w:p>
        </w:tc>
        <w:tc>
          <w:tcPr>
            <w:tcW w:w="425" w:type="pct"/>
          </w:tcPr>
          <w:p w14:paraId="479E37D9" w14:textId="77777777" w:rsidR="002021F1" w:rsidRDefault="002021F1" w:rsidP="002021F1">
            <w:pPr>
              <w:jc w:val="both"/>
            </w:pPr>
            <w:r w:rsidRPr="00686E83">
              <w:rPr>
                <w:rFonts w:ascii="Wingdings" w:hAnsi="Wingdings" w:cs="Wingdings"/>
                <w:sz w:val="26"/>
                <w:szCs w:val="26"/>
              </w:rPr>
              <w:t></w:t>
            </w:r>
          </w:p>
        </w:tc>
        <w:tc>
          <w:tcPr>
            <w:tcW w:w="389" w:type="pct"/>
          </w:tcPr>
          <w:p w14:paraId="1BD148E4" w14:textId="77777777" w:rsidR="002021F1" w:rsidRDefault="002021F1" w:rsidP="002021F1">
            <w:pPr>
              <w:jc w:val="both"/>
            </w:pPr>
            <w:r w:rsidRPr="00686E83">
              <w:rPr>
                <w:rFonts w:ascii="Wingdings" w:hAnsi="Wingdings" w:cs="Wingdings"/>
                <w:sz w:val="26"/>
                <w:szCs w:val="26"/>
              </w:rPr>
              <w:t></w:t>
            </w:r>
          </w:p>
        </w:tc>
      </w:tr>
      <w:tr w:rsidR="002021F1" w:rsidRPr="005B4766" w14:paraId="3042675C" w14:textId="77777777" w:rsidTr="003E2CF6">
        <w:tc>
          <w:tcPr>
            <w:tcW w:w="697" w:type="pct"/>
          </w:tcPr>
          <w:p w14:paraId="021F496B" w14:textId="77777777" w:rsidR="002021F1" w:rsidRPr="005B4766" w:rsidRDefault="002021F1" w:rsidP="002021F1">
            <w:pPr>
              <w:spacing w:after="120"/>
              <w:rPr>
                <w:sz w:val="18"/>
                <w:szCs w:val="18"/>
              </w:rPr>
            </w:pPr>
            <w:r w:rsidRPr="0047304D">
              <w:rPr>
                <w:sz w:val="18"/>
                <w:szCs w:val="18"/>
              </w:rPr>
              <w:t>Product Tariff name</w:t>
            </w:r>
            <w:r w:rsidRPr="005B4766" w:rsidDel="00F71132">
              <w:rPr>
                <w:sz w:val="18"/>
                <w:szCs w:val="18"/>
              </w:rPr>
              <w:t xml:space="preserve"> </w:t>
            </w:r>
          </w:p>
        </w:tc>
        <w:tc>
          <w:tcPr>
            <w:tcW w:w="352" w:type="pct"/>
          </w:tcPr>
          <w:p w14:paraId="05502E8B" w14:textId="77777777" w:rsidR="002021F1" w:rsidRPr="005B4766" w:rsidRDefault="002021F1" w:rsidP="002021F1">
            <w:pPr>
              <w:spacing w:after="120"/>
              <w:rPr>
                <w:sz w:val="18"/>
                <w:szCs w:val="18"/>
              </w:rPr>
            </w:pPr>
            <w:r w:rsidRPr="005B4766">
              <w:rPr>
                <w:sz w:val="18"/>
                <w:szCs w:val="18"/>
              </w:rPr>
              <w:t>3</w:t>
            </w:r>
          </w:p>
        </w:tc>
        <w:tc>
          <w:tcPr>
            <w:tcW w:w="599" w:type="pct"/>
          </w:tcPr>
          <w:p w14:paraId="70164577" w14:textId="77777777" w:rsidR="002021F1" w:rsidRPr="005B4766" w:rsidRDefault="002021F1" w:rsidP="002021F1">
            <w:pPr>
              <w:spacing w:after="120"/>
              <w:rPr>
                <w:sz w:val="18"/>
                <w:szCs w:val="18"/>
              </w:rPr>
            </w:pPr>
            <w:r>
              <w:rPr>
                <w:sz w:val="18"/>
                <w:szCs w:val="18"/>
              </w:rPr>
              <w:t>40</w:t>
            </w:r>
          </w:p>
        </w:tc>
        <w:tc>
          <w:tcPr>
            <w:tcW w:w="627" w:type="pct"/>
          </w:tcPr>
          <w:p w14:paraId="2173D531" w14:textId="77777777" w:rsidR="002021F1" w:rsidRPr="005B4766" w:rsidRDefault="002021F1" w:rsidP="002021F1">
            <w:pPr>
              <w:spacing w:after="120"/>
              <w:rPr>
                <w:sz w:val="18"/>
                <w:szCs w:val="18"/>
              </w:rPr>
            </w:pPr>
            <w:r w:rsidRPr="005B4766">
              <w:rPr>
                <w:sz w:val="18"/>
                <w:szCs w:val="18"/>
              </w:rPr>
              <w:t>Text</w:t>
            </w:r>
          </w:p>
        </w:tc>
        <w:tc>
          <w:tcPr>
            <w:tcW w:w="1006" w:type="pct"/>
          </w:tcPr>
          <w:p w14:paraId="73C683CD" w14:textId="77777777" w:rsidR="002021F1" w:rsidRPr="005B4766" w:rsidRDefault="002021F1" w:rsidP="002021F1">
            <w:pPr>
              <w:spacing w:after="120"/>
              <w:rPr>
                <w:sz w:val="18"/>
                <w:szCs w:val="18"/>
              </w:rPr>
            </w:pPr>
            <w:r>
              <w:rPr>
                <w:sz w:val="18"/>
                <w:szCs w:val="18"/>
              </w:rPr>
              <w:t xml:space="preserve">e.g. </w:t>
            </w:r>
            <w:r w:rsidRPr="00CF7C1C">
              <w:rPr>
                <w:sz w:val="18"/>
                <w:szCs w:val="18"/>
              </w:rPr>
              <w:t>LLU Room Standard</w:t>
            </w:r>
          </w:p>
        </w:tc>
        <w:tc>
          <w:tcPr>
            <w:tcW w:w="580" w:type="pct"/>
          </w:tcPr>
          <w:p w14:paraId="21BB48DC" w14:textId="77777777" w:rsidR="002021F1" w:rsidRDefault="002021F1" w:rsidP="002021F1">
            <w:pPr>
              <w:spacing w:after="120"/>
              <w:rPr>
                <w:sz w:val="18"/>
                <w:szCs w:val="18"/>
              </w:rPr>
            </w:pPr>
          </w:p>
        </w:tc>
        <w:tc>
          <w:tcPr>
            <w:tcW w:w="325" w:type="pct"/>
          </w:tcPr>
          <w:p w14:paraId="28E6DD4A" w14:textId="77777777" w:rsidR="002021F1" w:rsidRDefault="002021F1" w:rsidP="002021F1">
            <w:pPr>
              <w:jc w:val="both"/>
            </w:pPr>
            <w:r w:rsidRPr="0085199E">
              <w:rPr>
                <w:rFonts w:ascii="Wingdings" w:hAnsi="Wingdings" w:cs="Wingdings"/>
                <w:sz w:val="26"/>
                <w:szCs w:val="26"/>
              </w:rPr>
              <w:t></w:t>
            </w:r>
          </w:p>
        </w:tc>
        <w:tc>
          <w:tcPr>
            <w:tcW w:w="425" w:type="pct"/>
          </w:tcPr>
          <w:p w14:paraId="3BC430A8" w14:textId="77777777" w:rsidR="002021F1" w:rsidRDefault="002021F1" w:rsidP="002021F1">
            <w:pPr>
              <w:jc w:val="both"/>
            </w:pPr>
            <w:r w:rsidRPr="0085199E">
              <w:rPr>
                <w:rFonts w:ascii="Wingdings" w:hAnsi="Wingdings" w:cs="Wingdings"/>
                <w:sz w:val="26"/>
                <w:szCs w:val="26"/>
              </w:rPr>
              <w:t></w:t>
            </w:r>
          </w:p>
        </w:tc>
        <w:tc>
          <w:tcPr>
            <w:tcW w:w="389" w:type="pct"/>
          </w:tcPr>
          <w:p w14:paraId="708B6F86" w14:textId="77777777" w:rsidR="002021F1" w:rsidRDefault="002021F1" w:rsidP="002021F1">
            <w:pPr>
              <w:jc w:val="both"/>
            </w:pPr>
            <w:r w:rsidRPr="0085199E">
              <w:rPr>
                <w:rFonts w:ascii="Wingdings" w:hAnsi="Wingdings" w:cs="Wingdings"/>
                <w:sz w:val="26"/>
                <w:szCs w:val="26"/>
              </w:rPr>
              <w:t></w:t>
            </w:r>
          </w:p>
        </w:tc>
      </w:tr>
      <w:tr w:rsidR="002021F1" w:rsidRPr="005B4766" w14:paraId="70691713" w14:textId="77777777" w:rsidTr="003E2CF6">
        <w:tc>
          <w:tcPr>
            <w:tcW w:w="697" w:type="pct"/>
          </w:tcPr>
          <w:p w14:paraId="7E83FBAD" w14:textId="77777777" w:rsidR="002021F1" w:rsidRPr="005B4766" w:rsidRDefault="002021F1" w:rsidP="002021F1">
            <w:pPr>
              <w:spacing w:after="120"/>
              <w:rPr>
                <w:sz w:val="18"/>
                <w:szCs w:val="18"/>
              </w:rPr>
            </w:pPr>
            <w:r w:rsidRPr="0047304D">
              <w:rPr>
                <w:sz w:val="18"/>
                <w:szCs w:val="18"/>
              </w:rPr>
              <w:t>Product Label</w:t>
            </w:r>
          </w:p>
        </w:tc>
        <w:tc>
          <w:tcPr>
            <w:tcW w:w="352" w:type="pct"/>
          </w:tcPr>
          <w:p w14:paraId="285B1216" w14:textId="77777777" w:rsidR="002021F1" w:rsidRPr="005B4766" w:rsidRDefault="002021F1" w:rsidP="002021F1">
            <w:pPr>
              <w:spacing w:after="120"/>
              <w:rPr>
                <w:sz w:val="18"/>
                <w:szCs w:val="18"/>
              </w:rPr>
            </w:pPr>
            <w:r w:rsidRPr="005B4766">
              <w:rPr>
                <w:sz w:val="18"/>
                <w:szCs w:val="18"/>
              </w:rPr>
              <w:t>4</w:t>
            </w:r>
          </w:p>
        </w:tc>
        <w:tc>
          <w:tcPr>
            <w:tcW w:w="599" w:type="pct"/>
          </w:tcPr>
          <w:p w14:paraId="48D1A1BF" w14:textId="77777777" w:rsidR="002021F1" w:rsidRPr="005B4766" w:rsidRDefault="002021F1" w:rsidP="002021F1">
            <w:pPr>
              <w:spacing w:after="120"/>
              <w:rPr>
                <w:sz w:val="18"/>
                <w:szCs w:val="18"/>
              </w:rPr>
            </w:pPr>
            <w:r>
              <w:rPr>
                <w:sz w:val="18"/>
                <w:szCs w:val="18"/>
              </w:rPr>
              <w:t>80</w:t>
            </w:r>
          </w:p>
        </w:tc>
        <w:tc>
          <w:tcPr>
            <w:tcW w:w="627" w:type="pct"/>
          </w:tcPr>
          <w:p w14:paraId="2D36E85E" w14:textId="77777777" w:rsidR="002021F1" w:rsidRPr="005B4766" w:rsidRDefault="002021F1" w:rsidP="002021F1">
            <w:pPr>
              <w:spacing w:after="120"/>
              <w:rPr>
                <w:sz w:val="18"/>
                <w:szCs w:val="18"/>
              </w:rPr>
            </w:pPr>
            <w:r w:rsidRPr="005B4766">
              <w:rPr>
                <w:sz w:val="18"/>
                <w:szCs w:val="18"/>
              </w:rPr>
              <w:t>Text</w:t>
            </w:r>
          </w:p>
        </w:tc>
        <w:tc>
          <w:tcPr>
            <w:tcW w:w="1006" w:type="pct"/>
          </w:tcPr>
          <w:p w14:paraId="2E7D18AB" w14:textId="77777777" w:rsidR="002021F1" w:rsidRPr="0047304D" w:rsidRDefault="002021F1" w:rsidP="002021F1">
            <w:pPr>
              <w:spacing w:after="120"/>
              <w:rPr>
                <w:sz w:val="18"/>
                <w:szCs w:val="18"/>
              </w:rPr>
            </w:pPr>
            <w:r w:rsidRPr="00CF7C1C">
              <w:rPr>
                <w:sz w:val="18"/>
                <w:szCs w:val="18"/>
              </w:rPr>
              <w:t>e.g. Product Label</w:t>
            </w:r>
          </w:p>
        </w:tc>
        <w:tc>
          <w:tcPr>
            <w:tcW w:w="580" w:type="pct"/>
          </w:tcPr>
          <w:p w14:paraId="10282CA5" w14:textId="77777777" w:rsidR="002021F1" w:rsidRPr="0047304D" w:rsidRDefault="002021F1" w:rsidP="002021F1">
            <w:pPr>
              <w:spacing w:after="120"/>
              <w:rPr>
                <w:sz w:val="18"/>
                <w:szCs w:val="18"/>
              </w:rPr>
            </w:pPr>
          </w:p>
        </w:tc>
        <w:tc>
          <w:tcPr>
            <w:tcW w:w="325" w:type="pct"/>
          </w:tcPr>
          <w:p w14:paraId="70456538" w14:textId="77777777" w:rsidR="002021F1" w:rsidRDefault="002021F1" w:rsidP="002021F1">
            <w:pPr>
              <w:jc w:val="both"/>
            </w:pPr>
            <w:r w:rsidRPr="00973476">
              <w:rPr>
                <w:rFonts w:ascii="Wingdings" w:hAnsi="Wingdings" w:cs="Wingdings"/>
                <w:sz w:val="26"/>
                <w:szCs w:val="26"/>
              </w:rPr>
              <w:t></w:t>
            </w:r>
          </w:p>
        </w:tc>
        <w:tc>
          <w:tcPr>
            <w:tcW w:w="425" w:type="pct"/>
          </w:tcPr>
          <w:p w14:paraId="314906C9" w14:textId="77777777" w:rsidR="002021F1" w:rsidRDefault="002021F1" w:rsidP="002021F1">
            <w:pPr>
              <w:jc w:val="both"/>
            </w:pPr>
            <w:r w:rsidRPr="00973476">
              <w:rPr>
                <w:rFonts w:ascii="Wingdings" w:hAnsi="Wingdings" w:cs="Wingdings"/>
                <w:sz w:val="26"/>
                <w:szCs w:val="26"/>
              </w:rPr>
              <w:t></w:t>
            </w:r>
          </w:p>
        </w:tc>
        <w:tc>
          <w:tcPr>
            <w:tcW w:w="389" w:type="pct"/>
          </w:tcPr>
          <w:p w14:paraId="59962728" w14:textId="77777777" w:rsidR="002021F1" w:rsidRDefault="002021F1" w:rsidP="002021F1">
            <w:pPr>
              <w:jc w:val="both"/>
            </w:pPr>
            <w:r w:rsidRPr="00973476">
              <w:rPr>
                <w:rFonts w:ascii="Wingdings" w:hAnsi="Wingdings" w:cs="Wingdings"/>
                <w:sz w:val="26"/>
                <w:szCs w:val="26"/>
              </w:rPr>
              <w:t></w:t>
            </w:r>
          </w:p>
        </w:tc>
      </w:tr>
      <w:tr w:rsidR="002021F1" w:rsidRPr="005B4766" w14:paraId="6D6E3036" w14:textId="77777777" w:rsidTr="003E2CF6">
        <w:tc>
          <w:tcPr>
            <w:tcW w:w="697" w:type="pct"/>
          </w:tcPr>
          <w:p w14:paraId="0AA7232D" w14:textId="77777777" w:rsidR="002021F1" w:rsidRPr="005B4766" w:rsidRDefault="002021F1" w:rsidP="002021F1">
            <w:pPr>
              <w:spacing w:after="120"/>
              <w:rPr>
                <w:sz w:val="18"/>
                <w:szCs w:val="18"/>
              </w:rPr>
            </w:pPr>
            <w:r w:rsidRPr="0047304D">
              <w:rPr>
                <w:sz w:val="18"/>
                <w:szCs w:val="18"/>
              </w:rPr>
              <w:t>Charge Description</w:t>
            </w:r>
          </w:p>
        </w:tc>
        <w:tc>
          <w:tcPr>
            <w:tcW w:w="352" w:type="pct"/>
          </w:tcPr>
          <w:p w14:paraId="48FD1EC8" w14:textId="77777777" w:rsidR="002021F1" w:rsidRPr="005B4766" w:rsidRDefault="002021F1" w:rsidP="002021F1">
            <w:pPr>
              <w:spacing w:after="120"/>
              <w:rPr>
                <w:sz w:val="18"/>
                <w:szCs w:val="18"/>
              </w:rPr>
            </w:pPr>
            <w:r w:rsidRPr="005B4766">
              <w:rPr>
                <w:sz w:val="18"/>
                <w:szCs w:val="18"/>
              </w:rPr>
              <w:t>5</w:t>
            </w:r>
          </w:p>
        </w:tc>
        <w:tc>
          <w:tcPr>
            <w:tcW w:w="599" w:type="pct"/>
          </w:tcPr>
          <w:p w14:paraId="3192C9A8" w14:textId="77777777" w:rsidR="002021F1" w:rsidRPr="005B4766" w:rsidRDefault="002021F1" w:rsidP="002021F1">
            <w:pPr>
              <w:spacing w:after="120"/>
              <w:rPr>
                <w:sz w:val="18"/>
                <w:szCs w:val="18"/>
              </w:rPr>
            </w:pPr>
            <w:r>
              <w:rPr>
                <w:sz w:val="18"/>
                <w:szCs w:val="18"/>
              </w:rPr>
              <w:t>20</w:t>
            </w:r>
          </w:p>
        </w:tc>
        <w:tc>
          <w:tcPr>
            <w:tcW w:w="627" w:type="pct"/>
          </w:tcPr>
          <w:p w14:paraId="674EF431" w14:textId="77777777" w:rsidR="002021F1" w:rsidRPr="005B4766" w:rsidRDefault="002021F1" w:rsidP="002021F1">
            <w:pPr>
              <w:spacing w:after="120"/>
              <w:rPr>
                <w:sz w:val="18"/>
                <w:szCs w:val="18"/>
              </w:rPr>
            </w:pPr>
            <w:r w:rsidRPr="005B4766">
              <w:rPr>
                <w:sz w:val="18"/>
                <w:szCs w:val="18"/>
              </w:rPr>
              <w:t>Text</w:t>
            </w:r>
          </w:p>
        </w:tc>
        <w:tc>
          <w:tcPr>
            <w:tcW w:w="1006" w:type="pct"/>
          </w:tcPr>
          <w:p w14:paraId="5AFAE48D" w14:textId="77777777" w:rsidR="002021F1" w:rsidRPr="005B4766" w:rsidRDefault="002021F1" w:rsidP="002021F1">
            <w:pPr>
              <w:spacing w:after="120"/>
              <w:rPr>
                <w:sz w:val="18"/>
                <w:szCs w:val="18"/>
              </w:rPr>
            </w:pPr>
            <w:r>
              <w:rPr>
                <w:sz w:val="18"/>
                <w:szCs w:val="18"/>
              </w:rPr>
              <w:t xml:space="preserve">e.g. </w:t>
            </w:r>
            <w:r w:rsidRPr="00CF7C1C">
              <w:rPr>
                <w:sz w:val="18"/>
                <w:szCs w:val="18"/>
              </w:rPr>
              <w:t>Rental, Connection</w:t>
            </w:r>
          </w:p>
        </w:tc>
        <w:tc>
          <w:tcPr>
            <w:tcW w:w="580" w:type="pct"/>
          </w:tcPr>
          <w:p w14:paraId="661ECC83" w14:textId="77777777" w:rsidR="002021F1" w:rsidRPr="005B4766" w:rsidRDefault="002021F1" w:rsidP="002021F1">
            <w:pPr>
              <w:spacing w:after="120"/>
              <w:rPr>
                <w:sz w:val="18"/>
                <w:szCs w:val="18"/>
              </w:rPr>
            </w:pPr>
          </w:p>
        </w:tc>
        <w:tc>
          <w:tcPr>
            <w:tcW w:w="325" w:type="pct"/>
          </w:tcPr>
          <w:p w14:paraId="4698AEE2" w14:textId="77777777" w:rsidR="002021F1" w:rsidRDefault="002021F1" w:rsidP="002021F1">
            <w:pPr>
              <w:jc w:val="both"/>
            </w:pPr>
            <w:r w:rsidRPr="00973476">
              <w:rPr>
                <w:rFonts w:ascii="Wingdings" w:hAnsi="Wingdings" w:cs="Wingdings"/>
                <w:sz w:val="26"/>
                <w:szCs w:val="26"/>
              </w:rPr>
              <w:t></w:t>
            </w:r>
          </w:p>
        </w:tc>
        <w:tc>
          <w:tcPr>
            <w:tcW w:w="425" w:type="pct"/>
          </w:tcPr>
          <w:p w14:paraId="6A79E027" w14:textId="77777777" w:rsidR="002021F1" w:rsidRDefault="002021F1" w:rsidP="002021F1">
            <w:pPr>
              <w:jc w:val="both"/>
            </w:pPr>
            <w:r w:rsidRPr="00973476">
              <w:rPr>
                <w:rFonts w:ascii="Wingdings" w:hAnsi="Wingdings" w:cs="Wingdings"/>
                <w:sz w:val="26"/>
                <w:szCs w:val="26"/>
              </w:rPr>
              <w:t></w:t>
            </w:r>
          </w:p>
        </w:tc>
        <w:tc>
          <w:tcPr>
            <w:tcW w:w="389" w:type="pct"/>
          </w:tcPr>
          <w:p w14:paraId="60992004" w14:textId="77777777" w:rsidR="002021F1" w:rsidRDefault="002021F1" w:rsidP="002021F1">
            <w:pPr>
              <w:jc w:val="both"/>
            </w:pPr>
            <w:r w:rsidRPr="00973476">
              <w:rPr>
                <w:rFonts w:ascii="Wingdings" w:hAnsi="Wingdings" w:cs="Wingdings"/>
                <w:sz w:val="26"/>
                <w:szCs w:val="26"/>
              </w:rPr>
              <w:t></w:t>
            </w:r>
          </w:p>
        </w:tc>
      </w:tr>
      <w:tr w:rsidR="002021F1" w:rsidRPr="005B4766" w14:paraId="680D99F8" w14:textId="77777777" w:rsidTr="003E2CF6">
        <w:tc>
          <w:tcPr>
            <w:tcW w:w="697" w:type="pct"/>
          </w:tcPr>
          <w:p w14:paraId="373C8400" w14:textId="77777777" w:rsidR="002021F1" w:rsidRPr="005B4766" w:rsidRDefault="002021F1" w:rsidP="002021F1">
            <w:pPr>
              <w:spacing w:after="120"/>
              <w:rPr>
                <w:sz w:val="18"/>
                <w:szCs w:val="18"/>
              </w:rPr>
            </w:pPr>
            <w:r w:rsidRPr="0047304D">
              <w:rPr>
                <w:sz w:val="18"/>
                <w:szCs w:val="18"/>
              </w:rPr>
              <w:t>*Charge Reason</w:t>
            </w:r>
          </w:p>
        </w:tc>
        <w:tc>
          <w:tcPr>
            <w:tcW w:w="352" w:type="pct"/>
          </w:tcPr>
          <w:p w14:paraId="27A0BB8F" w14:textId="77777777" w:rsidR="002021F1" w:rsidRPr="005B4766" w:rsidRDefault="002021F1" w:rsidP="002021F1">
            <w:pPr>
              <w:spacing w:after="120"/>
              <w:rPr>
                <w:sz w:val="18"/>
                <w:szCs w:val="18"/>
              </w:rPr>
            </w:pPr>
            <w:r w:rsidRPr="005B4766">
              <w:rPr>
                <w:sz w:val="18"/>
                <w:szCs w:val="18"/>
              </w:rPr>
              <w:t>6</w:t>
            </w:r>
          </w:p>
        </w:tc>
        <w:tc>
          <w:tcPr>
            <w:tcW w:w="599" w:type="pct"/>
          </w:tcPr>
          <w:p w14:paraId="5C482255" w14:textId="77777777" w:rsidR="002021F1" w:rsidRPr="005B4766" w:rsidRDefault="002021F1" w:rsidP="002021F1">
            <w:pPr>
              <w:spacing w:after="120"/>
              <w:rPr>
                <w:sz w:val="18"/>
                <w:szCs w:val="18"/>
              </w:rPr>
            </w:pPr>
            <w:r>
              <w:rPr>
                <w:sz w:val="18"/>
                <w:szCs w:val="18"/>
              </w:rPr>
              <w:t>40</w:t>
            </w:r>
          </w:p>
        </w:tc>
        <w:tc>
          <w:tcPr>
            <w:tcW w:w="627" w:type="pct"/>
          </w:tcPr>
          <w:p w14:paraId="5659F85C" w14:textId="77777777" w:rsidR="002021F1" w:rsidRPr="005B4766" w:rsidRDefault="002021F1" w:rsidP="002021F1">
            <w:pPr>
              <w:spacing w:after="120"/>
              <w:rPr>
                <w:sz w:val="18"/>
                <w:szCs w:val="18"/>
              </w:rPr>
            </w:pPr>
            <w:r>
              <w:rPr>
                <w:sz w:val="18"/>
                <w:szCs w:val="18"/>
              </w:rPr>
              <w:t>Text</w:t>
            </w:r>
          </w:p>
        </w:tc>
        <w:tc>
          <w:tcPr>
            <w:tcW w:w="1006" w:type="pct"/>
          </w:tcPr>
          <w:p w14:paraId="5499C753" w14:textId="77777777" w:rsidR="002021F1" w:rsidRPr="005B4766" w:rsidRDefault="002021F1" w:rsidP="002021F1">
            <w:pPr>
              <w:spacing w:after="120"/>
              <w:rPr>
                <w:sz w:val="18"/>
                <w:szCs w:val="18"/>
              </w:rPr>
            </w:pPr>
            <w:r>
              <w:rPr>
                <w:sz w:val="18"/>
                <w:szCs w:val="18"/>
              </w:rPr>
              <w:t>Not used for LLU.</w:t>
            </w:r>
          </w:p>
        </w:tc>
        <w:tc>
          <w:tcPr>
            <w:tcW w:w="580" w:type="pct"/>
          </w:tcPr>
          <w:p w14:paraId="2A809631" w14:textId="77777777" w:rsidR="002021F1" w:rsidRDefault="002021F1" w:rsidP="002021F1">
            <w:pPr>
              <w:spacing w:after="120"/>
              <w:rPr>
                <w:sz w:val="18"/>
                <w:szCs w:val="18"/>
              </w:rPr>
            </w:pPr>
          </w:p>
        </w:tc>
        <w:tc>
          <w:tcPr>
            <w:tcW w:w="325" w:type="pct"/>
          </w:tcPr>
          <w:p w14:paraId="220EA3E1" w14:textId="77777777" w:rsidR="002021F1" w:rsidRDefault="002021F1" w:rsidP="002021F1">
            <w:pPr>
              <w:jc w:val="both"/>
              <w:rPr>
                <w:sz w:val="18"/>
                <w:szCs w:val="18"/>
              </w:rPr>
            </w:pPr>
          </w:p>
        </w:tc>
        <w:tc>
          <w:tcPr>
            <w:tcW w:w="425" w:type="pct"/>
          </w:tcPr>
          <w:p w14:paraId="26B1AC8E" w14:textId="77777777" w:rsidR="002021F1" w:rsidRDefault="002021F1" w:rsidP="002021F1">
            <w:pPr>
              <w:jc w:val="both"/>
              <w:rPr>
                <w:sz w:val="18"/>
                <w:szCs w:val="18"/>
              </w:rPr>
            </w:pPr>
          </w:p>
        </w:tc>
        <w:tc>
          <w:tcPr>
            <w:tcW w:w="389" w:type="pct"/>
          </w:tcPr>
          <w:p w14:paraId="093597CF" w14:textId="77777777" w:rsidR="002021F1" w:rsidRDefault="002021F1" w:rsidP="002021F1">
            <w:pPr>
              <w:jc w:val="both"/>
              <w:rPr>
                <w:sz w:val="18"/>
                <w:szCs w:val="18"/>
              </w:rPr>
            </w:pPr>
          </w:p>
        </w:tc>
      </w:tr>
      <w:tr w:rsidR="002021F1" w:rsidRPr="005B4766" w14:paraId="5F86C6F4" w14:textId="77777777" w:rsidTr="003E2CF6">
        <w:tc>
          <w:tcPr>
            <w:tcW w:w="697" w:type="pct"/>
          </w:tcPr>
          <w:p w14:paraId="6CD89AA7" w14:textId="77777777" w:rsidR="002021F1" w:rsidRPr="005B4766" w:rsidRDefault="002021F1" w:rsidP="002021F1">
            <w:pPr>
              <w:spacing w:after="120"/>
              <w:rPr>
                <w:sz w:val="18"/>
                <w:szCs w:val="18"/>
              </w:rPr>
            </w:pPr>
            <w:r w:rsidRPr="0047304D">
              <w:rPr>
                <w:sz w:val="18"/>
                <w:szCs w:val="18"/>
              </w:rPr>
              <w:t>Start Date</w:t>
            </w:r>
          </w:p>
        </w:tc>
        <w:tc>
          <w:tcPr>
            <w:tcW w:w="352" w:type="pct"/>
          </w:tcPr>
          <w:p w14:paraId="4CB1F785" w14:textId="77777777" w:rsidR="002021F1" w:rsidRPr="005B4766" w:rsidRDefault="002021F1" w:rsidP="002021F1">
            <w:pPr>
              <w:spacing w:after="120"/>
              <w:rPr>
                <w:sz w:val="18"/>
                <w:szCs w:val="18"/>
              </w:rPr>
            </w:pPr>
            <w:r w:rsidRPr="005B4766">
              <w:rPr>
                <w:sz w:val="18"/>
                <w:szCs w:val="18"/>
              </w:rPr>
              <w:t>7</w:t>
            </w:r>
          </w:p>
        </w:tc>
        <w:tc>
          <w:tcPr>
            <w:tcW w:w="599" w:type="pct"/>
          </w:tcPr>
          <w:p w14:paraId="62719716" w14:textId="77777777" w:rsidR="002021F1" w:rsidRDefault="002021F1" w:rsidP="002021F1">
            <w:pPr>
              <w:spacing w:after="120"/>
              <w:rPr>
                <w:sz w:val="18"/>
                <w:szCs w:val="18"/>
              </w:rPr>
            </w:pPr>
            <w:r>
              <w:rPr>
                <w:sz w:val="18"/>
                <w:szCs w:val="18"/>
              </w:rPr>
              <w:t>DATE</w:t>
            </w:r>
          </w:p>
          <w:p w14:paraId="3ABE04CE" w14:textId="77777777" w:rsidR="002021F1" w:rsidRPr="005B4766" w:rsidRDefault="002021F1" w:rsidP="002021F1">
            <w:pPr>
              <w:spacing w:after="120"/>
              <w:rPr>
                <w:sz w:val="18"/>
                <w:szCs w:val="18"/>
              </w:rPr>
            </w:pPr>
          </w:p>
        </w:tc>
        <w:tc>
          <w:tcPr>
            <w:tcW w:w="627" w:type="pct"/>
          </w:tcPr>
          <w:p w14:paraId="26CB1633" w14:textId="77777777" w:rsidR="002021F1" w:rsidRPr="0047304D" w:rsidRDefault="002021F1" w:rsidP="002021F1">
            <w:pPr>
              <w:spacing w:after="120"/>
              <w:rPr>
                <w:sz w:val="18"/>
                <w:szCs w:val="18"/>
              </w:rPr>
            </w:pPr>
            <w:r w:rsidRPr="0047304D">
              <w:rPr>
                <w:sz w:val="18"/>
                <w:szCs w:val="18"/>
              </w:rPr>
              <w:t xml:space="preserve"> YYYYMMDD</w:t>
            </w:r>
          </w:p>
        </w:tc>
        <w:tc>
          <w:tcPr>
            <w:tcW w:w="1006" w:type="pct"/>
          </w:tcPr>
          <w:p w14:paraId="581F6151" w14:textId="77777777" w:rsidR="002021F1" w:rsidRPr="005B4766" w:rsidRDefault="002021F1" w:rsidP="002021F1">
            <w:pPr>
              <w:spacing w:after="120"/>
              <w:rPr>
                <w:sz w:val="18"/>
                <w:szCs w:val="18"/>
              </w:rPr>
            </w:pPr>
            <w:r>
              <w:rPr>
                <w:sz w:val="18"/>
                <w:szCs w:val="18"/>
              </w:rPr>
              <w:t>e.g. 20090101</w:t>
            </w:r>
          </w:p>
        </w:tc>
        <w:tc>
          <w:tcPr>
            <w:tcW w:w="580" w:type="pct"/>
          </w:tcPr>
          <w:p w14:paraId="46E54282" w14:textId="77777777" w:rsidR="002021F1" w:rsidRPr="005B4766" w:rsidRDefault="002021F1" w:rsidP="002021F1">
            <w:pPr>
              <w:spacing w:after="120"/>
              <w:rPr>
                <w:sz w:val="18"/>
                <w:szCs w:val="18"/>
              </w:rPr>
            </w:pPr>
          </w:p>
        </w:tc>
        <w:tc>
          <w:tcPr>
            <w:tcW w:w="325" w:type="pct"/>
          </w:tcPr>
          <w:p w14:paraId="64354626" w14:textId="77777777" w:rsidR="002021F1" w:rsidRDefault="002021F1" w:rsidP="002021F1">
            <w:pPr>
              <w:jc w:val="both"/>
            </w:pPr>
            <w:r w:rsidRPr="00D21BD5">
              <w:rPr>
                <w:rFonts w:ascii="Wingdings" w:hAnsi="Wingdings" w:cs="Wingdings"/>
                <w:sz w:val="26"/>
                <w:szCs w:val="26"/>
              </w:rPr>
              <w:t></w:t>
            </w:r>
          </w:p>
        </w:tc>
        <w:tc>
          <w:tcPr>
            <w:tcW w:w="425" w:type="pct"/>
          </w:tcPr>
          <w:p w14:paraId="6AD1003C" w14:textId="77777777" w:rsidR="002021F1" w:rsidRDefault="002021F1" w:rsidP="002021F1">
            <w:pPr>
              <w:jc w:val="both"/>
            </w:pPr>
            <w:r w:rsidRPr="00D21BD5">
              <w:rPr>
                <w:rFonts w:ascii="Wingdings" w:hAnsi="Wingdings" w:cs="Wingdings"/>
                <w:sz w:val="26"/>
                <w:szCs w:val="26"/>
              </w:rPr>
              <w:t></w:t>
            </w:r>
          </w:p>
        </w:tc>
        <w:tc>
          <w:tcPr>
            <w:tcW w:w="389" w:type="pct"/>
          </w:tcPr>
          <w:p w14:paraId="6F02F53B" w14:textId="77777777" w:rsidR="002021F1" w:rsidRDefault="002021F1" w:rsidP="002021F1">
            <w:pPr>
              <w:jc w:val="both"/>
            </w:pPr>
            <w:r w:rsidRPr="00D21BD5">
              <w:rPr>
                <w:rFonts w:ascii="Wingdings" w:hAnsi="Wingdings" w:cs="Wingdings"/>
                <w:sz w:val="26"/>
                <w:szCs w:val="26"/>
              </w:rPr>
              <w:t></w:t>
            </w:r>
          </w:p>
        </w:tc>
      </w:tr>
      <w:tr w:rsidR="002021F1" w:rsidRPr="005B4766" w14:paraId="4CA2293E" w14:textId="77777777" w:rsidTr="003E2CF6">
        <w:tc>
          <w:tcPr>
            <w:tcW w:w="697" w:type="pct"/>
          </w:tcPr>
          <w:p w14:paraId="508B557B" w14:textId="77777777" w:rsidR="002021F1" w:rsidRPr="005B4766" w:rsidRDefault="002021F1" w:rsidP="002021F1">
            <w:pPr>
              <w:spacing w:after="120"/>
              <w:rPr>
                <w:sz w:val="18"/>
                <w:szCs w:val="18"/>
              </w:rPr>
            </w:pPr>
            <w:r w:rsidRPr="0047304D">
              <w:rPr>
                <w:sz w:val="18"/>
                <w:szCs w:val="18"/>
              </w:rPr>
              <w:t>End Date</w:t>
            </w:r>
          </w:p>
        </w:tc>
        <w:tc>
          <w:tcPr>
            <w:tcW w:w="352" w:type="pct"/>
          </w:tcPr>
          <w:p w14:paraId="0C5B3D88" w14:textId="77777777" w:rsidR="002021F1" w:rsidRPr="005B4766" w:rsidRDefault="002021F1" w:rsidP="002021F1">
            <w:pPr>
              <w:spacing w:after="120"/>
              <w:rPr>
                <w:sz w:val="18"/>
                <w:szCs w:val="18"/>
              </w:rPr>
            </w:pPr>
            <w:r w:rsidRPr="005B4766">
              <w:rPr>
                <w:sz w:val="18"/>
                <w:szCs w:val="18"/>
              </w:rPr>
              <w:t>8</w:t>
            </w:r>
          </w:p>
        </w:tc>
        <w:tc>
          <w:tcPr>
            <w:tcW w:w="599" w:type="pct"/>
          </w:tcPr>
          <w:p w14:paraId="235448D3" w14:textId="77777777" w:rsidR="002021F1" w:rsidRDefault="002021F1" w:rsidP="002021F1">
            <w:pPr>
              <w:spacing w:after="120"/>
              <w:rPr>
                <w:sz w:val="18"/>
                <w:szCs w:val="18"/>
              </w:rPr>
            </w:pPr>
            <w:r>
              <w:rPr>
                <w:sz w:val="18"/>
                <w:szCs w:val="18"/>
              </w:rPr>
              <w:t>DATE</w:t>
            </w:r>
          </w:p>
          <w:p w14:paraId="737A85E4" w14:textId="77777777" w:rsidR="002021F1" w:rsidRPr="005B4766" w:rsidRDefault="002021F1" w:rsidP="002021F1">
            <w:pPr>
              <w:spacing w:after="120"/>
              <w:rPr>
                <w:sz w:val="18"/>
                <w:szCs w:val="18"/>
              </w:rPr>
            </w:pPr>
          </w:p>
        </w:tc>
        <w:tc>
          <w:tcPr>
            <w:tcW w:w="627" w:type="pct"/>
          </w:tcPr>
          <w:p w14:paraId="3E6F615B" w14:textId="77777777" w:rsidR="002021F1" w:rsidRPr="005B4766" w:rsidRDefault="002021F1" w:rsidP="002021F1">
            <w:pPr>
              <w:spacing w:after="120"/>
              <w:rPr>
                <w:sz w:val="18"/>
                <w:szCs w:val="18"/>
              </w:rPr>
            </w:pPr>
            <w:r w:rsidRPr="0047304D">
              <w:rPr>
                <w:sz w:val="18"/>
                <w:szCs w:val="18"/>
              </w:rPr>
              <w:t xml:space="preserve"> YYYYMMDD</w:t>
            </w:r>
          </w:p>
        </w:tc>
        <w:tc>
          <w:tcPr>
            <w:tcW w:w="1006" w:type="pct"/>
          </w:tcPr>
          <w:p w14:paraId="51F6BEB1" w14:textId="77777777" w:rsidR="002021F1" w:rsidRPr="0047304D" w:rsidRDefault="002021F1" w:rsidP="002021F1">
            <w:pPr>
              <w:spacing w:after="120"/>
              <w:rPr>
                <w:sz w:val="18"/>
                <w:szCs w:val="18"/>
              </w:rPr>
            </w:pPr>
            <w:r w:rsidRPr="0047304D">
              <w:rPr>
                <w:sz w:val="18"/>
                <w:szCs w:val="18"/>
              </w:rPr>
              <w:t>e.g. 20090101</w:t>
            </w:r>
          </w:p>
        </w:tc>
        <w:tc>
          <w:tcPr>
            <w:tcW w:w="580" w:type="pct"/>
          </w:tcPr>
          <w:p w14:paraId="01FE75F4" w14:textId="77777777" w:rsidR="002021F1" w:rsidRPr="005B4766" w:rsidRDefault="002021F1" w:rsidP="002021F1">
            <w:pPr>
              <w:spacing w:after="120"/>
              <w:rPr>
                <w:sz w:val="18"/>
                <w:szCs w:val="18"/>
              </w:rPr>
            </w:pPr>
          </w:p>
        </w:tc>
        <w:tc>
          <w:tcPr>
            <w:tcW w:w="325" w:type="pct"/>
          </w:tcPr>
          <w:p w14:paraId="19FFC977" w14:textId="77777777" w:rsidR="002021F1" w:rsidRDefault="002021F1" w:rsidP="002021F1">
            <w:pPr>
              <w:jc w:val="both"/>
            </w:pPr>
            <w:r w:rsidRPr="00D21BD5">
              <w:rPr>
                <w:rFonts w:ascii="Wingdings" w:hAnsi="Wingdings" w:cs="Wingdings"/>
                <w:sz w:val="26"/>
                <w:szCs w:val="26"/>
              </w:rPr>
              <w:t></w:t>
            </w:r>
          </w:p>
        </w:tc>
        <w:tc>
          <w:tcPr>
            <w:tcW w:w="425" w:type="pct"/>
          </w:tcPr>
          <w:p w14:paraId="04E09A13" w14:textId="77777777" w:rsidR="002021F1" w:rsidRDefault="002021F1" w:rsidP="002021F1">
            <w:pPr>
              <w:jc w:val="both"/>
            </w:pPr>
            <w:r w:rsidRPr="00D21BD5">
              <w:rPr>
                <w:rFonts w:ascii="Wingdings" w:hAnsi="Wingdings" w:cs="Wingdings"/>
                <w:sz w:val="26"/>
                <w:szCs w:val="26"/>
              </w:rPr>
              <w:t></w:t>
            </w:r>
          </w:p>
        </w:tc>
        <w:tc>
          <w:tcPr>
            <w:tcW w:w="389" w:type="pct"/>
          </w:tcPr>
          <w:p w14:paraId="37838C17" w14:textId="77777777" w:rsidR="002021F1" w:rsidRDefault="002021F1" w:rsidP="002021F1">
            <w:pPr>
              <w:jc w:val="both"/>
            </w:pPr>
            <w:r w:rsidRPr="00D21BD5">
              <w:rPr>
                <w:rFonts w:ascii="Wingdings" w:hAnsi="Wingdings" w:cs="Wingdings"/>
                <w:sz w:val="26"/>
                <w:szCs w:val="26"/>
              </w:rPr>
              <w:t></w:t>
            </w:r>
          </w:p>
        </w:tc>
      </w:tr>
      <w:tr w:rsidR="002021F1" w:rsidRPr="005B4766" w14:paraId="6C452B04" w14:textId="77777777" w:rsidTr="003E2CF6">
        <w:tc>
          <w:tcPr>
            <w:tcW w:w="697" w:type="pct"/>
          </w:tcPr>
          <w:p w14:paraId="04151608" w14:textId="77777777" w:rsidR="002021F1" w:rsidRPr="005B4766" w:rsidRDefault="002021F1" w:rsidP="002021F1">
            <w:pPr>
              <w:spacing w:after="120"/>
              <w:rPr>
                <w:sz w:val="18"/>
                <w:szCs w:val="18"/>
              </w:rPr>
            </w:pPr>
            <w:r w:rsidRPr="0047304D">
              <w:rPr>
                <w:sz w:val="18"/>
                <w:szCs w:val="18"/>
              </w:rPr>
              <w:t xml:space="preserve">First line of address                         </w:t>
            </w:r>
          </w:p>
        </w:tc>
        <w:tc>
          <w:tcPr>
            <w:tcW w:w="352" w:type="pct"/>
          </w:tcPr>
          <w:p w14:paraId="37FAD09A" w14:textId="77777777" w:rsidR="002021F1" w:rsidRPr="005B4766" w:rsidRDefault="002021F1" w:rsidP="002021F1">
            <w:pPr>
              <w:spacing w:after="120"/>
              <w:rPr>
                <w:sz w:val="18"/>
                <w:szCs w:val="18"/>
              </w:rPr>
            </w:pPr>
            <w:r w:rsidRPr="005B4766">
              <w:rPr>
                <w:sz w:val="18"/>
                <w:szCs w:val="18"/>
              </w:rPr>
              <w:t>9</w:t>
            </w:r>
          </w:p>
        </w:tc>
        <w:tc>
          <w:tcPr>
            <w:tcW w:w="599" w:type="pct"/>
          </w:tcPr>
          <w:p w14:paraId="2C21776B" w14:textId="77777777" w:rsidR="002021F1" w:rsidRPr="005B4766" w:rsidRDefault="002021F1" w:rsidP="002021F1">
            <w:pPr>
              <w:spacing w:after="120"/>
              <w:rPr>
                <w:sz w:val="18"/>
                <w:szCs w:val="18"/>
              </w:rPr>
            </w:pPr>
            <w:r>
              <w:rPr>
                <w:sz w:val="18"/>
                <w:szCs w:val="18"/>
              </w:rPr>
              <w:t>80</w:t>
            </w:r>
          </w:p>
        </w:tc>
        <w:tc>
          <w:tcPr>
            <w:tcW w:w="627" w:type="pct"/>
          </w:tcPr>
          <w:p w14:paraId="1AEF04B0" w14:textId="77777777" w:rsidR="002021F1" w:rsidRPr="005B4766" w:rsidRDefault="002021F1" w:rsidP="002021F1">
            <w:pPr>
              <w:spacing w:after="120"/>
              <w:rPr>
                <w:sz w:val="18"/>
                <w:szCs w:val="18"/>
              </w:rPr>
            </w:pPr>
            <w:r>
              <w:rPr>
                <w:sz w:val="18"/>
                <w:szCs w:val="18"/>
              </w:rPr>
              <w:t>Text</w:t>
            </w:r>
          </w:p>
        </w:tc>
        <w:tc>
          <w:tcPr>
            <w:tcW w:w="1006" w:type="pct"/>
          </w:tcPr>
          <w:p w14:paraId="5E938BFB" w14:textId="77777777" w:rsidR="002021F1" w:rsidRPr="0047304D" w:rsidRDefault="002021F1" w:rsidP="002021F1">
            <w:pPr>
              <w:spacing w:after="120"/>
              <w:rPr>
                <w:sz w:val="18"/>
                <w:szCs w:val="18"/>
              </w:rPr>
            </w:pPr>
            <w:r w:rsidRPr="0047304D">
              <w:rPr>
                <w:sz w:val="18"/>
                <w:szCs w:val="18"/>
              </w:rPr>
              <w:t>e.g. CLIFFE GRANCE.</w:t>
            </w:r>
          </w:p>
          <w:p w14:paraId="5D6E174A" w14:textId="77777777" w:rsidR="002021F1" w:rsidRPr="0047304D" w:rsidRDefault="002021F1" w:rsidP="002021F1">
            <w:pPr>
              <w:spacing w:after="120"/>
              <w:rPr>
                <w:sz w:val="18"/>
                <w:szCs w:val="18"/>
              </w:rPr>
            </w:pPr>
          </w:p>
        </w:tc>
        <w:tc>
          <w:tcPr>
            <w:tcW w:w="580" w:type="pct"/>
          </w:tcPr>
          <w:p w14:paraId="63805C6E" w14:textId="77777777" w:rsidR="002021F1" w:rsidRDefault="002021F1" w:rsidP="002021F1">
            <w:pPr>
              <w:spacing w:after="120"/>
              <w:rPr>
                <w:sz w:val="18"/>
                <w:szCs w:val="18"/>
              </w:rPr>
            </w:pPr>
            <w:r w:rsidRPr="0047304D">
              <w:rPr>
                <w:sz w:val="18"/>
                <w:szCs w:val="18"/>
              </w:rPr>
              <w:t xml:space="preserve">Not </w:t>
            </w:r>
            <w:r>
              <w:rPr>
                <w:sz w:val="18"/>
                <w:szCs w:val="18"/>
              </w:rPr>
              <w:t xml:space="preserve">applicable </w:t>
            </w:r>
            <w:r w:rsidRPr="0047304D">
              <w:rPr>
                <w:sz w:val="18"/>
                <w:szCs w:val="18"/>
              </w:rPr>
              <w:t>for Cable Link.</w:t>
            </w:r>
          </w:p>
        </w:tc>
        <w:tc>
          <w:tcPr>
            <w:tcW w:w="325" w:type="pct"/>
          </w:tcPr>
          <w:p w14:paraId="4E66CD0A" w14:textId="77777777" w:rsidR="002021F1" w:rsidRDefault="002021F1" w:rsidP="002021F1">
            <w:pPr>
              <w:jc w:val="both"/>
            </w:pPr>
            <w:r w:rsidRPr="001649D1">
              <w:rPr>
                <w:rFonts w:ascii="Wingdings" w:hAnsi="Wingdings" w:cs="Wingdings"/>
                <w:sz w:val="26"/>
                <w:szCs w:val="26"/>
              </w:rPr>
              <w:t></w:t>
            </w:r>
          </w:p>
        </w:tc>
        <w:tc>
          <w:tcPr>
            <w:tcW w:w="425" w:type="pct"/>
          </w:tcPr>
          <w:p w14:paraId="58D4D3BF" w14:textId="77777777" w:rsidR="002021F1" w:rsidRDefault="002021F1" w:rsidP="002021F1">
            <w:pPr>
              <w:jc w:val="both"/>
            </w:pPr>
            <w:r w:rsidRPr="001649D1">
              <w:rPr>
                <w:rFonts w:ascii="Wingdings" w:hAnsi="Wingdings" w:cs="Wingdings"/>
                <w:sz w:val="26"/>
                <w:szCs w:val="26"/>
              </w:rPr>
              <w:t></w:t>
            </w:r>
          </w:p>
        </w:tc>
        <w:tc>
          <w:tcPr>
            <w:tcW w:w="389" w:type="pct"/>
          </w:tcPr>
          <w:p w14:paraId="77CC1B6D" w14:textId="77777777" w:rsidR="002021F1" w:rsidRDefault="002021F1" w:rsidP="002021F1">
            <w:pPr>
              <w:jc w:val="both"/>
              <w:rPr>
                <w:sz w:val="18"/>
                <w:szCs w:val="18"/>
              </w:rPr>
            </w:pPr>
          </w:p>
        </w:tc>
      </w:tr>
      <w:tr w:rsidR="002021F1" w:rsidRPr="005B4766" w14:paraId="4E2DDF1D" w14:textId="77777777" w:rsidTr="003E2CF6">
        <w:tc>
          <w:tcPr>
            <w:tcW w:w="697" w:type="pct"/>
          </w:tcPr>
          <w:p w14:paraId="34903390" w14:textId="77777777" w:rsidR="002021F1" w:rsidRPr="005B4766" w:rsidRDefault="002021F1" w:rsidP="002021F1">
            <w:pPr>
              <w:spacing w:after="120"/>
              <w:rPr>
                <w:sz w:val="18"/>
                <w:szCs w:val="18"/>
              </w:rPr>
            </w:pPr>
            <w:r w:rsidRPr="0047304D">
              <w:rPr>
                <w:sz w:val="18"/>
                <w:szCs w:val="18"/>
              </w:rPr>
              <w:t xml:space="preserve">Post Code                     </w:t>
            </w:r>
          </w:p>
        </w:tc>
        <w:tc>
          <w:tcPr>
            <w:tcW w:w="352" w:type="pct"/>
          </w:tcPr>
          <w:p w14:paraId="1B16DF93" w14:textId="77777777" w:rsidR="002021F1" w:rsidRPr="005B4766" w:rsidRDefault="002021F1" w:rsidP="002021F1">
            <w:pPr>
              <w:spacing w:after="120"/>
              <w:rPr>
                <w:sz w:val="18"/>
                <w:szCs w:val="18"/>
              </w:rPr>
            </w:pPr>
            <w:r w:rsidRPr="005B4766">
              <w:rPr>
                <w:sz w:val="18"/>
                <w:szCs w:val="18"/>
              </w:rPr>
              <w:t>10</w:t>
            </w:r>
          </w:p>
        </w:tc>
        <w:tc>
          <w:tcPr>
            <w:tcW w:w="599" w:type="pct"/>
          </w:tcPr>
          <w:p w14:paraId="578BD016" w14:textId="77777777" w:rsidR="002021F1" w:rsidRPr="005B4766" w:rsidRDefault="002021F1" w:rsidP="002021F1">
            <w:pPr>
              <w:spacing w:after="120"/>
              <w:rPr>
                <w:sz w:val="18"/>
                <w:szCs w:val="18"/>
              </w:rPr>
            </w:pPr>
            <w:r>
              <w:rPr>
                <w:sz w:val="18"/>
                <w:szCs w:val="18"/>
              </w:rPr>
              <w:t>16</w:t>
            </w:r>
          </w:p>
        </w:tc>
        <w:tc>
          <w:tcPr>
            <w:tcW w:w="627" w:type="pct"/>
          </w:tcPr>
          <w:p w14:paraId="29BAB2FC" w14:textId="77777777" w:rsidR="002021F1" w:rsidRPr="005B4766" w:rsidRDefault="002021F1" w:rsidP="002021F1">
            <w:pPr>
              <w:spacing w:after="120"/>
              <w:rPr>
                <w:sz w:val="18"/>
                <w:szCs w:val="18"/>
              </w:rPr>
            </w:pPr>
            <w:r>
              <w:rPr>
                <w:sz w:val="18"/>
                <w:szCs w:val="18"/>
              </w:rPr>
              <w:t>Text</w:t>
            </w:r>
          </w:p>
        </w:tc>
        <w:tc>
          <w:tcPr>
            <w:tcW w:w="1006" w:type="pct"/>
          </w:tcPr>
          <w:p w14:paraId="7A7142F6" w14:textId="77777777" w:rsidR="002021F1" w:rsidRPr="0047304D" w:rsidRDefault="002021F1" w:rsidP="002021F1">
            <w:pPr>
              <w:spacing w:after="120"/>
              <w:rPr>
                <w:sz w:val="18"/>
                <w:szCs w:val="18"/>
              </w:rPr>
            </w:pPr>
            <w:r w:rsidRPr="0047304D">
              <w:rPr>
                <w:sz w:val="18"/>
                <w:szCs w:val="18"/>
              </w:rPr>
              <w:t>e.g. ME38EU.</w:t>
            </w:r>
          </w:p>
          <w:p w14:paraId="6622DA44" w14:textId="77777777" w:rsidR="002021F1" w:rsidRPr="0047304D" w:rsidRDefault="002021F1" w:rsidP="002021F1">
            <w:pPr>
              <w:spacing w:after="120"/>
              <w:rPr>
                <w:sz w:val="18"/>
                <w:szCs w:val="18"/>
              </w:rPr>
            </w:pPr>
          </w:p>
        </w:tc>
        <w:tc>
          <w:tcPr>
            <w:tcW w:w="580" w:type="pct"/>
          </w:tcPr>
          <w:p w14:paraId="621C4921" w14:textId="77777777" w:rsidR="002021F1" w:rsidRPr="0047304D" w:rsidRDefault="002021F1" w:rsidP="002021F1">
            <w:pPr>
              <w:spacing w:after="120"/>
              <w:rPr>
                <w:sz w:val="18"/>
                <w:szCs w:val="18"/>
              </w:rPr>
            </w:pPr>
            <w:r w:rsidRPr="0047304D">
              <w:rPr>
                <w:sz w:val="18"/>
                <w:szCs w:val="18"/>
              </w:rPr>
              <w:t xml:space="preserve">Not </w:t>
            </w:r>
            <w:r>
              <w:rPr>
                <w:sz w:val="18"/>
                <w:szCs w:val="18"/>
              </w:rPr>
              <w:t xml:space="preserve">applicable </w:t>
            </w:r>
            <w:r w:rsidRPr="0047304D">
              <w:rPr>
                <w:sz w:val="18"/>
                <w:szCs w:val="18"/>
              </w:rPr>
              <w:t>for Cable Link.</w:t>
            </w:r>
          </w:p>
        </w:tc>
        <w:tc>
          <w:tcPr>
            <w:tcW w:w="325" w:type="pct"/>
          </w:tcPr>
          <w:p w14:paraId="722E5C70" w14:textId="77777777" w:rsidR="002021F1" w:rsidRDefault="002021F1" w:rsidP="002021F1">
            <w:pPr>
              <w:jc w:val="both"/>
            </w:pPr>
            <w:r w:rsidRPr="00A31CCE">
              <w:rPr>
                <w:rFonts w:ascii="Wingdings" w:hAnsi="Wingdings" w:cs="Wingdings"/>
                <w:sz w:val="26"/>
                <w:szCs w:val="26"/>
              </w:rPr>
              <w:t></w:t>
            </w:r>
          </w:p>
        </w:tc>
        <w:tc>
          <w:tcPr>
            <w:tcW w:w="425" w:type="pct"/>
          </w:tcPr>
          <w:p w14:paraId="779D32A4" w14:textId="77777777" w:rsidR="002021F1" w:rsidRDefault="002021F1" w:rsidP="002021F1">
            <w:pPr>
              <w:jc w:val="both"/>
            </w:pPr>
            <w:r w:rsidRPr="00A31CCE">
              <w:rPr>
                <w:rFonts w:ascii="Wingdings" w:hAnsi="Wingdings" w:cs="Wingdings"/>
                <w:sz w:val="26"/>
                <w:szCs w:val="26"/>
              </w:rPr>
              <w:t></w:t>
            </w:r>
          </w:p>
        </w:tc>
        <w:tc>
          <w:tcPr>
            <w:tcW w:w="389" w:type="pct"/>
          </w:tcPr>
          <w:p w14:paraId="64ACA474" w14:textId="77777777" w:rsidR="002021F1" w:rsidRPr="00001686" w:rsidRDefault="002021F1" w:rsidP="002021F1">
            <w:pPr>
              <w:jc w:val="both"/>
              <w:rPr>
                <w:rFonts w:cs="Arial"/>
                <w:lang w:val="fr-FR"/>
              </w:rPr>
            </w:pPr>
          </w:p>
        </w:tc>
      </w:tr>
      <w:tr w:rsidR="002021F1" w:rsidRPr="005B4766" w14:paraId="0ACB57F0" w14:textId="77777777" w:rsidTr="003E2CF6">
        <w:tc>
          <w:tcPr>
            <w:tcW w:w="697" w:type="pct"/>
            <w:tcBorders>
              <w:bottom w:val="nil"/>
            </w:tcBorders>
          </w:tcPr>
          <w:p w14:paraId="50D547BB" w14:textId="77777777" w:rsidR="002021F1" w:rsidRPr="003D0266" w:rsidRDefault="002021F1" w:rsidP="002021F1">
            <w:pPr>
              <w:spacing w:after="120"/>
              <w:rPr>
                <w:sz w:val="18"/>
                <w:szCs w:val="18"/>
              </w:rPr>
            </w:pPr>
            <w:r w:rsidRPr="0047304D">
              <w:rPr>
                <w:sz w:val="18"/>
                <w:szCs w:val="18"/>
              </w:rPr>
              <w:t>*CSS/</w:t>
            </w:r>
            <w:r w:rsidR="00A26F4E">
              <w:rPr>
                <w:sz w:val="18"/>
                <w:szCs w:val="18"/>
              </w:rPr>
              <w:t>Siebel</w:t>
            </w:r>
            <w:r w:rsidRPr="0047304D">
              <w:rPr>
                <w:sz w:val="18"/>
                <w:szCs w:val="18"/>
              </w:rPr>
              <w:t xml:space="preserve"> Job No</w:t>
            </w:r>
          </w:p>
        </w:tc>
        <w:tc>
          <w:tcPr>
            <w:tcW w:w="352" w:type="pct"/>
            <w:tcBorders>
              <w:bottom w:val="nil"/>
            </w:tcBorders>
          </w:tcPr>
          <w:p w14:paraId="212DB5DD" w14:textId="77777777" w:rsidR="002021F1" w:rsidRPr="003D0266" w:rsidRDefault="002021F1" w:rsidP="002021F1">
            <w:pPr>
              <w:spacing w:after="120"/>
              <w:rPr>
                <w:sz w:val="18"/>
                <w:szCs w:val="18"/>
              </w:rPr>
            </w:pPr>
            <w:r w:rsidRPr="003D0266">
              <w:rPr>
                <w:sz w:val="18"/>
                <w:szCs w:val="18"/>
              </w:rPr>
              <w:t>11</w:t>
            </w:r>
          </w:p>
        </w:tc>
        <w:tc>
          <w:tcPr>
            <w:tcW w:w="599" w:type="pct"/>
            <w:tcBorders>
              <w:bottom w:val="nil"/>
            </w:tcBorders>
          </w:tcPr>
          <w:p w14:paraId="71A6AC75" w14:textId="77777777" w:rsidR="002021F1" w:rsidRPr="003D0266" w:rsidRDefault="002021F1" w:rsidP="002021F1">
            <w:pPr>
              <w:spacing w:after="120"/>
              <w:rPr>
                <w:sz w:val="18"/>
                <w:szCs w:val="18"/>
              </w:rPr>
            </w:pPr>
            <w:r w:rsidRPr="003D0266">
              <w:rPr>
                <w:sz w:val="18"/>
                <w:szCs w:val="18"/>
              </w:rPr>
              <w:t>20</w:t>
            </w:r>
          </w:p>
        </w:tc>
        <w:tc>
          <w:tcPr>
            <w:tcW w:w="627" w:type="pct"/>
            <w:tcBorders>
              <w:bottom w:val="nil"/>
            </w:tcBorders>
          </w:tcPr>
          <w:p w14:paraId="22330828" w14:textId="77777777" w:rsidR="002021F1" w:rsidRPr="003D0266" w:rsidRDefault="002021F1" w:rsidP="002021F1">
            <w:pPr>
              <w:spacing w:after="120"/>
              <w:rPr>
                <w:sz w:val="18"/>
                <w:szCs w:val="18"/>
              </w:rPr>
            </w:pPr>
            <w:r w:rsidRPr="003D0266">
              <w:rPr>
                <w:sz w:val="18"/>
                <w:szCs w:val="18"/>
              </w:rPr>
              <w:t>Text</w:t>
            </w:r>
          </w:p>
        </w:tc>
        <w:tc>
          <w:tcPr>
            <w:tcW w:w="1006" w:type="pct"/>
            <w:tcBorders>
              <w:bottom w:val="nil"/>
            </w:tcBorders>
          </w:tcPr>
          <w:p w14:paraId="1ACC9F8E" w14:textId="77777777" w:rsidR="002021F1" w:rsidRPr="0047304D" w:rsidRDefault="002021F1" w:rsidP="002021F1">
            <w:pPr>
              <w:spacing w:after="120"/>
              <w:rPr>
                <w:sz w:val="18"/>
                <w:szCs w:val="18"/>
              </w:rPr>
            </w:pPr>
            <w:r w:rsidRPr="0047304D">
              <w:rPr>
                <w:sz w:val="18"/>
                <w:szCs w:val="18"/>
              </w:rPr>
              <w:t>Not used for LLU.</w:t>
            </w:r>
          </w:p>
        </w:tc>
        <w:tc>
          <w:tcPr>
            <w:tcW w:w="580" w:type="pct"/>
            <w:tcBorders>
              <w:bottom w:val="nil"/>
            </w:tcBorders>
          </w:tcPr>
          <w:p w14:paraId="3711C6D4" w14:textId="77777777" w:rsidR="002021F1" w:rsidRPr="003D0266" w:rsidRDefault="002021F1" w:rsidP="002021F1">
            <w:pPr>
              <w:spacing w:after="120"/>
              <w:rPr>
                <w:sz w:val="18"/>
                <w:szCs w:val="18"/>
              </w:rPr>
            </w:pPr>
          </w:p>
        </w:tc>
        <w:tc>
          <w:tcPr>
            <w:tcW w:w="325" w:type="pct"/>
            <w:tcBorders>
              <w:bottom w:val="nil"/>
            </w:tcBorders>
          </w:tcPr>
          <w:p w14:paraId="40058E5B" w14:textId="77777777" w:rsidR="002021F1" w:rsidRPr="003D0266" w:rsidRDefault="002021F1" w:rsidP="002021F1">
            <w:pPr>
              <w:jc w:val="both"/>
              <w:rPr>
                <w:sz w:val="18"/>
                <w:szCs w:val="18"/>
              </w:rPr>
            </w:pPr>
          </w:p>
        </w:tc>
        <w:tc>
          <w:tcPr>
            <w:tcW w:w="425" w:type="pct"/>
            <w:tcBorders>
              <w:bottom w:val="nil"/>
            </w:tcBorders>
          </w:tcPr>
          <w:p w14:paraId="3032FCA5" w14:textId="77777777" w:rsidR="002021F1" w:rsidRPr="003D0266" w:rsidRDefault="002021F1" w:rsidP="002021F1">
            <w:pPr>
              <w:jc w:val="both"/>
              <w:rPr>
                <w:sz w:val="18"/>
                <w:szCs w:val="18"/>
              </w:rPr>
            </w:pPr>
          </w:p>
        </w:tc>
        <w:tc>
          <w:tcPr>
            <w:tcW w:w="389" w:type="pct"/>
            <w:tcBorders>
              <w:bottom w:val="nil"/>
            </w:tcBorders>
          </w:tcPr>
          <w:p w14:paraId="2F1319A3" w14:textId="77777777" w:rsidR="002021F1" w:rsidRPr="003D0266" w:rsidRDefault="002021F1" w:rsidP="002021F1">
            <w:pPr>
              <w:jc w:val="both"/>
              <w:rPr>
                <w:sz w:val="18"/>
                <w:szCs w:val="18"/>
              </w:rPr>
            </w:pPr>
          </w:p>
        </w:tc>
      </w:tr>
      <w:tr w:rsidR="002021F1" w:rsidRPr="005B4766" w14:paraId="16616321" w14:textId="77777777" w:rsidTr="003E2CF6">
        <w:tc>
          <w:tcPr>
            <w:tcW w:w="697" w:type="pct"/>
          </w:tcPr>
          <w:p w14:paraId="35F93DDF" w14:textId="77777777" w:rsidR="002021F1" w:rsidRPr="003D0266" w:rsidRDefault="002021F1" w:rsidP="002021F1">
            <w:pPr>
              <w:spacing w:after="120"/>
              <w:rPr>
                <w:sz w:val="18"/>
                <w:szCs w:val="18"/>
              </w:rPr>
            </w:pPr>
            <w:r w:rsidRPr="003D0266">
              <w:rPr>
                <w:sz w:val="18"/>
                <w:szCs w:val="18"/>
              </w:rPr>
              <w:t>Cust/SP order No/Fault ref No.1/2</w:t>
            </w:r>
          </w:p>
        </w:tc>
        <w:tc>
          <w:tcPr>
            <w:tcW w:w="352" w:type="pct"/>
          </w:tcPr>
          <w:p w14:paraId="35C769E1" w14:textId="77777777" w:rsidR="002021F1" w:rsidRPr="003D0266" w:rsidRDefault="002021F1" w:rsidP="002021F1">
            <w:pPr>
              <w:pStyle w:val="BECNormal"/>
              <w:spacing w:before="0" w:after="120"/>
              <w:rPr>
                <w:rFonts w:ascii="Arial" w:hAnsi="Arial"/>
                <w:sz w:val="18"/>
                <w:szCs w:val="18"/>
              </w:rPr>
            </w:pPr>
            <w:r w:rsidRPr="003D0266">
              <w:rPr>
                <w:rFonts w:ascii="Arial" w:hAnsi="Arial"/>
                <w:sz w:val="18"/>
                <w:szCs w:val="18"/>
              </w:rPr>
              <w:t>12</w:t>
            </w:r>
          </w:p>
        </w:tc>
        <w:tc>
          <w:tcPr>
            <w:tcW w:w="599" w:type="pct"/>
          </w:tcPr>
          <w:p w14:paraId="3E35BCB9" w14:textId="77777777" w:rsidR="002021F1" w:rsidRPr="003D0266" w:rsidRDefault="002021F1" w:rsidP="002021F1">
            <w:pPr>
              <w:spacing w:after="120"/>
              <w:rPr>
                <w:sz w:val="18"/>
                <w:szCs w:val="18"/>
              </w:rPr>
            </w:pPr>
            <w:r>
              <w:rPr>
                <w:sz w:val="18"/>
                <w:szCs w:val="18"/>
              </w:rPr>
              <w:t>80</w:t>
            </w:r>
          </w:p>
        </w:tc>
        <w:tc>
          <w:tcPr>
            <w:tcW w:w="627" w:type="pct"/>
          </w:tcPr>
          <w:p w14:paraId="2E95D2D6" w14:textId="77777777" w:rsidR="002021F1" w:rsidRPr="003D0266" w:rsidRDefault="002021F1" w:rsidP="002021F1">
            <w:pPr>
              <w:spacing w:after="120"/>
              <w:rPr>
                <w:sz w:val="18"/>
                <w:szCs w:val="18"/>
              </w:rPr>
            </w:pPr>
            <w:r w:rsidRPr="003D0266">
              <w:rPr>
                <w:sz w:val="18"/>
                <w:szCs w:val="18"/>
              </w:rPr>
              <w:t>Text</w:t>
            </w:r>
          </w:p>
        </w:tc>
        <w:tc>
          <w:tcPr>
            <w:tcW w:w="1006" w:type="pct"/>
          </w:tcPr>
          <w:p w14:paraId="44C6161D" w14:textId="77777777" w:rsidR="002021F1" w:rsidRPr="0047304D" w:rsidRDefault="002021F1" w:rsidP="002021F1">
            <w:pPr>
              <w:spacing w:after="120"/>
              <w:rPr>
                <w:sz w:val="18"/>
                <w:szCs w:val="18"/>
              </w:rPr>
            </w:pPr>
            <w:r w:rsidRPr="0047304D">
              <w:rPr>
                <w:sz w:val="18"/>
                <w:szCs w:val="18"/>
              </w:rPr>
              <w:t>e.g. ADSL0111.</w:t>
            </w:r>
          </w:p>
          <w:p w14:paraId="7E4B1D1D" w14:textId="77777777" w:rsidR="002021F1" w:rsidRPr="0047304D" w:rsidRDefault="002021F1" w:rsidP="002021F1">
            <w:pPr>
              <w:spacing w:after="120"/>
              <w:rPr>
                <w:sz w:val="18"/>
                <w:szCs w:val="18"/>
              </w:rPr>
            </w:pPr>
          </w:p>
        </w:tc>
        <w:tc>
          <w:tcPr>
            <w:tcW w:w="580" w:type="pct"/>
          </w:tcPr>
          <w:p w14:paraId="22A8E5C9" w14:textId="77777777" w:rsidR="002021F1" w:rsidRPr="0047304D" w:rsidRDefault="002021F1" w:rsidP="002021F1">
            <w:pPr>
              <w:spacing w:after="120"/>
              <w:rPr>
                <w:sz w:val="18"/>
                <w:szCs w:val="18"/>
              </w:rPr>
            </w:pPr>
            <w:r w:rsidRPr="0047304D">
              <w:rPr>
                <w:sz w:val="18"/>
                <w:szCs w:val="18"/>
              </w:rPr>
              <w:t xml:space="preserve">Not </w:t>
            </w:r>
            <w:r>
              <w:rPr>
                <w:sz w:val="18"/>
                <w:szCs w:val="18"/>
              </w:rPr>
              <w:t xml:space="preserve">applicable </w:t>
            </w:r>
            <w:r w:rsidRPr="0047304D">
              <w:rPr>
                <w:sz w:val="18"/>
                <w:szCs w:val="18"/>
              </w:rPr>
              <w:t>for Cable Link.</w:t>
            </w:r>
          </w:p>
        </w:tc>
        <w:tc>
          <w:tcPr>
            <w:tcW w:w="325" w:type="pct"/>
          </w:tcPr>
          <w:p w14:paraId="44841A6C" w14:textId="77777777" w:rsidR="002021F1" w:rsidRDefault="002021F1" w:rsidP="002021F1">
            <w:pPr>
              <w:jc w:val="both"/>
            </w:pPr>
            <w:r w:rsidRPr="00CD43C9">
              <w:rPr>
                <w:rFonts w:ascii="Wingdings" w:hAnsi="Wingdings" w:cs="Wingdings"/>
                <w:sz w:val="26"/>
                <w:szCs w:val="26"/>
              </w:rPr>
              <w:t></w:t>
            </w:r>
          </w:p>
        </w:tc>
        <w:tc>
          <w:tcPr>
            <w:tcW w:w="425" w:type="pct"/>
          </w:tcPr>
          <w:p w14:paraId="1AF6893D" w14:textId="77777777" w:rsidR="002021F1" w:rsidRDefault="002021F1" w:rsidP="002021F1">
            <w:pPr>
              <w:jc w:val="both"/>
            </w:pPr>
            <w:r w:rsidRPr="00CD43C9">
              <w:rPr>
                <w:rFonts w:ascii="Wingdings" w:hAnsi="Wingdings" w:cs="Wingdings"/>
                <w:sz w:val="26"/>
                <w:szCs w:val="26"/>
              </w:rPr>
              <w:t></w:t>
            </w:r>
          </w:p>
        </w:tc>
        <w:tc>
          <w:tcPr>
            <w:tcW w:w="389" w:type="pct"/>
          </w:tcPr>
          <w:p w14:paraId="7EFBA121" w14:textId="77777777" w:rsidR="002021F1" w:rsidRPr="003D0266" w:rsidRDefault="002021F1" w:rsidP="002021F1">
            <w:pPr>
              <w:jc w:val="both"/>
              <w:rPr>
                <w:rFonts w:cs="Arial"/>
                <w:lang w:val="fr-FR"/>
              </w:rPr>
            </w:pPr>
          </w:p>
        </w:tc>
      </w:tr>
      <w:tr w:rsidR="002021F1" w:rsidRPr="005B4766" w14:paraId="21F351A9" w14:textId="77777777" w:rsidTr="003E2CF6">
        <w:tc>
          <w:tcPr>
            <w:tcW w:w="697" w:type="pct"/>
          </w:tcPr>
          <w:p w14:paraId="3124B172" w14:textId="77777777" w:rsidR="002021F1" w:rsidRPr="00EA7D9E" w:rsidRDefault="002021F1" w:rsidP="002021F1">
            <w:pPr>
              <w:spacing w:after="120"/>
              <w:rPr>
                <w:sz w:val="18"/>
                <w:szCs w:val="18"/>
              </w:rPr>
            </w:pPr>
            <w:r w:rsidRPr="001461A1">
              <w:rPr>
                <w:sz w:val="18"/>
                <w:szCs w:val="18"/>
              </w:rPr>
              <w:t>S</w:t>
            </w:r>
            <w:r>
              <w:rPr>
                <w:sz w:val="18"/>
                <w:szCs w:val="18"/>
              </w:rPr>
              <w:t>pare</w:t>
            </w:r>
          </w:p>
        </w:tc>
        <w:tc>
          <w:tcPr>
            <w:tcW w:w="352" w:type="pct"/>
          </w:tcPr>
          <w:p w14:paraId="67B82EB0" w14:textId="77777777" w:rsidR="002021F1" w:rsidRPr="003D0266" w:rsidRDefault="002021F1" w:rsidP="002021F1">
            <w:pPr>
              <w:spacing w:after="120"/>
              <w:rPr>
                <w:sz w:val="18"/>
                <w:szCs w:val="18"/>
              </w:rPr>
            </w:pPr>
            <w:r w:rsidRPr="003D0266">
              <w:rPr>
                <w:sz w:val="18"/>
                <w:szCs w:val="18"/>
              </w:rPr>
              <w:t>13</w:t>
            </w:r>
          </w:p>
        </w:tc>
        <w:tc>
          <w:tcPr>
            <w:tcW w:w="599" w:type="pct"/>
          </w:tcPr>
          <w:p w14:paraId="1FE412B2" w14:textId="77777777" w:rsidR="002021F1" w:rsidRPr="003D0266" w:rsidRDefault="002021F1" w:rsidP="002021F1">
            <w:pPr>
              <w:spacing w:after="120"/>
              <w:rPr>
                <w:sz w:val="18"/>
                <w:szCs w:val="18"/>
              </w:rPr>
            </w:pPr>
            <w:r>
              <w:rPr>
                <w:sz w:val="18"/>
                <w:szCs w:val="18"/>
              </w:rPr>
              <w:t>N/A</w:t>
            </w:r>
          </w:p>
        </w:tc>
        <w:tc>
          <w:tcPr>
            <w:tcW w:w="627" w:type="pct"/>
          </w:tcPr>
          <w:p w14:paraId="0BADFAB4" w14:textId="77777777" w:rsidR="002021F1" w:rsidRPr="00EA7D9E" w:rsidRDefault="002021F1" w:rsidP="002021F1">
            <w:pPr>
              <w:spacing w:after="120"/>
              <w:rPr>
                <w:sz w:val="18"/>
                <w:szCs w:val="18"/>
              </w:rPr>
            </w:pPr>
            <w:r>
              <w:rPr>
                <w:sz w:val="18"/>
                <w:szCs w:val="18"/>
              </w:rPr>
              <w:t>N/A</w:t>
            </w:r>
          </w:p>
        </w:tc>
        <w:tc>
          <w:tcPr>
            <w:tcW w:w="1006" w:type="pct"/>
          </w:tcPr>
          <w:p w14:paraId="2C777C2C" w14:textId="77777777" w:rsidR="002021F1" w:rsidRPr="00EA7D9E" w:rsidRDefault="002021F1" w:rsidP="002021F1">
            <w:pPr>
              <w:spacing w:after="120"/>
              <w:rPr>
                <w:sz w:val="18"/>
                <w:szCs w:val="18"/>
              </w:rPr>
            </w:pPr>
            <w:r>
              <w:rPr>
                <w:sz w:val="18"/>
                <w:szCs w:val="18"/>
              </w:rPr>
              <w:t>N/A</w:t>
            </w:r>
          </w:p>
        </w:tc>
        <w:tc>
          <w:tcPr>
            <w:tcW w:w="580" w:type="pct"/>
          </w:tcPr>
          <w:p w14:paraId="7EE360F9" w14:textId="77777777" w:rsidR="002021F1" w:rsidRPr="003D0266" w:rsidRDefault="002021F1" w:rsidP="002021F1">
            <w:pPr>
              <w:spacing w:after="120"/>
              <w:rPr>
                <w:sz w:val="18"/>
                <w:szCs w:val="18"/>
              </w:rPr>
            </w:pPr>
          </w:p>
        </w:tc>
        <w:tc>
          <w:tcPr>
            <w:tcW w:w="325" w:type="pct"/>
          </w:tcPr>
          <w:p w14:paraId="740C2B1D" w14:textId="77777777" w:rsidR="002021F1" w:rsidRPr="003D0266" w:rsidRDefault="002021F1" w:rsidP="002021F1">
            <w:pPr>
              <w:jc w:val="both"/>
              <w:rPr>
                <w:sz w:val="18"/>
                <w:szCs w:val="18"/>
              </w:rPr>
            </w:pPr>
          </w:p>
        </w:tc>
        <w:tc>
          <w:tcPr>
            <w:tcW w:w="425" w:type="pct"/>
          </w:tcPr>
          <w:p w14:paraId="11DEDEB7" w14:textId="77777777" w:rsidR="002021F1" w:rsidRPr="003D0266" w:rsidRDefault="002021F1" w:rsidP="002021F1">
            <w:pPr>
              <w:jc w:val="both"/>
              <w:rPr>
                <w:sz w:val="18"/>
                <w:szCs w:val="18"/>
              </w:rPr>
            </w:pPr>
          </w:p>
        </w:tc>
        <w:tc>
          <w:tcPr>
            <w:tcW w:w="389" w:type="pct"/>
          </w:tcPr>
          <w:p w14:paraId="2E12CA9A" w14:textId="77777777" w:rsidR="002021F1" w:rsidRPr="003D0266" w:rsidRDefault="002021F1" w:rsidP="002021F1">
            <w:pPr>
              <w:jc w:val="both"/>
              <w:rPr>
                <w:sz w:val="18"/>
                <w:szCs w:val="18"/>
              </w:rPr>
            </w:pPr>
          </w:p>
        </w:tc>
      </w:tr>
      <w:tr w:rsidR="002021F1" w:rsidRPr="005B4766" w14:paraId="2086806F" w14:textId="77777777" w:rsidTr="003E2CF6">
        <w:trPr>
          <w:trHeight w:val="327"/>
        </w:trPr>
        <w:tc>
          <w:tcPr>
            <w:tcW w:w="697" w:type="pct"/>
          </w:tcPr>
          <w:p w14:paraId="0E908076" w14:textId="77777777" w:rsidR="002021F1" w:rsidRPr="005B4766" w:rsidRDefault="002021F1" w:rsidP="002021F1">
            <w:pPr>
              <w:spacing w:after="120"/>
              <w:rPr>
                <w:sz w:val="18"/>
                <w:szCs w:val="18"/>
              </w:rPr>
            </w:pPr>
            <w:r w:rsidRPr="005B4766">
              <w:rPr>
                <w:sz w:val="18"/>
                <w:szCs w:val="18"/>
              </w:rPr>
              <w:t>Quantity</w:t>
            </w:r>
          </w:p>
        </w:tc>
        <w:tc>
          <w:tcPr>
            <w:tcW w:w="352" w:type="pct"/>
          </w:tcPr>
          <w:p w14:paraId="589CEDF5" w14:textId="77777777" w:rsidR="002021F1" w:rsidRPr="005B4766" w:rsidRDefault="002021F1" w:rsidP="002021F1">
            <w:pPr>
              <w:spacing w:after="120"/>
              <w:rPr>
                <w:sz w:val="18"/>
                <w:szCs w:val="18"/>
              </w:rPr>
            </w:pPr>
            <w:r w:rsidRPr="005B4766">
              <w:rPr>
                <w:sz w:val="18"/>
                <w:szCs w:val="18"/>
              </w:rPr>
              <w:t>14</w:t>
            </w:r>
          </w:p>
        </w:tc>
        <w:tc>
          <w:tcPr>
            <w:tcW w:w="599" w:type="pct"/>
          </w:tcPr>
          <w:p w14:paraId="1761A799" w14:textId="77777777" w:rsidR="002021F1" w:rsidRPr="005B4766" w:rsidRDefault="002021F1" w:rsidP="002021F1">
            <w:pPr>
              <w:spacing w:after="120"/>
              <w:rPr>
                <w:sz w:val="18"/>
                <w:szCs w:val="18"/>
              </w:rPr>
            </w:pPr>
            <w:r>
              <w:rPr>
                <w:sz w:val="18"/>
                <w:szCs w:val="18"/>
              </w:rPr>
              <w:t>5</w:t>
            </w:r>
          </w:p>
        </w:tc>
        <w:tc>
          <w:tcPr>
            <w:tcW w:w="627" w:type="pct"/>
          </w:tcPr>
          <w:p w14:paraId="18675906" w14:textId="77777777" w:rsidR="002021F1" w:rsidRPr="005B4766" w:rsidRDefault="002021F1" w:rsidP="002021F1">
            <w:pPr>
              <w:spacing w:after="120"/>
              <w:rPr>
                <w:sz w:val="18"/>
                <w:szCs w:val="18"/>
              </w:rPr>
            </w:pPr>
            <w:r>
              <w:rPr>
                <w:sz w:val="18"/>
                <w:szCs w:val="18"/>
              </w:rPr>
              <w:t>Num</w:t>
            </w:r>
          </w:p>
        </w:tc>
        <w:tc>
          <w:tcPr>
            <w:tcW w:w="1006" w:type="pct"/>
          </w:tcPr>
          <w:p w14:paraId="4FCEF6BF" w14:textId="77777777" w:rsidR="002021F1" w:rsidRPr="005B4766" w:rsidRDefault="002021F1" w:rsidP="002021F1">
            <w:pPr>
              <w:spacing w:after="120"/>
              <w:rPr>
                <w:sz w:val="18"/>
                <w:szCs w:val="18"/>
              </w:rPr>
            </w:pPr>
            <w:r w:rsidRPr="0047304D">
              <w:rPr>
                <w:sz w:val="18"/>
                <w:szCs w:val="18"/>
              </w:rPr>
              <w:t>e.g. 1</w:t>
            </w:r>
          </w:p>
        </w:tc>
        <w:tc>
          <w:tcPr>
            <w:tcW w:w="580" w:type="pct"/>
          </w:tcPr>
          <w:p w14:paraId="51DCE6BC" w14:textId="77777777" w:rsidR="002021F1" w:rsidRPr="005B4766" w:rsidRDefault="002021F1" w:rsidP="002021F1">
            <w:pPr>
              <w:spacing w:after="120"/>
              <w:rPr>
                <w:sz w:val="18"/>
                <w:szCs w:val="18"/>
              </w:rPr>
            </w:pPr>
          </w:p>
        </w:tc>
        <w:tc>
          <w:tcPr>
            <w:tcW w:w="325" w:type="pct"/>
          </w:tcPr>
          <w:p w14:paraId="228CA2F9" w14:textId="77777777" w:rsidR="002021F1" w:rsidRDefault="002021F1" w:rsidP="002021F1">
            <w:pPr>
              <w:jc w:val="both"/>
            </w:pPr>
            <w:r w:rsidRPr="00855A19">
              <w:rPr>
                <w:rFonts w:ascii="Wingdings" w:hAnsi="Wingdings" w:cs="Wingdings"/>
                <w:sz w:val="26"/>
                <w:szCs w:val="26"/>
              </w:rPr>
              <w:t></w:t>
            </w:r>
          </w:p>
        </w:tc>
        <w:tc>
          <w:tcPr>
            <w:tcW w:w="425" w:type="pct"/>
          </w:tcPr>
          <w:p w14:paraId="0854FAC9" w14:textId="77777777" w:rsidR="002021F1" w:rsidRDefault="002021F1" w:rsidP="002021F1">
            <w:pPr>
              <w:jc w:val="both"/>
            </w:pPr>
            <w:r w:rsidRPr="00855A19">
              <w:rPr>
                <w:rFonts w:ascii="Wingdings" w:hAnsi="Wingdings" w:cs="Wingdings"/>
                <w:sz w:val="26"/>
                <w:szCs w:val="26"/>
              </w:rPr>
              <w:t></w:t>
            </w:r>
          </w:p>
        </w:tc>
        <w:tc>
          <w:tcPr>
            <w:tcW w:w="389" w:type="pct"/>
          </w:tcPr>
          <w:p w14:paraId="3F2599B5" w14:textId="77777777" w:rsidR="002021F1" w:rsidRDefault="002021F1" w:rsidP="002021F1">
            <w:pPr>
              <w:jc w:val="both"/>
            </w:pPr>
            <w:r w:rsidRPr="00855A19">
              <w:rPr>
                <w:rFonts w:ascii="Wingdings" w:hAnsi="Wingdings" w:cs="Wingdings"/>
                <w:sz w:val="26"/>
                <w:szCs w:val="26"/>
              </w:rPr>
              <w:t></w:t>
            </w:r>
          </w:p>
        </w:tc>
      </w:tr>
      <w:tr w:rsidR="002021F1" w:rsidRPr="007B10B8" w14:paraId="4E855905" w14:textId="77777777" w:rsidTr="008078FB">
        <w:trPr>
          <w:trHeight w:val="1281"/>
        </w:trPr>
        <w:tc>
          <w:tcPr>
            <w:tcW w:w="697" w:type="pct"/>
          </w:tcPr>
          <w:p w14:paraId="62F9E755" w14:textId="77777777" w:rsidR="002021F1" w:rsidRPr="005B4766" w:rsidRDefault="002021F1" w:rsidP="002021F1">
            <w:pPr>
              <w:spacing w:after="120"/>
              <w:rPr>
                <w:sz w:val="18"/>
                <w:szCs w:val="18"/>
              </w:rPr>
            </w:pPr>
            <w:r w:rsidRPr="005B4766">
              <w:rPr>
                <w:sz w:val="18"/>
                <w:szCs w:val="18"/>
              </w:rPr>
              <w:t>Units</w:t>
            </w:r>
          </w:p>
        </w:tc>
        <w:tc>
          <w:tcPr>
            <w:tcW w:w="352" w:type="pct"/>
          </w:tcPr>
          <w:p w14:paraId="282C8CE2" w14:textId="77777777" w:rsidR="002021F1" w:rsidRPr="005B4766" w:rsidRDefault="002021F1" w:rsidP="002021F1">
            <w:pPr>
              <w:spacing w:after="120"/>
              <w:rPr>
                <w:sz w:val="18"/>
                <w:szCs w:val="18"/>
              </w:rPr>
            </w:pPr>
            <w:r w:rsidRPr="005B4766">
              <w:rPr>
                <w:sz w:val="18"/>
                <w:szCs w:val="18"/>
              </w:rPr>
              <w:t>15</w:t>
            </w:r>
          </w:p>
        </w:tc>
        <w:tc>
          <w:tcPr>
            <w:tcW w:w="599" w:type="pct"/>
          </w:tcPr>
          <w:p w14:paraId="50258E3F" w14:textId="77777777" w:rsidR="002021F1" w:rsidRPr="005B4766" w:rsidRDefault="002021F1" w:rsidP="002021F1">
            <w:pPr>
              <w:spacing w:after="120"/>
              <w:rPr>
                <w:sz w:val="18"/>
                <w:szCs w:val="18"/>
              </w:rPr>
            </w:pPr>
            <w:r>
              <w:rPr>
                <w:sz w:val="18"/>
                <w:szCs w:val="18"/>
              </w:rPr>
              <w:t>40</w:t>
            </w:r>
          </w:p>
        </w:tc>
        <w:tc>
          <w:tcPr>
            <w:tcW w:w="627" w:type="pct"/>
          </w:tcPr>
          <w:p w14:paraId="4BCEE00D" w14:textId="77777777" w:rsidR="002021F1" w:rsidRPr="005B4766" w:rsidRDefault="002021F1" w:rsidP="002021F1">
            <w:pPr>
              <w:spacing w:after="120"/>
              <w:rPr>
                <w:sz w:val="18"/>
                <w:szCs w:val="18"/>
              </w:rPr>
            </w:pPr>
            <w:r>
              <w:rPr>
                <w:sz w:val="18"/>
                <w:szCs w:val="18"/>
              </w:rPr>
              <w:t>Text</w:t>
            </w:r>
          </w:p>
        </w:tc>
        <w:tc>
          <w:tcPr>
            <w:tcW w:w="1006" w:type="pct"/>
          </w:tcPr>
          <w:p w14:paraId="5A763268" w14:textId="77777777" w:rsidR="002021F1" w:rsidRPr="0047304D" w:rsidRDefault="002021F1" w:rsidP="002021F1">
            <w:pPr>
              <w:spacing w:after="120"/>
              <w:rPr>
                <w:sz w:val="18"/>
                <w:szCs w:val="18"/>
              </w:rPr>
            </w:pPr>
            <w:r w:rsidRPr="0047304D">
              <w:rPr>
                <w:sz w:val="18"/>
                <w:szCs w:val="18"/>
              </w:rPr>
              <w:t>E.g. Metres, Km, kW, Sq.Mtr, Mbps etc.</w:t>
            </w:r>
          </w:p>
        </w:tc>
        <w:tc>
          <w:tcPr>
            <w:tcW w:w="580" w:type="pct"/>
          </w:tcPr>
          <w:p w14:paraId="037897E7" w14:textId="77777777" w:rsidR="002021F1" w:rsidRPr="0047304D" w:rsidRDefault="002021F1" w:rsidP="002021F1">
            <w:pPr>
              <w:spacing w:after="120"/>
              <w:rPr>
                <w:sz w:val="18"/>
                <w:szCs w:val="18"/>
              </w:rPr>
            </w:pPr>
            <w:r w:rsidRPr="0047304D">
              <w:rPr>
                <w:sz w:val="18"/>
                <w:szCs w:val="18"/>
              </w:rPr>
              <w:t xml:space="preserve">Not </w:t>
            </w:r>
            <w:r>
              <w:rPr>
                <w:sz w:val="18"/>
                <w:szCs w:val="18"/>
              </w:rPr>
              <w:t xml:space="preserve">applicable </w:t>
            </w:r>
            <w:r w:rsidRPr="0047304D">
              <w:rPr>
                <w:sz w:val="18"/>
                <w:szCs w:val="18"/>
              </w:rPr>
              <w:t>for Cable Link.</w:t>
            </w:r>
          </w:p>
        </w:tc>
        <w:tc>
          <w:tcPr>
            <w:tcW w:w="325" w:type="pct"/>
          </w:tcPr>
          <w:p w14:paraId="44681D68" w14:textId="77777777" w:rsidR="002021F1" w:rsidRDefault="002021F1" w:rsidP="002021F1">
            <w:pPr>
              <w:jc w:val="both"/>
            </w:pPr>
            <w:r w:rsidRPr="007632AD">
              <w:rPr>
                <w:rFonts w:ascii="Wingdings" w:hAnsi="Wingdings" w:cs="Wingdings"/>
                <w:sz w:val="26"/>
                <w:szCs w:val="26"/>
              </w:rPr>
              <w:t></w:t>
            </w:r>
          </w:p>
        </w:tc>
        <w:tc>
          <w:tcPr>
            <w:tcW w:w="425" w:type="pct"/>
          </w:tcPr>
          <w:p w14:paraId="693D0A3A" w14:textId="77777777" w:rsidR="002021F1" w:rsidRDefault="002021F1" w:rsidP="002021F1">
            <w:pPr>
              <w:jc w:val="both"/>
            </w:pPr>
            <w:r w:rsidRPr="007632AD">
              <w:rPr>
                <w:rFonts w:ascii="Wingdings" w:hAnsi="Wingdings" w:cs="Wingdings"/>
                <w:sz w:val="26"/>
                <w:szCs w:val="26"/>
              </w:rPr>
              <w:t></w:t>
            </w:r>
          </w:p>
        </w:tc>
        <w:tc>
          <w:tcPr>
            <w:tcW w:w="389" w:type="pct"/>
          </w:tcPr>
          <w:p w14:paraId="65BE3F0A" w14:textId="77777777" w:rsidR="002021F1" w:rsidRPr="004E5329" w:rsidRDefault="002021F1" w:rsidP="002021F1">
            <w:pPr>
              <w:jc w:val="both"/>
              <w:rPr>
                <w:sz w:val="18"/>
                <w:szCs w:val="18"/>
                <w:lang w:val="nb-NO"/>
              </w:rPr>
            </w:pPr>
          </w:p>
        </w:tc>
      </w:tr>
      <w:tr w:rsidR="002021F1" w:rsidRPr="005B4766" w14:paraId="592784CE" w14:textId="77777777" w:rsidTr="003E2CF6">
        <w:tc>
          <w:tcPr>
            <w:tcW w:w="697" w:type="pct"/>
          </w:tcPr>
          <w:p w14:paraId="6CB4EE5A" w14:textId="77777777" w:rsidR="002021F1" w:rsidRPr="005B4766" w:rsidRDefault="002021F1" w:rsidP="002021F1">
            <w:pPr>
              <w:spacing w:after="120"/>
              <w:rPr>
                <w:sz w:val="18"/>
                <w:szCs w:val="18"/>
              </w:rPr>
            </w:pPr>
            <w:r w:rsidRPr="005B4766">
              <w:rPr>
                <w:sz w:val="18"/>
                <w:szCs w:val="18"/>
              </w:rPr>
              <w:t>Unit rate</w:t>
            </w:r>
          </w:p>
        </w:tc>
        <w:tc>
          <w:tcPr>
            <w:tcW w:w="352" w:type="pct"/>
          </w:tcPr>
          <w:p w14:paraId="7428F538" w14:textId="77777777" w:rsidR="002021F1" w:rsidRPr="005B4766" w:rsidRDefault="002021F1" w:rsidP="002021F1">
            <w:pPr>
              <w:spacing w:after="120"/>
              <w:rPr>
                <w:sz w:val="18"/>
                <w:szCs w:val="18"/>
              </w:rPr>
            </w:pPr>
            <w:r w:rsidRPr="005B4766">
              <w:rPr>
                <w:sz w:val="18"/>
                <w:szCs w:val="18"/>
              </w:rPr>
              <w:t>16</w:t>
            </w:r>
          </w:p>
        </w:tc>
        <w:tc>
          <w:tcPr>
            <w:tcW w:w="599" w:type="pct"/>
          </w:tcPr>
          <w:p w14:paraId="62544F5E" w14:textId="77777777" w:rsidR="002021F1" w:rsidRPr="005B4766" w:rsidRDefault="002021F1" w:rsidP="002021F1">
            <w:pPr>
              <w:spacing w:after="120"/>
              <w:rPr>
                <w:sz w:val="18"/>
                <w:szCs w:val="18"/>
              </w:rPr>
            </w:pPr>
            <w:r>
              <w:rPr>
                <w:sz w:val="18"/>
                <w:szCs w:val="18"/>
              </w:rPr>
              <w:t>18</w:t>
            </w:r>
          </w:p>
        </w:tc>
        <w:tc>
          <w:tcPr>
            <w:tcW w:w="627" w:type="pct"/>
          </w:tcPr>
          <w:p w14:paraId="5775A3E3" w14:textId="77777777" w:rsidR="002021F1" w:rsidRPr="005B4766" w:rsidRDefault="002021F1" w:rsidP="002021F1">
            <w:pPr>
              <w:spacing w:after="120"/>
              <w:rPr>
                <w:sz w:val="18"/>
                <w:szCs w:val="18"/>
              </w:rPr>
            </w:pPr>
            <w:r>
              <w:rPr>
                <w:sz w:val="18"/>
                <w:szCs w:val="18"/>
              </w:rPr>
              <w:t>Num</w:t>
            </w:r>
          </w:p>
        </w:tc>
        <w:tc>
          <w:tcPr>
            <w:tcW w:w="1006" w:type="pct"/>
          </w:tcPr>
          <w:p w14:paraId="571D1407" w14:textId="77777777" w:rsidR="002021F1" w:rsidRPr="005B4766" w:rsidRDefault="002021F1" w:rsidP="002021F1">
            <w:pPr>
              <w:spacing w:after="120"/>
              <w:rPr>
                <w:sz w:val="18"/>
                <w:szCs w:val="18"/>
              </w:rPr>
            </w:pPr>
            <w:r>
              <w:rPr>
                <w:sz w:val="18"/>
                <w:szCs w:val="18"/>
              </w:rPr>
              <w:t>e.g. 3632</w:t>
            </w:r>
          </w:p>
        </w:tc>
        <w:tc>
          <w:tcPr>
            <w:tcW w:w="580" w:type="pct"/>
          </w:tcPr>
          <w:p w14:paraId="11964536" w14:textId="77777777" w:rsidR="002021F1" w:rsidRDefault="002021F1" w:rsidP="002021F1">
            <w:pPr>
              <w:spacing w:after="120"/>
              <w:rPr>
                <w:sz w:val="18"/>
                <w:szCs w:val="18"/>
              </w:rPr>
            </w:pPr>
          </w:p>
        </w:tc>
        <w:tc>
          <w:tcPr>
            <w:tcW w:w="325" w:type="pct"/>
          </w:tcPr>
          <w:p w14:paraId="4CE9D4F9" w14:textId="77777777" w:rsidR="002021F1" w:rsidRDefault="002021F1" w:rsidP="002021F1">
            <w:pPr>
              <w:jc w:val="both"/>
            </w:pPr>
            <w:r w:rsidRPr="00606C8A">
              <w:rPr>
                <w:rFonts w:ascii="Wingdings" w:hAnsi="Wingdings" w:cs="Wingdings"/>
                <w:sz w:val="26"/>
                <w:szCs w:val="26"/>
              </w:rPr>
              <w:t></w:t>
            </w:r>
          </w:p>
        </w:tc>
        <w:tc>
          <w:tcPr>
            <w:tcW w:w="425" w:type="pct"/>
          </w:tcPr>
          <w:p w14:paraId="419C42AD" w14:textId="77777777" w:rsidR="002021F1" w:rsidRDefault="002021F1" w:rsidP="002021F1">
            <w:pPr>
              <w:jc w:val="both"/>
            </w:pPr>
            <w:r w:rsidRPr="00606C8A">
              <w:rPr>
                <w:rFonts w:ascii="Wingdings" w:hAnsi="Wingdings" w:cs="Wingdings"/>
                <w:sz w:val="26"/>
                <w:szCs w:val="26"/>
              </w:rPr>
              <w:t></w:t>
            </w:r>
          </w:p>
        </w:tc>
        <w:tc>
          <w:tcPr>
            <w:tcW w:w="389" w:type="pct"/>
          </w:tcPr>
          <w:p w14:paraId="22B6C81B" w14:textId="77777777" w:rsidR="002021F1" w:rsidRDefault="002021F1" w:rsidP="002021F1">
            <w:pPr>
              <w:jc w:val="both"/>
            </w:pPr>
            <w:r w:rsidRPr="00606C8A">
              <w:rPr>
                <w:rFonts w:ascii="Wingdings" w:hAnsi="Wingdings" w:cs="Wingdings"/>
                <w:sz w:val="26"/>
                <w:szCs w:val="26"/>
              </w:rPr>
              <w:t></w:t>
            </w:r>
          </w:p>
        </w:tc>
      </w:tr>
      <w:tr w:rsidR="002021F1" w:rsidRPr="005B4766" w14:paraId="13D4B053" w14:textId="77777777" w:rsidTr="003E2CF6">
        <w:tc>
          <w:tcPr>
            <w:tcW w:w="697" w:type="pct"/>
          </w:tcPr>
          <w:p w14:paraId="5C1EBA3C" w14:textId="77777777" w:rsidR="002021F1" w:rsidRPr="005B4766" w:rsidRDefault="002021F1" w:rsidP="002021F1">
            <w:pPr>
              <w:spacing w:after="120"/>
              <w:rPr>
                <w:sz w:val="18"/>
                <w:szCs w:val="18"/>
              </w:rPr>
            </w:pPr>
            <w:r w:rsidRPr="005B4766">
              <w:rPr>
                <w:sz w:val="18"/>
                <w:szCs w:val="18"/>
              </w:rPr>
              <w:t>Product Rate/Price</w:t>
            </w:r>
          </w:p>
        </w:tc>
        <w:tc>
          <w:tcPr>
            <w:tcW w:w="352" w:type="pct"/>
          </w:tcPr>
          <w:p w14:paraId="21DB831D" w14:textId="77777777" w:rsidR="002021F1" w:rsidRPr="005B4766" w:rsidRDefault="002021F1" w:rsidP="002021F1">
            <w:pPr>
              <w:spacing w:after="120"/>
              <w:rPr>
                <w:sz w:val="18"/>
                <w:szCs w:val="18"/>
              </w:rPr>
            </w:pPr>
            <w:r w:rsidRPr="005B4766">
              <w:rPr>
                <w:sz w:val="18"/>
                <w:szCs w:val="18"/>
              </w:rPr>
              <w:t>17</w:t>
            </w:r>
          </w:p>
        </w:tc>
        <w:tc>
          <w:tcPr>
            <w:tcW w:w="599" w:type="pct"/>
          </w:tcPr>
          <w:p w14:paraId="7D41B7EA" w14:textId="77777777" w:rsidR="002021F1" w:rsidRPr="005B4766" w:rsidRDefault="002021F1" w:rsidP="002021F1">
            <w:pPr>
              <w:spacing w:after="120"/>
              <w:rPr>
                <w:sz w:val="18"/>
                <w:szCs w:val="18"/>
              </w:rPr>
            </w:pPr>
            <w:r>
              <w:rPr>
                <w:sz w:val="18"/>
                <w:szCs w:val="18"/>
              </w:rPr>
              <w:t>18</w:t>
            </w:r>
          </w:p>
        </w:tc>
        <w:tc>
          <w:tcPr>
            <w:tcW w:w="627" w:type="pct"/>
          </w:tcPr>
          <w:p w14:paraId="5D3977AE" w14:textId="77777777" w:rsidR="002021F1" w:rsidRPr="005B4766" w:rsidRDefault="002021F1" w:rsidP="002021F1">
            <w:pPr>
              <w:spacing w:after="120"/>
              <w:rPr>
                <w:sz w:val="18"/>
                <w:szCs w:val="18"/>
              </w:rPr>
            </w:pPr>
            <w:r w:rsidRPr="005B4766">
              <w:rPr>
                <w:sz w:val="18"/>
                <w:szCs w:val="18"/>
              </w:rPr>
              <w:t>Num</w:t>
            </w:r>
          </w:p>
        </w:tc>
        <w:tc>
          <w:tcPr>
            <w:tcW w:w="1006" w:type="pct"/>
          </w:tcPr>
          <w:p w14:paraId="00B128CE" w14:textId="77777777" w:rsidR="002021F1" w:rsidRPr="005B4766" w:rsidRDefault="002021F1" w:rsidP="002021F1">
            <w:pPr>
              <w:spacing w:after="120"/>
              <w:rPr>
                <w:sz w:val="18"/>
                <w:szCs w:val="18"/>
              </w:rPr>
            </w:pPr>
            <w:r w:rsidRPr="005B4766">
              <w:rPr>
                <w:sz w:val="18"/>
                <w:szCs w:val="18"/>
              </w:rPr>
              <w:t>e.g. 141 = £1.41</w:t>
            </w:r>
          </w:p>
        </w:tc>
        <w:tc>
          <w:tcPr>
            <w:tcW w:w="580" w:type="pct"/>
          </w:tcPr>
          <w:p w14:paraId="27770B1A" w14:textId="77777777" w:rsidR="002021F1" w:rsidRPr="005B4766" w:rsidRDefault="002021F1" w:rsidP="002021F1">
            <w:pPr>
              <w:spacing w:after="120"/>
              <w:rPr>
                <w:sz w:val="18"/>
                <w:szCs w:val="18"/>
              </w:rPr>
            </w:pPr>
          </w:p>
        </w:tc>
        <w:tc>
          <w:tcPr>
            <w:tcW w:w="325" w:type="pct"/>
          </w:tcPr>
          <w:p w14:paraId="1CF1BAFE" w14:textId="77777777" w:rsidR="002021F1" w:rsidRDefault="002021F1" w:rsidP="002021F1">
            <w:pPr>
              <w:jc w:val="both"/>
            </w:pPr>
            <w:r w:rsidRPr="005250B8">
              <w:rPr>
                <w:rFonts w:ascii="Wingdings" w:hAnsi="Wingdings" w:cs="Wingdings"/>
                <w:sz w:val="26"/>
                <w:szCs w:val="26"/>
              </w:rPr>
              <w:t></w:t>
            </w:r>
          </w:p>
        </w:tc>
        <w:tc>
          <w:tcPr>
            <w:tcW w:w="425" w:type="pct"/>
          </w:tcPr>
          <w:p w14:paraId="009F5963" w14:textId="77777777" w:rsidR="002021F1" w:rsidRDefault="002021F1" w:rsidP="002021F1">
            <w:pPr>
              <w:jc w:val="both"/>
            </w:pPr>
            <w:r w:rsidRPr="005250B8">
              <w:rPr>
                <w:rFonts w:ascii="Wingdings" w:hAnsi="Wingdings" w:cs="Wingdings"/>
                <w:sz w:val="26"/>
                <w:szCs w:val="26"/>
              </w:rPr>
              <w:t></w:t>
            </w:r>
          </w:p>
        </w:tc>
        <w:tc>
          <w:tcPr>
            <w:tcW w:w="389" w:type="pct"/>
          </w:tcPr>
          <w:p w14:paraId="7C34E225" w14:textId="77777777" w:rsidR="002021F1" w:rsidRDefault="002021F1" w:rsidP="002021F1">
            <w:pPr>
              <w:jc w:val="both"/>
            </w:pPr>
            <w:r w:rsidRPr="005250B8">
              <w:rPr>
                <w:rFonts w:ascii="Wingdings" w:hAnsi="Wingdings" w:cs="Wingdings"/>
                <w:sz w:val="26"/>
                <w:szCs w:val="26"/>
              </w:rPr>
              <w:t></w:t>
            </w:r>
          </w:p>
        </w:tc>
      </w:tr>
      <w:tr w:rsidR="002021F1" w:rsidRPr="005B4766" w14:paraId="24E82796" w14:textId="77777777" w:rsidTr="003E2CF6">
        <w:tc>
          <w:tcPr>
            <w:tcW w:w="697" w:type="pct"/>
          </w:tcPr>
          <w:p w14:paraId="617D25C2" w14:textId="77777777" w:rsidR="002021F1" w:rsidRPr="005B4766" w:rsidRDefault="002021F1" w:rsidP="002021F1">
            <w:pPr>
              <w:spacing w:after="120"/>
              <w:rPr>
                <w:sz w:val="18"/>
                <w:szCs w:val="18"/>
              </w:rPr>
            </w:pPr>
            <w:r w:rsidRPr="005B4766">
              <w:rPr>
                <w:sz w:val="18"/>
                <w:szCs w:val="18"/>
              </w:rPr>
              <w:t>VAT Status</w:t>
            </w:r>
          </w:p>
        </w:tc>
        <w:tc>
          <w:tcPr>
            <w:tcW w:w="352" w:type="pct"/>
          </w:tcPr>
          <w:p w14:paraId="191E79DE" w14:textId="77777777" w:rsidR="002021F1" w:rsidRPr="005B4766" w:rsidRDefault="002021F1" w:rsidP="002021F1">
            <w:pPr>
              <w:spacing w:after="120"/>
              <w:rPr>
                <w:sz w:val="18"/>
                <w:szCs w:val="18"/>
              </w:rPr>
            </w:pPr>
            <w:r w:rsidRPr="005B4766">
              <w:rPr>
                <w:sz w:val="18"/>
                <w:szCs w:val="18"/>
              </w:rPr>
              <w:t>18</w:t>
            </w:r>
          </w:p>
        </w:tc>
        <w:tc>
          <w:tcPr>
            <w:tcW w:w="599" w:type="pct"/>
          </w:tcPr>
          <w:p w14:paraId="4135ECD3" w14:textId="77777777" w:rsidR="002021F1" w:rsidRPr="005B4766" w:rsidRDefault="002021F1" w:rsidP="002021F1">
            <w:pPr>
              <w:spacing w:after="120"/>
              <w:rPr>
                <w:sz w:val="18"/>
                <w:szCs w:val="18"/>
              </w:rPr>
            </w:pPr>
            <w:r>
              <w:rPr>
                <w:sz w:val="18"/>
                <w:szCs w:val="18"/>
              </w:rPr>
              <w:t>2</w:t>
            </w:r>
          </w:p>
        </w:tc>
        <w:tc>
          <w:tcPr>
            <w:tcW w:w="627" w:type="pct"/>
          </w:tcPr>
          <w:p w14:paraId="4CCB36D0" w14:textId="77777777" w:rsidR="002021F1" w:rsidRPr="005B4766" w:rsidRDefault="002021F1" w:rsidP="002021F1">
            <w:pPr>
              <w:spacing w:after="120"/>
              <w:rPr>
                <w:sz w:val="18"/>
                <w:szCs w:val="18"/>
              </w:rPr>
            </w:pPr>
            <w:r w:rsidRPr="005B4766">
              <w:rPr>
                <w:sz w:val="18"/>
                <w:szCs w:val="18"/>
              </w:rPr>
              <w:t>Num</w:t>
            </w:r>
          </w:p>
        </w:tc>
        <w:tc>
          <w:tcPr>
            <w:tcW w:w="1006" w:type="pct"/>
          </w:tcPr>
          <w:p w14:paraId="2B02B370" w14:textId="77777777" w:rsidR="002021F1" w:rsidRPr="00484C58" w:rsidRDefault="002021F1" w:rsidP="002021F1">
            <w:pPr>
              <w:spacing w:after="120"/>
              <w:rPr>
                <w:sz w:val="18"/>
                <w:szCs w:val="18"/>
                <w:lang w:val="sv-SE"/>
              </w:rPr>
            </w:pPr>
            <w:r w:rsidRPr="00484C58">
              <w:rPr>
                <w:sz w:val="18"/>
                <w:szCs w:val="18"/>
                <w:lang w:val="sv-SE"/>
              </w:rPr>
              <w:t>e.g.</w:t>
            </w:r>
          </w:p>
          <w:p w14:paraId="21AA9C6B" w14:textId="77777777" w:rsidR="002021F1" w:rsidRPr="00484C58" w:rsidRDefault="002021F1" w:rsidP="002021F1">
            <w:pPr>
              <w:spacing w:after="120"/>
              <w:rPr>
                <w:sz w:val="18"/>
                <w:szCs w:val="18"/>
                <w:lang w:val="sv-SE"/>
              </w:rPr>
            </w:pPr>
            <w:r w:rsidRPr="00484C58">
              <w:rPr>
                <w:sz w:val="18"/>
                <w:szCs w:val="18"/>
                <w:lang w:val="sv-SE"/>
              </w:rPr>
              <w:t>1 = standard</w:t>
            </w:r>
          </w:p>
          <w:p w14:paraId="293F6859" w14:textId="77777777" w:rsidR="002021F1" w:rsidRPr="00484C58" w:rsidRDefault="002021F1" w:rsidP="002021F1">
            <w:pPr>
              <w:spacing w:after="120"/>
              <w:rPr>
                <w:sz w:val="18"/>
                <w:szCs w:val="18"/>
                <w:lang w:val="sv-SE"/>
              </w:rPr>
            </w:pPr>
            <w:r w:rsidRPr="00484C58">
              <w:rPr>
                <w:sz w:val="18"/>
                <w:szCs w:val="18"/>
                <w:lang w:val="sv-SE"/>
              </w:rPr>
              <w:t>2 = VAT exempt</w:t>
            </w:r>
          </w:p>
        </w:tc>
        <w:tc>
          <w:tcPr>
            <w:tcW w:w="580" w:type="pct"/>
          </w:tcPr>
          <w:p w14:paraId="0092F002" w14:textId="77777777" w:rsidR="002021F1" w:rsidRPr="00484C58" w:rsidRDefault="002021F1" w:rsidP="002021F1">
            <w:pPr>
              <w:spacing w:after="120"/>
              <w:rPr>
                <w:sz w:val="18"/>
                <w:szCs w:val="18"/>
                <w:lang w:val="sv-SE"/>
              </w:rPr>
            </w:pPr>
          </w:p>
        </w:tc>
        <w:tc>
          <w:tcPr>
            <w:tcW w:w="325" w:type="pct"/>
          </w:tcPr>
          <w:p w14:paraId="200E2FC1" w14:textId="77777777" w:rsidR="002021F1" w:rsidRDefault="002021F1" w:rsidP="002021F1">
            <w:pPr>
              <w:jc w:val="both"/>
            </w:pPr>
            <w:r w:rsidRPr="006312D0">
              <w:rPr>
                <w:rFonts w:ascii="Wingdings" w:hAnsi="Wingdings" w:cs="Wingdings"/>
                <w:sz w:val="26"/>
                <w:szCs w:val="26"/>
              </w:rPr>
              <w:t></w:t>
            </w:r>
          </w:p>
        </w:tc>
        <w:tc>
          <w:tcPr>
            <w:tcW w:w="425" w:type="pct"/>
          </w:tcPr>
          <w:p w14:paraId="5B4ACD57" w14:textId="77777777" w:rsidR="002021F1" w:rsidRDefault="002021F1" w:rsidP="002021F1">
            <w:pPr>
              <w:jc w:val="both"/>
            </w:pPr>
            <w:r w:rsidRPr="006312D0">
              <w:rPr>
                <w:rFonts w:ascii="Wingdings" w:hAnsi="Wingdings" w:cs="Wingdings"/>
                <w:sz w:val="26"/>
                <w:szCs w:val="26"/>
              </w:rPr>
              <w:t></w:t>
            </w:r>
          </w:p>
        </w:tc>
        <w:tc>
          <w:tcPr>
            <w:tcW w:w="389" w:type="pct"/>
          </w:tcPr>
          <w:p w14:paraId="5FB459DC" w14:textId="77777777" w:rsidR="002021F1" w:rsidRDefault="002021F1" w:rsidP="002021F1">
            <w:pPr>
              <w:jc w:val="both"/>
            </w:pPr>
            <w:r w:rsidRPr="006312D0">
              <w:rPr>
                <w:rFonts w:ascii="Wingdings" w:hAnsi="Wingdings" w:cs="Wingdings"/>
                <w:sz w:val="26"/>
                <w:szCs w:val="26"/>
              </w:rPr>
              <w:t></w:t>
            </w:r>
          </w:p>
        </w:tc>
      </w:tr>
      <w:tr w:rsidR="002021F1" w:rsidRPr="005B4766" w14:paraId="7E904474" w14:textId="77777777" w:rsidTr="003E2CF6">
        <w:tc>
          <w:tcPr>
            <w:tcW w:w="697" w:type="pct"/>
          </w:tcPr>
          <w:p w14:paraId="79437716" w14:textId="77777777" w:rsidR="002021F1" w:rsidRPr="003D0266" w:rsidRDefault="002021F1" w:rsidP="002021F1">
            <w:pPr>
              <w:spacing w:after="120"/>
              <w:rPr>
                <w:sz w:val="18"/>
                <w:szCs w:val="18"/>
              </w:rPr>
            </w:pPr>
            <w:r w:rsidRPr="003D0266">
              <w:rPr>
                <w:sz w:val="18"/>
                <w:szCs w:val="18"/>
              </w:rPr>
              <w:t>*CSS Account Number</w:t>
            </w:r>
          </w:p>
        </w:tc>
        <w:tc>
          <w:tcPr>
            <w:tcW w:w="352" w:type="pct"/>
          </w:tcPr>
          <w:p w14:paraId="2C3C7FC7" w14:textId="77777777" w:rsidR="002021F1" w:rsidRPr="003D0266" w:rsidRDefault="002021F1" w:rsidP="002021F1">
            <w:pPr>
              <w:spacing w:after="120"/>
              <w:rPr>
                <w:sz w:val="18"/>
                <w:szCs w:val="18"/>
              </w:rPr>
            </w:pPr>
            <w:r w:rsidRPr="003D0266">
              <w:rPr>
                <w:sz w:val="18"/>
                <w:szCs w:val="18"/>
              </w:rPr>
              <w:t>19</w:t>
            </w:r>
          </w:p>
        </w:tc>
        <w:tc>
          <w:tcPr>
            <w:tcW w:w="599" w:type="pct"/>
          </w:tcPr>
          <w:p w14:paraId="27FEC7A4" w14:textId="77777777" w:rsidR="002021F1" w:rsidRPr="003D0266" w:rsidRDefault="002021F1" w:rsidP="002021F1">
            <w:pPr>
              <w:spacing w:after="120"/>
              <w:rPr>
                <w:sz w:val="18"/>
                <w:szCs w:val="18"/>
              </w:rPr>
            </w:pPr>
            <w:r w:rsidRPr="003D0266">
              <w:rPr>
                <w:sz w:val="18"/>
                <w:szCs w:val="18"/>
              </w:rPr>
              <w:t>20</w:t>
            </w:r>
          </w:p>
        </w:tc>
        <w:tc>
          <w:tcPr>
            <w:tcW w:w="627" w:type="pct"/>
          </w:tcPr>
          <w:p w14:paraId="743DA9F4" w14:textId="77777777" w:rsidR="002021F1" w:rsidRPr="003D0266" w:rsidRDefault="002021F1" w:rsidP="002021F1">
            <w:pPr>
              <w:spacing w:after="120"/>
              <w:rPr>
                <w:sz w:val="18"/>
                <w:szCs w:val="18"/>
              </w:rPr>
            </w:pPr>
            <w:r w:rsidRPr="003D0266">
              <w:rPr>
                <w:sz w:val="18"/>
                <w:szCs w:val="18"/>
              </w:rPr>
              <w:t>Text</w:t>
            </w:r>
          </w:p>
        </w:tc>
        <w:tc>
          <w:tcPr>
            <w:tcW w:w="1006" w:type="pct"/>
          </w:tcPr>
          <w:p w14:paraId="7CADEB80" w14:textId="77777777" w:rsidR="002021F1" w:rsidRPr="003D0266" w:rsidRDefault="002021F1" w:rsidP="002021F1">
            <w:pPr>
              <w:spacing w:after="120"/>
              <w:rPr>
                <w:sz w:val="18"/>
                <w:szCs w:val="18"/>
              </w:rPr>
            </w:pPr>
            <w:r w:rsidRPr="004E6AA3">
              <w:rPr>
                <w:sz w:val="18"/>
                <w:szCs w:val="18"/>
              </w:rPr>
              <w:t>Not used for LLU.</w:t>
            </w:r>
          </w:p>
        </w:tc>
        <w:tc>
          <w:tcPr>
            <w:tcW w:w="580" w:type="pct"/>
          </w:tcPr>
          <w:p w14:paraId="37308310" w14:textId="77777777" w:rsidR="002021F1" w:rsidRPr="003D0266" w:rsidRDefault="002021F1" w:rsidP="002021F1">
            <w:pPr>
              <w:jc w:val="both"/>
              <w:rPr>
                <w:sz w:val="18"/>
                <w:szCs w:val="18"/>
              </w:rPr>
            </w:pPr>
          </w:p>
        </w:tc>
        <w:tc>
          <w:tcPr>
            <w:tcW w:w="325" w:type="pct"/>
          </w:tcPr>
          <w:p w14:paraId="5B20D680" w14:textId="77777777" w:rsidR="002021F1" w:rsidRPr="003D0266" w:rsidRDefault="002021F1" w:rsidP="002021F1">
            <w:pPr>
              <w:jc w:val="both"/>
              <w:rPr>
                <w:sz w:val="18"/>
                <w:szCs w:val="18"/>
              </w:rPr>
            </w:pPr>
          </w:p>
        </w:tc>
        <w:tc>
          <w:tcPr>
            <w:tcW w:w="425" w:type="pct"/>
          </w:tcPr>
          <w:p w14:paraId="15D1D69A" w14:textId="77777777" w:rsidR="002021F1" w:rsidRPr="003D0266" w:rsidRDefault="002021F1" w:rsidP="002021F1">
            <w:pPr>
              <w:jc w:val="both"/>
              <w:rPr>
                <w:sz w:val="18"/>
                <w:szCs w:val="18"/>
              </w:rPr>
            </w:pPr>
          </w:p>
        </w:tc>
        <w:tc>
          <w:tcPr>
            <w:tcW w:w="389" w:type="pct"/>
          </w:tcPr>
          <w:p w14:paraId="2E228D37" w14:textId="77777777" w:rsidR="002021F1" w:rsidRPr="003D0266" w:rsidRDefault="002021F1" w:rsidP="002021F1">
            <w:pPr>
              <w:jc w:val="both"/>
              <w:rPr>
                <w:sz w:val="18"/>
                <w:szCs w:val="18"/>
              </w:rPr>
            </w:pPr>
          </w:p>
        </w:tc>
      </w:tr>
      <w:tr w:rsidR="002021F1" w:rsidRPr="005B4766" w14:paraId="7C8FFBAC" w14:textId="77777777" w:rsidTr="003E2CF6">
        <w:tc>
          <w:tcPr>
            <w:tcW w:w="697" w:type="pct"/>
          </w:tcPr>
          <w:p w14:paraId="7F9F0F4C" w14:textId="77777777" w:rsidR="002021F1" w:rsidRPr="003D0266" w:rsidRDefault="002021F1" w:rsidP="002021F1">
            <w:pPr>
              <w:spacing w:after="120"/>
              <w:rPr>
                <w:sz w:val="18"/>
                <w:szCs w:val="18"/>
              </w:rPr>
            </w:pPr>
            <w:r w:rsidRPr="003D0266">
              <w:rPr>
                <w:sz w:val="18"/>
                <w:szCs w:val="18"/>
              </w:rPr>
              <w:t>*Prod Type</w:t>
            </w:r>
          </w:p>
        </w:tc>
        <w:tc>
          <w:tcPr>
            <w:tcW w:w="352" w:type="pct"/>
          </w:tcPr>
          <w:p w14:paraId="141ACBE0" w14:textId="77777777" w:rsidR="002021F1" w:rsidRPr="003D0266" w:rsidRDefault="002021F1" w:rsidP="002021F1">
            <w:pPr>
              <w:spacing w:after="120"/>
              <w:rPr>
                <w:sz w:val="18"/>
                <w:szCs w:val="18"/>
              </w:rPr>
            </w:pPr>
            <w:r w:rsidRPr="003D0266">
              <w:rPr>
                <w:sz w:val="18"/>
                <w:szCs w:val="18"/>
              </w:rPr>
              <w:t>20</w:t>
            </w:r>
          </w:p>
        </w:tc>
        <w:tc>
          <w:tcPr>
            <w:tcW w:w="599" w:type="pct"/>
          </w:tcPr>
          <w:p w14:paraId="630C0E30" w14:textId="77777777" w:rsidR="002021F1" w:rsidRPr="003D0266" w:rsidRDefault="002021F1" w:rsidP="002021F1">
            <w:pPr>
              <w:spacing w:after="120"/>
              <w:rPr>
                <w:sz w:val="18"/>
                <w:szCs w:val="18"/>
              </w:rPr>
            </w:pPr>
            <w:r w:rsidRPr="003D0266">
              <w:rPr>
                <w:sz w:val="18"/>
                <w:szCs w:val="18"/>
              </w:rPr>
              <w:t>20</w:t>
            </w:r>
          </w:p>
        </w:tc>
        <w:tc>
          <w:tcPr>
            <w:tcW w:w="627" w:type="pct"/>
          </w:tcPr>
          <w:p w14:paraId="60894205" w14:textId="77777777" w:rsidR="002021F1" w:rsidRPr="003D0266" w:rsidRDefault="002021F1" w:rsidP="002021F1">
            <w:pPr>
              <w:spacing w:after="120"/>
              <w:rPr>
                <w:sz w:val="18"/>
                <w:szCs w:val="18"/>
              </w:rPr>
            </w:pPr>
            <w:r w:rsidRPr="003D0266">
              <w:rPr>
                <w:sz w:val="18"/>
                <w:szCs w:val="18"/>
              </w:rPr>
              <w:t>Text</w:t>
            </w:r>
          </w:p>
        </w:tc>
        <w:tc>
          <w:tcPr>
            <w:tcW w:w="1006" w:type="pct"/>
          </w:tcPr>
          <w:p w14:paraId="0CB699F4" w14:textId="77777777" w:rsidR="002021F1" w:rsidRPr="003D0266" w:rsidRDefault="002021F1" w:rsidP="002021F1">
            <w:pPr>
              <w:spacing w:after="120"/>
              <w:rPr>
                <w:sz w:val="18"/>
                <w:szCs w:val="18"/>
              </w:rPr>
            </w:pPr>
            <w:r w:rsidRPr="004E6AA3">
              <w:rPr>
                <w:sz w:val="18"/>
                <w:szCs w:val="18"/>
              </w:rPr>
              <w:t>Not used for LLU.</w:t>
            </w:r>
          </w:p>
        </w:tc>
        <w:tc>
          <w:tcPr>
            <w:tcW w:w="580" w:type="pct"/>
          </w:tcPr>
          <w:p w14:paraId="543CDAD7" w14:textId="77777777" w:rsidR="002021F1" w:rsidRPr="003D0266" w:rsidRDefault="002021F1" w:rsidP="002021F1">
            <w:pPr>
              <w:jc w:val="both"/>
              <w:rPr>
                <w:sz w:val="18"/>
                <w:szCs w:val="18"/>
              </w:rPr>
            </w:pPr>
          </w:p>
        </w:tc>
        <w:tc>
          <w:tcPr>
            <w:tcW w:w="325" w:type="pct"/>
          </w:tcPr>
          <w:p w14:paraId="3DA44299" w14:textId="77777777" w:rsidR="002021F1" w:rsidRPr="003D0266" w:rsidRDefault="002021F1" w:rsidP="002021F1">
            <w:pPr>
              <w:jc w:val="both"/>
              <w:rPr>
                <w:sz w:val="18"/>
                <w:szCs w:val="18"/>
              </w:rPr>
            </w:pPr>
          </w:p>
        </w:tc>
        <w:tc>
          <w:tcPr>
            <w:tcW w:w="425" w:type="pct"/>
          </w:tcPr>
          <w:p w14:paraId="619BAEE9" w14:textId="77777777" w:rsidR="002021F1" w:rsidRPr="003D0266" w:rsidRDefault="002021F1" w:rsidP="002021F1">
            <w:pPr>
              <w:jc w:val="both"/>
              <w:rPr>
                <w:sz w:val="18"/>
                <w:szCs w:val="18"/>
              </w:rPr>
            </w:pPr>
          </w:p>
        </w:tc>
        <w:tc>
          <w:tcPr>
            <w:tcW w:w="389" w:type="pct"/>
          </w:tcPr>
          <w:p w14:paraId="2C921DDA" w14:textId="77777777" w:rsidR="002021F1" w:rsidRPr="003D0266" w:rsidRDefault="002021F1" w:rsidP="002021F1">
            <w:pPr>
              <w:jc w:val="both"/>
              <w:rPr>
                <w:sz w:val="18"/>
                <w:szCs w:val="18"/>
              </w:rPr>
            </w:pPr>
          </w:p>
        </w:tc>
      </w:tr>
      <w:tr w:rsidR="002021F1" w:rsidRPr="005B4766" w14:paraId="16E0DD6F" w14:textId="77777777" w:rsidTr="003E2CF6">
        <w:tc>
          <w:tcPr>
            <w:tcW w:w="697" w:type="pct"/>
          </w:tcPr>
          <w:p w14:paraId="3AB700A0" w14:textId="77777777" w:rsidR="002021F1" w:rsidRPr="003D0266" w:rsidRDefault="002021F1" w:rsidP="002021F1">
            <w:pPr>
              <w:spacing w:after="120"/>
              <w:rPr>
                <w:sz w:val="18"/>
                <w:szCs w:val="18"/>
              </w:rPr>
            </w:pPr>
            <w:r w:rsidRPr="003D0266">
              <w:rPr>
                <w:sz w:val="18"/>
                <w:szCs w:val="18"/>
              </w:rPr>
              <w:t>*OR Service ID</w:t>
            </w:r>
          </w:p>
        </w:tc>
        <w:tc>
          <w:tcPr>
            <w:tcW w:w="352" w:type="pct"/>
          </w:tcPr>
          <w:p w14:paraId="199FDFCE" w14:textId="77777777" w:rsidR="002021F1" w:rsidRPr="003D0266" w:rsidRDefault="002021F1" w:rsidP="002021F1">
            <w:pPr>
              <w:spacing w:after="120"/>
              <w:rPr>
                <w:sz w:val="18"/>
                <w:szCs w:val="18"/>
              </w:rPr>
            </w:pPr>
            <w:r w:rsidRPr="003D0266">
              <w:rPr>
                <w:sz w:val="18"/>
                <w:szCs w:val="18"/>
              </w:rPr>
              <w:t>21</w:t>
            </w:r>
          </w:p>
        </w:tc>
        <w:tc>
          <w:tcPr>
            <w:tcW w:w="599" w:type="pct"/>
          </w:tcPr>
          <w:p w14:paraId="2559A7F9" w14:textId="77777777" w:rsidR="002021F1" w:rsidRPr="003D0266" w:rsidRDefault="002021F1" w:rsidP="002021F1">
            <w:pPr>
              <w:spacing w:after="120"/>
              <w:rPr>
                <w:sz w:val="18"/>
                <w:szCs w:val="18"/>
              </w:rPr>
            </w:pPr>
            <w:r w:rsidRPr="003D0266">
              <w:rPr>
                <w:sz w:val="18"/>
                <w:szCs w:val="18"/>
              </w:rPr>
              <w:t>20</w:t>
            </w:r>
          </w:p>
        </w:tc>
        <w:tc>
          <w:tcPr>
            <w:tcW w:w="627" w:type="pct"/>
          </w:tcPr>
          <w:p w14:paraId="7B8DAF87" w14:textId="77777777" w:rsidR="002021F1" w:rsidRPr="003D0266" w:rsidRDefault="002021F1" w:rsidP="002021F1">
            <w:pPr>
              <w:spacing w:after="120"/>
              <w:rPr>
                <w:sz w:val="18"/>
                <w:szCs w:val="18"/>
              </w:rPr>
            </w:pPr>
            <w:r w:rsidRPr="003D0266">
              <w:rPr>
                <w:sz w:val="18"/>
                <w:szCs w:val="18"/>
              </w:rPr>
              <w:t>Text</w:t>
            </w:r>
          </w:p>
        </w:tc>
        <w:tc>
          <w:tcPr>
            <w:tcW w:w="1006" w:type="pct"/>
          </w:tcPr>
          <w:p w14:paraId="0593D777" w14:textId="77777777" w:rsidR="002021F1" w:rsidRPr="003D0266" w:rsidRDefault="002021F1" w:rsidP="002021F1">
            <w:pPr>
              <w:spacing w:after="120"/>
              <w:rPr>
                <w:sz w:val="18"/>
                <w:szCs w:val="18"/>
              </w:rPr>
            </w:pPr>
            <w:r w:rsidRPr="004E6AA3">
              <w:rPr>
                <w:sz w:val="18"/>
                <w:szCs w:val="18"/>
              </w:rPr>
              <w:t>Not used for LLU.</w:t>
            </w:r>
          </w:p>
        </w:tc>
        <w:tc>
          <w:tcPr>
            <w:tcW w:w="580" w:type="pct"/>
          </w:tcPr>
          <w:p w14:paraId="13BDA8CE" w14:textId="77777777" w:rsidR="002021F1" w:rsidRPr="003D0266" w:rsidRDefault="002021F1" w:rsidP="002021F1">
            <w:pPr>
              <w:jc w:val="both"/>
              <w:rPr>
                <w:sz w:val="18"/>
                <w:szCs w:val="18"/>
              </w:rPr>
            </w:pPr>
          </w:p>
        </w:tc>
        <w:tc>
          <w:tcPr>
            <w:tcW w:w="325" w:type="pct"/>
          </w:tcPr>
          <w:p w14:paraId="6E019FA1" w14:textId="77777777" w:rsidR="002021F1" w:rsidRPr="003D0266" w:rsidRDefault="002021F1" w:rsidP="002021F1">
            <w:pPr>
              <w:jc w:val="both"/>
              <w:rPr>
                <w:sz w:val="18"/>
                <w:szCs w:val="18"/>
              </w:rPr>
            </w:pPr>
          </w:p>
        </w:tc>
        <w:tc>
          <w:tcPr>
            <w:tcW w:w="425" w:type="pct"/>
          </w:tcPr>
          <w:p w14:paraId="4F55D78D" w14:textId="77777777" w:rsidR="002021F1" w:rsidRPr="003D0266" w:rsidRDefault="002021F1" w:rsidP="002021F1">
            <w:pPr>
              <w:jc w:val="both"/>
              <w:rPr>
                <w:sz w:val="18"/>
                <w:szCs w:val="18"/>
              </w:rPr>
            </w:pPr>
          </w:p>
        </w:tc>
        <w:tc>
          <w:tcPr>
            <w:tcW w:w="389" w:type="pct"/>
          </w:tcPr>
          <w:p w14:paraId="2B3B2400" w14:textId="77777777" w:rsidR="002021F1" w:rsidRPr="003D0266" w:rsidRDefault="002021F1" w:rsidP="002021F1">
            <w:pPr>
              <w:jc w:val="both"/>
              <w:rPr>
                <w:sz w:val="18"/>
                <w:szCs w:val="18"/>
              </w:rPr>
            </w:pPr>
          </w:p>
        </w:tc>
      </w:tr>
      <w:tr w:rsidR="002021F1" w:rsidRPr="005B4766" w14:paraId="2703A00C" w14:textId="77777777" w:rsidTr="003E2CF6">
        <w:tc>
          <w:tcPr>
            <w:tcW w:w="697" w:type="pct"/>
          </w:tcPr>
          <w:p w14:paraId="4B9B9F19" w14:textId="77777777" w:rsidR="002021F1" w:rsidRPr="003D0266" w:rsidRDefault="002021F1" w:rsidP="002021F1">
            <w:pPr>
              <w:spacing w:after="120"/>
              <w:rPr>
                <w:sz w:val="18"/>
                <w:szCs w:val="18"/>
              </w:rPr>
            </w:pPr>
            <w:r w:rsidRPr="003D0266">
              <w:rPr>
                <w:sz w:val="18"/>
                <w:szCs w:val="18"/>
              </w:rPr>
              <w:t>Circuit ID</w:t>
            </w:r>
          </w:p>
        </w:tc>
        <w:tc>
          <w:tcPr>
            <w:tcW w:w="352" w:type="pct"/>
          </w:tcPr>
          <w:p w14:paraId="2C336FA1" w14:textId="77777777" w:rsidR="002021F1" w:rsidRPr="003D0266" w:rsidRDefault="002021F1" w:rsidP="002021F1">
            <w:pPr>
              <w:spacing w:after="120"/>
              <w:rPr>
                <w:sz w:val="18"/>
                <w:szCs w:val="18"/>
              </w:rPr>
            </w:pPr>
            <w:r w:rsidRPr="003D0266">
              <w:rPr>
                <w:sz w:val="18"/>
                <w:szCs w:val="18"/>
              </w:rPr>
              <w:t>22</w:t>
            </w:r>
          </w:p>
        </w:tc>
        <w:tc>
          <w:tcPr>
            <w:tcW w:w="599" w:type="pct"/>
          </w:tcPr>
          <w:p w14:paraId="4C4E3C65" w14:textId="77777777" w:rsidR="002021F1" w:rsidRPr="003D0266" w:rsidRDefault="002021F1" w:rsidP="002021F1">
            <w:pPr>
              <w:spacing w:after="120"/>
              <w:rPr>
                <w:sz w:val="18"/>
                <w:szCs w:val="18"/>
              </w:rPr>
            </w:pPr>
            <w:r w:rsidRPr="003D0266">
              <w:rPr>
                <w:sz w:val="18"/>
                <w:szCs w:val="18"/>
              </w:rPr>
              <w:t>20</w:t>
            </w:r>
          </w:p>
        </w:tc>
        <w:tc>
          <w:tcPr>
            <w:tcW w:w="627" w:type="pct"/>
          </w:tcPr>
          <w:p w14:paraId="706FBE6A" w14:textId="77777777" w:rsidR="002021F1" w:rsidRPr="003D0266" w:rsidRDefault="002021F1" w:rsidP="002021F1">
            <w:pPr>
              <w:spacing w:after="120"/>
              <w:rPr>
                <w:sz w:val="18"/>
                <w:szCs w:val="18"/>
              </w:rPr>
            </w:pPr>
            <w:r w:rsidRPr="003D0266">
              <w:rPr>
                <w:sz w:val="18"/>
                <w:szCs w:val="18"/>
              </w:rPr>
              <w:t>Text</w:t>
            </w:r>
          </w:p>
        </w:tc>
        <w:tc>
          <w:tcPr>
            <w:tcW w:w="1006" w:type="pct"/>
          </w:tcPr>
          <w:p w14:paraId="09E8CC8A" w14:textId="77777777" w:rsidR="002021F1" w:rsidRPr="003D0266" w:rsidRDefault="002021F1" w:rsidP="002021F1">
            <w:pPr>
              <w:spacing w:after="120"/>
              <w:rPr>
                <w:sz w:val="18"/>
                <w:szCs w:val="18"/>
              </w:rPr>
            </w:pPr>
            <w:r>
              <w:rPr>
                <w:sz w:val="18"/>
                <w:szCs w:val="18"/>
              </w:rPr>
              <w:t>e.g. Applicable only for MPF, Room</w:t>
            </w:r>
          </w:p>
        </w:tc>
        <w:tc>
          <w:tcPr>
            <w:tcW w:w="580" w:type="pct"/>
          </w:tcPr>
          <w:p w14:paraId="42FB907E" w14:textId="77777777" w:rsidR="002021F1" w:rsidRPr="003D0266" w:rsidRDefault="002021F1" w:rsidP="002021F1">
            <w:pPr>
              <w:jc w:val="both"/>
              <w:rPr>
                <w:sz w:val="18"/>
                <w:szCs w:val="18"/>
              </w:rPr>
            </w:pPr>
          </w:p>
        </w:tc>
        <w:tc>
          <w:tcPr>
            <w:tcW w:w="325" w:type="pct"/>
          </w:tcPr>
          <w:p w14:paraId="47E2FAC1" w14:textId="77777777" w:rsidR="002021F1" w:rsidRDefault="002021F1" w:rsidP="002021F1">
            <w:pPr>
              <w:jc w:val="both"/>
            </w:pPr>
            <w:r w:rsidRPr="009C1E69">
              <w:rPr>
                <w:rFonts w:ascii="Wingdings" w:hAnsi="Wingdings" w:cs="Wingdings"/>
                <w:sz w:val="26"/>
                <w:szCs w:val="26"/>
              </w:rPr>
              <w:t></w:t>
            </w:r>
          </w:p>
        </w:tc>
        <w:tc>
          <w:tcPr>
            <w:tcW w:w="425" w:type="pct"/>
          </w:tcPr>
          <w:p w14:paraId="69BA94CE" w14:textId="77777777" w:rsidR="002021F1" w:rsidRDefault="002021F1" w:rsidP="002021F1">
            <w:pPr>
              <w:jc w:val="both"/>
            </w:pPr>
            <w:r w:rsidRPr="009C1E69">
              <w:rPr>
                <w:rFonts w:ascii="Wingdings" w:hAnsi="Wingdings" w:cs="Wingdings"/>
                <w:sz w:val="26"/>
                <w:szCs w:val="26"/>
              </w:rPr>
              <w:t></w:t>
            </w:r>
          </w:p>
        </w:tc>
        <w:tc>
          <w:tcPr>
            <w:tcW w:w="389" w:type="pct"/>
          </w:tcPr>
          <w:p w14:paraId="35EB82BF" w14:textId="77777777" w:rsidR="002021F1" w:rsidRPr="003D0266" w:rsidRDefault="002021F1" w:rsidP="002021F1">
            <w:pPr>
              <w:jc w:val="both"/>
              <w:rPr>
                <w:sz w:val="18"/>
                <w:szCs w:val="18"/>
              </w:rPr>
            </w:pPr>
          </w:p>
        </w:tc>
      </w:tr>
      <w:tr w:rsidR="002021F1" w:rsidRPr="005B4766" w14:paraId="0D5EDA0F" w14:textId="77777777" w:rsidTr="003E2CF6">
        <w:tc>
          <w:tcPr>
            <w:tcW w:w="697" w:type="pct"/>
          </w:tcPr>
          <w:p w14:paraId="511FAAD9" w14:textId="77777777" w:rsidR="002021F1" w:rsidRPr="003D0266" w:rsidRDefault="002021F1" w:rsidP="002021F1">
            <w:pPr>
              <w:spacing w:after="120"/>
              <w:rPr>
                <w:sz w:val="18"/>
                <w:szCs w:val="18"/>
              </w:rPr>
            </w:pPr>
            <w:r w:rsidRPr="003D0266">
              <w:rPr>
                <w:sz w:val="18"/>
                <w:szCs w:val="18"/>
              </w:rPr>
              <w:t>MDF Site</w:t>
            </w:r>
          </w:p>
        </w:tc>
        <w:tc>
          <w:tcPr>
            <w:tcW w:w="352" w:type="pct"/>
          </w:tcPr>
          <w:p w14:paraId="46EA3367" w14:textId="77777777" w:rsidR="002021F1" w:rsidRPr="003D0266" w:rsidRDefault="002021F1" w:rsidP="002021F1">
            <w:pPr>
              <w:spacing w:after="120"/>
              <w:rPr>
                <w:sz w:val="18"/>
                <w:szCs w:val="18"/>
              </w:rPr>
            </w:pPr>
            <w:r w:rsidRPr="003D0266">
              <w:rPr>
                <w:sz w:val="18"/>
                <w:szCs w:val="18"/>
              </w:rPr>
              <w:t>23</w:t>
            </w:r>
          </w:p>
        </w:tc>
        <w:tc>
          <w:tcPr>
            <w:tcW w:w="599" w:type="pct"/>
          </w:tcPr>
          <w:p w14:paraId="21C2D7D4" w14:textId="77777777" w:rsidR="002021F1" w:rsidRPr="003D0266" w:rsidRDefault="002021F1" w:rsidP="002021F1">
            <w:pPr>
              <w:spacing w:after="120"/>
              <w:rPr>
                <w:sz w:val="18"/>
                <w:szCs w:val="18"/>
              </w:rPr>
            </w:pPr>
            <w:r w:rsidRPr="003D0266">
              <w:rPr>
                <w:sz w:val="18"/>
                <w:szCs w:val="18"/>
              </w:rPr>
              <w:t>20</w:t>
            </w:r>
          </w:p>
        </w:tc>
        <w:tc>
          <w:tcPr>
            <w:tcW w:w="627" w:type="pct"/>
          </w:tcPr>
          <w:p w14:paraId="4ADE9896" w14:textId="77777777" w:rsidR="002021F1" w:rsidRPr="003D0266" w:rsidRDefault="002021F1" w:rsidP="002021F1">
            <w:pPr>
              <w:spacing w:after="120"/>
              <w:rPr>
                <w:sz w:val="18"/>
                <w:szCs w:val="18"/>
              </w:rPr>
            </w:pPr>
            <w:r w:rsidRPr="003D0266">
              <w:rPr>
                <w:sz w:val="18"/>
                <w:szCs w:val="18"/>
              </w:rPr>
              <w:t>Text</w:t>
            </w:r>
          </w:p>
        </w:tc>
        <w:tc>
          <w:tcPr>
            <w:tcW w:w="1006" w:type="pct"/>
          </w:tcPr>
          <w:p w14:paraId="589091A6" w14:textId="77777777" w:rsidR="002021F1" w:rsidRPr="003D0266" w:rsidRDefault="002021F1" w:rsidP="002021F1">
            <w:pPr>
              <w:spacing w:after="120"/>
              <w:rPr>
                <w:sz w:val="18"/>
                <w:szCs w:val="18"/>
              </w:rPr>
            </w:pPr>
            <w:r>
              <w:rPr>
                <w:sz w:val="18"/>
                <w:szCs w:val="18"/>
              </w:rPr>
              <w:t>e.g. Applicable only for MPF, Room</w:t>
            </w:r>
          </w:p>
        </w:tc>
        <w:tc>
          <w:tcPr>
            <w:tcW w:w="580" w:type="pct"/>
          </w:tcPr>
          <w:p w14:paraId="3D30815E" w14:textId="77777777" w:rsidR="002021F1" w:rsidRPr="003D0266" w:rsidRDefault="002021F1" w:rsidP="002021F1">
            <w:pPr>
              <w:jc w:val="both"/>
              <w:rPr>
                <w:sz w:val="18"/>
                <w:szCs w:val="18"/>
              </w:rPr>
            </w:pPr>
          </w:p>
        </w:tc>
        <w:tc>
          <w:tcPr>
            <w:tcW w:w="325" w:type="pct"/>
          </w:tcPr>
          <w:p w14:paraId="08DFDADA" w14:textId="77777777" w:rsidR="002021F1" w:rsidRDefault="002021F1" w:rsidP="002021F1">
            <w:pPr>
              <w:jc w:val="both"/>
            </w:pPr>
            <w:r w:rsidRPr="00FD1D64">
              <w:rPr>
                <w:rFonts w:ascii="Wingdings" w:hAnsi="Wingdings" w:cs="Wingdings"/>
                <w:sz w:val="26"/>
                <w:szCs w:val="26"/>
              </w:rPr>
              <w:t></w:t>
            </w:r>
          </w:p>
        </w:tc>
        <w:tc>
          <w:tcPr>
            <w:tcW w:w="425" w:type="pct"/>
          </w:tcPr>
          <w:p w14:paraId="0EDB9FA9" w14:textId="77777777" w:rsidR="002021F1" w:rsidRDefault="002021F1" w:rsidP="002021F1">
            <w:pPr>
              <w:jc w:val="both"/>
            </w:pPr>
            <w:r w:rsidRPr="00FD1D64">
              <w:rPr>
                <w:rFonts w:ascii="Wingdings" w:hAnsi="Wingdings" w:cs="Wingdings"/>
                <w:sz w:val="26"/>
                <w:szCs w:val="26"/>
              </w:rPr>
              <w:t></w:t>
            </w:r>
          </w:p>
        </w:tc>
        <w:tc>
          <w:tcPr>
            <w:tcW w:w="389" w:type="pct"/>
          </w:tcPr>
          <w:p w14:paraId="1A88CE4B" w14:textId="77777777" w:rsidR="002021F1" w:rsidRPr="003D0266" w:rsidRDefault="002021F1" w:rsidP="002021F1">
            <w:pPr>
              <w:jc w:val="both"/>
              <w:rPr>
                <w:sz w:val="18"/>
                <w:szCs w:val="18"/>
              </w:rPr>
            </w:pPr>
          </w:p>
        </w:tc>
      </w:tr>
      <w:tr w:rsidR="002021F1" w:rsidRPr="005B4766" w14:paraId="56225E35" w14:textId="77777777" w:rsidTr="003E2CF6">
        <w:tc>
          <w:tcPr>
            <w:tcW w:w="697" w:type="pct"/>
          </w:tcPr>
          <w:p w14:paraId="0AE01784" w14:textId="77777777" w:rsidR="002021F1" w:rsidRPr="003D0266" w:rsidRDefault="002021F1" w:rsidP="002021F1">
            <w:pPr>
              <w:spacing w:after="120"/>
              <w:rPr>
                <w:sz w:val="18"/>
                <w:szCs w:val="18"/>
              </w:rPr>
            </w:pPr>
            <w:r w:rsidRPr="003D0266">
              <w:rPr>
                <w:sz w:val="18"/>
                <w:szCs w:val="18"/>
              </w:rPr>
              <w:t>Room ID</w:t>
            </w:r>
          </w:p>
        </w:tc>
        <w:tc>
          <w:tcPr>
            <w:tcW w:w="352" w:type="pct"/>
          </w:tcPr>
          <w:p w14:paraId="51F2E0EB" w14:textId="77777777" w:rsidR="002021F1" w:rsidRPr="003D0266" w:rsidRDefault="002021F1" w:rsidP="002021F1">
            <w:pPr>
              <w:spacing w:after="120"/>
              <w:rPr>
                <w:sz w:val="18"/>
                <w:szCs w:val="18"/>
              </w:rPr>
            </w:pPr>
            <w:r w:rsidRPr="003D0266">
              <w:rPr>
                <w:sz w:val="18"/>
                <w:szCs w:val="18"/>
              </w:rPr>
              <w:t>24</w:t>
            </w:r>
          </w:p>
        </w:tc>
        <w:tc>
          <w:tcPr>
            <w:tcW w:w="599" w:type="pct"/>
          </w:tcPr>
          <w:p w14:paraId="6DAB7986" w14:textId="77777777" w:rsidR="002021F1" w:rsidRPr="003D0266" w:rsidRDefault="002021F1" w:rsidP="002021F1">
            <w:pPr>
              <w:spacing w:after="120"/>
              <w:rPr>
                <w:sz w:val="18"/>
                <w:szCs w:val="18"/>
              </w:rPr>
            </w:pPr>
            <w:r w:rsidRPr="003D0266">
              <w:rPr>
                <w:sz w:val="18"/>
                <w:szCs w:val="18"/>
              </w:rPr>
              <w:t>20</w:t>
            </w:r>
          </w:p>
        </w:tc>
        <w:tc>
          <w:tcPr>
            <w:tcW w:w="627" w:type="pct"/>
          </w:tcPr>
          <w:p w14:paraId="666207EF" w14:textId="77777777" w:rsidR="002021F1" w:rsidRPr="003D0266" w:rsidRDefault="002021F1" w:rsidP="002021F1">
            <w:pPr>
              <w:spacing w:after="120"/>
              <w:rPr>
                <w:sz w:val="18"/>
                <w:szCs w:val="18"/>
              </w:rPr>
            </w:pPr>
            <w:r w:rsidRPr="003D0266">
              <w:rPr>
                <w:sz w:val="18"/>
                <w:szCs w:val="18"/>
              </w:rPr>
              <w:t>Text</w:t>
            </w:r>
          </w:p>
        </w:tc>
        <w:tc>
          <w:tcPr>
            <w:tcW w:w="1006" w:type="pct"/>
          </w:tcPr>
          <w:p w14:paraId="59D73836" w14:textId="77777777" w:rsidR="002021F1" w:rsidRPr="003D0266" w:rsidRDefault="002021F1" w:rsidP="002021F1">
            <w:pPr>
              <w:spacing w:after="120"/>
              <w:rPr>
                <w:sz w:val="18"/>
                <w:szCs w:val="18"/>
              </w:rPr>
            </w:pPr>
            <w:r>
              <w:rPr>
                <w:sz w:val="18"/>
                <w:szCs w:val="18"/>
              </w:rPr>
              <w:t>e.g. Applicable only for Room.</w:t>
            </w:r>
          </w:p>
        </w:tc>
        <w:tc>
          <w:tcPr>
            <w:tcW w:w="580" w:type="pct"/>
          </w:tcPr>
          <w:p w14:paraId="30944809" w14:textId="77777777" w:rsidR="002021F1" w:rsidRPr="003D0266" w:rsidRDefault="002021F1" w:rsidP="002021F1">
            <w:pPr>
              <w:jc w:val="both"/>
              <w:rPr>
                <w:sz w:val="18"/>
                <w:szCs w:val="18"/>
              </w:rPr>
            </w:pPr>
          </w:p>
        </w:tc>
        <w:tc>
          <w:tcPr>
            <w:tcW w:w="325" w:type="pct"/>
          </w:tcPr>
          <w:p w14:paraId="439C41A2" w14:textId="77777777" w:rsidR="002021F1" w:rsidRPr="003D0266" w:rsidRDefault="002021F1" w:rsidP="002021F1">
            <w:pPr>
              <w:jc w:val="both"/>
              <w:rPr>
                <w:sz w:val="18"/>
                <w:szCs w:val="18"/>
              </w:rPr>
            </w:pPr>
          </w:p>
        </w:tc>
        <w:tc>
          <w:tcPr>
            <w:tcW w:w="425" w:type="pct"/>
          </w:tcPr>
          <w:p w14:paraId="5C8EBED0" w14:textId="77777777" w:rsidR="002021F1" w:rsidRPr="003D0266" w:rsidRDefault="002021F1" w:rsidP="002021F1">
            <w:pPr>
              <w:jc w:val="both"/>
              <w:rPr>
                <w:sz w:val="18"/>
                <w:szCs w:val="18"/>
              </w:rPr>
            </w:pPr>
            <w:r>
              <w:rPr>
                <w:rFonts w:ascii="Wingdings" w:hAnsi="Wingdings" w:cs="Wingdings"/>
                <w:sz w:val="26"/>
                <w:szCs w:val="26"/>
              </w:rPr>
              <w:t></w:t>
            </w:r>
          </w:p>
        </w:tc>
        <w:tc>
          <w:tcPr>
            <w:tcW w:w="389" w:type="pct"/>
          </w:tcPr>
          <w:p w14:paraId="6B3B1F08" w14:textId="77777777" w:rsidR="002021F1" w:rsidRPr="003D0266" w:rsidRDefault="002021F1" w:rsidP="002021F1">
            <w:pPr>
              <w:jc w:val="both"/>
              <w:rPr>
                <w:sz w:val="18"/>
                <w:szCs w:val="18"/>
              </w:rPr>
            </w:pPr>
          </w:p>
        </w:tc>
      </w:tr>
      <w:tr w:rsidR="002021F1" w:rsidRPr="005B4766" w14:paraId="63652E55" w14:textId="77777777" w:rsidTr="003E2CF6">
        <w:tc>
          <w:tcPr>
            <w:tcW w:w="697" w:type="pct"/>
          </w:tcPr>
          <w:p w14:paraId="7F84EB18" w14:textId="77777777" w:rsidR="002021F1" w:rsidRPr="003D0266" w:rsidRDefault="002021F1" w:rsidP="002021F1">
            <w:pPr>
              <w:spacing w:after="120"/>
              <w:rPr>
                <w:sz w:val="18"/>
                <w:szCs w:val="18"/>
              </w:rPr>
            </w:pPr>
            <w:r>
              <w:rPr>
                <w:sz w:val="18"/>
                <w:szCs w:val="18"/>
              </w:rPr>
              <w:t>*</w:t>
            </w:r>
            <w:r w:rsidRPr="003D0266">
              <w:rPr>
                <w:sz w:val="18"/>
                <w:szCs w:val="18"/>
              </w:rPr>
              <w:t>Service ID</w:t>
            </w:r>
          </w:p>
        </w:tc>
        <w:tc>
          <w:tcPr>
            <w:tcW w:w="352" w:type="pct"/>
          </w:tcPr>
          <w:p w14:paraId="293C01BD" w14:textId="77777777" w:rsidR="002021F1" w:rsidRPr="003D0266" w:rsidRDefault="002021F1" w:rsidP="002021F1">
            <w:pPr>
              <w:spacing w:after="120"/>
              <w:rPr>
                <w:sz w:val="18"/>
                <w:szCs w:val="18"/>
              </w:rPr>
            </w:pPr>
            <w:r w:rsidRPr="003D0266">
              <w:rPr>
                <w:sz w:val="18"/>
                <w:szCs w:val="18"/>
              </w:rPr>
              <w:t>25</w:t>
            </w:r>
          </w:p>
        </w:tc>
        <w:tc>
          <w:tcPr>
            <w:tcW w:w="599" w:type="pct"/>
          </w:tcPr>
          <w:p w14:paraId="7E1B799C" w14:textId="77777777" w:rsidR="002021F1" w:rsidRPr="003D0266" w:rsidRDefault="002021F1" w:rsidP="002021F1">
            <w:pPr>
              <w:spacing w:after="120"/>
              <w:rPr>
                <w:sz w:val="18"/>
                <w:szCs w:val="18"/>
              </w:rPr>
            </w:pPr>
            <w:r>
              <w:rPr>
                <w:sz w:val="18"/>
                <w:szCs w:val="18"/>
              </w:rPr>
              <w:t>40</w:t>
            </w:r>
          </w:p>
        </w:tc>
        <w:tc>
          <w:tcPr>
            <w:tcW w:w="627" w:type="pct"/>
          </w:tcPr>
          <w:p w14:paraId="7F156096" w14:textId="77777777" w:rsidR="002021F1" w:rsidRPr="003D0266" w:rsidRDefault="002021F1" w:rsidP="002021F1">
            <w:pPr>
              <w:spacing w:after="120"/>
              <w:rPr>
                <w:sz w:val="18"/>
                <w:szCs w:val="18"/>
              </w:rPr>
            </w:pPr>
            <w:r w:rsidRPr="003D0266">
              <w:rPr>
                <w:sz w:val="18"/>
                <w:szCs w:val="18"/>
              </w:rPr>
              <w:t>Text</w:t>
            </w:r>
          </w:p>
        </w:tc>
        <w:tc>
          <w:tcPr>
            <w:tcW w:w="1006" w:type="pct"/>
          </w:tcPr>
          <w:p w14:paraId="722751B3" w14:textId="77777777" w:rsidR="002021F1" w:rsidRPr="003D0266" w:rsidRDefault="002021F1" w:rsidP="002021F1">
            <w:pPr>
              <w:spacing w:after="120"/>
              <w:rPr>
                <w:sz w:val="18"/>
                <w:szCs w:val="18"/>
              </w:rPr>
            </w:pPr>
            <w:r w:rsidRPr="004E6AA3">
              <w:rPr>
                <w:sz w:val="18"/>
                <w:szCs w:val="18"/>
              </w:rPr>
              <w:t>Not used for LLU.</w:t>
            </w:r>
          </w:p>
        </w:tc>
        <w:tc>
          <w:tcPr>
            <w:tcW w:w="580" w:type="pct"/>
          </w:tcPr>
          <w:p w14:paraId="69763FEE" w14:textId="77777777" w:rsidR="002021F1" w:rsidRPr="003D0266" w:rsidRDefault="002021F1" w:rsidP="002021F1">
            <w:pPr>
              <w:jc w:val="both"/>
              <w:rPr>
                <w:rFonts w:cs="Arial"/>
              </w:rPr>
            </w:pPr>
          </w:p>
        </w:tc>
        <w:tc>
          <w:tcPr>
            <w:tcW w:w="325" w:type="pct"/>
          </w:tcPr>
          <w:p w14:paraId="787F69B2" w14:textId="77777777" w:rsidR="002021F1" w:rsidRPr="003D0266" w:rsidRDefault="002021F1" w:rsidP="002021F1">
            <w:pPr>
              <w:jc w:val="both"/>
              <w:rPr>
                <w:rFonts w:cs="Arial"/>
              </w:rPr>
            </w:pPr>
          </w:p>
        </w:tc>
        <w:tc>
          <w:tcPr>
            <w:tcW w:w="425" w:type="pct"/>
          </w:tcPr>
          <w:p w14:paraId="4B06C281" w14:textId="77777777" w:rsidR="002021F1" w:rsidRPr="003D0266" w:rsidRDefault="002021F1" w:rsidP="002021F1">
            <w:pPr>
              <w:jc w:val="both"/>
              <w:rPr>
                <w:rFonts w:cs="Arial"/>
              </w:rPr>
            </w:pPr>
          </w:p>
        </w:tc>
        <w:tc>
          <w:tcPr>
            <w:tcW w:w="389" w:type="pct"/>
          </w:tcPr>
          <w:p w14:paraId="5D60BDFB" w14:textId="77777777" w:rsidR="002021F1" w:rsidRPr="003D0266" w:rsidRDefault="002021F1" w:rsidP="002021F1">
            <w:pPr>
              <w:jc w:val="both"/>
              <w:rPr>
                <w:rFonts w:cs="Arial"/>
              </w:rPr>
            </w:pPr>
          </w:p>
        </w:tc>
      </w:tr>
      <w:tr w:rsidR="002021F1" w:rsidRPr="005B4766" w14:paraId="461C34DB" w14:textId="77777777" w:rsidTr="003E2CF6">
        <w:tc>
          <w:tcPr>
            <w:tcW w:w="697" w:type="pct"/>
          </w:tcPr>
          <w:p w14:paraId="3BAF5F27" w14:textId="77777777" w:rsidR="002021F1" w:rsidRPr="003D0266" w:rsidRDefault="002021F1" w:rsidP="002021F1">
            <w:pPr>
              <w:spacing w:after="120"/>
              <w:rPr>
                <w:sz w:val="18"/>
                <w:szCs w:val="18"/>
              </w:rPr>
            </w:pPr>
            <w:r w:rsidRPr="003D0266">
              <w:rPr>
                <w:sz w:val="18"/>
                <w:szCs w:val="18"/>
              </w:rPr>
              <w:t>*Event Class</w:t>
            </w:r>
          </w:p>
        </w:tc>
        <w:tc>
          <w:tcPr>
            <w:tcW w:w="352" w:type="pct"/>
          </w:tcPr>
          <w:p w14:paraId="51E220B3" w14:textId="77777777" w:rsidR="002021F1" w:rsidRPr="003D0266" w:rsidRDefault="002021F1" w:rsidP="002021F1">
            <w:pPr>
              <w:spacing w:after="120"/>
              <w:rPr>
                <w:sz w:val="18"/>
                <w:szCs w:val="18"/>
              </w:rPr>
            </w:pPr>
            <w:r w:rsidRPr="003D0266">
              <w:rPr>
                <w:sz w:val="18"/>
                <w:szCs w:val="18"/>
              </w:rPr>
              <w:t>26</w:t>
            </w:r>
          </w:p>
        </w:tc>
        <w:tc>
          <w:tcPr>
            <w:tcW w:w="599" w:type="pct"/>
          </w:tcPr>
          <w:p w14:paraId="6B0D6272" w14:textId="77777777" w:rsidR="002021F1" w:rsidRPr="003D0266" w:rsidRDefault="002021F1" w:rsidP="002021F1">
            <w:pPr>
              <w:spacing w:after="120"/>
              <w:rPr>
                <w:sz w:val="18"/>
                <w:szCs w:val="18"/>
              </w:rPr>
            </w:pPr>
            <w:r>
              <w:rPr>
                <w:sz w:val="18"/>
                <w:szCs w:val="18"/>
              </w:rPr>
              <w:t>40</w:t>
            </w:r>
          </w:p>
        </w:tc>
        <w:tc>
          <w:tcPr>
            <w:tcW w:w="627" w:type="pct"/>
          </w:tcPr>
          <w:p w14:paraId="7B868D12" w14:textId="77777777" w:rsidR="002021F1" w:rsidRPr="003D0266" w:rsidRDefault="002021F1" w:rsidP="002021F1">
            <w:pPr>
              <w:spacing w:after="120"/>
              <w:rPr>
                <w:sz w:val="18"/>
                <w:szCs w:val="18"/>
              </w:rPr>
            </w:pPr>
            <w:r w:rsidRPr="003D0266">
              <w:rPr>
                <w:sz w:val="18"/>
                <w:szCs w:val="18"/>
              </w:rPr>
              <w:t>Text</w:t>
            </w:r>
          </w:p>
        </w:tc>
        <w:tc>
          <w:tcPr>
            <w:tcW w:w="1006" w:type="pct"/>
          </w:tcPr>
          <w:p w14:paraId="73DEEDD6" w14:textId="77777777" w:rsidR="002021F1" w:rsidRPr="003D0266" w:rsidRDefault="002021F1" w:rsidP="002021F1">
            <w:pPr>
              <w:spacing w:after="120"/>
              <w:rPr>
                <w:sz w:val="18"/>
                <w:szCs w:val="18"/>
              </w:rPr>
            </w:pPr>
            <w:r w:rsidRPr="004E6AA3">
              <w:rPr>
                <w:sz w:val="18"/>
                <w:szCs w:val="18"/>
              </w:rPr>
              <w:t>Not used for LLU.</w:t>
            </w:r>
          </w:p>
        </w:tc>
        <w:tc>
          <w:tcPr>
            <w:tcW w:w="580" w:type="pct"/>
          </w:tcPr>
          <w:p w14:paraId="4A572626" w14:textId="77777777" w:rsidR="002021F1" w:rsidRPr="003D0266" w:rsidRDefault="002021F1" w:rsidP="002021F1">
            <w:pPr>
              <w:jc w:val="both"/>
              <w:rPr>
                <w:sz w:val="18"/>
                <w:szCs w:val="18"/>
              </w:rPr>
            </w:pPr>
          </w:p>
        </w:tc>
        <w:tc>
          <w:tcPr>
            <w:tcW w:w="325" w:type="pct"/>
          </w:tcPr>
          <w:p w14:paraId="0C5F5FF1" w14:textId="77777777" w:rsidR="002021F1" w:rsidRPr="003D0266" w:rsidRDefault="002021F1" w:rsidP="002021F1">
            <w:pPr>
              <w:jc w:val="both"/>
              <w:rPr>
                <w:sz w:val="18"/>
                <w:szCs w:val="18"/>
              </w:rPr>
            </w:pPr>
          </w:p>
        </w:tc>
        <w:tc>
          <w:tcPr>
            <w:tcW w:w="425" w:type="pct"/>
          </w:tcPr>
          <w:p w14:paraId="41F055C0" w14:textId="77777777" w:rsidR="002021F1" w:rsidRPr="003D0266" w:rsidRDefault="002021F1" w:rsidP="002021F1">
            <w:pPr>
              <w:jc w:val="both"/>
              <w:rPr>
                <w:sz w:val="18"/>
                <w:szCs w:val="18"/>
              </w:rPr>
            </w:pPr>
          </w:p>
        </w:tc>
        <w:tc>
          <w:tcPr>
            <w:tcW w:w="389" w:type="pct"/>
          </w:tcPr>
          <w:p w14:paraId="3C167F3E" w14:textId="77777777" w:rsidR="002021F1" w:rsidRPr="003D0266" w:rsidRDefault="002021F1" w:rsidP="002021F1">
            <w:pPr>
              <w:jc w:val="both"/>
              <w:rPr>
                <w:sz w:val="18"/>
                <w:szCs w:val="18"/>
              </w:rPr>
            </w:pPr>
          </w:p>
        </w:tc>
      </w:tr>
      <w:tr w:rsidR="002021F1" w:rsidRPr="005B4766" w14:paraId="78BE9690" w14:textId="77777777" w:rsidTr="003E2CF6">
        <w:tc>
          <w:tcPr>
            <w:tcW w:w="697" w:type="pct"/>
          </w:tcPr>
          <w:p w14:paraId="43248C67" w14:textId="77777777" w:rsidR="002021F1" w:rsidRPr="003D0266" w:rsidRDefault="002021F1" w:rsidP="002021F1">
            <w:pPr>
              <w:spacing w:after="120"/>
              <w:rPr>
                <w:sz w:val="18"/>
                <w:szCs w:val="18"/>
              </w:rPr>
            </w:pPr>
            <w:r w:rsidRPr="003D0266">
              <w:rPr>
                <w:sz w:val="18"/>
                <w:szCs w:val="18"/>
              </w:rPr>
              <w:t>*Event Name</w:t>
            </w:r>
          </w:p>
        </w:tc>
        <w:tc>
          <w:tcPr>
            <w:tcW w:w="352" w:type="pct"/>
          </w:tcPr>
          <w:p w14:paraId="6C2B12E6" w14:textId="77777777" w:rsidR="002021F1" w:rsidRPr="003D0266" w:rsidRDefault="002021F1" w:rsidP="002021F1">
            <w:pPr>
              <w:spacing w:after="120"/>
              <w:rPr>
                <w:sz w:val="18"/>
                <w:szCs w:val="18"/>
              </w:rPr>
            </w:pPr>
            <w:r w:rsidRPr="003D0266">
              <w:rPr>
                <w:sz w:val="18"/>
                <w:szCs w:val="18"/>
              </w:rPr>
              <w:t>27</w:t>
            </w:r>
          </w:p>
        </w:tc>
        <w:tc>
          <w:tcPr>
            <w:tcW w:w="599" w:type="pct"/>
          </w:tcPr>
          <w:p w14:paraId="4B80E655" w14:textId="77777777" w:rsidR="002021F1" w:rsidRPr="003D0266" w:rsidRDefault="002021F1" w:rsidP="002021F1">
            <w:pPr>
              <w:spacing w:after="120"/>
              <w:rPr>
                <w:sz w:val="18"/>
                <w:szCs w:val="18"/>
              </w:rPr>
            </w:pPr>
            <w:r>
              <w:rPr>
                <w:sz w:val="18"/>
                <w:szCs w:val="18"/>
              </w:rPr>
              <w:t>40</w:t>
            </w:r>
          </w:p>
        </w:tc>
        <w:tc>
          <w:tcPr>
            <w:tcW w:w="627" w:type="pct"/>
          </w:tcPr>
          <w:p w14:paraId="2B11308F" w14:textId="77777777" w:rsidR="002021F1" w:rsidRPr="003D0266" w:rsidRDefault="002021F1" w:rsidP="002021F1">
            <w:pPr>
              <w:spacing w:after="120"/>
              <w:rPr>
                <w:sz w:val="18"/>
                <w:szCs w:val="18"/>
              </w:rPr>
            </w:pPr>
            <w:r w:rsidRPr="003D0266">
              <w:rPr>
                <w:sz w:val="18"/>
                <w:szCs w:val="18"/>
              </w:rPr>
              <w:t>Text</w:t>
            </w:r>
          </w:p>
        </w:tc>
        <w:tc>
          <w:tcPr>
            <w:tcW w:w="1006" w:type="pct"/>
          </w:tcPr>
          <w:p w14:paraId="4D80A415" w14:textId="77777777" w:rsidR="002021F1" w:rsidRPr="003D0266" w:rsidRDefault="002021F1" w:rsidP="002021F1">
            <w:pPr>
              <w:spacing w:after="120"/>
              <w:rPr>
                <w:sz w:val="18"/>
                <w:szCs w:val="18"/>
              </w:rPr>
            </w:pPr>
            <w:r w:rsidRPr="004E6AA3">
              <w:rPr>
                <w:sz w:val="18"/>
                <w:szCs w:val="18"/>
              </w:rPr>
              <w:t>Not used for LLU.</w:t>
            </w:r>
          </w:p>
        </w:tc>
        <w:tc>
          <w:tcPr>
            <w:tcW w:w="580" w:type="pct"/>
          </w:tcPr>
          <w:p w14:paraId="5B239411" w14:textId="77777777" w:rsidR="002021F1" w:rsidRPr="003D0266" w:rsidRDefault="002021F1" w:rsidP="002021F1">
            <w:pPr>
              <w:jc w:val="both"/>
              <w:rPr>
                <w:sz w:val="18"/>
                <w:szCs w:val="18"/>
              </w:rPr>
            </w:pPr>
          </w:p>
        </w:tc>
        <w:tc>
          <w:tcPr>
            <w:tcW w:w="325" w:type="pct"/>
          </w:tcPr>
          <w:p w14:paraId="7EF4333A" w14:textId="77777777" w:rsidR="002021F1" w:rsidRPr="003D0266" w:rsidRDefault="002021F1" w:rsidP="002021F1">
            <w:pPr>
              <w:jc w:val="both"/>
              <w:rPr>
                <w:sz w:val="18"/>
                <w:szCs w:val="18"/>
              </w:rPr>
            </w:pPr>
          </w:p>
        </w:tc>
        <w:tc>
          <w:tcPr>
            <w:tcW w:w="425" w:type="pct"/>
          </w:tcPr>
          <w:p w14:paraId="795E3D37" w14:textId="77777777" w:rsidR="002021F1" w:rsidRPr="003D0266" w:rsidRDefault="002021F1" w:rsidP="002021F1">
            <w:pPr>
              <w:jc w:val="both"/>
              <w:rPr>
                <w:sz w:val="18"/>
                <w:szCs w:val="18"/>
              </w:rPr>
            </w:pPr>
          </w:p>
        </w:tc>
        <w:tc>
          <w:tcPr>
            <w:tcW w:w="389" w:type="pct"/>
          </w:tcPr>
          <w:p w14:paraId="2F5F5EA4" w14:textId="77777777" w:rsidR="002021F1" w:rsidRPr="003D0266" w:rsidRDefault="002021F1" w:rsidP="002021F1">
            <w:pPr>
              <w:jc w:val="both"/>
              <w:rPr>
                <w:sz w:val="18"/>
                <w:szCs w:val="18"/>
              </w:rPr>
            </w:pPr>
          </w:p>
        </w:tc>
      </w:tr>
      <w:tr w:rsidR="002021F1" w:rsidRPr="005B4766" w14:paraId="0E532943" w14:textId="77777777" w:rsidTr="003E2CF6">
        <w:tc>
          <w:tcPr>
            <w:tcW w:w="697" w:type="pct"/>
          </w:tcPr>
          <w:p w14:paraId="42A2FC1D" w14:textId="77777777" w:rsidR="002021F1" w:rsidRPr="005B4766" w:rsidRDefault="002021F1" w:rsidP="002021F1">
            <w:pPr>
              <w:spacing w:after="120"/>
              <w:rPr>
                <w:sz w:val="18"/>
                <w:szCs w:val="18"/>
              </w:rPr>
            </w:pPr>
            <w:r>
              <w:rPr>
                <w:sz w:val="18"/>
                <w:szCs w:val="18"/>
              </w:rPr>
              <w:t>*</w:t>
            </w:r>
            <w:r w:rsidRPr="005B4766">
              <w:rPr>
                <w:sz w:val="18"/>
                <w:szCs w:val="18"/>
              </w:rPr>
              <w:t>CBUK reference number</w:t>
            </w:r>
          </w:p>
        </w:tc>
        <w:tc>
          <w:tcPr>
            <w:tcW w:w="352" w:type="pct"/>
          </w:tcPr>
          <w:p w14:paraId="01AEAA4C" w14:textId="77777777" w:rsidR="002021F1" w:rsidRPr="005B4766" w:rsidRDefault="002021F1" w:rsidP="002021F1">
            <w:pPr>
              <w:spacing w:after="120"/>
              <w:rPr>
                <w:sz w:val="18"/>
                <w:szCs w:val="18"/>
              </w:rPr>
            </w:pPr>
            <w:r w:rsidRPr="005B4766">
              <w:rPr>
                <w:sz w:val="18"/>
                <w:szCs w:val="18"/>
              </w:rPr>
              <w:t>28</w:t>
            </w:r>
          </w:p>
        </w:tc>
        <w:tc>
          <w:tcPr>
            <w:tcW w:w="599" w:type="pct"/>
          </w:tcPr>
          <w:p w14:paraId="24C7DD35" w14:textId="77777777" w:rsidR="002021F1" w:rsidRPr="005B4766" w:rsidRDefault="002021F1" w:rsidP="002021F1">
            <w:pPr>
              <w:spacing w:after="120"/>
              <w:rPr>
                <w:sz w:val="18"/>
                <w:szCs w:val="18"/>
              </w:rPr>
            </w:pPr>
            <w:r>
              <w:rPr>
                <w:sz w:val="18"/>
                <w:szCs w:val="18"/>
              </w:rPr>
              <w:t>20</w:t>
            </w:r>
          </w:p>
        </w:tc>
        <w:tc>
          <w:tcPr>
            <w:tcW w:w="627" w:type="pct"/>
          </w:tcPr>
          <w:p w14:paraId="227E0B8E" w14:textId="77777777" w:rsidR="002021F1" w:rsidRPr="005B4766" w:rsidRDefault="002021F1" w:rsidP="002021F1">
            <w:pPr>
              <w:spacing w:after="120"/>
              <w:rPr>
                <w:sz w:val="18"/>
                <w:szCs w:val="18"/>
              </w:rPr>
            </w:pPr>
            <w:r w:rsidRPr="005B4766">
              <w:rPr>
                <w:sz w:val="18"/>
                <w:szCs w:val="18"/>
              </w:rPr>
              <w:t>Text</w:t>
            </w:r>
          </w:p>
        </w:tc>
        <w:tc>
          <w:tcPr>
            <w:tcW w:w="1006" w:type="pct"/>
          </w:tcPr>
          <w:p w14:paraId="588E1423" w14:textId="77777777" w:rsidR="002021F1" w:rsidRPr="005B4766" w:rsidRDefault="002021F1" w:rsidP="002021F1">
            <w:pPr>
              <w:spacing w:after="120"/>
              <w:rPr>
                <w:sz w:val="18"/>
                <w:szCs w:val="18"/>
              </w:rPr>
            </w:pPr>
            <w:r w:rsidRPr="004E6AA3">
              <w:rPr>
                <w:sz w:val="18"/>
                <w:szCs w:val="18"/>
              </w:rPr>
              <w:t>Not used for LLU.</w:t>
            </w:r>
          </w:p>
        </w:tc>
        <w:tc>
          <w:tcPr>
            <w:tcW w:w="580" w:type="pct"/>
          </w:tcPr>
          <w:p w14:paraId="5DA75C7A" w14:textId="77777777" w:rsidR="002021F1" w:rsidRDefault="002021F1" w:rsidP="002021F1">
            <w:pPr>
              <w:jc w:val="both"/>
              <w:rPr>
                <w:rFonts w:cs="Arial"/>
              </w:rPr>
            </w:pPr>
          </w:p>
        </w:tc>
        <w:tc>
          <w:tcPr>
            <w:tcW w:w="325" w:type="pct"/>
          </w:tcPr>
          <w:p w14:paraId="7893A562" w14:textId="77777777" w:rsidR="002021F1" w:rsidRDefault="002021F1" w:rsidP="002021F1">
            <w:pPr>
              <w:jc w:val="both"/>
              <w:rPr>
                <w:rFonts w:cs="Arial"/>
              </w:rPr>
            </w:pPr>
          </w:p>
        </w:tc>
        <w:tc>
          <w:tcPr>
            <w:tcW w:w="425" w:type="pct"/>
          </w:tcPr>
          <w:p w14:paraId="533CA479" w14:textId="77777777" w:rsidR="002021F1" w:rsidRDefault="002021F1" w:rsidP="002021F1">
            <w:pPr>
              <w:jc w:val="both"/>
              <w:rPr>
                <w:rFonts w:cs="Arial"/>
              </w:rPr>
            </w:pPr>
          </w:p>
        </w:tc>
        <w:tc>
          <w:tcPr>
            <w:tcW w:w="389" w:type="pct"/>
          </w:tcPr>
          <w:p w14:paraId="587EAA2B" w14:textId="77777777" w:rsidR="002021F1" w:rsidRDefault="002021F1" w:rsidP="002021F1">
            <w:pPr>
              <w:jc w:val="both"/>
              <w:rPr>
                <w:rFonts w:cs="Arial"/>
              </w:rPr>
            </w:pPr>
          </w:p>
        </w:tc>
      </w:tr>
      <w:tr w:rsidR="002021F1" w:rsidRPr="005B4766" w14:paraId="283B3968" w14:textId="77777777" w:rsidTr="003E2CF6">
        <w:tc>
          <w:tcPr>
            <w:tcW w:w="697" w:type="pct"/>
          </w:tcPr>
          <w:p w14:paraId="2762A990" w14:textId="77777777" w:rsidR="002021F1" w:rsidRPr="005B4766" w:rsidRDefault="002021F1" w:rsidP="002021F1">
            <w:pPr>
              <w:spacing w:after="120"/>
              <w:rPr>
                <w:sz w:val="18"/>
                <w:szCs w:val="18"/>
              </w:rPr>
            </w:pPr>
            <w:r>
              <w:rPr>
                <w:sz w:val="18"/>
                <w:szCs w:val="18"/>
              </w:rPr>
              <w:t>*</w:t>
            </w:r>
            <w:r w:rsidRPr="005B4766">
              <w:rPr>
                <w:sz w:val="18"/>
                <w:szCs w:val="18"/>
              </w:rPr>
              <w:t>CLI</w:t>
            </w:r>
          </w:p>
        </w:tc>
        <w:tc>
          <w:tcPr>
            <w:tcW w:w="352" w:type="pct"/>
          </w:tcPr>
          <w:p w14:paraId="0F0FB1F6" w14:textId="77777777" w:rsidR="002021F1" w:rsidRPr="005B4766" w:rsidRDefault="002021F1" w:rsidP="002021F1">
            <w:pPr>
              <w:spacing w:after="120"/>
              <w:rPr>
                <w:sz w:val="18"/>
                <w:szCs w:val="18"/>
              </w:rPr>
            </w:pPr>
            <w:r w:rsidRPr="005B4766">
              <w:rPr>
                <w:sz w:val="18"/>
                <w:szCs w:val="18"/>
              </w:rPr>
              <w:t>29</w:t>
            </w:r>
          </w:p>
        </w:tc>
        <w:tc>
          <w:tcPr>
            <w:tcW w:w="599" w:type="pct"/>
          </w:tcPr>
          <w:p w14:paraId="682AEA21" w14:textId="77777777" w:rsidR="002021F1" w:rsidRPr="005B4766" w:rsidRDefault="002021F1" w:rsidP="002021F1">
            <w:pPr>
              <w:spacing w:after="120"/>
              <w:rPr>
                <w:sz w:val="18"/>
                <w:szCs w:val="18"/>
              </w:rPr>
            </w:pPr>
            <w:r>
              <w:rPr>
                <w:sz w:val="18"/>
                <w:szCs w:val="18"/>
              </w:rPr>
              <w:t>20</w:t>
            </w:r>
          </w:p>
        </w:tc>
        <w:tc>
          <w:tcPr>
            <w:tcW w:w="627" w:type="pct"/>
          </w:tcPr>
          <w:p w14:paraId="5164E3EE" w14:textId="77777777" w:rsidR="002021F1" w:rsidRPr="005B4766" w:rsidRDefault="002021F1" w:rsidP="002021F1">
            <w:pPr>
              <w:spacing w:after="120"/>
              <w:rPr>
                <w:sz w:val="18"/>
                <w:szCs w:val="18"/>
              </w:rPr>
            </w:pPr>
            <w:r w:rsidRPr="005B4766">
              <w:rPr>
                <w:sz w:val="18"/>
                <w:szCs w:val="18"/>
              </w:rPr>
              <w:t>Text</w:t>
            </w:r>
          </w:p>
        </w:tc>
        <w:tc>
          <w:tcPr>
            <w:tcW w:w="1006" w:type="pct"/>
          </w:tcPr>
          <w:p w14:paraId="2689098A" w14:textId="77777777" w:rsidR="002021F1" w:rsidRPr="005B4766" w:rsidRDefault="002021F1" w:rsidP="002021F1">
            <w:pPr>
              <w:spacing w:after="120"/>
              <w:rPr>
                <w:sz w:val="18"/>
                <w:szCs w:val="18"/>
              </w:rPr>
            </w:pPr>
            <w:r w:rsidRPr="004E6AA3">
              <w:rPr>
                <w:sz w:val="18"/>
                <w:szCs w:val="18"/>
              </w:rPr>
              <w:t>Not used for LLU.</w:t>
            </w:r>
          </w:p>
        </w:tc>
        <w:tc>
          <w:tcPr>
            <w:tcW w:w="580" w:type="pct"/>
          </w:tcPr>
          <w:p w14:paraId="723FB212" w14:textId="77777777" w:rsidR="002021F1" w:rsidRPr="005B4766" w:rsidRDefault="002021F1" w:rsidP="002021F1">
            <w:pPr>
              <w:jc w:val="both"/>
              <w:rPr>
                <w:sz w:val="18"/>
                <w:szCs w:val="18"/>
              </w:rPr>
            </w:pPr>
          </w:p>
        </w:tc>
        <w:tc>
          <w:tcPr>
            <w:tcW w:w="325" w:type="pct"/>
          </w:tcPr>
          <w:p w14:paraId="109F4C8F" w14:textId="77777777" w:rsidR="002021F1" w:rsidRPr="005B4766" w:rsidRDefault="002021F1" w:rsidP="002021F1">
            <w:pPr>
              <w:jc w:val="both"/>
              <w:rPr>
                <w:sz w:val="18"/>
                <w:szCs w:val="18"/>
              </w:rPr>
            </w:pPr>
          </w:p>
        </w:tc>
        <w:tc>
          <w:tcPr>
            <w:tcW w:w="425" w:type="pct"/>
          </w:tcPr>
          <w:p w14:paraId="4A48D2B4" w14:textId="77777777" w:rsidR="002021F1" w:rsidRPr="005B4766" w:rsidRDefault="002021F1" w:rsidP="002021F1">
            <w:pPr>
              <w:jc w:val="both"/>
              <w:rPr>
                <w:sz w:val="18"/>
                <w:szCs w:val="18"/>
              </w:rPr>
            </w:pPr>
          </w:p>
        </w:tc>
        <w:tc>
          <w:tcPr>
            <w:tcW w:w="389" w:type="pct"/>
          </w:tcPr>
          <w:p w14:paraId="66C82B8A" w14:textId="77777777" w:rsidR="002021F1" w:rsidRPr="005B4766" w:rsidRDefault="002021F1" w:rsidP="002021F1">
            <w:pPr>
              <w:jc w:val="both"/>
              <w:rPr>
                <w:sz w:val="18"/>
                <w:szCs w:val="18"/>
              </w:rPr>
            </w:pPr>
          </w:p>
        </w:tc>
      </w:tr>
      <w:tr w:rsidR="002021F1" w:rsidRPr="005B4766" w14:paraId="00970388" w14:textId="77777777" w:rsidTr="003E2CF6">
        <w:trPr>
          <w:trHeight w:val="299"/>
        </w:trPr>
        <w:tc>
          <w:tcPr>
            <w:tcW w:w="697" w:type="pct"/>
          </w:tcPr>
          <w:p w14:paraId="03161052" w14:textId="77777777" w:rsidR="002021F1" w:rsidRPr="005B4766" w:rsidRDefault="002021F1" w:rsidP="002021F1">
            <w:pPr>
              <w:spacing w:after="120"/>
              <w:rPr>
                <w:sz w:val="18"/>
                <w:szCs w:val="18"/>
              </w:rPr>
            </w:pPr>
            <w:r>
              <w:rPr>
                <w:sz w:val="18"/>
                <w:szCs w:val="18"/>
              </w:rPr>
              <w:t>*</w:t>
            </w:r>
            <w:r w:rsidRPr="005B4766">
              <w:rPr>
                <w:sz w:val="18"/>
                <w:szCs w:val="18"/>
              </w:rPr>
              <w:t>MAC code</w:t>
            </w:r>
          </w:p>
        </w:tc>
        <w:tc>
          <w:tcPr>
            <w:tcW w:w="352" w:type="pct"/>
          </w:tcPr>
          <w:p w14:paraId="007CBC7C" w14:textId="77777777" w:rsidR="002021F1" w:rsidRPr="005B4766" w:rsidRDefault="002021F1" w:rsidP="002021F1">
            <w:pPr>
              <w:spacing w:after="120"/>
              <w:rPr>
                <w:sz w:val="18"/>
                <w:szCs w:val="18"/>
              </w:rPr>
            </w:pPr>
            <w:r w:rsidRPr="005B4766">
              <w:rPr>
                <w:sz w:val="18"/>
                <w:szCs w:val="18"/>
              </w:rPr>
              <w:t>30</w:t>
            </w:r>
          </w:p>
        </w:tc>
        <w:tc>
          <w:tcPr>
            <w:tcW w:w="599" w:type="pct"/>
          </w:tcPr>
          <w:p w14:paraId="4C579859" w14:textId="77777777" w:rsidR="002021F1" w:rsidRPr="005B4766" w:rsidRDefault="002021F1" w:rsidP="002021F1">
            <w:pPr>
              <w:spacing w:after="120"/>
              <w:rPr>
                <w:sz w:val="18"/>
                <w:szCs w:val="18"/>
              </w:rPr>
            </w:pPr>
            <w:r>
              <w:rPr>
                <w:sz w:val="18"/>
                <w:szCs w:val="18"/>
              </w:rPr>
              <w:t>20</w:t>
            </w:r>
          </w:p>
        </w:tc>
        <w:tc>
          <w:tcPr>
            <w:tcW w:w="627" w:type="pct"/>
          </w:tcPr>
          <w:p w14:paraId="577C5AC0" w14:textId="77777777" w:rsidR="002021F1" w:rsidRPr="005B4766" w:rsidRDefault="002021F1" w:rsidP="002021F1">
            <w:pPr>
              <w:spacing w:after="120"/>
              <w:rPr>
                <w:sz w:val="18"/>
                <w:szCs w:val="18"/>
              </w:rPr>
            </w:pPr>
            <w:r w:rsidRPr="005B4766">
              <w:rPr>
                <w:sz w:val="18"/>
                <w:szCs w:val="18"/>
              </w:rPr>
              <w:t>Text</w:t>
            </w:r>
          </w:p>
        </w:tc>
        <w:tc>
          <w:tcPr>
            <w:tcW w:w="1006" w:type="pct"/>
          </w:tcPr>
          <w:p w14:paraId="58B26F56" w14:textId="77777777" w:rsidR="002021F1" w:rsidRPr="005B4766" w:rsidRDefault="002021F1" w:rsidP="002021F1">
            <w:pPr>
              <w:spacing w:after="120"/>
              <w:rPr>
                <w:sz w:val="18"/>
                <w:szCs w:val="18"/>
              </w:rPr>
            </w:pPr>
            <w:r w:rsidRPr="004E6AA3">
              <w:rPr>
                <w:sz w:val="18"/>
                <w:szCs w:val="18"/>
              </w:rPr>
              <w:t>Not used for LLU.</w:t>
            </w:r>
          </w:p>
        </w:tc>
        <w:tc>
          <w:tcPr>
            <w:tcW w:w="580" w:type="pct"/>
          </w:tcPr>
          <w:p w14:paraId="50660C2F" w14:textId="77777777" w:rsidR="002021F1" w:rsidRPr="005B4766" w:rsidRDefault="002021F1" w:rsidP="002021F1">
            <w:pPr>
              <w:jc w:val="both"/>
              <w:rPr>
                <w:sz w:val="18"/>
                <w:szCs w:val="18"/>
              </w:rPr>
            </w:pPr>
          </w:p>
        </w:tc>
        <w:tc>
          <w:tcPr>
            <w:tcW w:w="325" w:type="pct"/>
          </w:tcPr>
          <w:p w14:paraId="75EE4E06" w14:textId="77777777" w:rsidR="002021F1" w:rsidRPr="005B4766" w:rsidRDefault="002021F1" w:rsidP="002021F1">
            <w:pPr>
              <w:jc w:val="both"/>
              <w:rPr>
                <w:sz w:val="18"/>
                <w:szCs w:val="18"/>
              </w:rPr>
            </w:pPr>
          </w:p>
        </w:tc>
        <w:tc>
          <w:tcPr>
            <w:tcW w:w="425" w:type="pct"/>
          </w:tcPr>
          <w:p w14:paraId="52342C0C" w14:textId="77777777" w:rsidR="002021F1" w:rsidRPr="005B4766" w:rsidRDefault="002021F1" w:rsidP="002021F1">
            <w:pPr>
              <w:jc w:val="both"/>
              <w:rPr>
                <w:sz w:val="18"/>
                <w:szCs w:val="18"/>
              </w:rPr>
            </w:pPr>
          </w:p>
        </w:tc>
        <w:tc>
          <w:tcPr>
            <w:tcW w:w="389" w:type="pct"/>
          </w:tcPr>
          <w:p w14:paraId="368AA98B" w14:textId="77777777" w:rsidR="002021F1" w:rsidRPr="005B4766" w:rsidRDefault="002021F1" w:rsidP="002021F1">
            <w:pPr>
              <w:jc w:val="both"/>
              <w:rPr>
                <w:sz w:val="18"/>
                <w:szCs w:val="18"/>
              </w:rPr>
            </w:pPr>
          </w:p>
        </w:tc>
      </w:tr>
      <w:tr w:rsidR="002021F1" w:rsidRPr="005B4766" w14:paraId="153D31E8" w14:textId="77777777" w:rsidTr="003E2CF6">
        <w:tc>
          <w:tcPr>
            <w:tcW w:w="697" w:type="pct"/>
          </w:tcPr>
          <w:p w14:paraId="3C6F1734" w14:textId="77777777" w:rsidR="002021F1" w:rsidRPr="003C02DF" w:rsidRDefault="002021F1" w:rsidP="004707E5">
            <w:pPr>
              <w:spacing w:after="120"/>
              <w:rPr>
                <w:sz w:val="18"/>
                <w:szCs w:val="18"/>
              </w:rPr>
            </w:pPr>
            <w:r w:rsidRPr="003C02DF">
              <w:rPr>
                <w:sz w:val="18"/>
                <w:szCs w:val="18"/>
              </w:rPr>
              <w:t>*</w:t>
            </w:r>
            <w:r w:rsidR="004707E5" w:rsidRPr="00583571">
              <w:rPr>
                <w:sz w:val="18"/>
                <w:szCs w:val="18"/>
              </w:rPr>
              <w:t>Invoice Id</w:t>
            </w:r>
          </w:p>
        </w:tc>
        <w:tc>
          <w:tcPr>
            <w:tcW w:w="352" w:type="pct"/>
          </w:tcPr>
          <w:p w14:paraId="0CD9F279" w14:textId="77777777" w:rsidR="002021F1" w:rsidRPr="003C02DF" w:rsidRDefault="002021F1" w:rsidP="002021F1">
            <w:pPr>
              <w:spacing w:after="120"/>
              <w:rPr>
                <w:sz w:val="18"/>
                <w:szCs w:val="18"/>
              </w:rPr>
            </w:pPr>
            <w:r w:rsidRPr="003C02DF">
              <w:rPr>
                <w:sz w:val="18"/>
                <w:szCs w:val="18"/>
              </w:rPr>
              <w:t>31</w:t>
            </w:r>
          </w:p>
        </w:tc>
        <w:tc>
          <w:tcPr>
            <w:tcW w:w="599" w:type="pct"/>
          </w:tcPr>
          <w:p w14:paraId="2037BCF6" w14:textId="77777777" w:rsidR="002021F1" w:rsidRPr="003C02DF" w:rsidRDefault="002021F1" w:rsidP="002021F1">
            <w:pPr>
              <w:spacing w:after="120"/>
              <w:rPr>
                <w:sz w:val="18"/>
                <w:szCs w:val="18"/>
              </w:rPr>
            </w:pPr>
            <w:r w:rsidRPr="003C02DF">
              <w:rPr>
                <w:sz w:val="18"/>
                <w:szCs w:val="18"/>
              </w:rPr>
              <w:t>2</w:t>
            </w:r>
            <w:r w:rsidR="004707E5">
              <w:rPr>
                <w:sz w:val="18"/>
                <w:szCs w:val="18"/>
              </w:rPr>
              <w:t>50</w:t>
            </w:r>
            <w:r w:rsidRPr="003C02DF">
              <w:rPr>
                <w:sz w:val="18"/>
                <w:szCs w:val="18"/>
              </w:rPr>
              <w:t>0</w:t>
            </w:r>
          </w:p>
        </w:tc>
        <w:tc>
          <w:tcPr>
            <w:tcW w:w="627" w:type="pct"/>
          </w:tcPr>
          <w:p w14:paraId="1558FB44" w14:textId="77777777" w:rsidR="002021F1" w:rsidRPr="003C02DF" w:rsidRDefault="002021F1" w:rsidP="002021F1">
            <w:pPr>
              <w:spacing w:after="120"/>
              <w:rPr>
                <w:sz w:val="18"/>
                <w:szCs w:val="18"/>
              </w:rPr>
            </w:pPr>
            <w:r w:rsidRPr="003C02DF">
              <w:rPr>
                <w:sz w:val="18"/>
                <w:szCs w:val="18"/>
              </w:rPr>
              <w:t>Text</w:t>
            </w:r>
          </w:p>
        </w:tc>
        <w:tc>
          <w:tcPr>
            <w:tcW w:w="1006" w:type="pct"/>
          </w:tcPr>
          <w:p w14:paraId="11AC27A3" w14:textId="77777777" w:rsidR="005669D1" w:rsidRDefault="005669D1" w:rsidP="00AA6268">
            <w:pPr>
              <w:spacing w:after="120"/>
              <w:rPr>
                <w:rFonts w:ascii="Calibri" w:hAnsi="Calibri"/>
                <w:color w:val="000000"/>
                <w:sz w:val="22"/>
                <w:szCs w:val="22"/>
              </w:rPr>
            </w:pPr>
            <w:r>
              <w:rPr>
                <w:rFonts w:cs="Arial"/>
                <w:sz w:val="18"/>
                <w:szCs w:val="18"/>
              </w:rPr>
              <w:t>e.g.</w:t>
            </w:r>
            <w:r>
              <w:rPr>
                <w:rFonts w:ascii="Calibri" w:hAnsi="Calibri"/>
                <w:color w:val="000000"/>
                <w:sz w:val="22"/>
                <w:szCs w:val="22"/>
              </w:rPr>
              <w:t>GM00000023 M001 1/GM00000023 M002 1</w:t>
            </w:r>
          </w:p>
          <w:p w14:paraId="14795A14" w14:textId="77777777" w:rsidR="002021F1" w:rsidRPr="005669D1" w:rsidRDefault="005669D1" w:rsidP="002021F1">
            <w:pPr>
              <w:spacing w:after="120"/>
              <w:rPr>
                <w:rFonts w:cs="Arial"/>
                <w:sz w:val="18"/>
                <w:szCs w:val="18"/>
              </w:rPr>
            </w:pPr>
            <w:r>
              <w:rPr>
                <w:rFonts w:ascii="Calibri" w:hAnsi="Calibri"/>
                <w:color w:val="000000"/>
                <w:sz w:val="22"/>
                <w:szCs w:val="22"/>
              </w:rPr>
              <w:t>etc..</w:t>
            </w:r>
            <w:r w:rsidR="002021F1" w:rsidRPr="004E6AA3">
              <w:rPr>
                <w:sz w:val="18"/>
                <w:szCs w:val="18"/>
              </w:rPr>
              <w:t>.</w:t>
            </w:r>
          </w:p>
        </w:tc>
        <w:tc>
          <w:tcPr>
            <w:tcW w:w="580" w:type="pct"/>
          </w:tcPr>
          <w:p w14:paraId="0E817E25" w14:textId="77777777" w:rsidR="002021F1" w:rsidRPr="003C02DF" w:rsidRDefault="00EA4F53" w:rsidP="002021F1">
            <w:pPr>
              <w:jc w:val="both"/>
              <w:rPr>
                <w:sz w:val="18"/>
                <w:szCs w:val="18"/>
              </w:rPr>
            </w:pPr>
            <w:r>
              <w:rPr>
                <w:sz w:val="18"/>
                <w:szCs w:val="18"/>
              </w:rPr>
              <w:t>Invoice Id is list of invoice against which charges are reconciled.</w:t>
            </w:r>
          </w:p>
        </w:tc>
        <w:tc>
          <w:tcPr>
            <w:tcW w:w="325" w:type="pct"/>
          </w:tcPr>
          <w:p w14:paraId="18D112DB" w14:textId="77777777" w:rsidR="002021F1" w:rsidRPr="003C02DF" w:rsidRDefault="002021F1" w:rsidP="002021F1">
            <w:pPr>
              <w:jc w:val="both"/>
              <w:rPr>
                <w:sz w:val="18"/>
                <w:szCs w:val="18"/>
              </w:rPr>
            </w:pPr>
          </w:p>
        </w:tc>
        <w:tc>
          <w:tcPr>
            <w:tcW w:w="425" w:type="pct"/>
          </w:tcPr>
          <w:p w14:paraId="27CD24FD" w14:textId="77777777" w:rsidR="002021F1" w:rsidRPr="003C02DF" w:rsidRDefault="002021F1" w:rsidP="002021F1">
            <w:pPr>
              <w:jc w:val="both"/>
              <w:rPr>
                <w:sz w:val="18"/>
                <w:szCs w:val="18"/>
              </w:rPr>
            </w:pPr>
          </w:p>
        </w:tc>
        <w:tc>
          <w:tcPr>
            <w:tcW w:w="389" w:type="pct"/>
          </w:tcPr>
          <w:p w14:paraId="0410D80E" w14:textId="77777777" w:rsidR="002021F1" w:rsidRPr="003C02DF" w:rsidRDefault="002021F1" w:rsidP="002021F1">
            <w:pPr>
              <w:jc w:val="both"/>
              <w:rPr>
                <w:sz w:val="18"/>
                <w:szCs w:val="18"/>
              </w:rPr>
            </w:pPr>
          </w:p>
        </w:tc>
      </w:tr>
      <w:tr w:rsidR="002021F1" w:rsidRPr="005B4766" w14:paraId="3A7C4786" w14:textId="77777777" w:rsidTr="003E2CF6">
        <w:tc>
          <w:tcPr>
            <w:tcW w:w="697" w:type="pct"/>
          </w:tcPr>
          <w:p w14:paraId="67B05A2F" w14:textId="77777777" w:rsidR="002021F1" w:rsidRPr="003C02DF" w:rsidRDefault="002021F1" w:rsidP="002021F1">
            <w:pPr>
              <w:spacing w:after="120"/>
              <w:rPr>
                <w:sz w:val="18"/>
                <w:szCs w:val="18"/>
              </w:rPr>
            </w:pPr>
            <w:r w:rsidRPr="003C02DF">
              <w:rPr>
                <w:sz w:val="18"/>
                <w:szCs w:val="18"/>
              </w:rPr>
              <w:t>*TRC Start date time</w:t>
            </w:r>
          </w:p>
        </w:tc>
        <w:tc>
          <w:tcPr>
            <w:tcW w:w="352" w:type="pct"/>
          </w:tcPr>
          <w:p w14:paraId="7380B329" w14:textId="77777777" w:rsidR="002021F1" w:rsidRPr="003C02DF" w:rsidRDefault="002021F1" w:rsidP="002021F1">
            <w:pPr>
              <w:spacing w:after="120"/>
              <w:rPr>
                <w:sz w:val="18"/>
                <w:szCs w:val="18"/>
              </w:rPr>
            </w:pPr>
            <w:r w:rsidRPr="003C02DF">
              <w:rPr>
                <w:sz w:val="18"/>
                <w:szCs w:val="18"/>
              </w:rPr>
              <w:t>32</w:t>
            </w:r>
          </w:p>
        </w:tc>
        <w:tc>
          <w:tcPr>
            <w:tcW w:w="599" w:type="pct"/>
          </w:tcPr>
          <w:p w14:paraId="2B660FED" w14:textId="77777777" w:rsidR="002021F1" w:rsidRPr="003C02DF" w:rsidRDefault="002021F1" w:rsidP="002021F1">
            <w:pPr>
              <w:spacing w:after="120"/>
              <w:rPr>
                <w:sz w:val="18"/>
                <w:szCs w:val="18"/>
              </w:rPr>
            </w:pPr>
          </w:p>
        </w:tc>
        <w:tc>
          <w:tcPr>
            <w:tcW w:w="627" w:type="pct"/>
          </w:tcPr>
          <w:p w14:paraId="057DBD76" w14:textId="77777777" w:rsidR="002021F1" w:rsidRPr="003C02DF" w:rsidRDefault="002021F1" w:rsidP="002021F1">
            <w:pPr>
              <w:spacing w:after="120"/>
              <w:rPr>
                <w:sz w:val="18"/>
                <w:szCs w:val="18"/>
              </w:rPr>
            </w:pPr>
            <w:r w:rsidRPr="003C02DF">
              <w:rPr>
                <w:sz w:val="18"/>
                <w:szCs w:val="18"/>
              </w:rPr>
              <w:t>DATE</w:t>
            </w:r>
          </w:p>
        </w:tc>
        <w:tc>
          <w:tcPr>
            <w:tcW w:w="1006" w:type="pct"/>
          </w:tcPr>
          <w:p w14:paraId="43D9FA7C" w14:textId="77777777" w:rsidR="002021F1" w:rsidRPr="003C02DF" w:rsidRDefault="002021F1" w:rsidP="002021F1">
            <w:pPr>
              <w:spacing w:after="120"/>
              <w:rPr>
                <w:sz w:val="18"/>
                <w:szCs w:val="18"/>
              </w:rPr>
            </w:pPr>
            <w:r w:rsidRPr="004E6AA3">
              <w:rPr>
                <w:sz w:val="18"/>
                <w:szCs w:val="18"/>
              </w:rPr>
              <w:t>Not used for LLU.</w:t>
            </w:r>
          </w:p>
        </w:tc>
        <w:tc>
          <w:tcPr>
            <w:tcW w:w="580" w:type="pct"/>
          </w:tcPr>
          <w:p w14:paraId="1C6B3DBE" w14:textId="77777777" w:rsidR="002021F1" w:rsidRPr="003C02DF" w:rsidRDefault="002021F1" w:rsidP="002021F1">
            <w:pPr>
              <w:jc w:val="both"/>
              <w:rPr>
                <w:sz w:val="18"/>
                <w:szCs w:val="18"/>
              </w:rPr>
            </w:pPr>
          </w:p>
        </w:tc>
        <w:tc>
          <w:tcPr>
            <w:tcW w:w="325" w:type="pct"/>
          </w:tcPr>
          <w:p w14:paraId="592C5B91" w14:textId="77777777" w:rsidR="002021F1" w:rsidRPr="003C02DF" w:rsidRDefault="002021F1" w:rsidP="002021F1">
            <w:pPr>
              <w:jc w:val="both"/>
              <w:rPr>
                <w:sz w:val="18"/>
                <w:szCs w:val="18"/>
              </w:rPr>
            </w:pPr>
          </w:p>
        </w:tc>
        <w:tc>
          <w:tcPr>
            <w:tcW w:w="425" w:type="pct"/>
          </w:tcPr>
          <w:p w14:paraId="15C1B6B3" w14:textId="77777777" w:rsidR="002021F1" w:rsidRPr="003C02DF" w:rsidRDefault="002021F1" w:rsidP="002021F1">
            <w:pPr>
              <w:jc w:val="both"/>
              <w:rPr>
                <w:sz w:val="18"/>
                <w:szCs w:val="18"/>
              </w:rPr>
            </w:pPr>
          </w:p>
        </w:tc>
        <w:tc>
          <w:tcPr>
            <w:tcW w:w="389" w:type="pct"/>
          </w:tcPr>
          <w:p w14:paraId="438AAF85" w14:textId="77777777" w:rsidR="002021F1" w:rsidRPr="003C02DF" w:rsidRDefault="002021F1" w:rsidP="002021F1">
            <w:pPr>
              <w:jc w:val="both"/>
              <w:rPr>
                <w:sz w:val="18"/>
                <w:szCs w:val="18"/>
              </w:rPr>
            </w:pPr>
          </w:p>
        </w:tc>
      </w:tr>
      <w:tr w:rsidR="002021F1" w:rsidRPr="005B4766" w14:paraId="73880EF1" w14:textId="77777777" w:rsidTr="003E2CF6">
        <w:tc>
          <w:tcPr>
            <w:tcW w:w="697" w:type="pct"/>
          </w:tcPr>
          <w:p w14:paraId="4CD0C116" w14:textId="77777777" w:rsidR="002021F1" w:rsidRPr="003C02DF" w:rsidRDefault="002021F1" w:rsidP="002021F1">
            <w:pPr>
              <w:spacing w:after="120"/>
              <w:rPr>
                <w:sz w:val="18"/>
                <w:szCs w:val="18"/>
              </w:rPr>
            </w:pPr>
            <w:r w:rsidRPr="003C02DF">
              <w:rPr>
                <w:sz w:val="18"/>
                <w:szCs w:val="18"/>
              </w:rPr>
              <w:t>*Clear code</w:t>
            </w:r>
          </w:p>
        </w:tc>
        <w:tc>
          <w:tcPr>
            <w:tcW w:w="352" w:type="pct"/>
          </w:tcPr>
          <w:p w14:paraId="7F8C47EC" w14:textId="77777777" w:rsidR="002021F1" w:rsidRPr="003C02DF" w:rsidRDefault="002021F1" w:rsidP="002021F1">
            <w:pPr>
              <w:spacing w:after="120"/>
              <w:rPr>
                <w:sz w:val="18"/>
                <w:szCs w:val="18"/>
              </w:rPr>
            </w:pPr>
            <w:r w:rsidRPr="003C02DF">
              <w:rPr>
                <w:sz w:val="18"/>
                <w:szCs w:val="18"/>
              </w:rPr>
              <w:t>33</w:t>
            </w:r>
          </w:p>
        </w:tc>
        <w:tc>
          <w:tcPr>
            <w:tcW w:w="599" w:type="pct"/>
          </w:tcPr>
          <w:p w14:paraId="43B02E42" w14:textId="77777777" w:rsidR="002021F1" w:rsidRPr="003C02DF" w:rsidRDefault="002021F1" w:rsidP="002021F1">
            <w:pPr>
              <w:spacing w:after="120"/>
              <w:rPr>
                <w:sz w:val="18"/>
                <w:szCs w:val="18"/>
              </w:rPr>
            </w:pPr>
            <w:r w:rsidRPr="003C02DF">
              <w:rPr>
                <w:sz w:val="18"/>
                <w:szCs w:val="18"/>
              </w:rPr>
              <w:t>20</w:t>
            </w:r>
          </w:p>
        </w:tc>
        <w:tc>
          <w:tcPr>
            <w:tcW w:w="627" w:type="pct"/>
          </w:tcPr>
          <w:p w14:paraId="58EB67D3" w14:textId="77777777" w:rsidR="002021F1" w:rsidRPr="003C02DF" w:rsidRDefault="002021F1" w:rsidP="002021F1">
            <w:pPr>
              <w:spacing w:after="120"/>
              <w:rPr>
                <w:sz w:val="18"/>
                <w:szCs w:val="18"/>
              </w:rPr>
            </w:pPr>
            <w:r w:rsidRPr="003C02DF">
              <w:rPr>
                <w:sz w:val="18"/>
                <w:szCs w:val="18"/>
              </w:rPr>
              <w:t>Text</w:t>
            </w:r>
          </w:p>
        </w:tc>
        <w:tc>
          <w:tcPr>
            <w:tcW w:w="1006" w:type="pct"/>
          </w:tcPr>
          <w:p w14:paraId="59FAFF4A" w14:textId="77777777" w:rsidR="002021F1" w:rsidRPr="003C02DF" w:rsidRDefault="002021F1" w:rsidP="002021F1">
            <w:pPr>
              <w:spacing w:after="120"/>
              <w:rPr>
                <w:sz w:val="18"/>
                <w:szCs w:val="18"/>
              </w:rPr>
            </w:pPr>
            <w:r w:rsidRPr="004E6AA3">
              <w:rPr>
                <w:sz w:val="18"/>
                <w:szCs w:val="18"/>
              </w:rPr>
              <w:t>Not used for LLU.</w:t>
            </w:r>
          </w:p>
        </w:tc>
        <w:tc>
          <w:tcPr>
            <w:tcW w:w="580" w:type="pct"/>
          </w:tcPr>
          <w:p w14:paraId="0D209A78" w14:textId="77777777" w:rsidR="002021F1" w:rsidRPr="003C02DF" w:rsidRDefault="002021F1" w:rsidP="002021F1">
            <w:pPr>
              <w:jc w:val="both"/>
              <w:rPr>
                <w:sz w:val="18"/>
                <w:szCs w:val="18"/>
              </w:rPr>
            </w:pPr>
          </w:p>
        </w:tc>
        <w:tc>
          <w:tcPr>
            <w:tcW w:w="325" w:type="pct"/>
          </w:tcPr>
          <w:p w14:paraId="36D2A63E" w14:textId="77777777" w:rsidR="002021F1" w:rsidRPr="003C02DF" w:rsidRDefault="002021F1" w:rsidP="002021F1">
            <w:pPr>
              <w:jc w:val="both"/>
              <w:rPr>
                <w:sz w:val="18"/>
                <w:szCs w:val="18"/>
              </w:rPr>
            </w:pPr>
          </w:p>
        </w:tc>
        <w:tc>
          <w:tcPr>
            <w:tcW w:w="425" w:type="pct"/>
          </w:tcPr>
          <w:p w14:paraId="4A40584A" w14:textId="77777777" w:rsidR="002021F1" w:rsidRPr="003C02DF" w:rsidRDefault="002021F1" w:rsidP="002021F1">
            <w:pPr>
              <w:jc w:val="both"/>
              <w:rPr>
                <w:sz w:val="18"/>
                <w:szCs w:val="18"/>
              </w:rPr>
            </w:pPr>
          </w:p>
        </w:tc>
        <w:tc>
          <w:tcPr>
            <w:tcW w:w="389" w:type="pct"/>
          </w:tcPr>
          <w:p w14:paraId="2187D877" w14:textId="77777777" w:rsidR="002021F1" w:rsidRPr="003C02DF" w:rsidRDefault="002021F1" w:rsidP="002021F1">
            <w:pPr>
              <w:jc w:val="both"/>
              <w:rPr>
                <w:sz w:val="18"/>
                <w:szCs w:val="18"/>
              </w:rPr>
            </w:pPr>
          </w:p>
        </w:tc>
      </w:tr>
      <w:tr w:rsidR="002021F1" w:rsidRPr="005B4766" w14:paraId="3EAB733E" w14:textId="77777777" w:rsidTr="003E2CF6">
        <w:tc>
          <w:tcPr>
            <w:tcW w:w="697" w:type="pct"/>
          </w:tcPr>
          <w:p w14:paraId="45B218DB" w14:textId="77777777" w:rsidR="002021F1" w:rsidRPr="003C02DF" w:rsidRDefault="002021F1" w:rsidP="002021F1">
            <w:pPr>
              <w:spacing w:after="120"/>
              <w:rPr>
                <w:sz w:val="18"/>
                <w:szCs w:val="18"/>
              </w:rPr>
            </w:pPr>
            <w:r w:rsidRPr="003C02DF">
              <w:rPr>
                <w:sz w:val="18"/>
                <w:szCs w:val="18"/>
              </w:rPr>
              <w:t>*TRC description code</w:t>
            </w:r>
          </w:p>
        </w:tc>
        <w:tc>
          <w:tcPr>
            <w:tcW w:w="352" w:type="pct"/>
          </w:tcPr>
          <w:p w14:paraId="5C705336" w14:textId="77777777" w:rsidR="002021F1" w:rsidRPr="003C02DF" w:rsidRDefault="002021F1" w:rsidP="002021F1">
            <w:pPr>
              <w:spacing w:after="120"/>
              <w:rPr>
                <w:sz w:val="18"/>
                <w:szCs w:val="18"/>
              </w:rPr>
            </w:pPr>
            <w:r w:rsidRPr="003C02DF">
              <w:rPr>
                <w:sz w:val="18"/>
                <w:szCs w:val="18"/>
              </w:rPr>
              <w:t>34</w:t>
            </w:r>
          </w:p>
        </w:tc>
        <w:tc>
          <w:tcPr>
            <w:tcW w:w="599" w:type="pct"/>
          </w:tcPr>
          <w:p w14:paraId="5C352DA9" w14:textId="77777777" w:rsidR="002021F1" w:rsidRPr="003C02DF" w:rsidRDefault="002021F1" w:rsidP="002021F1">
            <w:pPr>
              <w:spacing w:after="120"/>
              <w:rPr>
                <w:sz w:val="18"/>
                <w:szCs w:val="18"/>
              </w:rPr>
            </w:pPr>
            <w:r w:rsidRPr="003C02DF">
              <w:rPr>
                <w:sz w:val="18"/>
                <w:szCs w:val="18"/>
              </w:rPr>
              <w:t>20</w:t>
            </w:r>
          </w:p>
        </w:tc>
        <w:tc>
          <w:tcPr>
            <w:tcW w:w="627" w:type="pct"/>
          </w:tcPr>
          <w:p w14:paraId="7F258D93" w14:textId="77777777" w:rsidR="002021F1" w:rsidRPr="003C02DF" w:rsidRDefault="002021F1" w:rsidP="002021F1">
            <w:pPr>
              <w:spacing w:after="120"/>
              <w:rPr>
                <w:sz w:val="18"/>
                <w:szCs w:val="18"/>
              </w:rPr>
            </w:pPr>
            <w:r w:rsidRPr="003C02DF">
              <w:rPr>
                <w:sz w:val="18"/>
                <w:szCs w:val="18"/>
              </w:rPr>
              <w:t>Text</w:t>
            </w:r>
          </w:p>
        </w:tc>
        <w:tc>
          <w:tcPr>
            <w:tcW w:w="1006" w:type="pct"/>
          </w:tcPr>
          <w:p w14:paraId="5EB530CB" w14:textId="77777777" w:rsidR="002021F1" w:rsidRPr="003C02DF" w:rsidRDefault="002021F1" w:rsidP="002021F1">
            <w:pPr>
              <w:spacing w:after="120"/>
              <w:rPr>
                <w:sz w:val="18"/>
                <w:szCs w:val="18"/>
              </w:rPr>
            </w:pPr>
            <w:r w:rsidRPr="004E6AA3">
              <w:rPr>
                <w:sz w:val="18"/>
                <w:szCs w:val="18"/>
              </w:rPr>
              <w:t>Not used for LLU.</w:t>
            </w:r>
          </w:p>
        </w:tc>
        <w:tc>
          <w:tcPr>
            <w:tcW w:w="580" w:type="pct"/>
          </w:tcPr>
          <w:p w14:paraId="681DC744" w14:textId="77777777" w:rsidR="002021F1" w:rsidRPr="003C02DF" w:rsidRDefault="002021F1" w:rsidP="002021F1">
            <w:pPr>
              <w:jc w:val="both"/>
              <w:rPr>
                <w:sz w:val="18"/>
                <w:szCs w:val="18"/>
              </w:rPr>
            </w:pPr>
          </w:p>
        </w:tc>
        <w:tc>
          <w:tcPr>
            <w:tcW w:w="325" w:type="pct"/>
          </w:tcPr>
          <w:p w14:paraId="59726EA4" w14:textId="77777777" w:rsidR="002021F1" w:rsidRPr="003C02DF" w:rsidRDefault="002021F1" w:rsidP="002021F1">
            <w:pPr>
              <w:jc w:val="both"/>
              <w:rPr>
                <w:sz w:val="18"/>
                <w:szCs w:val="18"/>
              </w:rPr>
            </w:pPr>
          </w:p>
        </w:tc>
        <w:tc>
          <w:tcPr>
            <w:tcW w:w="425" w:type="pct"/>
          </w:tcPr>
          <w:p w14:paraId="160B7BD9" w14:textId="77777777" w:rsidR="002021F1" w:rsidRPr="003C02DF" w:rsidRDefault="002021F1" w:rsidP="002021F1">
            <w:pPr>
              <w:jc w:val="both"/>
              <w:rPr>
                <w:sz w:val="18"/>
                <w:szCs w:val="18"/>
              </w:rPr>
            </w:pPr>
          </w:p>
        </w:tc>
        <w:tc>
          <w:tcPr>
            <w:tcW w:w="389" w:type="pct"/>
          </w:tcPr>
          <w:p w14:paraId="519AE762" w14:textId="77777777" w:rsidR="002021F1" w:rsidRPr="003C02DF" w:rsidRDefault="002021F1" w:rsidP="002021F1">
            <w:pPr>
              <w:jc w:val="both"/>
              <w:rPr>
                <w:sz w:val="18"/>
                <w:szCs w:val="18"/>
              </w:rPr>
            </w:pPr>
          </w:p>
        </w:tc>
      </w:tr>
      <w:tr w:rsidR="002021F1" w:rsidRPr="005B4766" w14:paraId="475FC016" w14:textId="77777777" w:rsidTr="003E2CF6">
        <w:tc>
          <w:tcPr>
            <w:tcW w:w="697" w:type="pct"/>
          </w:tcPr>
          <w:p w14:paraId="5270E6CB" w14:textId="77777777" w:rsidR="002021F1" w:rsidRPr="005B4766" w:rsidRDefault="002021F1" w:rsidP="002021F1">
            <w:pPr>
              <w:spacing w:after="120"/>
              <w:rPr>
                <w:sz w:val="18"/>
                <w:szCs w:val="18"/>
              </w:rPr>
            </w:pPr>
            <w:r w:rsidRPr="005B4766">
              <w:rPr>
                <w:sz w:val="18"/>
                <w:szCs w:val="18"/>
              </w:rPr>
              <w:t>Price list reference</w:t>
            </w:r>
          </w:p>
        </w:tc>
        <w:tc>
          <w:tcPr>
            <w:tcW w:w="352" w:type="pct"/>
          </w:tcPr>
          <w:p w14:paraId="5052C858" w14:textId="77777777" w:rsidR="002021F1" w:rsidRPr="005B4766" w:rsidRDefault="002021F1" w:rsidP="002021F1">
            <w:pPr>
              <w:spacing w:after="120"/>
              <w:rPr>
                <w:sz w:val="18"/>
                <w:szCs w:val="18"/>
              </w:rPr>
            </w:pPr>
            <w:r>
              <w:rPr>
                <w:sz w:val="18"/>
                <w:szCs w:val="18"/>
              </w:rPr>
              <w:t>35</w:t>
            </w:r>
          </w:p>
        </w:tc>
        <w:tc>
          <w:tcPr>
            <w:tcW w:w="599" w:type="pct"/>
          </w:tcPr>
          <w:p w14:paraId="12DCC691" w14:textId="77777777" w:rsidR="002021F1" w:rsidRPr="005B4766" w:rsidRDefault="002021F1" w:rsidP="002021F1">
            <w:pPr>
              <w:spacing w:after="120"/>
              <w:rPr>
                <w:sz w:val="18"/>
                <w:szCs w:val="18"/>
              </w:rPr>
            </w:pPr>
            <w:r>
              <w:rPr>
                <w:sz w:val="18"/>
                <w:szCs w:val="18"/>
              </w:rPr>
              <w:t>256</w:t>
            </w:r>
          </w:p>
        </w:tc>
        <w:tc>
          <w:tcPr>
            <w:tcW w:w="627" w:type="pct"/>
          </w:tcPr>
          <w:p w14:paraId="3ABA600C" w14:textId="77777777" w:rsidR="002021F1" w:rsidRPr="005B4766" w:rsidRDefault="002021F1" w:rsidP="002021F1">
            <w:pPr>
              <w:spacing w:after="120"/>
              <w:rPr>
                <w:sz w:val="18"/>
                <w:szCs w:val="18"/>
              </w:rPr>
            </w:pPr>
            <w:r w:rsidRPr="005B4766">
              <w:rPr>
                <w:sz w:val="18"/>
                <w:szCs w:val="18"/>
              </w:rPr>
              <w:t>Text</w:t>
            </w:r>
          </w:p>
        </w:tc>
        <w:tc>
          <w:tcPr>
            <w:tcW w:w="1006" w:type="pct"/>
          </w:tcPr>
          <w:p w14:paraId="1B038F1E" w14:textId="77777777" w:rsidR="002021F1" w:rsidRPr="005B4766" w:rsidRDefault="002021F1" w:rsidP="002021F1">
            <w:pPr>
              <w:spacing w:after="120"/>
              <w:rPr>
                <w:sz w:val="18"/>
                <w:szCs w:val="18"/>
              </w:rPr>
            </w:pPr>
            <w:r>
              <w:rPr>
                <w:sz w:val="18"/>
                <w:szCs w:val="18"/>
              </w:rPr>
              <w:t xml:space="preserve">e.g. </w:t>
            </w:r>
            <w:r w:rsidRPr="00373EFB">
              <w:rPr>
                <w:sz w:val="18"/>
                <w:szCs w:val="18"/>
              </w:rPr>
              <w:t>2.1.4</w:t>
            </w:r>
          </w:p>
        </w:tc>
        <w:tc>
          <w:tcPr>
            <w:tcW w:w="580" w:type="pct"/>
          </w:tcPr>
          <w:p w14:paraId="729634CF" w14:textId="77777777" w:rsidR="002021F1" w:rsidRDefault="002021F1" w:rsidP="002021F1">
            <w:pPr>
              <w:jc w:val="both"/>
              <w:rPr>
                <w:sz w:val="18"/>
                <w:szCs w:val="18"/>
              </w:rPr>
            </w:pPr>
          </w:p>
        </w:tc>
        <w:tc>
          <w:tcPr>
            <w:tcW w:w="325" w:type="pct"/>
          </w:tcPr>
          <w:p w14:paraId="0774CAE9" w14:textId="77777777" w:rsidR="002021F1" w:rsidRDefault="002021F1" w:rsidP="002021F1">
            <w:pPr>
              <w:jc w:val="both"/>
              <w:rPr>
                <w:sz w:val="18"/>
                <w:szCs w:val="18"/>
              </w:rPr>
            </w:pPr>
            <w:r w:rsidRPr="008D1E8A">
              <w:rPr>
                <w:rFonts w:ascii="Wingdings" w:hAnsi="Wingdings" w:cs="Wingdings"/>
                <w:sz w:val="26"/>
                <w:szCs w:val="26"/>
              </w:rPr>
              <w:t></w:t>
            </w:r>
          </w:p>
        </w:tc>
        <w:tc>
          <w:tcPr>
            <w:tcW w:w="425" w:type="pct"/>
          </w:tcPr>
          <w:p w14:paraId="2698FABA" w14:textId="77777777" w:rsidR="002021F1" w:rsidRDefault="002021F1" w:rsidP="002021F1">
            <w:pPr>
              <w:jc w:val="both"/>
              <w:rPr>
                <w:sz w:val="18"/>
                <w:szCs w:val="18"/>
              </w:rPr>
            </w:pPr>
            <w:r w:rsidRPr="008D1E8A">
              <w:rPr>
                <w:rFonts w:ascii="Wingdings" w:hAnsi="Wingdings" w:cs="Wingdings"/>
                <w:sz w:val="26"/>
                <w:szCs w:val="26"/>
              </w:rPr>
              <w:t></w:t>
            </w:r>
          </w:p>
        </w:tc>
        <w:tc>
          <w:tcPr>
            <w:tcW w:w="389" w:type="pct"/>
          </w:tcPr>
          <w:p w14:paraId="55D7803E" w14:textId="77777777" w:rsidR="002021F1" w:rsidRDefault="002021F1" w:rsidP="002021F1">
            <w:pPr>
              <w:jc w:val="both"/>
              <w:rPr>
                <w:sz w:val="18"/>
                <w:szCs w:val="18"/>
              </w:rPr>
            </w:pPr>
            <w:r w:rsidRPr="008D1E8A">
              <w:rPr>
                <w:rFonts w:ascii="Wingdings" w:hAnsi="Wingdings" w:cs="Wingdings"/>
                <w:sz w:val="26"/>
                <w:szCs w:val="26"/>
              </w:rPr>
              <w:t></w:t>
            </w:r>
          </w:p>
        </w:tc>
      </w:tr>
      <w:tr w:rsidR="002021F1" w:rsidRPr="005B4766" w14:paraId="7E20B32E" w14:textId="77777777" w:rsidTr="003E2CF6">
        <w:tc>
          <w:tcPr>
            <w:tcW w:w="697" w:type="pct"/>
          </w:tcPr>
          <w:p w14:paraId="3F58E59B" w14:textId="77777777" w:rsidR="002021F1" w:rsidRPr="005B4766" w:rsidRDefault="002021F1" w:rsidP="002021F1">
            <w:pPr>
              <w:spacing w:after="120"/>
              <w:rPr>
                <w:sz w:val="18"/>
                <w:szCs w:val="18"/>
              </w:rPr>
            </w:pPr>
            <w:r>
              <w:rPr>
                <w:sz w:val="18"/>
                <w:szCs w:val="18"/>
              </w:rPr>
              <w:t>P</w:t>
            </w:r>
            <w:r w:rsidRPr="005B4766">
              <w:rPr>
                <w:sz w:val="18"/>
                <w:szCs w:val="18"/>
              </w:rPr>
              <w:t>rice list description</w:t>
            </w:r>
          </w:p>
        </w:tc>
        <w:tc>
          <w:tcPr>
            <w:tcW w:w="352" w:type="pct"/>
          </w:tcPr>
          <w:p w14:paraId="506D4E70" w14:textId="77777777" w:rsidR="002021F1" w:rsidRPr="005B4766" w:rsidRDefault="002021F1" w:rsidP="002021F1">
            <w:pPr>
              <w:spacing w:after="120"/>
              <w:rPr>
                <w:sz w:val="18"/>
                <w:szCs w:val="18"/>
              </w:rPr>
            </w:pPr>
            <w:r>
              <w:rPr>
                <w:sz w:val="18"/>
                <w:szCs w:val="18"/>
              </w:rPr>
              <w:t>36</w:t>
            </w:r>
          </w:p>
        </w:tc>
        <w:tc>
          <w:tcPr>
            <w:tcW w:w="599" w:type="pct"/>
          </w:tcPr>
          <w:p w14:paraId="0C670472" w14:textId="77777777" w:rsidR="002021F1" w:rsidRPr="005B4766" w:rsidRDefault="002021F1" w:rsidP="002021F1">
            <w:pPr>
              <w:spacing w:after="120"/>
              <w:rPr>
                <w:sz w:val="18"/>
                <w:szCs w:val="18"/>
              </w:rPr>
            </w:pPr>
            <w:r>
              <w:rPr>
                <w:sz w:val="18"/>
                <w:szCs w:val="18"/>
              </w:rPr>
              <w:t>256</w:t>
            </w:r>
          </w:p>
        </w:tc>
        <w:tc>
          <w:tcPr>
            <w:tcW w:w="627" w:type="pct"/>
          </w:tcPr>
          <w:p w14:paraId="67223026" w14:textId="77777777" w:rsidR="002021F1" w:rsidRPr="005B4766" w:rsidRDefault="002021F1" w:rsidP="002021F1">
            <w:pPr>
              <w:spacing w:after="120"/>
              <w:rPr>
                <w:sz w:val="18"/>
                <w:szCs w:val="18"/>
              </w:rPr>
            </w:pPr>
            <w:r w:rsidRPr="005B4766">
              <w:rPr>
                <w:sz w:val="18"/>
                <w:szCs w:val="18"/>
              </w:rPr>
              <w:t>Text</w:t>
            </w:r>
          </w:p>
        </w:tc>
        <w:tc>
          <w:tcPr>
            <w:tcW w:w="1006" w:type="pct"/>
          </w:tcPr>
          <w:p w14:paraId="259E1E7D" w14:textId="77777777" w:rsidR="002021F1" w:rsidRPr="00373EFB" w:rsidRDefault="002021F1" w:rsidP="002021F1">
            <w:pPr>
              <w:spacing w:after="120"/>
              <w:rPr>
                <w:sz w:val="18"/>
                <w:szCs w:val="18"/>
              </w:rPr>
            </w:pPr>
            <w:r>
              <w:rPr>
                <w:sz w:val="18"/>
                <w:szCs w:val="18"/>
              </w:rPr>
              <w:t xml:space="preserve">e.g. </w:t>
            </w:r>
            <w:r w:rsidRPr="00373EFB">
              <w:rPr>
                <w:sz w:val="18"/>
                <w:szCs w:val="18"/>
              </w:rPr>
              <w:t>Access Locate Plus (4) (BESPOKE)</w:t>
            </w:r>
          </w:p>
          <w:p w14:paraId="3E045E7A" w14:textId="77777777" w:rsidR="002021F1" w:rsidRPr="00373EFB" w:rsidRDefault="002021F1" w:rsidP="002021F1">
            <w:pPr>
              <w:spacing w:after="120"/>
              <w:rPr>
                <w:sz w:val="18"/>
                <w:szCs w:val="18"/>
              </w:rPr>
            </w:pPr>
          </w:p>
        </w:tc>
        <w:tc>
          <w:tcPr>
            <w:tcW w:w="580" w:type="pct"/>
          </w:tcPr>
          <w:p w14:paraId="48A94995" w14:textId="77777777" w:rsidR="002021F1" w:rsidRDefault="002021F1" w:rsidP="002021F1">
            <w:pPr>
              <w:jc w:val="both"/>
              <w:rPr>
                <w:sz w:val="18"/>
                <w:szCs w:val="18"/>
              </w:rPr>
            </w:pPr>
          </w:p>
        </w:tc>
        <w:tc>
          <w:tcPr>
            <w:tcW w:w="325" w:type="pct"/>
          </w:tcPr>
          <w:p w14:paraId="2178BC1D" w14:textId="77777777" w:rsidR="002021F1" w:rsidRDefault="002021F1" w:rsidP="002021F1">
            <w:pPr>
              <w:jc w:val="both"/>
              <w:rPr>
                <w:sz w:val="18"/>
                <w:szCs w:val="18"/>
              </w:rPr>
            </w:pPr>
            <w:r w:rsidRPr="008D1E8A">
              <w:rPr>
                <w:rFonts w:ascii="Wingdings" w:hAnsi="Wingdings" w:cs="Wingdings"/>
                <w:sz w:val="26"/>
                <w:szCs w:val="26"/>
              </w:rPr>
              <w:t></w:t>
            </w:r>
          </w:p>
        </w:tc>
        <w:tc>
          <w:tcPr>
            <w:tcW w:w="425" w:type="pct"/>
          </w:tcPr>
          <w:p w14:paraId="2FD555FD" w14:textId="77777777" w:rsidR="002021F1" w:rsidRDefault="002021F1" w:rsidP="002021F1">
            <w:pPr>
              <w:jc w:val="both"/>
              <w:rPr>
                <w:sz w:val="18"/>
                <w:szCs w:val="18"/>
              </w:rPr>
            </w:pPr>
            <w:r w:rsidRPr="008D1E8A">
              <w:rPr>
                <w:rFonts w:ascii="Wingdings" w:hAnsi="Wingdings" w:cs="Wingdings"/>
                <w:sz w:val="26"/>
                <w:szCs w:val="26"/>
              </w:rPr>
              <w:t></w:t>
            </w:r>
          </w:p>
        </w:tc>
        <w:tc>
          <w:tcPr>
            <w:tcW w:w="389" w:type="pct"/>
          </w:tcPr>
          <w:p w14:paraId="2650A041" w14:textId="77777777" w:rsidR="002021F1" w:rsidRDefault="002021F1" w:rsidP="002021F1">
            <w:pPr>
              <w:jc w:val="both"/>
              <w:rPr>
                <w:sz w:val="18"/>
                <w:szCs w:val="18"/>
              </w:rPr>
            </w:pPr>
            <w:r w:rsidRPr="008D1E8A">
              <w:rPr>
                <w:rFonts w:ascii="Wingdings" w:hAnsi="Wingdings" w:cs="Wingdings"/>
                <w:sz w:val="26"/>
                <w:szCs w:val="26"/>
              </w:rPr>
              <w:t></w:t>
            </w:r>
          </w:p>
        </w:tc>
      </w:tr>
      <w:tr w:rsidR="003E2CF6" w:rsidRPr="005B4766" w14:paraId="5CFFB9DC" w14:textId="77777777" w:rsidTr="003E2CF6">
        <w:tc>
          <w:tcPr>
            <w:tcW w:w="697" w:type="pct"/>
          </w:tcPr>
          <w:p w14:paraId="4786D62F" w14:textId="77777777" w:rsidR="003E2CF6" w:rsidRPr="007609EF" w:rsidRDefault="003E2CF6" w:rsidP="003E2CF6">
            <w:pPr>
              <w:spacing w:after="120"/>
              <w:rPr>
                <w:sz w:val="18"/>
                <w:szCs w:val="18"/>
              </w:rPr>
            </w:pPr>
            <w:r w:rsidRPr="00B84ADA">
              <w:rPr>
                <w:sz w:val="18"/>
                <w:szCs w:val="18"/>
              </w:rPr>
              <w:t>Unique Price Code</w:t>
            </w:r>
          </w:p>
        </w:tc>
        <w:tc>
          <w:tcPr>
            <w:tcW w:w="352" w:type="pct"/>
          </w:tcPr>
          <w:p w14:paraId="1AD3A743" w14:textId="77777777" w:rsidR="003E2CF6" w:rsidRPr="007609EF" w:rsidRDefault="003E2CF6" w:rsidP="003E2CF6">
            <w:pPr>
              <w:spacing w:after="120"/>
              <w:rPr>
                <w:sz w:val="18"/>
                <w:szCs w:val="18"/>
              </w:rPr>
            </w:pPr>
            <w:r>
              <w:rPr>
                <w:sz w:val="18"/>
                <w:szCs w:val="18"/>
              </w:rPr>
              <w:t>60</w:t>
            </w:r>
          </w:p>
        </w:tc>
        <w:tc>
          <w:tcPr>
            <w:tcW w:w="599" w:type="pct"/>
          </w:tcPr>
          <w:p w14:paraId="44C4752E" w14:textId="77777777" w:rsidR="003E2CF6" w:rsidRPr="007609EF" w:rsidRDefault="00AD7C78" w:rsidP="003E2CF6">
            <w:pPr>
              <w:spacing w:after="120"/>
              <w:rPr>
                <w:sz w:val="18"/>
                <w:szCs w:val="18"/>
              </w:rPr>
            </w:pPr>
            <w:r>
              <w:rPr>
                <w:sz w:val="18"/>
                <w:szCs w:val="18"/>
              </w:rPr>
              <w:t>60</w:t>
            </w:r>
          </w:p>
        </w:tc>
        <w:tc>
          <w:tcPr>
            <w:tcW w:w="627" w:type="pct"/>
          </w:tcPr>
          <w:p w14:paraId="3FD03642" w14:textId="77777777" w:rsidR="003E2CF6" w:rsidRPr="007609EF" w:rsidRDefault="003E2CF6" w:rsidP="003E2CF6">
            <w:pPr>
              <w:spacing w:after="120"/>
              <w:rPr>
                <w:sz w:val="18"/>
                <w:szCs w:val="18"/>
              </w:rPr>
            </w:pPr>
            <w:r>
              <w:rPr>
                <w:sz w:val="18"/>
                <w:szCs w:val="18"/>
              </w:rPr>
              <w:t>Text</w:t>
            </w:r>
          </w:p>
        </w:tc>
        <w:tc>
          <w:tcPr>
            <w:tcW w:w="1006" w:type="pct"/>
          </w:tcPr>
          <w:p w14:paraId="31BE65EF" w14:textId="77777777" w:rsidR="00E94B9F" w:rsidRDefault="003E2CF6" w:rsidP="003E2CF6">
            <w:pPr>
              <w:spacing w:after="120"/>
              <w:rPr>
                <w:sz w:val="18"/>
                <w:szCs w:val="18"/>
              </w:rPr>
            </w:pPr>
            <w:r w:rsidRPr="00CA5D1F">
              <w:rPr>
                <w:sz w:val="18"/>
                <w:szCs w:val="18"/>
              </w:rPr>
              <w:t>e.g</w:t>
            </w:r>
            <w:r w:rsidR="00AC13A0" w:rsidRPr="00CA5D1F">
              <w:rPr>
                <w:sz w:val="18"/>
                <w:szCs w:val="18"/>
              </w:rPr>
              <w:t>. LLUXXXXXXXX</w:t>
            </w:r>
            <w:r w:rsidR="00E94B9F" w:rsidRPr="00CA5D1F">
              <w:rPr>
                <w:sz w:val="18"/>
                <w:szCs w:val="18"/>
              </w:rPr>
              <w:t>/ LLUYYYYYYYY</w:t>
            </w:r>
          </w:p>
        </w:tc>
        <w:tc>
          <w:tcPr>
            <w:tcW w:w="580" w:type="pct"/>
          </w:tcPr>
          <w:p w14:paraId="70594123" w14:textId="77777777" w:rsidR="003E2CF6" w:rsidRPr="007609EF" w:rsidRDefault="00E938BD" w:rsidP="003E2CF6">
            <w:pPr>
              <w:jc w:val="both"/>
              <w:rPr>
                <w:sz w:val="18"/>
                <w:szCs w:val="18"/>
              </w:rPr>
            </w:pPr>
            <w:r>
              <w:rPr>
                <w:sz w:val="18"/>
                <w:szCs w:val="18"/>
              </w:rPr>
              <w:t>Reserved for future rollout.</w:t>
            </w:r>
          </w:p>
        </w:tc>
        <w:tc>
          <w:tcPr>
            <w:tcW w:w="325" w:type="pct"/>
          </w:tcPr>
          <w:p w14:paraId="2B24C836" w14:textId="77777777" w:rsidR="003E2CF6" w:rsidRPr="008D1E8A" w:rsidRDefault="003E2CF6" w:rsidP="003E2CF6">
            <w:pPr>
              <w:jc w:val="both"/>
              <w:rPr>
                <w:rFonts w:ascii="Wingdings" w:hAnsi="Wingdings" w:cs="Wingdings"/>
                <w:sz w:val="26"/>
                <w:szCs w:val="26"/>
              </w:rPr>
            </w:pPr>
          </w:p>
        </w:tc>
        <w:tc>
          <w:tcPr>
            <w:tcW w:w="425" w:type="pct"/>
          </w:tcPr>
          <w:p w14:paraId="3D219A0E" w14:textId="77777777" w:rsidR="003E2CF6" w:rsidRPr="008D1E8A" w:rsidRDefault="003E2CF6" w:rsidP="003E2CF6">
            <w:pPr>
              <w:jc w:val="both"/>
              <w:rPr>
                <w:rFonts w:ascii="Wingdings" w:hAnsi="Wingdings" w:cs="Wingdings"/>
                <w:sz w:val="26"/>
                <w:szCs w:val="26"/>
              </w:rPr>
            </w:pPr>
          </w:p>
        </w:tc>
        <w:tc>
          <w:tcPr>
            <w:tcW w:w="389" w:type="pct"/>
          </w:tcPr>
          <w:p w14:paraId="4D1FEE24" w14:textId="77777777" w:rsidR="003E2CF6" w:rsidRPr="008D1E8A" w:rsidRDefault="003E2CF6" w:rsidP="003E2CF6">
            <w:pPr>
              <w:jc w:val="both"/>
              <w:rPr>
                <w:rFonts w:ascii="Wingdings" w:hAnsi="Wingdings" w:cs="Wingdings"/>
                <w:sz w:val="26"/>
                <w:szCs w:val="26"/>
              </w:rPr>
            </w:pPr>
          </w:p>
        </w:tc>
      </w:tr>
      <w:tr w:rsidR="003E2CF6" w:rsidRPr="005B4766" w14:paraId="23A7652C" w14:textId="77777777" w:rsidTr="002021F1">
        <w:tc>
          <w:tcPr>
            <w:tcW w:w="5000" w:type="pct"/>
            <w:gridSpan w:val="9"/>
            <w:shd w:val="clear" w:color="auto" w:fill="C0C0C0"/>
          </w:tcPr>
          <w:p w14:paraId="598A2482" w14:textId="77777777" w:rsidR="003E2CF6" w:rsidRPr="00B84ADA" w:rsidRDefault="003E2CF6" w:rsidP="00CB205D">
            <w:pPr>
              <w:jc w:val="both"/>
              <w:rPr>
                <w:sz w:val="18"/>
                <w:szCs w:val="18"/>
              </w:rPr>
            </w:pPr>
            <w:r w:rsidRPr="00D31A75">
              <w:rPr>
                <w:b/>
                <w:sz w:val="18"/>
                <w:szCs w:val="18"/>
              </w:rPr>
              <w:t>Note:</w:t>
            </w:r>
            <w:r w:rsidRPr="00AB1621">
              <w:rPr>
                <w:sz w:val="18"/>
                <w:szCs w:val="18"/>
              </w:rPr>
              <w:t xml:space="preserve"> Fields from 37-72 are specific and unique to LLU products and will be populate</w:t>
            </w:r>
            <w:r w:rsidR="009E7CD4" w:rsidRPr="00B84ADA">
              <w:rPr>
                <w:sz w:val="18"/>
                <w:szCs w:val="18"/>
              </w:rPr>
              <w:t>d</w:t>
            </w:r>
            <w:r w:rsidRPr="00B84ADA">
              <w:rPr>
                <w:sz w:val="18"/>
                <w:szCs w:val="18"/>
              </w:rPr>
              <w:t xml:space="preserve"> if they carry any values. There are no specific values for LLU, so fields 37-</w:t>
            </w:r>
            <w:r w:rsidR="00B93EBB" w:rsidRPr="00B84ADA">
              <w:rPr>
                <w:sz w:val="18"/>
                <w:szCs w:val="18"/>
              </w:rPr>
              <w:t xml:space="preserve">59 and 61-72 </w:t>
            </w:r>
            <w:r w:rsidRPr="00B84ADA">
              <w:rPr>
                <w:sz w:val="18"/>
                <w:szCs w:val="18"/>
              </w:rPr>
              <w:t>will be shown but empty.</w:t>
            </w:r>
          </w:p>
        </w:tc>
      </w:tr>
    </w:tbl>
    <w:p w14:paraId="67E10992" w14:textId="77777777" w:rsidR="002021F1" w:rsidRDefault="002021F1" w:rsidP="002021F1">
      <w:pPr>
        <w:jc w:val="both"/>
        <w:rPr>
          <w:sz w:val="18"/>
          <w:szCs w:val="18"/>
        </w:rPr>
      </w:pPr>
      <w:r w:rsidRPr="00C97611">
        <w:rPr>
          <w:sz w:val="18"/>
          <w:szCs w:val="18"/>
        </w:rPr>
        <w:t>* Asterisk = Fields whose values will not get populated.</w:t>
      </w:r>
    </w:p>
    <w:p w14:paraId="3F3915E8" w14:textId="77777777" w:rsidR="008C343D" w:rsidRPr="00C97611" w:rsidRDefault="008C343D" w:rsidP="002021F1">
      <w:pPr>
        <w:jc w:val="both"/>
        <w:rPr>
          <w:sz w:val="18"/>
          <w:szCs w:val="18"/>
        </w:rPr>
      </w:pPr>
    </w:p>
    <w:p w14:paraId="0C0A4664" w14:textId="77777777" w:rsidR="002021F1" w:rsidRPr="005B4766" w:rsidRDefault="002021F1" w:rsidP="00870DEA">
      <w:pPr>
        <w:pStyle w:val="Heading2"/>
      </w:pPr>
      <w:bookmarkStart w:id="164" w:name="llu_event"/>
      <w:bookmarkStart w:id="165" w:name="_Toc268602766"/>
      <w:bookmarkStart w:id="166" w:name="_Toc292189162"/>
      <w:bookmarkStart w:id="167" w:name="_Toc488928583"/>
      <w:bookmarkStart w:id="168" w:name="_Toc488928808"/>
      <w:bookmarkStart w:id="169" w:name="_Ref4779230"/>
      <w:bookmarkStart w:id="170" w:name="_Toc205994556"/>
      <w:bookmarkEnd w:id="164"/>
      <w:r w:rsidRPr="00C162FD">
        <w:t xml:space="preserve">EVENT </w:t>
      </w:r>
      <w:r w:rsidRPr="00870DEA">
        <w:t>CHARGES</w:t>
      </w:r>
      <w:r w:rsidRPr="00C162FD">
        <w:t xml:space="preserve"> RECORD</w:t>
      </w:r>
      <w:bookmarkEnd w:id="165"/>
      <w:bookmarkEnd w:id="166"/>
      <w:bookmarkEnd w:id="167"/>
      <w:bookmarkEnd w:id="168"/>
      <w:bookmarkEnd w:id="169"/>
      <w:bookmarkEnd w:id="170"/>
      <w:r>
        <w:t xml:space="preserve"> </w:t>
      </w:r>
    </w:p>
    <w:p w14:paraId="013B2D65" w14:textId="77777777" w:rsidR="002021F1" w:rsidRDefault="002021F1" w:rsidP="002021F1">
      <w:pPr>
        <w:jc w:val="both"/>
      </w:pPr>
      <w:r w:rsidRPr="00836694">
        <w:t xml:space="preserve">The following event </w:t>
      </w:r>
      <w:r w:rsidR="00B058B2">
        <w:t>charges</w:t>
      </w:r>
      <w:r w:rsidRPr="00836694">
        <w:t xml:space="preserve"> records will be included in the output file and will contain the following character separated bill data.</w:t>
      </w:r>
    </w:p>
    <w:p w14:paraId="56491E9B" w14:textId="77777777" w:rsidR="002021F1" w:rsidRDefault="002021F1" w:rsidP="002021F1">
      <w:pPr>
        <w:jc w:val="both"/>
      </w:pPr>
      <w:r>
        <w:t xml:space="preserve">Below table hold the event type name and </w:t>
      </w:r>
      <w:r w:rsidR="00407982">
        <w:t>their</w:t>
      </w:r>
      <w:r>
        <w:t xml:space="preserve"> corresponding mapping values. These will be used further.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8"/>
        <w:gridCol w:w="4618"/>
      </w:tblGrid>
      <w:tr w:rsidR="002021F1" w:rsidRPr="008456A5" w14:paraId="3FBC4ED8" w14:textId="77777777" w:rsidTr="002021F1">
        <w:tc>
          <w:tcPr>
            <w:tcW w:w="2500" w:type="pct"/>
          </w:tcPr>
          <w:p w14:paraId="4E2812E0" w14:textId="77777777" w:rsidR="002021F1" w:rsidRPr="00B02640" w:rsidRDefault="002021F1" w:rsidP="002021F1">
            <w:pPr>
              <w:spacing w:after="120"/>
              <w:rPr>
                <w:b/>
                <w:sz w:val="18"/>
                <w:szCs w:val="18"/>
              </w:rPr>
            </w:pPr>
            <w:r w:rsidRPr="00B02640">
              <w:rPr>
                <w:b/>
                <w:sz w:val="18"/>
                <w:szCs w:val="18"/>
              </w:rPr>
              <w:t>Event Type Name</w:t>
            </w:r>
          </w:p>
        </w:tc>
        <w:tc>
          <w:tcPr>
            <w:tcW w:w="2500" w:type="pct"/>
          </w:tcPr>
          <w:p w14:paraId="7268F643" w14:textId="77777777" w:rsidR="002021F1" w:rsidRPr="00B02640" w:rsidRDefault="002021F1" w:rsidP="002021F1">
            <w:pPr>
              <w:spacing w:after="120"/>
              <w:rPr>
                <w:b/>
                <w:sz w:val="18"/>
                <w:szCs w:val="18"/>
              </w:rPr>
            </w:pPr>
            <w:r w:rsidRPr="00B02640">
              <w:rPr>
                <w:b/>
                <w:sz w:val="18"/>
                <w:szCs w:val="18"/>
              </w:rPr>
              <w:t>Event Mapping Number</w:t>
            </w:r>
          </w:p>
        </w:tc>
      </w:tr>
      <w:tr w:rsidR="002021F1" w:rsidRPr="008456A5" w14:paraId="09D968C5" w14:textId="77777777" w:rsidTr="002021F1">
        <w:tc>
          <w:tcPr>
            <w:tcW w:w="2500" w:type="pct"/>
          </w:tcPr>
          <w:p w14:paraId="36297A87" w14:textId="77777777" w:rsidR="002021F1" w:rsidRPr="008456A5" w:rsidRDefault="002021F1" w:rsidP="002021F1">
            <w:pPr>
              <w:spacing w:after="120"/>
              <w:rPr>
                <w:sz w:val="18"/>
                <w:szCs w:val="18"/>
              </w:rPr>
            </w:pPr>
            <w:bookmarkStart w:id="171" w:name="llu_e1"/>
            <w:bookmarkEnd w:id="171"/>
            <w:r w:rsidRPr="008456A5">
              <w:rPr>
                <w:sz w:val="18"/>
                <w:szCs w:val="18"/>
              </w:rPr>
              <w:t>MPF</w:t>
            </w:r>
          </w:p>
        </w:tc>
        <w:tc>
          <w:tcPr>
            <w:tcW w:w="2500" w:type="pct"/>
          </w:tcPr>
          <w:p w14:paraId="704E6083" w14:textId="77777777" w:rsidR="002021F1" w:rsidRPr="008456A5" w:rsidRDefault="002021F1" w:rsidP="002021F1">
            <w:pPr>
              <w:spacing w:after="120"/>
              <w:rPr>
                <w:sz w:val="18"/>
                <w:szCs w:val="18"/>
              </w:rPr>
            </w:pPr>
            <w:r w:rsidRPr="008456A5">
              <w:rPr>
                <w:sz w:val="18"/>
                <w:szCs w:val="18"/>
              </w:rPr>
              <w:t>E1</w:t>
            </w:r>
          </w:p>
        </w:tc>
      </w:tr>
      <w:tr w:rsidR="002021F1" w:rsidRPr="008456A5" w14:paraId="13DA22BC" w14:textId="77777777" w:rsidTr="002021F1">
        <w:tc>
          <w:tcPr>
            <w:tcW w:w="2500" w:type="pct"/>
          </w:tcPr>
          <w:p w14:paraId="749505AF" w14:textId="77777777" w:rsidR="002021F1" w:rsidRPr="008456A5" w:rsidRDefault="002021F1" w:rsidP="002021F1">
            <w:pPr>
              <w:spacing w:after="120"/>
              <w:rPr>
                <w:sz w:val="18"/>
                <w:szCs w:val="18"/>
              </w:rPr>
            </w:pPr>
            <w:bookmarkStart w:id="172" w:name="llu_e2"/>
            <w:bookmarkEnd w:id="172"/>
            <w:r w:rsidRPr="008456A5">
              <w:rPr>
                <w:sz w:val="18"/>
                <w:szCs w:val="18"/>
              </w:rPr>
              <w:t>MPF Transaction</w:t>
            </w:r>
          </w:p>
        </w:tc>
        <w:tc>
          <w:tcPr>
            <w:tcW w:w="2500" w:type="pct"/>
          </w:tcPr>
          <w:p w14:paraId="14080CA7" w14:textId="77777777" w:rsidR="002021F1" w:rsidRPr="008456A5" w:rsidRDefault="002021F1" w:rsidP="002021F1">
            <w:pPr>
              <w:spacing w:after="120"/>
              <w:rPr>
                <w:sz w:val="18"/>
                <w:szCs w:val="18"/>
              </w:rPr>
            </w:pPr>
            <w:r w:rsidRPr="008456A5">
              <w:rPr>
                <w:sz w:val="18"/>
                <w:szCs w:val="18"/>
              </w:rPr>
              <w:t>E2</w:t>
            </w:r>
          </w:p>
        </w:tc>
      </w:tr>
      <w:tr w:rsidR="002021F1" w:rsidRPr="008456A5" w14:paraId="41503463" w14:textId="77777777" w:rsidTr="002021F1">
        <w:tc>
          <w:tcPr>
            <w:tcW w:w="2500" w:type="pct"/>
          </w:tcPr>
          <w:p w14:paraId="32734563" w14:textId="77777777" w:rsidR="002021F1" w:rsidRPr="008456A5" w:rsidRDefault="002021F1" w:rsidP="002021F1">
            <w:pPr>
              <w:spacing w:after="120"/>
              <w:rPr>
                <w:sz w:val="18"/>
                <w:szCs w:val="18"/>
              </w:rPr>
            </w:pPr>
            <w:bookmarkStart w:id="173" w:name="llu_e3"/>
            <w:bookmarkEnd w:id="173"/>
            <w:r w:rsidRPr="008456A5">
              <w:rPr>
                <w:sz w:val="18"/>
                <w:szCs w:val="18"/>
              </w:rPr>
              <w:t>MPF TRC</w:t>
            </w:r>
          </w:p>
        </w:tc>
        <w:tc>
          <w:tcPr>
            <w:tcW w:w="2500" w:type="pct"/>
          </w:tcPr>
          <w:p w14:paraId="0B39BE8F" w14:textId="77777777" w:rsidR="002021F1" w:rsidRPr="008456A5" w:rsidRDefault="002021F1" w:rsidP="002021F1">
            <w:pPr>
              <w:spacing w:after="120"/>
              <w:rPr>
                <w:sz w:val="18"/>
                <w:szCs w:val="18"/>
              </w:rPr>
            </w:pPr>
            <w:r w:rsidRPr="008456A5">
              <w:rPr>
                <w:sz w:val="18"/>
                <w:szCs w:val="18"/>
              </w:rPr>
              <w:t>E3</w:t>
            </w:r>
          </w:p>
        </w:tc>
      </w:tr>
      <w:tr w:rsidR="002021F1" w:rsidRPr="008456A5" w14:paraId="10F45BD0" w14:textId="77777777" w:rsidTr="002021F1">
        <w:tc>
          <w:tcPr>
            <w:tcW w:w="2500" w:type="pct"/>
          </w:tcPr>
          <w:p w14:paraId="3CF69BE6" w14:textId="77777777" w:rsidR="002021F1" w:rsidRPr="008456A5" w:rsidRDefault="002021F1" w:rsidP="002021F1">
            <w:pPr>
              <w:spacing w:after="120"/>
              <w:rPr>
                <w:sz w:val="18"/>
                <w:szCs w:val="18"/>
              </w:rPr>
            </w:pPr>
            <w:bookmarkStart w:id="174" w:name="llu_e4"/>
            <w:bookmarkEnd w:id="174"/>
            <w:r w:rsidRPr="008456A5">
              <w:rPr>
                <w:sz w:val="18"/>
                <w:szCs w:val="18"/>
              </w:rPr>
              <w:t>Room</w:t>
            </w:r>
          </w:p>
        </w:tc>
        <w:tc>
          <w:tcPr>
            <w:tcW w:w="2500" w:type="pct"/>
          </w:tcPr>
          <w:p w14:paraId="5BC7898A" w14:textId="77777777" w:rsidR="002021F1" w:rsidRPr="008456A5" w:rsidRDefault="002021F1" w:rsidP="002021F1">
            <w:pPr>
              <w:spacing w:after="120"/>
              <w:rPr>
                <w:sz w:val="18"/>
                <w:szCs w:val="18"/>
              </w:rPr>
            </w:pPr>
            <w:r w:rsidRPr="008456A5">
              <w:rPr>
                <w:sz w:val="18"/>
                <w:szCs w:val="18"/>
              </w:rPr>
              <w:t>E4</w:t>
            </w:r>
          </w:p>
        </w:tc>
      </w:tr>
      <w:tr w:rsidR="002021F1" w:rsidRPr="008456A5" w14:paraId="31564C9D" w14:textId="77777777" w:rsidTr="002021F1">
        <w:tc>
          <w:tcPr>
            <w:tcW w:w="2500" w:type="pct"/>
          </w:tcPr>
          <w:p w14:paraId="0972E487" w14:textId="77777777" w:rsidR="002021F1" w:rsidRPr="008456A5" w:rsidRDefault="002021F1" w:rsidP="002021F1">
            <w:pPr>
              <w:spacing w:after="120"/>
              <w:rPr>
                <w:sz w:val="18"/>
                <w:szCs w:val="18"/>
              </w:rPr>
            </w:pPr>
            <w:bookmarkStart w:id="175" w:name="llu_e5"/>
            <w:bookmarkEnd w:id="175"/>
            <w:r w:rsidRPr="008456A5">
              <w:rPr>
                <w:sz w:val="18"/>
                <w:szCs w:val="18"/>
              </w:rPr>
              <w:t>Service Charges</w:t>
            </w:r>
          </w:p>
        </w:tc>
        <w:tc>
          <w:tcPr>
            <w:tcW w:w="2500" w:type="pct"/>
          </w:tcPr>
          <w:p w14:paraId="17B5B7BB" w14:textId="77777777" w:rsidR="002021F1" w:rsidRPr="008456A5" w:rsidRDefault="002021F1" w:rsidP="002021F1">
            <w:pPr>
              <w:spacing w:after="120"/>
              <w:rPr>
                <w:sz w:val="18"/>
                <w:szCs w:val="18"/>
              </w:rPr>
            </w:pPr>
            <w:r w:rsidRPr="008456A5">
              <w:rPr>
                <w:sz w:val="18"/>
                <w:szCs w:val="18"/>
              </w:rPr>
              <w:t>E5</w:t>
            </w:r>
          </w:p>
        </w:tc>
      </w:tr>
      <w:tr w:rsidR="002021F1" w:rsidRPr="008456A5" w14:paraId="6DA27B24" w14:textId="77777777" w:rsidTr="002021F1">
        <w:tc>
          <w:tcPr>
            <w:tcW w:w="2500" w:type="pct"/>
          </w:tcPr>
          <w:p w14:paraId="56C5E80B" w14:textId="77777777" w:rsidR="002021F1" w:rsidRPr="008456A5" w:rsidRDefault="002021F1" w:rsidP="002021F1">
            <w:pPr>
              <w:spacing w:after="120"/>
              <w:rPr>
                <w:sz w:val="18"/>
                <w:szCs w:val="18"/>
              </w:rPr>
            </w:pPr>
            <w:bookmarkStart w:id="176" w:name="llu_e6"/>
            <w:bookmarkEnd w:id="176"/>
            <w:r w:rsidRPr="008456A5">
              <w:rPr>
                <w:sz w:val="18"/>
                <w:szCs w:val="18"/>
              </w:rPr>
              <w:t>Power</w:t>
            </w:r>
          </w:p>
        </w:tc>
        <w:tc>
          <w:tcPr>
            <w:tcW w:w="2500" w:type="pct"/>
          </w:tcPr>
          <w:p w14:paraId="0163D301" w14:textId="77777777" w:rsidR="002021F1" w:rsidRPr="008456A5" w:rsidRDefault="002021F1" w:rsidP="002021F1">
            <w:pPr>
              <w:spacing w:after="120"/>
              <w:rPr>
                <w:sz w:val="18"/>
                <w:szCs w:val="18"/>
              </w:rPr>
            </w:pPr>
            <w:r w:rsidRPr="008456A5">
              <w:rPr>
                <w:sz w:val="18"/>
                <w:szCs w:val="18"/>
              </w:rPr>
              <w:t>E6</w:t>
            </w:r>
          </w:p>
        </w:tc>
      </w:tr>
      <w:tr w:rsidR="002021F1" w:rsidRPr="008456A5" w14:paraId="3B499479" w14:textId="77777777" w:rsidTr="002021F1">
        <w:tc>
          <w:tcPr>
            <w:tcW w:w="2500" w:type="pct"/>
          </w:tcPr>
          <w:p w14:paraId="0D5B139C" w14:textId="77777777" w:rsidR="002021F1" w:rsidRPr="008456A5" w:rsidRDefault="002021F1" w:rsidP="002021F1">
            <w:pPr>
              <w:spacing w:after="120"/>
              <w:rPr>
                <w:sz w:val="18"/>
                <w:szCs w:val="18"/>
              </w:rPr>
            </w:pPr>
            <w:bookmarkStart w:id="177" w:name="llu_e7"/>
            <w:bookmarkStart w:id="178" w:name="llu_ev7"/>
            <w:bookmarkEnd w:id="177"/>
            <w:bookmarkEnd w:id="178"/>
            <w:r w:rsidRPr="008456A5">
              <w:rPr>
                <w:sz w:val="18"/>
                <w:szCs w:val="18"/>
              </w:rPr>
              <w:t>Internal Tie cable</w:t>
            </w:r>
          </w:p>
        </w:tc>
        <w:tc>
          <w:tcPr>
            <w:tcW w:w="2500" w:type="pct"/>
          </w:tcPr>
          <w:p w14:paraId="7A0C0C87" w14:textId="77777777" w:rsidR="002021F1" w:rsidRPr="008456A5" w:rsidRDefault="002021F1" w:rsidP="002021F1">
            <w:pPr>
              <w:spacing w:after="120"/>
              <w:rPr>
                <w:sz w:val="18"/>
                <w:szCs w:val="18"/>
              </w:rPr>
            </w:pPr>
            <w:r w:rsidRPr="008456A5">
              <w:rPr>
                <w:sz w:val="18"/>
                <w:szCs w:val="18"/>
              </w:rPr>
              <w:t>E7</w:t>
            </w:r>
          </w:p>
        </w:tc>
      </w:tr>
      <w:tr w:rsidR="002021F1" w:rsidRPr="008456A5" w14:paraId="7C38A41B" w14:textId="77777777" w:rsidTr="002021F1">
        <w:tc>
          <w:tcPr>
            <w:tcW w:w="2500" w:type="pct"/>
          </w:tcPr>
          <w:p w14:paraId="10D1C27F" w14:textId="77777777" w:rsidR="002021F1" w:rsidRPr="008456A5" w:rsidRDefault="002021F1" w:rsidP="002021F1">
            <w:pPr>
              <w:spacing w:after="120"/>
              <w:rPr>
                <w:sz w:val="18"/>
                <w:szCs w:val="18"/>
              </w:rPr>
            </w:pPr>
            <w:bookmarkStart w:id="179" w:name="llu_e8"/>
            <w:bookmarkStart w:id="180" w:name="llu_ev8"/>
            <w:bookmarkEnd w:id="179"/>
            <w:bookmarkEnd w:id="180"/>
            <w:r w:rsidRPr="008456A5">
              <w:rPr>
                <w:sz w:val="18"/>
                <w:szCs w:val="18"/>
              </w:rPr>
              <w:t>External Tie Cable</w:t>
            </w:r>
          </w:p>
        </w:tc>
        <w:tc>
          <w:tcPr>
            <w:tcW w:w="2500" w:type="pct"/>
          </w:tcPr>
          <w:p w14:paraId="5A1F4220" w14:textId="77777777" w:rsidR="002021F1" w:rsidRPr="008456A5" w:rsidRDefault="002021F1" w:rsidP="002021F1">
            <w:pPr>
              <w:spacing w:after="120"/>
              <w:rPr>
                <w:sz w:val="18"/>
                <w:szCs w:val="18"/>
              </w:rPr>
            </w:pPr>
            <w:r w:rsidRPr="008456A5">
              <w:rPr>
                <w:sz w:val="18"/>
                <w:szCs w:val="18"/>
              </w:rPr>
              <w:t>E8</w:t>
            </w:r>
          </w:p>
        </w:tc>
      </w:tr>
      <w:tr w:rsidR="002021F1" w:rsidRPr="008456A5" w14:paraId="4F6DBD7F" w14:textId="77777777" w:rsidTr="002021F1">
        <w:tc>
          <w:tcPr>
            <w:tcW w:w="2500" w:type="pct"/>
          </w:tcPr>
          <w:p w14:paraId="23FCA1E3" w14:textId="77777777" w:rsidR="002021F1" w:rsidRPr="008456A5" w:rsidRDefault="002021F1" w:rsidP="002021F1">
            <w:pPr>
              <w:spacing w:after="120"/>
              <w:rPr>
                <w:sz w:val="18"/>
                <w:szCs w:val="18"/>
              </w:rPr>
            </w:pPr>
            <w:bookmarkStart w:id="181" w:name="llu_e9"/>
            <w:bookmarkStart w:id="182" w:name="llu_ev9"/>
            <w:bookmarkEnd w:id="181"/>
            <w:bookmarkEnd w:id="182"/>
            <w:r w:rsidRPr="008456A5">
              <w:rPr>
                <w:sz w:val="18"/>
                <w:szCs w:val="18"/>
              </w:rPr>
              <w:t>Operator Tie Cable</w:t>
            </w:r>
          </w:p>
        </w:tc>
        <w:tc>
          <w:tcPr>
            <w:tcW w:w="2500" w:type="pct"/>
          </w:tcPr>
          <w:p w14:paraId="2DDB4188" w14:textId="77777777" w:rsidR="002021F1" w:rsidRPr="008456A5" w:rsidRDefault="002021F1" w:rsidP="002021F1">
            <w:pPr>
              <w:spacing w:after="120"/>
              <w:rPr>
                <w:sz w:val="18"/>
                <w:szCs w:val="18"/>
              </w:rPr>
            </w:pPr>
            <w:r w:rsidRPr="008456A5">
              <w:rPr>
                <w:sz w:val="18"/>
                <w:szCs w:val="18"/>
              </w:rPr>
              <w:t>E9</w:t>
            </w:r>
          </w:p>
        </w:tc>
      </w:tr>
      <w:tr w:rsidR="002021F1" w:rsidRPr="008456A5" w14:paraId="4AC4D471" w14:textId="77777777" w:rsidTr="002021F1">
        <w:tc>
          <w:tcPr>
            <w:tcW w:w="2500" w:type="pct"/>
          </w:tcPr>
          <w:p w14:paraId="400B88BA" w14:textId="77777777" w:rsidR="002021F1" w:rsidRPr="008456A5" w:rsidRDefault="002021F1" w:rsidP="002021F1">
            <w:pPr>
              <w:spacing w:after="120"/>
              <w:rPr>
                <w:sz w:val="18"/>
                <w:szCs w:val="18"/>
              </w:rPr>
            </w:pPr>
            <w:bookmarkStart w:id="183" w:name="llu_e10"/>
            <w:bookmarkStart w:id="184" w:name="llu_ev10"/>
            <w:bookmarkEnd w:id="183"/>
            <w:bookmarkEnd w:id="184"/>
            <w:r w:rsidRPr="008456A5">
              <w:rPr>
                <w:sz w:val="18"/>
                <w:szCs w:val="18"/>
              </w:rPr>
              <w:t>BT Egress</w:t>
            </w:r>
          </w:p>
        </w:tc>
        <w:tc>
          <w:tcPr>
            <w:tcW w:w="2500" w:type="pct"/>
          </w:tcPr>
          <w:p w14:paraId="15892E60" w14:textId="77777777" w:rsidR="002021F1" w:rsidRPr="008456A5" w:rsidRDefault="002021F1" w:rsidP="002021F1">
            <w:pPr>
              <w:spacing w:after="120"/>
              <w:rPr>
                <w:sz w:val="18"/>
                <w:szCs w:val="18"/>
              </w:rPr>
            </w:pPr>
            <w:r w:rsidRPr="008456A5">
              <w:rPr>
                <w:sz w:val="18"/>
                <w:szCs w:val="18"/>
              </w:rPr>
              <w:t>E10</w:t>
            </w:r>
          </w:p>
        </w:tc>
      </w:tr>
      <w:tr w:rsidR="002021F1" w:rsidRPr="008456A5" w14:paraId="160B5F56" w14:textId="77777777" w:rsidTr="002021F1">
        <w:tc>
          <w:tcPr>
            <w:tcW w:w="2500" w:type="pct"/>
          </w:tcPr>
          <w:p w14:paraId="7C16DC66" w14:textId="77777777" w:rsidR="002021F1" w:rsidRPr="008456A5" w:rsidRDefault="002021F1" w:rsidP="002021F1">
            <w:pPr>
              <w:spacing w:after="120"/>
              <w:rPr>
                <w:sz w:val="18"/>
                <w:szCs w:val="18"/>
              </w:rPr>
            </w:pPr>
            <w:bookmarkStart w:id="185" w:name="llu_e11"/>
            <w:bookmarkStart w:id="186" w:name="llu_ev11"/>
            <w:bookmarkEnd w:id="185"/>
            <w:bookmarkEnd w:id="186"/>
            <w:r w:rsidRPr="008456A5">
              <w:rPr>
                <w:sz w:val="18"/>
                <w:szCs w:val="18"/>
              </w:rPr>
              <w:t>Test Session request</w:t>
            </w:r>
          </w:p>
        </w:tc>
        <w:tc>
          <w:tcPr>
            <w:tcW w:w="2500" w:type="pct"/>
          </w:tcPr>
          <w:p w14:paraId="14121DBC" w14:textId="77777777" w:rsidR="002021F1" w:rsidRPr="008456A5" w:rsidRDefault="002021F1" w:rsidP="002021F1">
            <w:pPr>
              <w:spacing w:after="120"/>
              <w:rPr>
                <w:sz w:val="18"/>
                <w:szCs w:val="18"/>
              </w:rPr>
            </w:pPr>
            <w:r w:rsidRPr="008456A5">
              <w:rPr>
                <w:sz w:val="18"/>
                <w:szCs w:val="18"/>
              </w:rPr>
              <w:t>E11</w:t>
            </w:r>
          </w:p>
        </w:tc>
      </w:tr>
      <w:tr w:rsidR="002021F1" w:rsidRPr="008456A5" w14:paraId="31E37DEC" w14:textId="77777777" w:rsidTr="002021F1">
        <w:tc>
          <w:tcPr>
            <w:tcW w:w="2500" w:type="pct"/>
          </w:tcPr>
          <w:p w14:paraId="4D5515E5" w14:textId="77777777" w:rsidR="002021F1" w:rsidRPr="008456A5" w:rsidRDefault="002021F1" w:rsidP="002021F1">
            <w:pPr>
              <w:spacing w:after="120"/>
              <w:rPr>
                <w:sz w:val="18"/>
                <w:szCs w:val="18"/>
              </w:rPr>
            </w:pPr>
            <w:bookmarkStart w:id="187" w:name="llu_e12"/>
            <w:bookmarkStart w:id="188" w:name="llu_ev12"/>
            <w:bookmarkEnd w:id="187"/>
            <w:bookmarkEnd w:id="188"/>
            <w:r w:rsidRPr="008456A5">
              <w:rPr>
                <w:sz w:val="18"/>
                <w:szCs w:val="18"/>
              </w:rPr>
              <w:t>LIJ Removal</w:t>
            </w:r>
          </w:p>
        </w:tc>
        <w:tc>
          <w:tcPr>
            <w:tcW w:w="2500" w:type="pct"/>
          </w:tcPr>
          <w:p w14:paraId="5435E01C" w14:textId="77777777" w:rsidR="002021F1" w:rsidRPr="008456A5" w:rsidRDefault="002021F1" w:rsidP="002021F1">
            <w:pPr>
              <w:spacing w:after="120"/>
              <w:rPr>
                <w:sz w:val="18"/>
                <w:szCs w:val="18"/>
              </w:rPr>
            </w:pPr>
            <w:r w:rsidRPr="008456A5">
              <w:rPr>
                <w:sz w:val="18"/>
                <w:szCs w:val="18"/>
              </w:rPr>
              <w:t>E12</w:t>
            </w:r>
          </w:p>
        </w:tc>
      </w:tr>
      <w:tr w:rsidR="002021F1" w:rsidRPr="008456A5" w14:paraId="3AB8901F" w14:textId="77777777" w:rsidTr="002021F1">
        <w:tc>
          <w:tcPr>
            <w:tcW w:w="2500" w:type="pct"/>
          </w:tcPr>
          <w:p w14:paraId="7F6281D9" w14:textId="77777777" w:rsidR="002021F1" w:rsidRPr="008456A5" w:rsidRDefault="002021F1" w:rsidP="002021F1">
            <w:pPr>
              <w:spacing w:after="120"/>
              <w:rPr>
                <w:sz w:val="18"/>
                <w:szCs w:val="18"/>
              </w:rPr>
            </w:pPr>
            <w:bookmarkStart w:id="189" w:name="llu_E13"/>
            <w:bookmarkEnd w:id="189"/>
            <w:r w:rsidRPr="008456A5">
              <w:rPr>
                <w:sz w:val="18"/>
                <w:szCs w:val="18"/>
              </w:rPr>
              <w:t>LLU Cablelink</w:t>
            </w:r>
          </w:p>
        </w:tc>
        <w:tc>
          <w:tcPr>
            <w:tcW w:w="2500" w:type="pct"/>
          </w:tcPr>
          <w:p w14:paraId="011C6E1A" w14:textId="77777777" w:rsidR="002021F1" w:rsidRPr="008456A5" w:rsidRDefault="002021F1" w:rsidP="002021F1">
            <w:pPr>
              <w:spacing w:after="120"/>
              <w:rPr>
                <w:sz w:val="18"/>
                <w:szCs w:val="18"/>
              </w:rPr>
            </w:pPr>
            <w:r w:rsidRPr="008456A5">
              <w:rPr>
                <w:sz w:val="18"/>
                <w:szCs w:val="18"/>
              </w:rPr>
              <w:t>E13</w:t>
            </w:r>
          </w:p>
        </w:tc>
      </w:tr>
      <w:tr w:rsidR="002021F1" w:rsidRPr="008456A5" w14:paraId="3E7135AB" w14:textId="77777777" w:rsidTr="002021F1">
        <w:tc>
          <w:tcPr>
            <w:tcW w:w="2500" w:type="pct"/>
          </w:tcPr>
          <w:p w14:paraId="557DC356" w14:textId="77777777" w:rsidR="002021F1" w:rsidRPr="00110C0F" w:rsidRDefault="002021F1" w:rsidP="002021F1">
            <w:pPr>
              <w:spacing w:after="120"/>
              <w:rPr>
                <w:sz w:val="18"/>
                <w:szCs w:val="18"/>
              </w:rPr>
            </w:pPr>
            <w:r w:rsidRPr="00110C0F">
              <w:rPr>
                <w:sz w:val="18"/>
                <w:szCs w:val="18"/>
              </w:rPr>
              <w:t>Room Comingling</w:t>
            </w:r>
          </w:p>
        </w:tc>
        <w:tc>
          <w:tcPr>
            <w:tcW w:w="2500" w:type="pct"/>
          </w:tcPr>
          <w:p w14:paraId="54BBA9E2" w14:textId="77777777" w:rsidR="002021F1" w:rsidRPr="00110C0F" w:rsidRDefault="002021F1" w:rsidP="002021F1">
            <w:pPr>
              <w:spacing w:after="120"/>
              <w:rPr>
                <w:sz w:val="18"/>
                <w:szCs w:val="18"/>
              </w:rPr>
            </w:pPr>
            <w:r w:rsidRPr="00110C0F">
              <w:rPr>
                <w:sz w:val="18"/>
                <w:szCs w:val="18"/>
              </w:rPr>
              <w:t>E14</w:t>
            </w:r>
          </w:p>
        </w:tc>
      </w:tr>
      <w:tr w:rsidR="006206DD" w:rsidRPr="008456A5" w14:paraId="54017738" w14:textId="77777777" w:rsidTr="002021F1">
        <w:tc>
          <w:tcPr>
            <w:tcW w:w="2500" w:type="pct"/>
          </w:tcPr>
          <w:p w14:paraId="1824B08C" w14:textId="77777777" w:rsidR="006206DD" w:rsidRPr="00CA5D1F" w:rsidRDefault="006206DD" w:rsidP="002021F1">
            <w:pPr>
              <w:spacing w:after="120"/>
              <w:rPr>
                <w:sz w:val="18"/>
                <w:szCs w:val="18"/>
                <w:highlight w:val="yellow"/>
              </w:rPr>
            </w:pPr>
            <w:r w:rsidRPr="004F025E">
              <w:rPr>
                <w:sz w:val="18"/>
                <w:szCs w:val="18"/>
              </w:rPr>
              <w:t>Room Comingling_Qty</w:t>
            </w:r>
          </w:p>
        </w:tc>
        <w:tc>
          <w:tcPr>
            <w:tcW w:w="2500" w:type="pct"/>
          </w:tcPr>
          <w:p w14:paraId="5295B304" w14:textId="77777777" w:rsidR="006206DD" w:rsidRPr="00CA5D1F" w:rsidRDefault="006206DD" w:rsidP="002021F1">
            <w:pPr>
              <w:spacing w:after="120"/>
              <w:rPr>
                <w:sz w:val="18"/>
                <w:szCs w:val="18"/>
                <w:highlight w:val="yellow"/>
              </w:rPr>
            </w:pPr>
            <w:r w:rsidRPr="004F025E">
              <w:rPr>
                <w:sz w:val="18"/>
                <w:szCs w:val="18"/>
              </w:rPr>
              <w:t>E15</w:t>
            </w:r>
          </w:p>
        </w:tc>
      </w:tr>
    </w:tbl>
    <w:p w14:paraId="57478638" w14:textId="77777777" w:rsidR="002021F1" w:rsidRDefault="002021F1" w:rsidP="002021F1">
      <w:pPr>
        <w:jc w:val="both"/>
        <w:rPr>
          <w:b/>
        </w:rPr>
      </w:pPr>
      <w:r w:rsidRPr="00024D85">
        <w:t>Record Type:</w:t>
      </w:r>
      <w:r w:rsidRPr="00024D85">
        <w:rPr>
          <w:b/>
        </w:rPr>
        <w:t xml:space="preserve"> EVENT</w:t>
      </w:r>
    </w:p>
    <w:p w14:paraId="6DF4FB3E" w14:textId="77777777" w:rsidR="00596C1E" w:rsidRDefault="002021F1" w:rsidP="002021F1">
      <w:pPr>
        <w:jc w:val="both"/>
      </w:pPr>
      <w:r>
        <w:rPr>
          <w:b/>
        </w:rPr>
        <w:t xml:space="preserve">Note: </w:t>
      </w:r>
      <w:r w:rsidRPr="00EC1AAC">
        <w:t>Use the hyperlinks to find the event type name corresponding</w:t>
      </w:r>
      <w:r>
        <w:t xml:space="preserve"> to</w:t>
      </w:r>
      <w:r w:rsidRPr="00EC1AAC">
        <w:t xml:space="preserve"> the event mapping number</w:t>
      </w:r>
      <w:r>
        <w:t xml:space="preserve"> (last columns)</w:t>
      </w:r>
      <w:r w:rsidRPr="00EC1AAC">
        <w:t>.</w:t>
      </w:r>
    </w:p>
    <w:p w14:paraId="6A575EC0" w14:textId="77777777" w:rsidR="00596C1E" w:rsidRDefault="00596C1E" w:rsidP="002021F1">
      <w:pPr>
        <w:jc w:val="both"/>
        <w:sectPr w:rsidR="00596C1E" w:rsidSect="002021F1">
          <w:headerReference w:type="default" r:id="rId17"/>
          <w:footerReference w:type="even" r:id="rId18"/>
          <w:footerReference w:type="default" r:id="rId19"/>
          <w:headerReference w:type="first" r:id="rId20"/>
          <w:pgSz w:w="11900" w:h="16840"/>
          <w:pgMar w:top="1440" w:right="1440" w:bottom="1440" w:left="1440" w:header="708" w:footer="708" w:gutter="0"/>
          <w:cols w:space="708"/>
          <w:titlePg/>
          <w:docGrid w:linePitch="360"/>
        </w:sectPr>
      </w:pPr>
    </w:p>
    <w:p w14:paraId="34DAD4E0" w14:textId="77777777" w:rsidR="002021F1" w:rsidRPr="00024D85" w:rsidRDefault="002021F1" w:rsidP="002021F1">
      <w:pPr>
        <w:jc w:val="both"/>
        <w:rPr>
          <w:b/>
        </w:rPr>
      </w:pPr>
    </w:p>
    <w:tbl>
      <w:tblPr>
        <w:tblW w:w="16019" w:type="dxa"/>
        <w:tblInd w:w="-7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18"/>
        <w:gridCol w:w="1134"/>
        <w:gridCol w:w="1134"/>
        <w:gridCol w:w="993"/>
        <w:gridCol w:w="1417"/>
        <w:gridCol w:w="567"/>
        <w:gridCol w:w="567"/>
        <w:gridCol w:w="567"/>
        <w:gridCol w:w="567"/>
        <w:gridCol w:w="709"/>
        <w:gridCol w:w="709"/>
        <w:gridCol w:w="567"/>
        <w:gridCol w:w="567"/>
        <w:gridCol w:w="567"/>
        <w:gridCol w:w="708"/>
        <w:gridCol w:w="709"/>
        <w:gridCol w:w="709"/>
        <w:gridCol w:w="709"/>
        <w:gridCol w:w="708"/>
        <w:gridCol w:w="993"/>
      </w:tblGrid>
      <w:tr w:rsidR="001D0171" w:rsidRPr="00D2665F" w14:paraId="49515139" w14:textId="77777777" w:rsidTr="00CF7E66">
        <w:tc>
          <w:tcPr>
            <w:tcW w:w="1418" w:type="dxa"/>
          </w:tcPr>
          <w:p w14:paraId="4A256925" w14:textId="77777777" w:rsidR="001D0171" w:rsidRPr="00D2665F" w:rsidRDefault="001D0171" w:rsidP="00596C1E">
            <w:pPr>
              <w:spacing w:after="120"/>
              <w:rPr>
                <w:rFonts w:cs="Tahoma"/>
                <w:b/>
                <w:sz w:val="20"/>
                <w:szCs w:val="20"/>
              </w:rPr>
            </w:pPr>
            <w:r w:rsidRPr="00D2665F">
              <w:rPr>
                <w:rFonts w:cs="Tahoma"/>
                <w:b/>
                <w:sz w:val="20"/>
                <w:szCs w:val="20"/>
              </w:rPr>
              <w:t>Field Name</w:t>
            </w:r>
          </w:p>
        </w:tc>
        <w:tc>
          <w:tcPr>
            <w:tcW w:w="1134" w:type="dxa"/>
          </w:tcPr>
          <w:p w14:paraId="183F8D21" w14:textId="77777777" w:rsidR="001D0171" w:rsidRPr="00D2665F" w:rsidRDefault="001D0171" w:rsidP="00596C1E">
            <w:pPr>
              <w:spacing w:after="120"/>
              <w:rPr>
                <w:rFonts w:cs="Tahoma"/>
                <w:b/>
                <w:sz w:val="20"/>
                <w:szCs w:val="20"/>
              </w:rPr>
            </w:pPr>
            <w:r w:rsidRPr="00D2665F">
              <w:rPr>
                <w:rFonts w:cs="Tahoma"/>
                <w:b/>
                <w:sz w:val="20"/>
                <w:szCs w:val="20"/>
              </w:rPr>
              <w:t>Field No</w:t>
            </w:r>
          </w:p>
        </w:tc>
        <w:tc>
          <w:tcPr>
            <w:tcW w:w="1134" w:type="dxa"/>
          </w:tcPr>
          <w:p w14:paraId="5915F8EA" w14:textId="77777777" w:rsidR="001D0171" w:rsidRPr="00D2665F" w:rsidRDefault="001D0171" w:rsidP="00596C1E">
            <w:pPr>
              <w:spacing w:after="120"/>
              <w:rPr>
                <w:rFonts w:cs="Tahoma"/>
                <w:b/>
                <w:sz w:val="20"/>
                <w:szCs w:val="20"/>
              </w:rPr>
            </w:pPr>
            <w:r>
              <w:rPr>
                <w:rFonts w:cs="Tahoma"/>
                <w:b/>
                <w:sz w:val="20"/>
                <w:szCs w:val="20"/>
              </w:rPr>
              <w:t xml:space="preserve">Max. </w:t>
            </w:r>
            <w:r w:rsidRPr="00D2665F">
              <w:rPr>
                <w:rFonts w:cs="Tahoma"/>
                <w:b/>
                <w:sz w:val="20"/>
                <w:szCs w:val="20"/>
              </w:rPr>
              <w:t xml:space="preserve">Field Length          </w:t>
            </w:r>
          </w:p>
        </w:tc>
        <w:tc>
          <w:tcPr>
            <w:tcW w:w="993" w:type="dxa"/>
          </w:tcPr>
          <w:p w14:paraId="3AFAFF40" w14:textId="77777777" w:rsidR="001D0171" w:rsidRPr="00D2665F" w:rsidRDefault="001D0171" w:rsidP="00596C1E">
            <w:pPr>
              <w:spacing w:after="120"/>
              <w:rPr>
                <w:rFonts w:cs="Tahoma"/>
                <w:b/>
                <w:sz w:val="20"/>
                <w:szCs w:val="20"/>
              </w:rPr>
            </w:pPr>
            <w:r w:rsidRPr="00D2665F">
              <w:rPr>
                <w:rFonts w:cs="Tahoma"/>
                <w:b/>
                <w:sz w:val="20"/>
                <w:szCs w:val="20"/>
              </w:rPr>
              <w:t>Format</w:t>
            </w:r>
          </w:p>
        </w:tc>
        <w:tc>
          <w:tcPr>
            <w:tcW w:w="1417" w:type="dxa"/>
          </w:tcPr>
          <w:p w14:paraId="4A1F16B6" w14:textId="77777777" w:rsidR="001D0171" w:rsidRPr="00D2665F" w:rsidRDefault="001D0171" w:rsidP="00596C1E">
            <w:pPr>
              <w:spacing w:after="120"/>
              <w:rPr>
                <w:rFonts w:cs="Tahoma"/>
                <w:b/>
                <w:sz w:val="20"/>
                <w:szCs w:val="20"/>
              </w:rPr>
            </w:pPr>
            <w:r w:rsidRPr="00D2665F">
              <w:rPr>
                <w:rFonts w:cs="Tahoma"/>
                <w:b/>
                <w:sz w:val="20"/>
                <w:szCs w:val="20"/>
              </w:rPr>
              <w:t>Value</w:t>
            </w:r>
          </w:p>
        </w:tc>
        <w:tc>
          <w:tcPr>
            <w:tcW w:w="567" w:type="dxa"/>
          </w:tcPr>
          <w:p w14:paraId="25B72381" w14:textId="77777777" w:rsidR="001D0171" w:rsidRPr="00D2665F" w:rsidRDefault="001D0171" w:rsidP="00596C1E">
            <w:pPr>
              <w:jc w:val="both"/>
              <w:rPr>
                <w:rFonts w:cs="Tahoma"/>
                <w:b/>
                <w:sz w:val="20"/>
                <w:szCs w:val="20"/>
              </w:rPr>
            </w:pPr>
            <w:hyperlink w:anchor="llu_e1" w:history="1">
              <w:r w:rsidRPr="00D2665F">
                <w:rPr>
                  <w:rStyle w:val="Hyperlink"/>
                  <w:rFonts w:cs="Tahoma"/>
                  <w:b/>
                  <w:sz w:val="20"/>
                  <w:szCs w:val="20"/>
                </w:rPr>
                <w:t>E1</w:t>
              </w:r>
            </w:hyperlink>
          </w:p>
        </w:tc>
        <w:tc>
          <w:tcPr>
            <w:tcW w:w="567" w:type="dxa"/>
          </w:tcPr>
          <w:p w14:paraId="7DD9C81A" w14:textId="77777777" w:rsidR="001D0171" w:rsidRPr="00D2665F" w:rsidRDefault="001D0171" w:rsidP="00596C1E">
            <w:pPr>
              <w:jc w:val="both"/>
              <w:rPr>
                <w:rFonts w:cs="Tahoma"/>
                <w:b/>
                <w:sz w:val="20"/>
                <w:szCs w:val="20"/>
              </w:rPr>
            </w:pPr>
            <w:hyperlink w:anchor="llu_e2" w:history="1">
              <w:r w:rsidRPr="00D2665F">
                <w:rPr>
                  <w:rStyle w:val="Hyperlink"/>
                  <w:rFonts w:cs="Tahoma"/>
                  <w:b/>
                  <w:sz w:val="20"/>
                  <w:szCs w:val="20"/>
                </w:rPr>
                <w:t>E2</w:t>
              </w:r>
            </w:hyperlink>
          </w:p>
        </w:tc>
        <w:tc>
          <w:tcPr>
            <w:tcW w:w="567" w:type="dxa"/>
          </w:tcPr>
          <w:p w14:paraId="26DE8F26" w14:textId="77777777" w:rsidR="001D0171" w:rsidRPr="00D2665F" w:rsidRDefault="001D0171" w:rsidP="00596C1E">
            <w:pPr>
              <w:jc w:val="both"/>
              <w:rPr>
                <w:rFonts w:cs="Tahoma"/>
                <w:b/>
                <w:sz w:val="20"/>
                <w:szCs w:val="20"/>
              </w:rPr>
            </w:pPr>
            <w:hyperlink w:anchor="llu_e3" w:history="1">
              <w:r w:rsidRPr="00D2665F">
                <w:rPr>
                  <w:rStyle w:val="Hyperlink"/>
                  <w:rFonts w:cs="Tahoma"/>
                  <w:b/>
                  <w:sz w:val="20"/>
                  <w:szCs w:val="20"/>
                </w:rPr>
                <w:t>E3</w:t>
              </w:r>
            </w:hyperlink>
          </w:p>
        </w:tc>
        <w:tc>
          <w:tcPr>
            <w:tcW w:w="567" w:type="dxa"/>
          </w:tcPr>
          <w:p w14:paraId="43266877" w14:textId="77777777" w:rsidR="001D0171" w:rsidRPr="00D2665F" w:rsidRDefault="001D0171" w:rsidP="00596C1E">
            <w:pPr>
              <w:jc w:val="both"/>
              <w:rPr>
                <w:rFonts w:cs="Tahoma"/>
                <w:b/>
                <w:sz w:val="20"/>
                <w:szCs w:val="20"/>
              </w:rPr>
            </w:pPr>
            <w:hyperlink w:anchor="llu_e4" w:history="1">
              <w:r w:rsidRPr="00D2665F">
                <w:rPr>
                  <w:rStyle w:val="Hyperlink"/>
                  <w:rFonts w:cs="Tahoma"/>
                  <w:b/>
                  <w:sz w:val="20"/>
                  <w:szCs w:val="20"/>
                </w:rPr>
                <w:t>E4</w:t>
              </w:r>
            </w:hyperlink>
          </w:p>
        </w:tc>
        <w:tc>
          <w:tcPr>
            <w:tcW w:w="709" w:type="dxa"/>
          </w:tcPr>
          <w:p w14:paraId="338277E5" w14:textId="77777777" w:rsidR="001D0171" w:rsidRPr="00D2665F" w:rsidRDefault="001D0171" w:rsidP="00596C1E">
            <w:pPr>
              <w:jc w:val="both"/>
              <w:rPr>
                <w:rFonts w:cs="Tahoma"/>
                <w:b/>
                <w:sz w:val="20"/>
                <w:szCs w:val="20"/>
              </w:rPr>
            </w:pPr>
            <w:hyperlink w:anchor="llu_e5" w:history="1">
              <w:r w:rsidRPr="00D2665F">
                <w:rPr>
                  <w:rStyle w:val="Hyperlink"/>
                  <w:rFonts w:cs="Tahoma"/>
                  <w:b/>
                  <w:sz w:val="20"/>
                  <w:szCs w:val="20"/>
                </w:rPr>
                <w:t>E5</w:t>
              </w:r>
            </w:hyperlink>
          </w:p>
        </w:tc>
        <w:tc>
          <w:tcPr>
            <w:tcW w:w="709" w:type="dxa"/>
          </w:tcPr>
          <w:p w14:paraId="2F3E5DCA" w14:textId="77777777" w:rsidR="001D0171" w:rsidRPr="00D2665F" w:rsidRDefault="001D0171" w:rsidP="00596C1E">
            <w:pPr>
              <w:jc w:val="both"/>
              <w:rPr>
                <w:rFonts w:cs="Tahoma"/>
                <w:b/>
                <w:sz w:val="20"/>
                <w:szCs w:val="20"/>
              </w:rPr>
            </w:pPr>
            <w:hyperlink w:anchor="llu_e6" w:history="1">
              <w:r w:rsidRPr="00D2665F">
                <w:rPr>
                  <w:rStyle w:val="Hyperlink"/>
                  <w:rFonts w:cs="Tahoma"/>
                  <w:b/>
                  <w:sz w:val="20"/>
                  <w:szCs w:val="20"/>
                </w:rPr>
                <w:t>E6</w:t>
              </w:r>
            </w:hyperlink>
          </w:p>
        </w:tc>
        <w:tc>
          <w:tcPr>
            <w:tcW w:w="567" w:type="dxa"/>
          </w:tcPr>
          <w:p w14:paraId="06A0E0CF" w14:textId="77777777" w:rsidR="001D0171" w:rsidRPr="00D2665F" w:rsidRDefault="001D0171" w:rsidP="00596C1E">
            <w:pPr>
              <w:jc w:val="both"/>
              <w:rPr>
                <w:rFonts w:cs="Tahoma"/>
                <w:b/>
                <w:sz w:val="20"/>
                <w:szCs w:val="20"/>
              </w:rPr>
            </w:pPr>
            <w:hyperlink w:anchor="llu_ev7" w:history="1">
              <w:r w:rsidRPr="00D2665F">
                <w:rPr>
                  <w:rStyle w:val="Hyperlink"/>
                  <w:rFonts w:cs="Tahoma"/>
                  <w:b/>
                  <w:sz w:val="20"/>
                  <w:szCs w:val="20"/>
                </w:rPr>
                <w:t>E7</w:t>
              </w:r>
            </w:hyperlink>
          </w:p>
        </w:tc>
        <w:tc>
          <w:tcPr>
            <w:tcW w:w="567" w:type="dxa"/>
          </w:tcPr>
          <w:p w14:paraId="64DD112E" w14:textId="77777777" w:rsidR="001D0171" w:rsidRPr="00D2665F" w:rsidRDefault="001D0171" w:rsidP="00596C1E">
            <w:pPr>
              <w:jc w:val="both"/>
              <w:rPr>
                <w:rFonts w:cs="Tahoma"/>
                <w:b/>
                <w:sz w:val="20"/>
                <w:szCs w:val="20"/>
              </w:rPr>
            </w:pPr>
            <w:hyperlink w:anchor="llu_ev8" w:history="1">
              <w:r w:rsidRPr="00D2665F">
                <w:rPr>
                  <w:rStyle w:val="Hyperlink"/>
                  <w:rFonts w:cs="Tahoma"/>
                  <w:b/>
                  <w:sz w:val="20"/>
                  <w:szCs w:val="20"/>
                </w:rPr>
                <w:t>E8</w:t>
              </w:r>
            </w:hyperlink>
          </w:p>
        </w:tc>
        <w:tc>
          <w:tcPr>
            <w:tcW w:w="567" w:type="dxa"/>
          </w:tcPr>
          <w:p w14:paraId="0FE90375" w14:textId="77777777" w:rsidR="001D0171" w:rsidRPr="00D2665F" w:rsidRDefault="001D0171" w:rsidP="00596C1E">
            <w:pPr>
              <w:jc w:val="both"/>
              <w:rPr>
                <w:rFonts w:cs="Tahoma"/>
                <w:b/>
                <w:sz w:val="20"/>
                <w:szCs w:val="20"/>
              </w:rPr>
            </w:pPr>
            <w:hyperlink w:anchor="llu_ev9" w:history="1">
              <w:r w:rsidRPr="00D2665F">
                <w:rPr>
                  <w:rStyle w:val="Hyperlink"/>
                  <w:rFonts w:cs="Tahoma"/>
                  <w:b/>
                  <w:sz w:val="20"/>
                  <w:szCs w:val="20"/>
                </w:rPr>
                <w:t>E9</w:t>
              </w:r>
            </w:hyperlink>
          </w:p>
        </w:tc>
        <w:tc>
          <w:tcPr>
            <w:tcW w:w="708" w:type="dxa"/>
          </w:tcPr>
          <w:p w14:paraId="793648A3" w14:textId="77777777" w:rsidR="001D0171" w:rsidRPr="00D2665F" w:rsidRDefault="001D0171" w:rsidP="00596C1E">
            <w:pPr>
              <w:jc w:val="both"/>
              <w:rPr>
                <w:rFonts w:cs="Tahoma"/>
                <w:b/>
                <w:sz w:val="20"/>
                <w:szCs w:val="20"/>
              </w:rPr>
            </w:pPr>
            <w:hyperlink w:anchor="llu_ev10" w:history="1">
              <w:r w:rsidRPr="00D2665F">
                <w:rPr>
                  <w:rStyle w:val="Hyperlink"/>
                  <w:rFonts w:cs="Tahoma"/>
                  <w:b/>
                  <w:sz w:val="20"/>
                  <w:szCs w:val="20"/>
                </w:rPr>
                <w:t>E10</w:t>
              </w:r>
            </w:hyperlink>
          </w:p>
        </w:tc>
        <w:tc>
          <w:tcPr>
            <w:tcW w:w="709" w:type="dxa"/>
          </w:tcPr>
          <w:p w14:paraId="328D8AB4" w14:textId="77777777" w:rsidR="001D0171" w:rsidRPr="00D2665F" w:rsidRDefault="001D0171" w:rsidP="00596C1E">
            <w:pPr>
              <w:jc w:val="both"/>
              <w:rPr>
                <w:rFonts w:cs="Tahoma"/>
                <w:b/>
                <w:sz w:val="20"/>
                <w:szCs w:val="20"/>
              </w:rPr>
            </w:pPr>
            <w:hyperlink w:anchor="llu_ev11" w:history="1">
              <w:r w:rsidRPr="00D2665F">
                <w:rPr>
                  <w:rStyle w:val="Hyperlink"/>
                  <w:rFonts w:cs="Tahoma"/>
                  <w:b/>
                  <w:sz w:val="20"/>
                  <w:szCs w:val="20"/>
                </w:rPr>
                <w:t>E11</w:t>
              </w:r>
            </w:hyperlink>
          </w:p>
        </w:tc>
        <w:tc>
          <w:tcPr>
            <w:tcW w:w="709" w:type="dxa"/>
          </w:tcPr>
          <w:p w14:paraId="7B0EEE09" w14:textId="77777777" w:rsidR="001D0171" w:rsidRPr="00D2665F" w:rsidRDefault="001D0171" w:rsidP="00596C1E">
            <w:pPr>
              <w:jc w:val="both"/>
              <w:rPr>
                <w:rFonts w:cs="Tahoma"/>
                <w:b/>
                <w:sz w:val="20"/>
                <w:szCs w:val="20"/>
              </w:rPr>
            </w:pPr>
            <w:hyperlink w:anchor="llu_ev12" w:history="1">
              <w:r w:rsidRPr="00D2665F">
                <w:rPr>
                  <w:rStyle w:val="Hyperlink"/>
                  <w:rFonts w:cs="Tahoma"/>
                  <w:b/>
                  <w:sz w:val="20"/>
                  <w:szCs w:val="20"/>
                </w:rPr>
                <w:t>E12</w:t>
              </w:r>
            </w:hyperlink>
          </w:p>
        </w:tc>
        <w:tc>
          <w:tcPr>
            <w:tcW w:w="709" w:type="dxa"/>
          </w:tcPr>
          <w:p w14:paraId="06CEB686" w14:textId="77777777" w:rsidR="001D0171" w:rsidRPr="00D2665F" w:rsidRDefault="001D0171" w:rsidP="00596C1E">
            <w:pPr>
              <w:jc w:val="both"/>
              <w:rPr>
                <w:rFonts w:cs="Tahoma"/>
                <w:b/>
                <w:sz w:val="20"/>
                <w:szCs w:val="20"/>
              </w:rPr>
            </w:pPr>
            <w:hyperlink w:anchor="llu_E13" w:history="1">
              <w:r w:rsidRPr="00D2665F">
                <w:rPr>
                  <w:rStyle w:val="Hyperlink"/>
                  <w:rFonts w:cs="Tahoma"/>
                  <w:b/>
                  <w:sz w:val="20"/>
                  <w:szCs w:val="20"/>
                </w:rPr>
                <w:t>E13</w:t>
              </w:r>
            </w:hyperlink>
          </w:p>
        </w:tc>
        <w:tc>
          <w:tcPr>
            <w:tcW w:w="708" w:type="dxa"/>
          </w:tcPr>
          <w:p w14:paraId="433CF1D8" w14:textId="77777777" w:rsidR="001D0171" w:rsidRPr="00A051F5" w:rsidRDefault="001D0171" w:rsidP="00596C1E">
            <w:pPr>
              <w:jc w:val="both"/>
              <w:rPr>
                <w:rFonts w:cs="Tahoma"/>
                <w:b/>
                <w:sz w:val="20"/>
                <w:szCs w:val="20"/>
              </w:rPr>
            </w:pPr>
            <w:r w:rsidRPr="00CA5D1F">
              <w:rPr>
                <w:rStyle w:val="Hyperlink"/>
                <w:b/>
              </w:rPr>
              <w:t>E14</w:t>
            </w:r>
          </w:p>
        </w:tc>
        <w:tc>
          <w:tcPr>
            <w:tcW w:w="993" w:type="dxa"/>
          </w:tcPr>
          <w:p w14:paraId="1416CA08" w14:textId="77777777" w:rsidR="001D0171" w:rsidRPr="00CA5D1F" w:rsidRDefault="001D0171" w:rsidP="00596C1E">
            <w:pPr>
              <w:jc w:val="both"/>
              <w:rPr>
                <w:rStyle w:val="Hyperlink"/>
                <w:b/>
              </w:rPr>
            </w:pPr>
            <w:r w:rsidRPr="00CA5D1F">
              <w:rPr>
                <w:rStyle w:val="Hyperlink"/>
                <w:rFonts w:cs="Tahoma"/>
                <w:b/>
                <w:sz w:val="20"/>
                <w:szCs w:val="20"/>
              </w:rPr>
              <w:t>E15</w:t>
            </w:r>
          </w:p>
        </w:tc>
      </w:tr>
      <w:tr w:rsidR="001D0171" w:rsidRPr="008D3611" w14:paraId="7CEF8223" w14:textId="77777777" w:rsidTr="00CF7E66">
        <w:tc>
          <w:tcPr>
            <w:tcW w:w="1418" w:type="dxa"/>
          </w:tcPr>
          <w:p w14:paraId="4FA5DA03" w14:textId="77777777" w:rsidR="001D0171" w:rsidRPr="00D2665F" w:rsidRDefault="001D0171" w:rsidP="00596C1E">
            <w:pPr>
              <w:spacing w:after="120"/>
              <w:rPr>
                <w:rFonts w:cs="Tahoma"/>
                <w:sz w:val="20"/>
                <w:szCs w:val="20"/>
              </w:rPr>
            </w:pPr>
            <w:r w:rsidRPr="00D2665F">
              <w:rPr>
                <w:rFonts w:cs="Tahoma"/>
                <w:sz w:val="20"/>
                <w:szCs w:val="20"/>
              </w:rPr>
              <w:t>Record Type</w:t>
            </w:r>
          </w:p>
        </w:tc>
        <w:tc>
          <w:tcPr>
            <w:tcW w:w="1134" w:type="dxa"/>
          </w:tcPr>
          <w:p w14:paraId="28A98AEB" w14:textId="77777777" w:rsidR="001D0171" w:rsidRPr="00D2665F" w:rsidRDefault="001D0171" w:rsidP="00596C1E">
            <w:pPr>
              <w:spacing w:after="120"/>
              <w:rPr>
                <w:rFonts w:cs="Tahoma"/>
                <w:sz w:val="20"/>
                <w:szCs w:val="20"/>
              </w:rPr>
            </w:pPr>
            <w:r w:rsidRPr="00D2665F">
              <w:rPr>
                <w:rFonts w:cs="Tahoma"/>
                <w:sz w:val="20"/>
                <w:szCs w:val="20"/>
              </w:rPr>
              <w:t>1</w:t>
            </w:r>
          </w:p>
        </w:tc>
        <w:tc>
          <w:tcPr>
            <w:tcW w:w="1134" w:type="dxa"/>
          </w:tcPr>
          <w:p w14:paraId="0B432D72" w14:textId="77777777" w:rsidR="001D0171" w:rsidRPr="00D2665F" w:rsidRDefault="001D0171" w:rsidP="00596C1E">
            <w:pPr>
              <w:spacing w:after="120"/>
              <w:rPr>
                <w:rFonts w:cs="Tahoma"/>
                <w:sz w:val="20"/>
                <w:szCs w:val="20"/>
              </w:rPr>
            </w:pPr>
            <w:r w:rsidRPr="00D2665F">
              <w:rPr>
                <w:rFonts w:cs="Tahoma"/>
                <w:sz w:val="20"/>
                <w:szCs w:val="20"/>
              </w:rPr>
              <w:t>255</w:t>
            </w:r>
          </w:p>
        </w:tc>
        <w:tc>
          <w:tcPr>
            <w:tcW w:w="993" w:type="dxa"/>
          </w:tcPr>
          <w:p w14:paraId="2B331A40" w14:textId="77777777" w:rsidR="001D0171" w:rsidRPr="00D2665F" w:rsidRDefault="001D0171" w:rsidP="00596C1E">
            <w:pPr>
              <w:spacing w:after="120"/>
              <w:rPr>
                <w:rFonts w:cs="Tahoma"/>
                <w:sz w:val="20"/>
                <w:szCs w:val="20"/>
              </w:rPr>
            </w:pPr>
            <w:r w:rsidRPr="00D2665F">
              <w:rPr>
                <w:rFonts w:cs="Tahoma"/>
                <w:sz w:val="20"/>
                <w:szCs w:val="20"/>
              </w:rPr>
              <w:t>Text</w:t>
            </w:r>
          </w:p>
        </w:tc>
        <w:tc>
          <w:tcPr>
            <w:tcW w:w="1417" w:type="dxa"/>
          </w:tcPr>
          <w:p w14:paraId="6282C6B0" w14:textId="77777777" w:rsidR="001D0171" w:rsidRPr="00D2665F" w:rsidRDefault="001D0171" w:rsidP="00596C1E">
            <w:pPr>
              <w:spacing w:after="120"/>
              <w:rPr>
                <w:rFonts w:cs="Tahoma"/>
                <w:sz w:val="20"/>
                <w:szCs w:val="20"/>
              </w:rPr>
            </w:pPr>
            <w:r w:rsidRPr="00D2665F">
              <w:rPr>
                <w:rFonts w:cs="Tahoma"/>
                <w:sz w:val="20"/>
                <w:szCs w:val="20"/>
              </w:rPr>
              <w:t>EVENT</w:t>
            </w:r>
          </w:p>
        </w:tc>
        <w:tc>
          <w:tcPr>
            <w:tcW w:w="567" w:type="dxa"/>
          </w:tcPr>
          <w:p w14:paraId="4E0D4C0B" w14:textId="77777777" w:rsidR="001D0171" w:rsidRPr="008D3611" w:rsidRDefault="001D0171" w:rsidP="00596C1E">
            <w:pPr>
              <w:jc w:val="both"/>
              <w:rPr>
                <w:rFonts w:ascii="Wingdings" w:hAnsi="Wingdings" w:cs="Tahoma"/>
                <w:sz w:val="26"/>
                <w:szCs w:val="26"/>
              </w:rPr>
            </w:pPr>
            <w:r w:rsidRPr="008D3611">
              <w:rPr>
                <w:rFonts w:ascii="Wingdings" w:hAnsi="Wingdings" w:cs="Tahoma"/>
                <w:sz w:val="26"/>
                <w:szCs w:val="26"/>
              </w:rPr>
              <w:t></w:t>
            </w:r>
          </w:p>
        </w:tc>
        <w:tc>
          <w:tcPr>
            <w:tcW w:w="567" w:type="dxa"/>
          </w:tcPr>
          <w:p w14:paraId="6F2B105E" w14:textId="77777777" w:rsidR="001D0171" w:rsidRPr="008D3611" w:rsidRDefault="001D0171" w:rsidP="00596C1E">
            <w:pPr>
              <w:jc w:val="both"/>
              <w:rPr>
                <w:rFonts w:ascii="Wingdings" w:hAnsi="Wingdings" w:cs="Tahoma"/>
                <w:sz w:val="26"/>
                <w:szCs w:val="26"/>
              </w:rPr>
            </w:pPr>
            <w:r w:rsidRPr="008D3611">
              <w:rPr>
                <w:rFonts w:ascii="Wingdings" w:hAnsi="Wingdings" w:cs="Tahoma"/>
                <w:sz w:val="26"/>
                <w:szCs w:val="26"/>
              </w:rPr>
              <w:t></w:t>
            </w:r>
          </w:p>
        </w:tc>
        <w:tc>
          <w:tcPr>
            <w:tcW w:w="567" w:type="dxa"/>
          </w:tcPr>
          <w:p w14:paraId="621FE633" w14:textId="77777777" w:rsidR="001D0171" w:rsidRPr="008D3611" w:rsidRDefault="001D0171" w:rsidP="00596C1E">
            <w:pPr>
              <w:jc w:val="both"/>
              <w:rPr>
                <w:rFonts w:ascii="Wingdings" w:hAnsi="Wingdings" w:cs="Tahoma"/>
                <w:sz w:val="26"/>
                <w:szCs w:val="26"/>
              </w:rPr>
            </w:pPr>
            <w:r w:rsidRPr="008D3611">
              <w:rPr>
                <w:rFonts w:ascii="Wingdings" w:hAnsi="Wingdings" w:cs="Tahoma"/>
                <w:sz w:val="26"/>
                <w:szCs w:val="26"/>
              </w:rPr>
              <w:t></w:t>
            </w:r>
          </w:p>
        </w:tc>
        <w:tc>
          <w:tcPr>
            <w:tcW w:w="567" w:type="dxa"/>
          </w:tcPr>
          <w:p w14:paraId="7CCF1CB3" w14:textId="77777777" w:rsidR="001D0171" w:rsidRPr="008D3611" w:rsidRDefault="001D0171" w:rsidP="00596C1E">
            <w:pPr>
              <w:jc w:val="both"/>
              <w:rPr>
                <w:rFonts w:ascii="Wingdings" w:hAnsi="Wingdings" w:cs="Tahoma"/>
                <w:sz w:val="26"/>
                <w:szCs w:val="26"/>
              </w:rPr>
            </w:pPr>
            <w:r w:rsidRPr="008D3611">
              <w:rPr>
                <w:rFonts w:ascii="Wingdings" w:hAnsi="Wingdings" w:cs="Tahoma"/>
                <w:sz w:val="26"/>
                <w:szCs w:val="26"/>
              </w:rPr>
              <w:t></w:t>
            </w:r>
          </w:p>
        </w:tc>
        <w:tc>
          <w:tcPr>
            <w:tcW w:w="709" w:type="dxa"/>
          </w:tcPr>
          <w:p w14:paraId="308CE7A1" w14:textId="77777777" w:rsidR="001D0171" w:rsidRPr="008D3611" w:rsidRDefault="001D0171" w:rsidP="00596C1E">
            <w:pPr>
              <w:jc w:val="both"/>
              <w:rPr>
                <w:rFonts w:ascii="Wingdings" w:hAnsi="Wingdings" w:cs="Tahoma"/>
                <w:sz w:val="26"/>
                <w:szCs w:val="26"/>
              </w:rPr>
            </w:pPr>
            <w:r w:rsidRPr="008D3611">
              <w:rPr>
                <w:rFonts w:ascii="Wingdings" w:hAnsi="Wingdings" w:cs="Tahoma"/>
                <w:sz w:val="26"/>
                <w:szCs w:val="26"/>
              </w:rPr>
              <w:t></w:t>
            </w:r>
          </w:p>
        </w:tc>
        <w:tc>
          <w:tcPr>
            <w:tcW w:w="709" w:type="dxa"/>
          </w:tcPr>
          <w:p w14:paraId="289ED4D8" w14:textId="77777777" w:rsidR="001D0171" w:rsidRPr="008D3611" w:rsidRDefault="001D0171" w:rsidP="00596C1E">
            <w:pPr>
              <w:jc w:val="both"/>
              <w:rPr>
                <w:rFonts w:ascii="Wingdings" w:hAnsi="Wingdings" w:cs="Tahoma"/>
                <w:sz w:val="26"/>
                <w:szCs w:val="26"/>
              </w:rPr>
            </w:pPr>
            <w:r w:rsidRPr="008D3611">
              <w:rPr>
                <w:rFonts w:ascii="Wingdings" w:hAnsi="Wingdings" w:cs="Tahoma"/>
                <w:sz w:val="26"/>
                <w:szCs w:val="26"/>
              </w:rPr>
              <w:t></w:t>
            </w:r>
          </w:p>
        </w:tc>
        <w:tc>
          <w:tcPr>
            <w:tcW w:w="567" w:type="dxa"/>
          </w:tcPr>
          <w:p w14:paraId="705835A3" w14:textId="77777777" w:rsidR="001D0171" w:rsidRPr="008D3611" w:rsidRDefault="001D0171" w:rsidP="00596C1E">
            <w:pPr>
              <w:jc w:val="both"/>
              <w:rPr>
                <w:rFonts w:ascii="Wingdings" w:hAnsi="Wingdings" w:cs="Tahoma"/>
                <w:sz w:val="26"/>
                <w:szCs w:val="26"/>
              </w:rPr>
            </w:pPr>
            <w:r w:rsidRPr="008D3611">
              <w:rPr>
                <w:rFonts w:ascii="Wingdings" w:hAnsi="Wingdings" w:cs="Tahoma"/>
                <w:sz w:val="26"/>
                <w:szCs w:val="26"/>
              </w:rPr>
              <w:t></w:t>
            </w:r>
          </w:p>
        </w:tc>
        <w:tc>
          <w:tcPr>
            <w:tcW w:w="567" w:type="dxa"/>
          </w:tcPr>
          <w:p w14:paraId="030E9FE3" w14:textId="77777777" w:rsidR="001D0171" w:rsidRPr="008D3611" w:rsidRDefault="001D0171" w:rsidP="00596C1E">
            <w:pPr>
              <w:jc w:val="both"/>
              <w:rPr>
                <w:rFonts w:ascii="Wingdings" w:hAnsi="Wingdings" w:cs="Tahoma"/>
                <w:sz w:val="26"/>
                <w:szCs w:val="26"/>
              </w:rPr>
            </w:pPr>
            <w:r w:rsidRPr="008D3611">
              <w:rPr>
                <w:rFonts w:ascii="Wingdings" w:hAnsi="Wingdings" w:cs="Tahoma"/>
                <w:sz w:val="26"/>
                <w:szCs w:val="26"/>
              </w:rPr>
              <w:t></w:t>
            </w:r>
          </w:p>
        </w:tc>
        <w:tc>
          <w:tcPr>
            <w:tcW w:w="567" w:type="dxa"/>
          </w:tcPr>
          <w:p w14:paraId="631869B5" w14:textId="77777777" w:rsidR="001D0171" w:rsidRPr="008D3611" w:rsidRDefault="001D0171" w:rsidP="00596C1E">
            <w:pPr>
              <w:jc w:val="both"/>
              <w:rPr>
                <w:rFonts w:ascii="Wingdings" w:hAnsi="Wingdings" w:cs="Tahoma"/>
                <w:sz w:val="26"/>
                <w:szCs w:val="26"/>
              </w:rPr>
            </w:pPr>
            <w:r w:rsidRPr="008D3611">
              <w:rPr>
                <w:rFonts w:ascii="Wingdings" w:hAnsi="Wingdings" w:cs="Tahoma"/>
                <w:sz w:val="26"/>
                <w:szCs w:val="26"/>
              </w:rPr>
              <w:t></w:t>
            </w:r>
          </w:p>
        </w:tc>
        <w:tc>
          <w:tcPr>
            <w:tcW w:w="708" w:type="dxa"/>
          </w:tcPr>
          <w:p w14:paraId="3A9C1EF8" w14:textId="77777777" w:rsidR="001D0171" w:rsidRPr="008D3611" w:rsidRDefault="001D0171" w:rsidP="00596C1E">
            <w:pPr>
              <w:jc w:val="both"/>
              <w:rPr>
                <w:rFonts w:ascii="Wingdings" w:hAnsi="Wingdings" w:cs="Tahoma"/>
                <w:sz w:val="26"/>
                <w:szCs w:val="26"/>
              </w:rPr>
            </w:pPr>
            <w:r w:rsidRPr="008D3611">
              <w:rPr>
                <w:rFonts w:ascii="Wingdings" w:hAnsi="Wingdings" w:cs="Tahoma"/>
                <w:sz w:val="26"/>
                <w:szCs w:val="26"/>
              </w:rPr>
              <w:t></w:t>
            </w:r>
          </w:p>
        </w:tc>
        <w:tc>
          <w:tcPr>
            <w:tcW w:w="709" w:type="dxa"/>
          </w:tcPr>
          <w:p w14:paraId="125CF540" w14:textId="77777777" w:rsidR="001D0171" w:rsidRPr="008D3611" w:rsidRDefault="001D0171" w:rsidP="00596C1E">
            <w:pPr>
              <w:jc w:val="both"/>
              <w:rPr>
                <w:rFonts w:ascii="Wingdings" w:hAnsi="Wingdings" w:cs="Tahoma"/>
                <w:sz w:val="26"/>
                <w:szCs w:val="26"/>
              </w:rPr>
            </w:pPr>
            <w:r w:rsidRPr="008D3611">
              <w:rPr>
                <w:rFonts w:ascii="Wingdings" w:hAnsi="Wingdings" w:cs="Tahoma"/>
                <w:sz w:val="26"/>
                <w:szCs w:val="26"/>
              </w:rPr>
              <w:t></w:t>
            </w:r>
          </w:p>
        </w:tc>
        <w:tc>
          <w:tcPr>
            <w:tcW w:w="709" w:type="dxa"/>
          </w:tcPr>
          <w:p w14:paraId="133953F9" w14:textId="77777777" w:rsidR="001D0171" w:rsidRPr="008D3611" w:rsidRDefault="001D0171" w:rsidP="00596C1E">
            <w:pPr>
              <w:jc w:val="both"/>
              <w:rPr>
                <w:rFonts w:ascii="Wingdings" w:hAnsi="Wingdings" w:cs="Tahoma"/>
                <w:sz w:val="26"/>
                <w:szCs w:val="26"/>
              </w:rPr>
            </w:pPr>
            <w:r w:rsidRPr="008D3611">
              <w:rPr>
                <w:rFonts w:ascii="Wingdings" w:hAnsi="Wingdings" w:cs="Tahoma"/>
                <w:sz w:val="26"/>
                <w:szCs w:val="26"/>
              </w:rPr>
              <w:t></w:t>
            </w:r>
          </w:p>
        </w:tc>
        <w:tc>
          <w:tcPr>
            <w:tcW w:w="709" w:type="dxa"/>
          </w:tcPr>
          <w:p w14:paraId="19572205" w14:textId="77777777" w:rsidR="001D0171" w:rsidRPr="008D3611" w:rsidRDefault="001D0171" w:rsidP="00596C1E">
            <w:pPr>
              <w:jc w:val="both"/>
              <w:rPr>
                <w:rFonts w:ascii="Wingdings" w:hAnsi="Wingdings" w:cs="Tahoma"/>
                <w:sz w:val="26"/>
                <w:szCs w:val="26"/>
              </w:rPr>
            </w:pPr>
            <w:r w:rsidRPr="008D3611">
              <w:rPr>
                <w:rFonts w:ascii="Wingdings" w:hAnsi="Wingdings" w:cs="Tahoma"/>
                <w:sz w:val="26"/>
                <w:szCs w:val="26"/>
              </w:rPr>
              <w:t></w:t>
            </w:r>
          </w:p>
        </w:tc>
        <w:tc>
          <w:tcPr>
            <w:tcW w:w="708" w:type="dxa"/>
          </w:tcPr>
          <w:p w14:paraId="3EC0D3E3" w14:textId="77777777" w:rsidR="001D0171" w:rsidRPr="008D3611" w:rsidRDefault="001D0171" w:rsidP="00596C1E">
            <w:pPr>
              <w:jc w:val="both"/>
              <w:rPr>
                <w:rFonts w:ascii="Wingdings" w:hAnsi="Wingdings" w:cs="Tahoma"/>
                <w:sz w:val="26"/>
                <w:szCs w:val="26"/>
              </w:rPr>
            </w:pPr>
            <w:r w:rsidRPr="008D3611">
              <w:rPr>
                <w:rFonts w:ascii="Wingdings" w:hAnsi="Wingdings" w:cs="Tahoma"/>
                <w:sz w:val="26"/>
                <w:szCs w:val="26"/>
              </w:rPr>
              <w:t></w:t>
            </w:r>
          </w:p>
        </w:tc>
        <w:tc>
          <w:tcPr>
            <w:tcW w:w="993" w:type="dxa"/>
          </w:tcPr>
          <w:p w14:paraId="068D7C8B" w14:textId="77777777" w:rsidR="001D0171" w:rsidRPr="008D3611" w:rsidRDefault="00272480" w:rsidP="00596C1E">
            <w:pPr>
              <w:jc w:val="both"/>
              <w:rPr>
                <w:rFonts w:ascii="Wingdings" w:hAnsi="Wingdings" w:cs="Tahoma"/>
                <w:sz w:val="26"/>
                <w:szCs w:val="26"/>
              </w:rPr>
            </w:pPr>
            <w:r w:rsidRPr="004F025E">
              <w:rPr>
                <w:rFonts w:ascii="Wingdings" w:hAnsi="Wingdings" w:cs="Tahoma"/>
                <w:sz w:val="26"/>
                <w:szCs w:val="26"/>
              </w:rPr>
              <w:t></w:t>
            </w:r>
          </w:p>
        </w:tc>
      </w:tr>
      <w:tr w:rsidR="001D0171" w:rsidRPr="008D3611" w14:paraId="30D84A36" w14:textId="77777777" w:rsidTr="00CF7E66">
        <w:tc>
          <w:tcPr>
            <w:tcW w:w="1418" w:type="dxa"/>
          </w:tcPr>
          <w:p w14:paraId="0B6067E9" w14:textId="77777777" w:rsidR="001D0171" w:rsidRPr="00D2665F" w:rsidRDefault="001D0171" w:rsidP="00596C1E">
            <w:pPr>
              <w:spacing w:after="120"/>
              <w:rPr>
                <w:rFonts w:cs="Tahoma"/>
                <w:sz w:val="20"/>
                <w:szCs w:val="20"/>
              </w:rPr>
            </w:pPr>
            <w:r w:rsidRPr="00D2665F">
              <w:rPr>
                <w:rFonts w:cs="Tahoma"/>
                <w:sz w:val="20"/>
                <w:szCs w:val="20"/>
              </w:rPr>
              <w:t>*Product Description</w:t>
            </w:r>
          </w:p>
        </w:tc>
        <w:tc>
          <w:tcPr>
            <w:tcW w:w="1134" w:type="dxa"/>
          </w:tcPr>
          <w:p w14:paraId="0C7F1E67" w14:textId="77777777" w:rsidR="001D0171" w:rsidRPr="00D2665F" w:rsidRDefault="001D0171" w:rsidP="00596C1E">
            <w:pPr>
              <w:spacing w:after="120"/>
              <w:rPr>
                <w:rFonts w:cs="Tahoma"/>
                <w:sz w:val="20"/>
                <w:szCs w:val="20"/>
              </w:rPr>
            </w:pPr>
            <w:r w:rsidRPr="00D2665F">
              <w:rPr>
                <w:rFonts w:cs="Tahoma"/>
                <w:sz w:val="20"/>
                <w:szCs w:val="20"/>
              </w:rPr>
              <w:t>2</w:t>
            </w:r>
          </w:p>
        </w:tc>
        <w:tc>
          <w:tcPr>
            <w:tcW w:w="1134" w:type="dxa"/>
          </w:tcPr>
          <w:p w14:paraId="03BE1736" w14:textId="77777777" w:rsidR="001D0171" w:rsidRPr="00D2665F" w:rsidRDefault="001D0171" w:rsidP="00596C1E">
            <w:pPr>
              <w:spacing w:after="120"/>
              <w:rPr>
                <w:rFonts w:cs="Tahoma"/>
                <w:sz w:val="20"/>
                <w:szCs w:val="20"/>
              </w:rPr>
            </w:pPr>
            <w:r w:rsidRPr="00D2665F">
              <w:rPr>
                <w:rFonts w:cs="Tahoma"/>
                <w:sz w:val="20"/>
                <w:szCs w:val="20"/>
              </w:rPr>
              <w:t>40</w:t>
            </w:r>
          </w:p>
        </w:tc>
        <w:tc>
          <w:tcPr>
            <w:tcW w:w="993" w:type="dxa"/>
          </w:tcPr>
          <w:p w14:paraId="2E8D122A" w14:textId="77777777" w:rsidR="001D0171" w:rsidRPr="00D2665F" w:rsidRDefault="001D0171" w:rsidP="00596C1E">
            <w:pPr>
              <w:spacing w:after="120"/>
              <w:rPr>
                <w:rFonts w:cs="Tahoma"/>
                <w:sz w:val="20"/>
                <w:szCs w:val="20"/>
              </w:rPr>
            </w:pPr>
            <w:r w:rsidRPr="00D2665F">
              <w:rPr>
                <w:rFonts w:cs="Tahoma"/>
                <w:sz w:val="20"/>
                <w:szCs w:val="20"/>
              </w:rPr>
              <w:t>Text</w:t>
            </w:r>
          </w:p>
        </w:tc>
        <w:tc>
          <w:tcPr>
            <w:tcW w:w="1417" w:type="dxa"/>
          </w:tcPr>
          <w:p w14:paraId="74FE9ACA" w14:textId="77777777" w:rsidR="001D0171" w:rsidRPr="00D2665F" w:rsidRDefault="001D0171" w:rsidP="00596C1E">
            <w:pPr>
              <w:spacing w:after="120"/>
              <w:rPr>
                <w:rFonts w:cs="Tahoma"/>
                <w:sz w:val="20"/>
                <w:szCs w:val="20"/>
              </w:rPr>
            </w:pPr>
            <w:r w:rsidRPr="00D2665F">
              <w:rPr>
                <w:rFonts w:cs="Tahoma"/>
                <w:sz w:val="20"/>
                <w:szCs w:val="20"/>
              </w:rPr>
              <w:t>N/A to events.</w:t>
            </w:r>
          </w:p>
        </w:tc>
        <w:tc>
          <w:tcPr>
            <w:tcW w:w="567" w:type="dxa"/>
          </w:tcPr>
          <w:p w14:paraId="668526CD" w14:textId="77777777" w:rsidR="001D0171" w:rsidRPr="008D3611" w:rsidRDefault="001D0171" w:rsidP="00596C1E">
            <w:pPr>
              <w:jc w:val="both"/>
              <w:rPr>
                <w:rFonts w:ascii="Wingdings" w:hAnsi="Wingdings" w:cs="Tahoma"/>
                <w:sz w:val="26"/>
                <w:szCs w:val="26"/>
                <w:u w:val="single"/>
              </w:rPr>
            </w:pPr>
          </w:p>
        </w:tc>
        <w:tc>
          <w:tcPr>
            <w:tcW w:w="567" w:type="dxa"/>
          </w:tcPr>
          <w:p w14:paraId="1D2E6436" w14:textId="77777777" w:rsidR="001D0171" w:rsidRPr="008D3611" w:rsidRDefault="001D0171" w:rsidP="00596C1E">
            <w:pPr>
              <w:jc w:val="both"/>
              <w:rPr>
                <w:rFonts w:ascii="Wingdings" w:hAnsi="Wingdings" w:cs="Tahoma"/>
                <w:sz w:val="26"/>
                <w:szCs w:val="26"/>
                <w:u w:val="single"/>
              </w:rPr>
            </w:pPr>
          </w:p>
        </w:tc>
        <w:tc>
          <w:tcPr>
            <w:tcW w:w="567" w:type="dxa"/>
          </w:tcPr>
          <w:p w14:paraId="17C72803" w14:textId="77777777" w:rsidR="001D0171" w:rsidRPr="008D3611" w:rsidRDefault="001D0171" w:rsidP="00596C1E">
            <w:pPr>
              <w:jc w:val="both"/>
              <w:rPr>
                <w:rFonts w:ascii="Wingdings" w:hAnsi="Wingdings" w:cs="Tahoma"/>
                <w:sz w:val="26"/>
                <w:szCs w:val="26"/>
                <w:u w:val="single"/>
              </w:rPr>
            </w:pPr>
          </w:p>
        </w:tc>
        <w:tc>
          <w:tcPr>
            <w:tcW w:w="567" w:type="dxa"/>
          </w:tcPr>
          <w:p w14:paraId="4E56BE00" w14:textId="77777777" w:rsidR="001D0171" w:rsidRPr="008D3611" w:rsidRDefault="001D0171" w:rsidP="00596C1E">
            <w:pPr>
              <w:jc w:val="both"/>
              <w:rPr>
                <w:rFonts w:ascii="Wingdings" w:hAnsi="Wingdings" w:cs="Tahoma"/>
                <w:sz w:val="26"/>
                <w:szCs w:val="26"/>
                <w:u w:val="single"/>
              </w:rPr>
            </w:pPr>
          </w:p>
        </w:tc>
        <w:tc>
          <w:tcPr>
            <w:tcW w:w="709" w:type="dxa"/>
          </w:tcPr>
          <w:p w14:paraId="70C3E7B4" w14:textId="77777777" w:rsidR="001D0171" w:rsidRPr="008D3611" w:rsidRDefault="001D0171" w:rsidP="00596C1E">
            <w:pPr>
              <w:jc w:val="both"/>
              <w:rPr>
                <w:rFonts w:ascii="Wingdings" w:hAnsi="Wingdings" w:cs="Tahoma"/>
                <w:sz w:val="26"/>
                <w:szCs w:val="26"/>
                <w:u w:val="single"/>
              </w:rPr>
            </w:pPr>
          </w:p>
        </w:tc>
        <w:tc>
          <w:tcPr>
            <w:tcW w:w="709" w:type="dxa"/>
          </w:tcPr>
          <w:p w14:paraId="269CDF33" w14:textId="77777777" w:rsidR="001D0171" w:rsidRPr="008D3611" w:rsidRDefault="001D0171" w:rsidP="00596C1E">
            <w:pPr>
              <w:jc w:val="both"/>
              <w:rPr>
                <w:rFonts w:ascii="Wingdings" w:hAnsi="Wingdings" w:cs="Tahoma"/>
                <w:sz w:val="26"/>
                <w:szCs w:val="26"/>
                <w:u w:val="single"/>
              </w:rPr>
            </w:pPr>
          </w:p>
        </w:tc>
        <w:tc>
          <w:tcPr>
            <w:tcW w:w="567" w:type="dxa"/>
          </w:tcPr>
          <w:p w14:paraId="6B2B7646" w14:textId="77777777" w:rsidR="001D0171" w:rsidRPr="008D3611" w:rsidRDefault="001D0171" w:rsidP="00596C1E">
            <w:pPr>
              <w:jc w:val="both"/>
              <w:rPr>
                <w:rFonts w:ascii="Wingdings" w:hAnsi="Wingdings" w:cs="Tahoma"/>
                <w:sz w:val="26"/>
                <w:szCs w:val="26"/>
                <w:u w:val="single"/>
              </w:rPr>
            </w:pPr>
          </w:p>
        </w:tc>
        <w:tc>
          <w:tcPr>
            <w:tcW w:w="567" w:type="dxa"/>
          </w:tcPr>
          <w:p w14:paraId="7D6557F5" w14:textId="77777777" w:rsidR="001D0171" w:rsidRPr="008D3611" w:rsidRDefault="001D0171" w:rsidP="00596C1E">
            <w:pPr>
              <w:jc w:val="both"/>
              <w:rPr>
                <w:rFonts w:ascii="Wingdings" w:hAnsi="Wingdings" w:cs="Tahoma"/>
                <w:sz w:val="26"/>
                <w:szCs w:val="26"/>
                <w:u w:val="single"/>
              </w:rPr>
            </w:pPr>
          </w:p>
        </w:tc>
        <w:tc>
          <w:tcPr>
            <w:tcW w:w="567" w:type="dxa"/>
          </w:tcPr>
          <w:p w14:paraId="33EC4E03" w14:textId="77777777" w:rsidR="001D0171" w:rsidRPr="008D3611" w:rsidRDefault="001D0171" w:rsidP="00596C1E">
            <w:pPr>
              <w:jc w:val="both"/>
              <w:rPr>
                <w:rFonts w:ascii="Wingdings" w:hAnsi="Wingdings" w:cs="Tahoma"/>
                <w:sz w:val="26"/>
                <w:szCs w:val="26"/>
                <w:u w:val="single"/>
              </w:rPr>
            </w:pPr>
          </w:p>
        </w:tc>
        <w:tc>
          <w:tcPr>
            <w:tcW w:w="708" w:type="dxa"/>
          </w:tcPr>
          <w:p w14:paraId="0B79943F" w14:textId="77777777" w:rsidR="001D0171" w:rsidRPr="008D3611" w:rsidRDefault="001D0171" w:rsidP="00596C1E">
            <w:pPr>
              <w:jc w:val="both"/>
              <w:rPr>
                <w:rFonts w:ascii="Wingdings" w:hAnsi="Wingdings" w:cs="Tahoma"/>
                <w:sz w:val="26"/>
                <w:szCs w:val="26"/>
                <w:u w:val="single"/>
              </w:rPr>
            </w:pPr>
          </w:p>
        </w:tc>
        <w:tc>
          <w:tcPr>
            <w:tcW w:w="709" w:type="dxa"/>
          </w:tcPr>
          <w:p w14:paraId="5238EF7B" w14:textId="77777777" w:rsidR="001D0171" w:rsidRPr="008D3611" w:rsidRDefault="001D0171" w:rsidP="00596C1E">
            <w:pPr>
              <w:jc w:val="both"/>
              <w:rPr>
                <w:rFonts w:ascii="Wingdings" w:hAnsi="Wingdings" w:cs="Tahoma"/>
                <w:sz w:val="26"/>
                <w:szCs w:val="26"/>
                <w:u w:val="single"/>
              </w:rPr>
            </w:pPr>
          </w:p>
        </w:tc>
        <w:tc>
          <w:tcPr>
            <w:tcW w:w="709" w:type="dxa"/>
          </w:tcPr>
          <w:p w14:paraId="6D481D2B" w14:textId="77777777" w:rsidR="001D0171" w:rsidRPr="008D3611" w:rsidRDefault="001D0171" w:rsidP="00596C1E">
            <w:pPr>
              <w:jc w:val="both"/>
              <w:rPr>
                <w:rFonts w:ascii="Wingdings" w:hAnsi="Wingdings" w:cs="Tahoma"/>
                <w:sz w:val="26"/>
                <w:szCs w:val="26"/>
                <w:u w:val="single"/>
              </w:rPr>
            </w:pPr>
          </w:p>
        </w:tc>
        <w:tc>
          <w:tcPr>
            <w:tcW w:w="709" w:type="dxa"/>
          </w:tcPr>
          <w:p w14:paraId="0293F283" w14:textId="77777777" w:rsidR="001D0171" w:rsidRPr="008D3611" w:rsidRDefault="001D0171" w:rsidP="00596C1E">
            <w:pPr>
              <w:jc w:val="both"/>
              <w:rPr>
                <w:rFonts w:ascii="Wingdings" w:hAnsi="Wingdings" w:cs="Tahoma"/>
                <w:sz w:val="26"/>
                <w:szCs w:val="26"/>
                <w:u w:val="single"/>
              </w:rPr>
            </w:pPr>
          </w:p>
        </w:tc>
        <w:tc>
          <w:tcPr>
            <w:tcW w:w="708" w:type="dxa"/>
          </w:tcPr>
          <w:p w14:paraId="00CB30AF" w14:textId="77777777" w:rsidR="001D0171" w:rsidRPr="008D3611" w:rsidRDefault="001D0171" w:rsidP="00596C1E">
            <w:pPr>
              <w:jc w:val="both"/>
              <w:rPr>
                <w:rFonts w:ascii="Wingdings" w:hAnsi="Wingdings" w:cs="Tahoma"/>
                <w:sz w:val="26"/>
                <w:szCs w:val="26"/>
                <w:u w:val="single"/>
              </w:rPr>
            </w:pPr>
          </w:p>
        </w:tc>
        <w:tc>
          <w:tcPr>
            <w:tcW w:w="993" w:type="dxa"/>
          </w:tcPr>
          <w:p w14:paraId="0E1759AF" w14:textId="77777777" w:rsidR="001D0171" w:rsidRPr="008D3611" w:rsidRDefault="001D0171" w:rsidP="00596C1E">
            <w:pPr>
              <w:jc w:val="both"/>
              <w:rPr>
                <w:rFonts w:ascii="Wingdings" w:hAnsi="Wingdings" w:cs="Tahoma"/>
                <w:sz w:val="26"/>
                <w:szCs w:val="26"/>
                <w:u w:val="single"/>
              </w:rPr>
            </w:pPr>
          </w:p>
        </w:tc>
      </w:tr>
      <w:tr w:rsidR="001D0171" w:rsidRPr="008D3611" w14:paraId="6B572F70" w14:textId="77777777" w:rsidTr="00CF7E66">
        <w:trPr>
          <w:trHeight w:val="447"/>
        </w:trPr>
        <w:tc>
          <w:tcPr>
            <w:tcW w:w="1418" w:type="dxa"/>
          </w:tcPr>
          <w:p w14:paraId="74A3D6CE" w14:textId="77777777" w:rsidR="001D0171" w:rsidRPr="00D2665F" w:rsidRDefault="001D0171" w:rsidP="00596C1E">
            <w:pPr>
              <w:spacing w:after="120"/>
              <w:rPr>
                <w:rFonts w:cs="Tahoma"/>
                <w:sz w:val="20"/>
                <w:szCs w:val="20"/>
              </w:rPr>
            </w:pPr>
            <w:r w:rsidRPr="00D2665F">
              <w:rPr>
                <w:rFonts w:cs="Tahoma"/>
                <w:sz w:val="20"/>
                <w:szCs w:val="20"/>
              </w:rPr>
              <w:t xml:space="preserve">*Product Tariff Name </w:t>
            </w:r>
          </w:p>
        </w:tc>
        <w:tc>
          <w:tcPr>
            <w:tcW w:w="1134" w:type="dxa"/>
          </w:tcPr>
          <w:p w14:paraId="4C74A368" w14:textId="77777777" w:rsidR="001D0171" w:rsidRPr="00D2665F" w:rsidRDefault="001D0171" w:rsidP="00596C1E">
            <w:pPr>
              <w:spacing w:after="120"/>
              <w:rPr>
                <w:rFonts w:cs="Tahoma"/>
                <w:sz w:val="20"/>
                <w:szCs w:val="20"/>
              </w:rPr>
            </w:pPr>
            <w:r w:rsidRPr="00D2665F">
              <w:rPr>
                <w:rFonts w:cs="Tahoma"/>
                <w:sz w:val="20"/>
                <w:szCs w:val="20"/>
              </w:rPr>
              <w:t>3</w:t>
            </w:r>
          </w:p>
        </w:tc>
        <w:tc>
          <w:tcPr>
            <w:tcW w:w="1134" w:type="dxa"/>
          </w:tcPr>
          <w:p w14:paraId="31ADAF50" w14:textId="77777777" w:rsidR="001D0171" w:rsidRPr="00D2665F" w:rsidRDefault="001D0171" w:rsidP="00596C1E">
            <w:pPr>
              <w:spacing w:after="120"/>
              <w:rPr>
                <w:rFonts w:cs="Tahoma"/>
                <w:sz w:val="20"/>
                <w:szCs w:val="20"/>
              </w:rPr>
            </w:pPr>
            <w:r w:rsidRPr="00D2665F">
              <w:rPr>
                <w:rFonts w:cs="Tahoma"/>
                <w:sz w:val="20"/>
                <w:szCs w:val="20"/>
              </w:rPr>
              <w:t>40</w:t>
            </w:r>
          </w:p>
        </w:tc>
        <w:tc>
          <w:tcPr>
            <w:tcW w:w="993" w:type="dxa"/>
          </w:tcPr>
          <w:p w14:paraId="6F2B646E" w14:textId="77777777" w:rsidR="001D0171" w:rsidRPr="00D2665F" w:rsidRDefault="001D0171" w:rsidP="00596C1E">
            <w:pPr>
              <w:spacing w:after="120"/>
              <w:rPr>
                <w:rFonts w:cs="Tahoma"/>
                <w:sz w:val="20"/>
                <w:szCs w:val="20"/>
              </w:rPr>
            </w:pPr>
            <w:r w:rsidRPr="00D2665F">
              <w:rPr>
                <w:rFonts w:cs="Tahoma"/>
                <w:sz w:val="20"/>
                <w:szCs w:val="20"/>
              </w:rPr>
              <w:t>Text</w:t>
            </w:r>
          </w:p>
        </w:tc>
        <w:tc>
          <w:tcPr>
            <w:tcW w:w="1417" w:type="dxa"/>
          </w:tcPr>
          <w:p w14:paraId="6EB8BE07" w14:textId="77777777" w:rsidR="001D0171" w:rsidRPr="00D2665F" w:rsidRDefault="001D0171" w:rsidP="00596C1E">
            <w:pPr>
              <w:spacing w:after="120"/>
              <w:rPr>
                <w:rFonts w:cs="Tahoma"/>
                <w:sz w:val="20"/>
                <w:szCs w:val="20"/>
              </w:rPr>
            </w:pPr>
            <w:r w:rsidRPr="00D2665F">
              <w:rPr>
                <w:rFonts w:cs="Tahoma"/>
                <w:sz w:val="20"/>
                <w:szCs w:val="20"/>
              </w:rPr>
              <w:t>N/A to events.</w:t>
            </w:r>
          </w:p>
        </w:tc>
        <w:tc>
          <w:tcPr>
            <w:tcW w:w="567" w:type="dxa"/>
          </w:tcPr>
          <w:p w14:paraId="405F0C4D" w14:textId="77777777" w:rsidR="001D0171" w:rsidRPr="008D3611" w:rsidRDefault="001D0171" w:rsidP="00596C1E">
            <w:pPr>
              <w:jc w:val="both"/>
              <w:rPr>
                <w:rFonts w:ascii="Wingdings" w:hAnsi="Wingdings" w:cs="Tahoma"/>
                <w:sz w:val="26"/>
                <w:szCs w:val="26"/>
                <w:u w:val="single"/>
              </w:rPr>
            </w:pPr>
          </w:p>
        </w:tc>
        <w:tc>
          <w:tcPr>
            <w:tcW w:w="567" w:type="dxa"/>
          </w:tcPr>
          <w:p w14:paraId="1967C642" w14:textId="77777777" w:rsidR="001D0171" w:rsidRPr="008D3611" w:rsidRDefault="001D0171" w:rsidP="00596C1E">
            <w:pPr>
              <w:jc w:val="both"/>
              <w:rPr>
                <w:rFonts w:ascii="Wingdings" w:hAnsi="Wingdings" w:cs="Tahoma"/>
                <w:sz w:val="26"/>
                <w:szCs w:val="26"/>
                <w:u w:val="single"/>
              </w:rPr>
            </w:pPr>
          </w:p>
        </w:tc>
        <w:tc>
          <w:tcPr>
            <w:tcW w:w="567" w:type="dxa"/>
          </w:tcPr>
          <w:p w14:paraId="3D2D951D" w14:textId="77777777" w:rsidR="001D0171" w:rsidRPr="008D3611" w:rsidRDefault="001D0171" w:rsidP="00596C1E">
            <w:pPr>
              <w:jc w:val="both"/>
              <w:rPr>
                <w:rFonts w:ascii="Wingdings" w:hAnsi="Wingdings" w:cs="Tahoma"/>
                <w:sz w:val="26"/>
                <w:szCs w:val="26"/>
                <w:u w:val="single"/>
              </w:rPr>
            </w:pPr>
          </w:p>
        </w:tc>
        <w:tc>
          <w:tcPr>
            <w:tcW w:w="567" w:type="dxa"/>
          </w:tcPr>
          <w:p w14:paraId="18BE49C9" w14:textId="77777777" w:rsidR="001D0171" w:rsidRPr="008D3611" w:rsidRDefault="001D0171" w:rsidP="00596C1E">
            <w:pPr>
              <w:jc w:val="both"/>
              <w:rPr>
                <w:rFonts w:ascii="Wingdings" w:hAnsi="Wingdings" w:cs="Tahoma"/>
                <w:sz w:val="26"/>
                <w:szCs w:val="26"/>
                <w:u w:val="single"/>
              </w:rPr>
            </w:pPr>
          </w:p>
        </w:tc>
        <w:tc>
          <w:tcPr>
            <w:tcW w:w="709" w:type="dxa"/>
          </w:tcPr>
          <w:p w14:paraId="57216C19" w14:textId="77777777" w:rsidR="001D0171" w:rsidRPr="008D3611" w:rsidRDefault="001D0171" w:rsidP="00596C1E">
            <w:pPr>
              <w:jc w:val="both"/>
              <w:rPr>
                <w:rFonts w:ascii="Wingdings" w:hAnsi="Wingdings" w:cs="Tahoma"/>
                <w:sz w:val="26"/>
                <w:szCs w:val="26"/>
                <w:u w:val="single"/>
              </w:rPr>
            </w:pPr>
          </w:p>
        </w:tc>
        <w:tc>
          <w:tcPr>
            <w:tcW w:w="709" w:type="dxa"/>
          </w:tcPr>
          <w:p w14:paraId="383CF13F" w14:textId="77777777" w:rsidR="001D0171" w:rsidRPr="008D3611" w:rsidRDefault="001D0171" w:rsidP="00596C1E">
            <w:pPr>
              <w:jc w:val="both"/>
              <w:rPr>
                <w:rFonts w:ascii="Wingdings" w:hAnsi="Wingdings" w:cs="Tahoma"/>
                <w:sz w:val="26"/>
                <w:szCs w:val="26"/>
                <w:u w:val="single"/>
              </w:rPr>
            </w:pPr>
          </w:p>
        </w:tc>
        <w:tc>
          <w:tcPr>
            <w:tcW w:w="567" w:type="dxa"/>
          </w:tcPr>
          <w:p w14:paraId="14FFC286" w14:textId="77777777" w:rsidR="001D0171" w:rsidRPr="008D3611" w:rsidRDefault="001D0171" w:rsidP="00596C1E">
            <w:pPr>
              <w:jc w:val="both"/>
              <w:rPr>
                <w:rFonts w:ascii="Wingdings" w:hAnsi="Wingdings" w:cs="Tahoma"/>
                <w:sz w:val="26"/>
                <w:szCs w:val="26"/>
                <w:u w:val="single"/>
              </w:rPr>
            </w:pPr>
          </w:p>
        </w:tc>
        <w:tc>
          <w:tcPr>
            <w:tcW w:w="567" w:type="dxa"/>
          </w:tcPr>
          <w:p w14:paraId="32D650D8" w14:textId="77777777" w:rsidR="001D0171" w:rsidRPr="008D3611" w:rsidRDefault="001D0171" w:rsidP="00596C1E">
            <w:pPr>
              <w:jc w:val="both"/>
              <w:rPr>
                <w:rFonts w:ascii="Wingdings" w:hAnsi="Wingdings" w:cs="Tahoma"/>
                <w:sz w:val="26"/>
                <w:szCs w:val="26"/>
                <w:u w:val="single"/>
              </w:rPr>
            </w:pPr>
          </w:p>
        </w:tc>
        <w:tc>
          <w:tcPr>
            <w:tcW w:w="567" w:type="dxa"/>
          </w:tcPr>
          <w:p w14:paraId="62E830DA" w14:textId="77777777" w:rsidR="001D0171" w:rsidRPr="008D3611" w:rsidRDefault="001D0171" w:rsidP="00596C1E">
            <w:pPr>
              <w:jc w:val="both"/>
              <w:rPr>
                <w:rFonts w:ascii="Wingdings" w:hAnsi="Wingdings" w:cs="Tahoma"/>
                <w:sz w:val="26"/>
                <w:szCs w:val="26"/>
                <w:u w:val="single"/>
              </w:rPr>
            </w:pPr>
          </w:p>
        </w:tc>
        <w:tc>
          <w:tcPr>
            <w:tcW w:w="708" w:type="dxa"/>
          </w:tcPr>
          <w:p w14:paraId="00A718DB" w14:textId="77777777" w:rsidR="001D0171" w:rsidRPr="008D3611" w:rsidRDefault="001D0171" w:rsidP="00596C1E">
            <w:pPr>
              <w:jc w:val="both"/>
              <w:rPr>
                <w:rFonts w:ascii="Wingdings" w:hAnsi="Wingdings" w:cs="Tahoma"/>
                <w:sz w:val="26"/>
                <w:szCs w:val="26"/>
                <w:u w:val="single"/>
              </w:rPr>
            </w:pPr>
          </w:p>
        </w:tc>
        <w:tc>
          <w:tcPr>
            <w:tcW w:w="709" w:type="dxa"/>
          </w:tcPr>
          <w:p w14:paraId="25712E20" w14:textId="77777777" w:rsidR="001D0171" w:rsidRPr="008D3611" w:rsidRDefault="001D0171" w:rsidP="00596C1E">
            <w:pPr>
              <w:jc w:val="both"/>
              <w:rPr>
                <w:rFonts w:ascii="Wingdings" w:hAnsi="Wingdings" w:cs="Tahoma"/>
                <w:sz w:val="26"/>
                <w:szCs w:val="26"/>
                <w:u w:val="single"/>
              </w:rPr>
            </w:pPr>
          </w:p>
        </w:tc>
        <w:tc>
          <w:tcPr>
            <w:tcW w:w="709" w:type="dxa"/>
          </w:tcPr>
          <w:p w14:paraId="02034DAF" w14:textId="77777777" w:rsidR="001D0171" w:rsidRPr="008D3611" w:rsidRDefault="001D0171" w:rsidP="00596C1E">
            <w:pPr>
              <w:jc w:val="both"/>
              <w:rPr>
                <w:rFonts w:ascii="Wingdings" w:hAnsi="Wingdings" w:cs="Tahoma"/>
                <w:sz w:val="26"/>
                <w:szCs w:val="26"/>
                <w:u w:val="single"/>
              </w:rPr>
            </w:pPr>
          </w:p>
        </w:tc>
        <w:tc>
          <w:tcPr>
            <w:tcW w:w="709" w:type="dxa"/>
          </w:tcPr>
          <w:p w14:paraId="53C7D933" w14:textId="77777777" w:rsidR="001D0171" w:rsidRPr="008D3611" w:rsidRDefault="001D0171" w:rsidP="00596C1E">
            <w:pPr>
              <w:jc w:val="both"/>
              <w:rPr>
                <w:rFonts w:ascii="Wingdings" w:hAnsi="Wingdings" w:cs="Tahoma"/>
                <w:sz w:val="26"/>
                <w:szCs w:val="26"/>
                <w:u w:val="single"/>
              </w:rPr>
            </w:pPr>
          </w:p>
        </w:tc>
        <w:tc>
          <w:tcPr>
            <w:tcW w:w="708" w:type="dxa"/>
          </w:tcPr>
          <w:p w14:paraId="34E45894" w14:textId="77777777" w:rsidR="001D0171" w:rsidRPr="008D3611" w:rsidRDefault="001D0171" w:rsidP="00596C1E">
            <w:pPr>
              <w:jc w:val="both"/>
              <w:rPr>
                <w:rFonts w:ascii="Wingdings" w:hAnsi="Wingdings" w:cs="Tahoma"/>
                <w:sz w:val="26"/>
                <w:szCs w:val="26"/>
                <w:u w:val="single"/>
              </w:rPr>
            </w:pPr>
          </w:p>
        </w:tc>
        <w:tc>
          <w:tcPr>
            <w:tcW w:w="993" w:type="dxa"/>
          </w:tcPr>
          <w:p w14:paraId="3726ECCC" w14:textId="77777777" w:rsidR="001D0171" w:rsidRPr="008D3611" w:rsidRDefault="001D0171" w:rsidP="00596C1E">
            <w:pPr>
              <w:jc w:val="both"/>
              <w:rPr>
                <w:rFonts w:ascii="Wingdings" w:hAnsi="Wingdings" w:cs="Tahoma"/>
                <w:sz w:val="26"/>
                <w:szCs w:val="26"/>
                <w:u w:val="single"/>
              </w:rPr>
            </w:pPr>
          </w:p>
        </w:tc>
      </w:tr>
      <w:tr w:rsidR="00D8782B" w:rsidRPr="008D3611" w14:paraId="5B11A703" w14:textId="77777777" w:rsidTr="00CF7E66">
        <w:tc>
          <w:tcPr>
            <w:tcW w:w="1418" w:type="dxa"/>
          </w:tcPr>
          <w:p w14:paraId="0AC3DA05" w14:textId="77777777" w:rsidR="00D8782B" w:rsidRPr="00D2665F" w:rsidRDefault="00D8782B" w:rsidP="00D8782B">
            <w:pPr>
              <w:spacing w:after="120"/>
              <w:rPr>
                <w:rFonts w:cs="Tahoma"/>
                <w:sz w:val="20"/>
                <w:szCs w:val="20"/>
              </w:rPr>
            </w:pPr>
            <w:r w:rsidRPr="00D2665F">
              <w:rPr>
                <w:rFonts w:cs="Tahoma"/>
                <w:sz w:val="20"/>
                <w:szCs w:val="20"/>
              </w:rPr>
              <w:t>Event Source</w:t>
            </w:r>
          </w:p>
        </w:tc>
        <w:tc>
          <w:tcPr>
            <w:tcW w:w="1134" w:type="dxa"/>
          </w:tcPr>
          <w:p w14:paraId="168FAEE3" w14:textId="77777777" w:rsidR="00D8782B" w:rsidRPr="00D2665F" w:rsidRDefault="00D8782B" w:rsidP="00D8782B">
            <w:pPr>
              <w:spacing w:after="120"/>
              <w:rPr>
                <w:rFonts w:cs="Tahoma"/>
                <w:sz w:val="20"/>
                <w:szCs w:val="20"/>
              </w:rPr>
            </w:pPr>
            <w:r w:rsidRPr="00D2665F">
              <w:rPr>
                <w:rFonts w:cs="Tahoma"/>
                <w:sz w:val="20"/>
                <w:szCs w:val="20"/>
              </w:rPr>
              <w:t>4</w:t>
            </w:r>
          </w:p>
        </w:tc>
        <w:tc>
          <w:tcPr>
            <w:tcW w:w="1134" w:type="dxa"/>
          </w:tcPr>
          <w:p w14:paraId="2134EF5E" w14:textId="77777777" w:rsidR="00D8782B" w:rsidRPr="00D2665F" w:rsidRDefault="00D8782B" w:rsidP="00D8782B">
            <w:pPr>
              <w:spacing w:after="120"/>
              <w:rPr>
                <w:rFonts w:cs="Tahoma"/>
                <w:sz w:val="20"/>
                <w:szCs w:val="20"/>
              </w:rPr>
            </w:pPr>
            <w:r w:rsidRPr="00D2665F">
              <w:rPr>
                <w:rFonts w:cs="Tahoma"/>
                <w:sz w:val="20"/>
                <w:szCs w:val="20"/>
              </w:rPr>
              <w:t>40</w:t>
            </w:r>
          </w:p>
        </w:tc>
        <w:tc>
          <w:tcPr>
            <w:tcW w:w="993" w:type="dxa"/>
          </w:tcPr>
          <w:p w14:paraId="06CFA5C5"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67172804" w14:textId="77777777" w:rsidR="00D8782B" w:rsidRPr="00D2665F" w:rsidRDefault="00D8782B" w:rsidP="00D8782B">
            <w:pPr>
              <w:spacing w:after="120"/>
              <w:rPr>
                <w:rFonts w:cs="Tahoma"/>
                <w:sz w:val="20"/>
                <w:szCs w:val="20"/>
              </w:rPr>
            </w:pPr>
            <w:r w:rsidRPr="00D2665F">
              <w:rPr>
                <w:rFonts w:cs="Tahoma"/>
                <w:sz w:val="20"/>
                <w:szCs w:val="20"/>
              </w:rPr>
              <w:t>e.g. LLSS0007617</w:t>
            </w:r>
          </w:p>
        </w:tc>
        <w:tc>
          <w:tcPr>
            <w:tcW w:w="567" w:type="dxa"/>
          </w:tcPr>
          <w:p w14:paraId="7E671D28"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54D68376"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447E307D"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38171775"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68EBBA7E"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365E6F8E"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5FEA771F"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40E8C69D"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3D185385"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8" w:type="dxa"/>
          </w:tcPr>
          <w:p w14:paraId="6948F107"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2E537FF9"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5461328C"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2FDCFC74"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8" w:type="dxa"/>
          </w:tcPr>
          <w:p w14:paraId="4BCDAE94"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993" w:type="dxa"/>
          </w:tcPr>
          <w:p w14:paraId="2CAF45B3" w14:textId="77777777" w:rsidR="00D8782B" w:rsidRPr="008D3611" w:rsidRDefault="00D8782B" w:rsidP="00D8782B">
            <w:pPr>
              <w:jc w:val="both"/>
              <w:rPr>
                <w:rFonts w:ascii="Wingdings" w:hAnsi="Wingdings" w:cs="Tahoma"/>
                <w:sz w:val="26"/>
                <w:szCs w:val="26"/>
              </w:rPr>
            </w:pPr>
            <w:r w:rsidRPr="004F025E">
              <w:rPr>
                <w:rFonts w:ascii="Wingdings" w:hAnsi="Wingdings" w:cs="Tahoma"/>
                <w:sz w:val="26"/>
                <w:szCs w:val="26"/>
              </w:rPr>
              <w:t></w:t>
            </w:r>
          </w:p>
        </w:tc>
      </w:tr>
      <w:tr w:rsidR="00D8782B" w:rsidRPr="008D3611" w14:paraId="0E2E9CE6" w14:textId="77777777" w:rsidTr="00CF7E66">
        <w:tc>
          <w:tcPr>
            <w:tcW w:w="1418" w:type="dxa"/>
          </w:tcPr>
          <w:p w14:paraId="4F4106C4" w14:textId="77777777" w:rsidR="00D8782B" w:rsidRPr="00D2665F" w:rsidRDefault="00D8782B" w:rsidP="00D8782B">
            <w:pPr>
              <w:spacing w:after="120"/>
              <w:rPr>
                <w:rFonts w:cs="Tahoma"/>
                <w:sz w:val="20"/>
                <w:szCs w:val="20"/>
              </w:rPr>
            </w:pPr>
            <w:r w:rsidRPr="00D2665F">
              <w:rPr>
                <w:rFonts w:cs="Tahoma"/>
                <w:sz w:val="20"/>
                <w:szCs w:val="20"/>
              </w:rPr>
              <w:t>Event Description</w:t>
            </w:r>
          </w:p>
        </w:tc>
        <w:tc>
          <w:tcPr>
            <w:tcW w:w="1134" w:type="dxa"/>
          </w:tcPr>
          <w:p w14:paraId="0CAD5D88" w14:textId="77777777" w:rsidR="00D8782B" w:rsidRPr="00D2665F" w:rsidRDefault="00D8782B" w:rsidP="00D8782B">
            <w:pPr>
              <w:spacing w:after="120"/>
              <w:rPr>
                <w:rFonts w:cs="Tahoma"/>
                <w:sz w:val="20"/>
                <w:szCs w:val="20"/>
              </w:rPr>
            </w:pPr>
            <w:r w:rsidRPr="00D2665F">
              <w:rPr>
                <w:rFonts w:cs="Tahoma"/>
                <w:sz w:val="20"/>
                <w:szCs w:val="20"/>
              </w:rPr>
              <w:t>5</w:t>
            </w:r>
          </w:p>
        </w:tc>
        <w:tc>
          <w:tcPr>
            <w:tcW w:w="1134" w:type="dxa"/>
          </w:tcPr>
          <w:p w14:paraId="71E9D317" w14:textId="77777777" w:rsidR="00D8782B" w:rsidRPr="00D2665F" w:rsidRDefault="00D8782B" w:rsidP="00D8782B">
            <w:pPr>
              <w:spacing w:after="120"/>
              <w:rPr>
                <w:rFonts w:cs="Tahoma"/>
                <w:sz w:val="20"/>
                <w:szCs w:val="20"/>
              </w:rPr>
            </w:pPr>
            <w:r w:rsidRPr="00D2665F">
              <w:rPr>
                <w:rFonts w:cs="Tahoma"/>
                <w:sz w:val="20"/>
                <w:szCs w:val="20"/>
              </w:rPr>
              <w:t>40</w:t>
            </w:r>
          </w:p>
        </w:tc>
        <w:tc>
          <w:tcPr>
            <w:tcW w:w="993" w:type="dxa"/>
          </w:tcPr>
          <w:p w14:paraId="32540B66"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5D460D36" w14:textId="77777777" w:rsidR="00D8782B" w:rsidRPr="00D2665F" w:rsidRDefault="00D8782B" w:rsidP="00D8782B">
            <w:pPr>
              <w:spacing w:after="120"/>
              <w:rPr>
                <w:rFonts w:cs="Tahoma"/>
                <w:sz w:val="20"/>
                <w:szCs w:val="20"/>
              </w:rPr>
            </w:pPr>
            <w:r w:rsidRPr="00D2665F">
              <w:rPr>
                <w:rFonts w:cs="Tahoma"/>
                <w:sz w:val="20"/>
                <w:szCs w:val="20"/>
              </w:rPr>
              <w:t>e.g. MPF transaction</w:t>
            </w:r>
          </w:p>
        </w:tc>
        <w:tc>
          <w:tcPr>
            <w:tcW w:w="567" w:type="dxa"/>
          </w:tcPr>
          <w:p w14:paraId="6375C38E"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37DC10DA"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107F551D"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7FF0EBCF"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58935FD4"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28D03D21"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57C5F128"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5FC16106"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18B406B0"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8" w:type="dxa"/>
          </w:tcPr>
          <w:p w14:paraId="4D7149CE"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0E2942B3"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5FF07EDA"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283F6962"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8" w:type="dxa"/>
          </w:tcPr>
          <w:p w14:paraId="23BA9591"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993" w:type="dxa"/>
          </w:tcPr>
          <w:p w14:paraId="4808A1A9" w14:textId="77777777" w:rsidR="00D8782B" w:rsidRPr="008D3611" w:rsidRDefault="00D8782B" w:rsidP="00D8782B">
            <w:pPr>
              <w:jc w:val="both"/>
              <w:rPr>
                <w:rFonts w:ascii="Wingdings" w:hAnsi="Wingdings" w:cs="Tahoma"/>
                <w:sz w:val="26"/>
                <w:szCs w:val="26"/>
              </w:rPr>
            </w:pPr>
            <w:r w:rsidRPr="004F025E">
              <w:rPr>
                <w:rFonts w:ascii="Wingdings" w:hAnsi="Wingdings" w:cs="Tahoma"/>
                <w:sz w:val="26"/>
                <w:szCs w:val="26"/>
              </w:rPr>
              <w:t></w:t>
            </w:r>
          </w:p>
        </w:tc>
      </w:tr>
      <w:tr w:rsidR="00D8782B" w:rsidRPr="008D3611" w14:paraId="313BE9B2" w14:textId="77777777" w:rsidTr="00CF7E66">
        <w:tc>
          <w:tcPr>
            <w:tcW w:w="1418" w:type="dxa"/>
          </w:tcPr>
          <w:p w14:paraId="2D45E87D" w14:textId="77777777" w:rsidR="00D8782B" w:rsidRPr="00D2665F" w:rsidRDefault="00D8782B" w:rsidP="00D8782B">
            <w:pPr>
              <w:spacing w:after="120"/>
              <w:rPr>
                <w:rFonts w:cs="Tahoma"/>
                <w:sz w:val="20"/>
                <w:szCs w:val="20"/>
              </w:rPr>
            </w:pPr>
            <w:r w:rsidRPr="00D2665F">
              <w:rPr>
                <w:rFonts w:cs="Tahoma"/>
                <w:sz w:val="20"/>
                <w:szCs w:val="20"/>
              </w:rPr>
              <w:t>Charge Reason</w:t>
            </w:r>
          </w:p>
        </w:tc>
        <w:tc>
          <w:tcPr>
            <w:tcW w:w="1134" w:type="dxa"/>
          </w:tcPr>
          <w:p w14:paraId="6DF4E171" w14:textId="77777777" w:rsidR="00D8782B" w:rsidRPr="00D2665F" w:rsidRDefault="00D8782B" w:rsidP="00D8782B">
            <w:pPr>
              <w:spacing w:after="120"/>
              <w:rPr>
                <w:rFonts w:cs="Tahoma"/>
                <w:sz w:val="20"/>
                <w:szCs w:val="20"/>
              </w:rPr>
            </w:pPr>
            <w:r w:rsidRPr="00D2665F">
              <w:rPr>
                <w:rFonts w:cs="Tahoma"/>
                <w:sz w:val="20"/>
                <w:szCs w:val="20"/>
              </w:rPr>
              <w:t>6</w:t>
            </w:r>
          </w:p>
        </w:tc>
        <w:tc>
          <w:tcPr>
            <w:tcW w:w="1134" w:type="dxa"/>
          </w:tcPr>
          <w:p w14:paraId="6679AAAD" w14:textId="77777777" w:rsidR="00D8782B" w:rsidRPr="00D2665F" w:rsidRDefault="00D8782B" w:rsidP="00D8782B">
            <w:pPr>
              <w:spacing w:after="120"/>
              <w:rPr>
                <w:rFonts w:cs="Tahoma"/>
                <w:sz w:val="20"/>
                <w:szCs w:val="20"/>
              </w:rPr>
            </w:pPr>
            <w:r w:rsidRPr="00D2665F">
              <w:rPr>
                <w:rFonts w:cs="Tahoma"/>
                <w:sz w:val="20"/>
                <w:szCs w:val="20"/>
              </w:rPr>
              <w:t>40</w:t>
            </w:r>
          </w:p>
        </w:tc>
        <w:tc>
          <w:tcPr>
            <w:tcW w:w="993" w:type="dxa"/>
          </w:tcPr>
          <w:p w14:paraId="6495AE26"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5D46D8F2" w14:textId="77777777" w:rsidR="00D8782B" w:rsidRPr="00D2665F" w:rsidRDefault="00D8782B" w:rsidP="00D8782B">
            <w:pPr>
              <w:spacing w:after="120"/>
              <w:rPr>
                <w:rFonts w:cs="Tahoma"/>
                <w:sz w:val="20"/>
                <w:szCs w:val="20"/>
              </w:rPr>
            </w:pPr>
            <w:r w:rsidRPr="00D2665F">
              <w:rPr>
                <w:rFonts w:cs="Tahoma"/>
                <w:sz w:val="20"/>
                <w:szCs w:val="20"/>
              </w:rPr>
              <w:t>e.g. Cancellation Charge</w:t>
            </w:r>
          </w:p>
        </w:tc>
        <w:tc>
          <w:tcPr>
            <w:tcW w:w="567" w:type="dxa"/>
          </w:tcPr>
          <w:p w14:paraId="01FDA066"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79FF0C6B"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488C5AE3"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4B87842A"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28E626F6"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20716DD5"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3A8F3C47"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2408369A"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6A237E5F"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8" w:type="dxa"/>
          </w:tcPr>
          <w:p w14:paraId="6EB3E6D7"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06ABA844"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0262EA62"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27C6757D"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8" w:type="dxa"/>
          </w:tcPr>
          <w:p w14:paraId="0396059F"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993" w:type="dxa"/>
          </w:tcPr>
          <w:p w14:paraId="2D625AA3" w14:textId="77777777" w:rsidR="00D8782B" w:rsidRPr="00CA5D1F" w:rsidRDefault="00D8782B" w:rsidP="00D8782B">
            <w:pPr>
              <w:jc w:val="both"/>
              <w:rPr>
                <w:rFonts w:ascii="Wingdings" w:hAnsi="Wingdings" w:cs="Tahoma"/>
                <w:sz w:val="26"/>
                <w:szCs w:val="26"/>
                <w:highlight w:val="yellow"/>
              </w:rPr>
            </w:pPr>
            <w:r w:rsidRPr="004F025E">
              <w:rPr>
                <w:rFonts w:ascii="Wingdings" w:hAnsi="Wingdings" w:cs="Tahoma"/>
                <w:sz w:val="26"/>
                <w:szCs w:val="26"/>
              </w:rPr>
              <w:t></w:t>
            </w:r>
          </w:p>
        </w:tc>
      </w:tr>
      <w:tr w:rsidR="00D8782B" w:rsidRPr="008D3611" w14:paraId="21720C21" w14:textId="77777777" w:rsidTr="00CF7E66">
        <w:tc>
          <w:tcPr>
            <w:tcW w:w="1418" w:type="dxa"/>
          </w:tcPr>
          <w:p w14:paraId="62811A45" w14:textId="77777777" w:rsidR="00D8782B" w:rsidRPr="00CA5D1F" w:rsidRDefault="00D8782B" w:rsidP="00D8782B">
            <w:pPr>
              <w:spacing w:after="120"/>
              <w:rPr>
                <w:rFonts w:cs="Tahoma"/>
                <w:sz w:val="20"/>
                <w:szCs w:val="20"/>
              </w:rPr>
            </w:pPr>
            <w:r w:rsidRPr="00CA5D1F">
              <w:rPr>
                <w:rFonts w:cs="Tahoma"/>
                <w:sz w:val="20"/>
                <w:szCs w:val="20"/>
              </w:rPr>
              <w:t>Event Date</w:t>
            </w:r>
          </w:p>
        </w:tc>
        <w:tc>
          <w:tcPr>
            <w:tcW w:w="1134" w:type="dxa"/>
          </w:tcPr>
          <w:p w14:paraId="0DD9A349" w14:textId="77777777" w:rsidR="00D8782B" w:rsidRPr="00CA5D1F" w:rsidRDefault="00D8782B" w:rsidP="00D8782B">
            <w:pPr>
              <w:spacing w:after="120"/>
              <w:rPr>
                <w:rFonts w:cs="Tahoma"/>
                <w:sz w:val="20"/>
                <w:szCs w:val="20"/>
              </w:rPr>
            </w:pPr>
            <w:r w:rsidRPr="00CA5D1F">
              <w:rPr>
                <w:rFonts w:cs="Tahoma"/>
                <w:sz w:val="20"/>
                <w:szCs w:val="20"/>
              </w:rPr>
              <w:t>7</w:t>
            </w:r>
          </w:p>
        </w:tc>
        <w:tc>
          <w:tcPr>
            <w:tcW w:w="1134" w:type="dxa"/>
          </w:tcPr>
          <w:p w14:paraId="7159CF4E" w14:textId="77777777" w:rsidR="00D8782B" w:rsidRPr="00CA5D1F" w:rsidRDefault="00D8782B" w:rsidP="00D8782B">
            <w:pPr>
              <w:spacing w:after="120"/>
              <w:rPr>
                <w:rFonts w:cs="Tahoma"/>
                <w:sz w:val="20"/>
                <w:szCs w:val="20"/>
              </w:rPr>
            </w:pPr>
            <w:r w:rsidRPr="00CA5D1F">
              <w:rPr>
                <w:rFonts w:cs="Tahoma"/>
                <w:sz w:val="20"/>
                <w:szCs w:val="20"/>
              </w:rPr>
              <w:t>DATE</w:t>
            </w:r>
          </w:p>
        </w:tc>
        <w:tc>
          <w:tcPr>
            <w:tcW w:w="993" w:type="dxa"/>
          </w:tcPr>
          <w:p w14:paraId="1D72CE7C" w14:textId="77777777" w:rsidR="00D8782B" w:rsidRPr="00CA5D1F" w:rsidRDefault="00D8782B" w:rsidP="00D8782B">
            <w:pPr>
              <w:spacing w:after="120"/>
              <w:rPr>
                <w:rFonts w:cs="Tahoma"/>
                <w:sz w:val="20"/>
                <w:szCs w:val="20"/>
              </w:rPr>
            </w:pPr>
            <w:r w:rsidRPr="00CA5D1F">
              <w:rPr>
                <w:rFonts w:cs="Tahoma"/>
                <w:sz w:val="20"/>
                <w:szCs w:val="20"/>
              </w:rPr>
              <w:t>YYYYMMDD</w:t>
            </w:r>
          </w:p>
          <w:p w14:paraId="58683B4B" w14:textId="77777777" w:rsidR="00D8782B" w:rsidRPr="00CA5D1F" w:rsidRDefault="00D8782B" w:rsidP="00D8782B">
            <w:pPr>
              <w:spacing w:after="120"/>
              <w:rPr>
                <w:rFonts w:cs="Tahoma"/>
                <w:sz w:val="20"/>
                <w:szCs w:val="20"/>
              </w:rPr>
            </w:pPr>
            <w:r w:rsidRPr="00CA5D1F">
              <w:rPr>
                <w:rFonts w:cs="Tahoma"/>
                <w:sz w:val="20"/>
                <w:szCs w:val="20"/>
              </w:rPr>
              <w:t>or</w:t>
            </w:r>
          </w:p>
          <w:p w14:paraId="31B79AB1" w14:textId="77777777" w:rsidR="00D8782B" w:rsidRPr="00CA5D1F" w:rsidRDefault="00D8782B" w:rsidP="00D8782B">
            <w:pPr>
              <w:spacing w:after="120"/>
              <w:rPr>
                <w:rFonts w:cs="Tahoma"/>
                <w:sz w:val="20"/>
                <w:szCs w:val="20"/>
              </w:rPr>
            </w:pPr>
            <w:r w:rsidRPr="00CA5D1F">
              <w:rPr>
                <w:rFonts w:cs="Tahoma"/>
                <w:sz w:val="20"/>
                <w:szCs w:val="20"/>
              </w:rPr>
              <w:t>YYYYMMDD HH:MM:SS</w:t>
            </w:r>
          </w:p>
        </w:tc>
        <w:tc>
          <w:tcPr>
            <w:tcW w:w="1417" w:type="dxa"/>
          </w:tcPr>
          <w:p w14:paraId="6BB64819" w14:textId="77777777" w:rsidR="00D8782B" w:rsidRPr="00CA5D1F" w:rsidRDefault="00D8782B" w:rsidP="00D8782B">
            <w:pPr>
              <w:spacing w:after="120"/>
              <w:rPr>
                <w:rFonts w:cs="Tahoma"/>
                <w:sz w:val="20"/>
                <w:szCs w:val="20"/>
              </w:rPr>
            </w:pPr>
            <w:r w:rsidRPr="00CA5D1F">
              <w:rPr>
                <w:rFonts w:cs="Tahoma"/>
                <w:sz w:val="20"/>
                <w:szCs w:val="20"/>
              </w:rPr>
              <w:t>e.g. 20090101 or</w:t>
            </w:r>
          </w:p>
          <w:p w14:paraId="4AF8D214" w14:textId="77777777" w:rsidR="00D8782B" w:rsidRPr="00CA5D1F" w:rsidRDefault="00D8782B" w:rsidP="00D8782B">
            <w:pPr>
              <w:spacing w:after="120"/>
              <w:rPr>
                <w:rFonts w:cs="Tahoma"/>
                <w:sz w:val="20"/>
                <w:szCs w:val="20"/>
              </w:rPr>
            </w:pPr>
            <w:r w:rsidRPr="00CA5D1F">
              <w:rPr>
                <w:rFonts w:cs="Tahoma"/>
                <w:sz w:val="20"/>
                <w:szCs w:val="20"/>
              </w:rPr>
              <w:t xml:space="preserve">20090101 15:10:10 </w:t>
            </w:r>
          </w:p>
          <w:p w14:paraId="46A031CA" w14:textId="77777777" w:rsidR="00D8782B" w:rsidRPr="00CA5D1F" w:rsidRDefault="00D8782B" w:rsidP="00D8782B">
            <w:pPr>
              <w:spacing w:after="120"/>
              <w:rPr>
                <w:rFonts w:cs="Tahoma"/>
                <w:sz w:val="20"/>
                <w:szCs w:val="20"/>
              </w:rPr>
            </w:pPr>
            <w:r w:rsidRPr="00CA5D1F">
              <w:rPr>
                <w:rFonts w:cs="Tahoma"/>
                <w:sz w:val="20"/>
                <w:szCs w:val="20"/>
              </w:rPr>
              <w:t>(Date with Time will be populated only for TRC charges</w:t>
            </w:r>
            <w:r w:rsidRPr="00CA5D1F">
              <w:rPr>
                <w:sz w:val="18"/>
                <w:szCs w:val="18"/>
              </w:rPr>
              <w:t>, effective from 1</w:t>
            </w:r>
            <w:r w:rsidRPr="00CA5D1F">
              <w:rPr>
                <w:sz w:val="18"/>
                <w:szCs w:val="18"/>
                <w:vertAlign w:val="superscript"/>
              </w:rPr>
              <w:t>st</w:t>
            </w:r>
            <w:r w:rsidRPr="00CA5D1F">
              <w:rPr>
                <w:sz w:val="18"/>
                <w:szCs w:val="18"/>
              </w:rPr>
              <w:t xml:space="preserve"> August 2021 bills.</w:t>
            </w:r>
            <w:r w:rsidRPr="00CA5D1F">
              <w:rPr>
                <w:rFonts w:cs="Tahoma"/>
                <w:sz w:val="20"/>
                <w:szCs w:val="20"/>
              </w:rPr>
              <w:t>)</w:t>
            </w:r>
          </w:p>
        </w:tc>
        <w:tc>
          <w:tcPr>
            <w:tcW w:w="567" w:type="dxa"/>
          </w:tcPr>
          <w:p w14:paraId="0AA2FB23" w14:textId="77777777" w:rsidR="00D8782B" w:rsidRPr="00CA5D1F" w:rsidRDefault="00D8782B" w:rsidP="00D8782B">
            <w:pPr>
              <w:jc w:val="both"/>
              <w:rPr>
                <w:rFonts w:ascii="Wingdings" w:hAnsi="Wingdings" w:cs="Tahoma"/>
                <w:sz w:val="26"/>
                <w:szCs w:val="26"/>
              </w:rPr>
            </w:pPr>
            <w:r w:rsidRPr="00CA5D1F">
              <w:rPr>
                <w:rFonts w:ascii="Wingdings" w:hAnsi="Wingdings" w:cs="Tahoma"/>
                <w:sz w:val="26"/>
                <w:szCs w:val="26"/>
              </w:rPr>
              <w:t></w:t>
            </w:r>
          </w:p>
        </w:tc>
        <w:tc>
          <w:tcPr>
            <w:tcW w:w="567" w:type="dxa"/>
          </w:tcPr>
          <w:p w14:paraId="29891EA5" w14:textId="77777777" w:rsidR="00D8782B" w:rsidRPr="00CA5D1F" w:rsidRDefault="00D8782B" w:rsidP="00D8782B">
            <w:pPr>
              <w:jc w:val="both"/>
              <w:rPr>
                <w:rFonts w:ascii="Wingdings" w:hAnsi="Wingdings" w:cs="Tahoma"/>
                <w:sz w:val="26"/>
                <w:szCs w:val="26"/>
              </w:rPr>
            </w:pPr>
            <w:r w:rsidRPr="00CA5D1F">
              <w:rPr>
                <w:rFonts w:ascii="Wingdings" w:hAnsi="Wingdings" w:cs="Tahoma"/>
                <w:sz w:val="26"/>
                <w:szCs w:val="26"/>
              </w:rPr>
              <w:t></w:t>
            </w:r>
          </w:p>
        </w:tc>
        <w:tc>
          <w:tcPr>
            <w:tcW w:w="567" w:type="dxa"/>
          </w:tcPr>
          <w:p w14:paraId="0C696AE0" w14:textId="77777777" w:rsidR="00D8782B" w:rsidRPr="00CA5D1F" w:rsidRDefault="00D8782B" w:rsidP="00D8782B">
            <w:pPr>
              <w:jc w:val="both"/>
              <w:rPr>
                <w:rFonts w:ascii="Wingdings" w:hAnsi="Wingdings" w:cs="Tahoma"/>
                <w:sz w:val="26"/>
                <w:szCs w:val="26"/>
              </w:rPr>
            </w:pPr>
            <w:r w:rsidRPr="00CA5D1F">
              <w:rPr>
                <w:rFonts w:ascii="Wingdings" w:hAnsi="Wingdings" w:cs="Tahoma"/>
                <w:sz w:val="26"/>
                <w:szCs w:val="26"/>
              </w:rPr>
              <w:t></w:t>
            </w:r>
          </w:p>
        </w:tc>
        <w:tc>
          <w:tcPr>
            <w:tcW w:w="567" w:type="dxa"/>
          </w:tcPr>
          <w:p w14:paraId="4335B910" w14:textId="77777777" w:rsidR="00D8782B" w:rsidRPr="00CA5D1F" w:rsidRDefault="00D8782B" w:rsidP="00D8782B">
            <w:pPr>
              <w:jc w:val="both"/>
              <w:rPr>
                <w:rFonts w:ascii="Wingdings" w:hAnsi="Wingdings" w:cs="Tahoma"/>
                <w:sz w:val="26"/>
                <w:szCs w:val="26"/>
              </w:rPr>
            </w:pPr>
            <w:r w:rsidRPr="00CA5D1F">
              <w:rPr>
                <w:rFonts w:ascii="Wingdings" w:hAnsi="Wingdings" w:cs="Tahoma"/>
                <w:sz w:val="26"/>
                <w:szCs w:val="26"/>
              </w:rPr>
              <w:t></w:t>
            </w:r>
          </w:p>
        </w:tc>
        <w:tc>
          <w:tcPr>
            <w:tcW w:w="709" w:type="dxa"/>
          </w:tcPr>
          <w:p w14:paraId="7F0982A9" w14:textId="77777777" w:rsidR="00D8782B" w:rsidRPr="00CA5D1F" w:rsidRDefault="00D8782B" w:rsidP="00D8782B">
            <w:pPr>
              <w:jc w:val="both"/>
              <w:rPr>
                <w:rFonts w:ascii="Wingdings" w:hAnsi="Wingdings" w:cs="Tahoma"/>
                <w:sz w:val="26"/>
                <w:szCs w:val="26"/>
              </w:rPr>
            </w:pPr>
            <w:r w:rsidRPr="00CA5D1F">
              <w:rPr>
                <w:rFonts w:ascii="Wingdings" w:hAnsi="Wingdings" w:cs="Tahoma"/>
                <w:sz w:val="26"/>
                <w:szCs w:val="26"/>
              </w:rPr>
              <w:t></w:t>
            </w:r>
          </w:p>
        </w:tc>
        <w:tc>
          <w:tcPr>
            <w:tcW w:w="709" w:type="dxa"/>
          </w:tcPr>
          <w:p w14:paraId="2AE68428" w14:textId="77777777" w:rsidR="00D8782B" w:rsidRPr="00CA5D1F" w:rsidRDefault="00D8782B" w:rsidP="00D8782B">
            <w:pPr>
              <w:jc w:val="both"/>
              <w:rPr>
                <w:rFonts w:ascii="Wingdings" w:hAnsi="Wingdings" w:cs="Tahoma"/>
                <w:sz w:val="26"/>
                <w:szCs w:val="26"/>
              </w:rPr>
            </w:pPr>
            <w:r w:rsidRPr="00CA5D1F">
              <w:rPr>
                <w:rFonts w:ascii="Wingdings" w:hAnsi="Wingdings" w:cs="Tahoma"/>
                <w:sz w:val="26"/>
                <w:szCs w:val="26"/>
              </w:rPr>
              <w:t></w:t>
            </w:r>
          </w:p>
        </w:tc>
        <w:tc>
          <w:tcPr>
            <w:tcW w:w="567" w:type="dxa"/>
          </w:tcPr>
          <w:p w14:paraId="6868C89F" w14:textId="77777777" w:rsidR="00D8782B" w:rsidRPr="00CA5D1F" w:rsidRDefault="00D8782B" w:rsidP="00D8782B">
            <w:pPr>
              <w:jc w:val="both"/>
              <w:rPr>
                <w:rFonts w:ascii="Wingdings" w:hAnsi="Wingdings" w:cs="Tahoma"/>
                <w:sz w:val="26"/>
                <w:szCs w:val="26"/>
              </w:rPr>
            </w:pPr>
            <w:r w:rsidRPr="00CA5D1F">
              <w:rPr>
                <w:rFonts w:ascii="Wingdings" w:hAnsi="Wingdings" w:cs="Tahoma"/>
                <w:sz w:val="26"/>
                <w:szCs w:val="26"/>
              </w:rPr>
              <w:t></w:t>
            </w:r>
          </w:p>
        </w:tc>
        <w:tc>
          <w:tcPr>
            <w:tcW w:w="567" w:type="dxa"/>
          </w:tcPr>
          <w:p w14:paraId="16E570A7" w14:textId="77777777" w:rsidR="00D8782B" w:rsidRPr="00CA5D1F" w:rsidRDefault="00D8782B" w:rsidP="00D8782B">
            <w:pPr>
              <w:jc w:val="both"/>
              <w:rPr>
                <w:rFonts w:ascii="Wingdings" w:hAnsi="Wingdings" w:cs="Tahoma"/>
                <w:sz w:val="26"/>
                <w:szCs w:val="26"/>
              </w:rPr>
            </w:pPr>
            <w:r w:rsidRPr="00CA5D1F">
              <w:rPr>
                <w:rFonts w:ascii="Wingdings" w:hAnsi="Wingdings" w:cs="Tahoma"/>
                <w:sz w:val="26"/>
                <w:szCs w:val="26"/>
              </w:rPr>
              <w:t></w:t>
            </w:r>
          </w:p>
        </w:tc>
        <w:tc>
          <w:tcPr>
            <w:tcW w:w="567" w:type="dxa"/>
          </w:tcPr>
          <w:p w14:paraId="7B1F77ED" w14:textId="77777777" w:rsidR="00D8782B" w:rsidRPr="00CA5D1F" w:rsidRDefault="00D8782B" w:rsidP="00D8782B">
            <w:pPr>
              <w:jc w:val="both"/>
              <w:rPr>
                <w:rFonts w:ascii="Wingdings" w:hAnsi="Wingdings" w:cs="Tahoma"/>
                <w:sz w:val="26"/>
                <w:szCs w:val="26"/>
              </w:rPr>
            </w:pPr>
            <w:r w:rsidRPr="00CA5D1F">
              <w:rPr>
                <w:rFonts w:ascii="Wingdings" w:hAnsi="Wingdings" w:cs="Tahoma"/>
                <w:sz w:val="26"/>
                <w:szCs w:val="26"/>
              </w:rPr>
              <w:t></w:t>
            </w:r>
          </w:p>
        </w:tc>
        <w:tc>
          <w:tcPr>
            <w:tcW w:w="708" w:type="dxa"/>
          </w:tcPr>
          <w:p w14:paraId="0148C752" w14:textId="77777777" w:rsidR="00D8782B" w:rsidRPr="00CA5D1F" w:rsidRDefault="00D8782B" w:rsidP="00D8782B">
            <w:pPr>
              <w:jc w:val="both"/>
              <w:rPr>
                <w:rFonts w:ascii="Wingdings" w:hAnsi="Wingdings" w:cs="Tahoma"/>
                <w:sz w:val="26"/>
                <w:szCs w:val="26"/>
              </w:rPr>
            </w:pPr>
            <w:r w:rsidRPr="00CA5D1F">
              <w:rPr>
                <w:rFonts w:ascii="Wingdings" w:hAnsi="Wingdings" w:cs="Tahoma"/>
                <w:sz w:val="26"/>
                <w:szCs w:val="26"/>
              </w:rPr>
              <w:t></w:t>
            </w:r>
          </w:p>
        </w:tc>
        <w:tc>
          <w:tcPr>
            <w:tcW w:w="709" w:type="dxa"/>
          </w:tcPr>
          <w:p w14:paraId="601350F4" w14:textId="77777777" w:rsidR="00D8782B" w:rsidRPr="00CA5D1F" w:rsidRDefault="00D8782B" w:rsidP="00D8782B">
            <w:pPr>
              <w:jc w:val="both"/>
              <w:rPr>
                <w:rFonts w:ascii="Wingdings" w:hAnsi="Wingdings" w:cs="Tahoma"/>
                <w:sz w:val="26"/>
                <w:szCs w:val="26"/>
              </w:rPr>
            </w:pPr>
          </w:p>
        </w:tc>
        <w:tc>
          <w:tcPr>
            <w:tcW w:w="709" w:type="dxa"/>
          </w:tcPr>
          <w:p w14:paraId="60159B5F" w14:textId="77777777" w:rsidR="00D8782B" w:rsidRPr="00CA5D1F" w:rsidRDefault="00D8782B" w:rsidP="00D8782B">
            <w:pPr>
              <w:jc w:val="both"/>
              <w:rPr>
                <w:rFonts w:ascii="Wingdings" w:hAnsi="Wingdings" w:cs="Tahoma"/>
                <w:sz w:val="26"/>
                <w:szCs w:val="26"/>
              </w:rPr>
            </w:pPr>
          </w:p>
        </w:tc>
        <w:tc>
          <w:tcPr>
            <w:tcW w:w="709" w:type="dxa"/>
          </w:tcPr>
          <w:p w14:paraId="37F6850C" w14:textId="77777777" w:rsidR="00D8782B" w:rsidRPr="00CA5D1F" w:rsidRDefault="00D8782B" w:rsidP="00D8782B">
            <w:pPr>
              <w:jc w:val="both"/>
              <w:rPr>
                <w:rFonts w:ascii="Wingdings" w:hAnsi="Wingdings" w:cs="Tahoma"/>
                <w:sz w:val="26"/>
                <w:szCs w:val="26"/>
              </w:rPr>
            </w:pPr>
            <w:r w:rsidRPr="00CA5D1F">
              <w:rPr>
                <w:rFonts w:ascii="Wingdings" w:hAnsi="Wingdings" w:cs="Tahoma"/>
                <w:sz w:val="26"/>
                <w:szCs w:val="26"/>
              </w:rPr>
              <w:t></w:t>
            </w:r>
          </w:p>
        </w:tc>
        <w:tc>
          <w:tcPr>
            <w:tcW w:w="708" w:type="dxa"/>
          </w:tcPr>
          <w:p w14:paraId="075AE8AB" w14:textId="77777777" w:rsidR="00D8782B" w:rsidRPr="00A051F5" w:rsidRDefault="00D8782B" w:rsidP="00D8782B">
            <w:pPr>
              <w:jc w:val="both"/>
              <w:rPr>
                <w:rFonts w:ascii="Wingdings" w:hAnsi="Wingdings" w:cs="Tahoma"/>
                <w:sz w:val="26"/>
                <w:szCs w:val="26"/>
              </w:rPr>
            </w:pPr>
            <w:r w:rsidRPr="00CA5D1F">
              <w:rPr>
                <w:rFonts w:ascii="Wingdings" w:hAnsi="Wingdings" w:cs="Tahoma"/>
                <w:sz w:val="26"/>
                <w:szCs w:val="26"/>
              </w:rPr>
              <w:t></w:t>
            </w:r>
          </w:p>
        </w:tc>
        <w:tc>
          <w:tcPr>
            <w:tcW w:w="993" w:type="dxa"/>
          </w:tcPr>
          <w:p w14:paraId="459C8A4A" w14:textId="77777777" w:rsidR="00D8782B" w:rsidRPr="00C549FE" w:rsidRDefault="00D8782B" w:rsidP="00D8782B">
            <w:pPr>
              <w:jc w:val="both"/>
              <w:rPr>
                <w:rFonts w:ascii="Wingdings" w:hAnsi="Wingdings" w:cs="Tahoma"/>
                <w:sz w:val="26"/>
                <w:szCs w:val="26"/>
                <w:highlight w:val="yellow"/>
              </w:rPr>
            </w:pPr>
            <w:r w:rsidRPr="004F025E">
              <w:rPr>
                <w:rFonts w:ascii="Wingdings" w:hAnsi="Wingdings" w:cs="Tahoma"/>
                <w:sz w:val="26"/>
                <w:szCs w:val="26"/>
              </w:rPr>
              <w:t></w:t>
            </w:r>
          </w:p>
        </w:tc>
      </w:tr>
      <w:tr w:rsidR="00D8782B" w:rsidRPr="008D3611" w14:paraId="2506E4C6" w14:textId="77777777" w:rsidTr="00CF7E66">
        <w:tc>
          <w:tcPr>
            <w:tcW w:w="1418" w:type="dxa"/>
          </w:tcPr>
          <w:p w14:paraId="2F482043" w14:textId="77777777" w:rsidR="00D8782B" w:rsidRPr="00D2665F" w:rsidRDefault="00D8782B" w:rsidP="00D8782B">
            <w:pPr>
              <w:spacing w:after="120"/>
              <w:rPr>
                <w:rFonts w:cs="Tahoma"/>
                <w:sz w:val="20"/>
                <w:szCs w:val="20"/>
              </w:rPr>
            </w:pPr>
            <w:r w:rsidRPr="00D2665F">
              <w:rPr>
                <w:rFonts w:cs="Tahoma"/>
                <w:sz w:val="20"/>
                <w:szCs w:val="20"/>
              </w:rPr>
              <w:t>End Date</w:t>
            </w:r>
          </w:p>
        </w:tc>
        <w:tc>
          <w:tcPr>
            <w:tcW w:w="1134" w:type="dxa"/>
          </w:tcPr>
          <w:p w14:paraId="7D0A6EBF" w14:textId="77777777" w:rsidR="00D8782B" w:rsidRPr="00D2665F" w:rsidRDefault="00D8782B" w:rsidP="00D8782B">
            <w:pPr>
              <w:spacing w:after="120"/>
              <w:rPr>
                <w:rFonts w:cs="Tahoma"/>
                <w:sz w:val="20"/>
                <w:szCs w:val="20"/>
              </w:rPr>
            </w:pPr>
            <w:r w:rsidRPr="00D2665F">
              <w:rPr>
                <w:rFonts w:cs="Tahoma"/>
                <w:sz w:val="20"/>
                <w:szCs w:val="20"/>
              </w:rPr>
              <w:t>8</w:t>
            </w:r>
          </w:p>
        </w:tc>
        <w:tc>
          <w:tcPr>
            <w:tcW w:w="1134" w:type="dxa"/>
          </w:tcPr>
          <w:p w14:paraId="14478F5F" w14:textId="77777777" w:rsidR="00D8782B" w:rsidRPr="00D2665F" w:rsidRDefault="00D8782B" w:rsidP="00D8782B">
            <w:pPr>
              <w:spacing w:after="120"/>
              <w:rPr>
                <w:rFonts w:cs="Tahoma"/>
                <w:sz w:val="20"/>
                <w:szCs w:val="20"/>
              </w:rPr>
            </w:pPr>
            <w:r w:rsidRPr="00D2665F">
              <w:rPr>
                <w:rFonts w:cs="Tahoma"/>
                <w:sz w:val="20"/>
                <w:szCs w:val="20"/>
              </w:rPr>
              <w:t>DATE</w:t>
            </w:r>
          </w:p>
        </w:tc>
        <w:tc>
          <w:tcPr>
            <w:tcW w:w="993" w:type="dxa"/>
          </w:tcPr>
          <w:p w14:paraId="1853FE44" w14:textId="77777777" w:rsidR="00D8782B" w:rsidRPr="00D2665F" w:rsidRDefault="00D8782B" w:rsidP="00D8782B">
            <w:pPr>
              <w:spacing w:after="120"/>
              <w:rPr>
                <w:rFonts w:cs="Tahoma"/>
                <w:sz w:val="20"/>
                <w:szCs w:val="20"/>
              </w:rPr>
            </w:pPr>
            <w:r w:rsidRPr="00D2665F">
              <w:rPr>
                <w:rFonts w:cs="Tahoma"/>
                <w:sz w:val="20"/>
                <w:szCs w:val="20"/>
              </w:rPr>
              <w:t>YYYYMMDD</w:t>
            </w:r>
          </w:p>
        </w:tc>
        <w:tc>
          <w:tcPr>
            <w:tcW w:w="1417" w:type="dxa"/>
          </w:tcPr>
          <w:p w14:paraId="694E2681" w14:textId="77777777" w:rsidR="00D8782B" w:rsidRPr="00D2665F" w:rsidRDefault="00D8782B" w:rsidP="00D8782B">
            <w:pPr>
              <w:spacing w:after="120"/>
              <w:rPr>
                <w:rFonts w:cs="Tahoma"/>
                <w:sz w:val="20"/>
                <w:szCs w:val="20"/>
              </w:rPr>
            </w:pPr>
            <w:r w:rsidRPr="00D2665F">
              <w:rPr>
                <w:rFonts w:cs="Tahoma"/>
                <w:sz w:val="20"/>
                <w:szCs w:val="20"/>
              </w:rPr>
              <w:t>e.g. 20090104</w:t>
            </w:r>
          </w:p>
        </w:tc>
        <w:tc>
          <w:tcPr>
            <w:tcW w:w="567" w:type="dxa"/>
          </w:tcPr>
          <w:p w14:paraId="76281EB7" w14:textId="77777777" w:rsidR="00D8782B" w:rsidRPr="008D3611" w:rsidRDefault="00D8782B" w:rsidP="00D8782B">
            <w:pPr>
              <w:jc w:val="both"/>
              <w:rPr>
                <w:rFonts w:ascii="Wingdings" w:hAnsi="Wingdings" w:cs="Tahoma"/>
                <w:sz w:val="26"/>
                <w:szCs w:val="26"/>
              </w:rPr>
            </w:pPr>
          </w:p>
        </w:tc>
        <w:tc>
          <w:tcPr>
            <w:tcW w:w="567" w:type="dxa"/>
          </w:tcPr>
          <w:p w14:paraId="7C2F5C58" w14:textId="77777777" w:rsidR="00D8782B" w:rsidRPr="008D3611" w:rsidRDefault="00D8782B" w:rsidP="00D8782B">
            <w:pPr>
              <w:jc w:val="both"/>
              <w:rPr>
                <w:rFonts w:ascii="Wingdings" w:hAnsi="Wingdings" w:cs="Tahoma"/>
                <w:sz w:val="26"/>
                <w:szCs w:val="26"/>
              </w:rPr>
            </w:pPr>
          </w:p>
        </w:tc>
        <w:tc>
          <w:tcPr>
            <w:tcW w:w="567" w:type="dxa"/>
          </w:tcPr>
          <w:p w14:paraId="3FF6A490" w14:textId="77777777" w:rsidR="00D8782B" w:rsidRPr="008D3611" w:rsidRDefault="00D8782B" w:rsidP="00D8782B">
            <w:pPr>
              <w:jc w:val="both"/>
              <w:rPr>
                <w:rFonts w:ascii="Wingdings" w:hAnsi="Wingdings" w:cs="Tahoma"/>
                <w:sz w:val="26"/>
                <w:szCs w:val="26"/>
              </w:rPr>
            </w:pPr>
          </w:p>
        </w:tc>
        <w:tc>
          <w:tcPr>
            <w:tcW w:w="567" w:type="dxa"/>
          </w:tcPr>
          <w:p w14:paraId="7414073E" w14:textId="77777777" w:rsidR="00D8782B" w:rsidRPr="008D3611" w:rsidRDefault="00D8782B" w:rsidP="00D8782B">
            <w:pPr>
              <w:jc w:val="both"/>
              <w:rPr>
                <w:rFonts w:ascii="Wingdings" w:hAnsi="Wingdings" w:cs="Tahoma"/>
                <w:sz w:val="26"/>
                <w:szCs w:val="26"/>
              </w:rPr>
            </w:pPr>
          </w:p>
        </w:tc>
        <w:tc>
          <w:tcPr>
            <w:tcW w:w="709" w:type="dxa"/>
          </w:tcPr>
          <w:p w14:paraId="3F66DB0C" w14:textId="77777777" w:rsidR="00D8782B" w:rsidRPr="008D3611" w:rsidRDefault="00D8782B" w:rsidP="00D8782B">
            <w:pPr>
              <w:jc w:val="both"/>
              <w:rPr>
                <w:rFonts w:ascii="Wingdings" w:hAnsi="Wingdings" w:cs="Tahoma"/>
                <w:sz w:val="26"/>
                <w:szCs w:val="26"/>
              </w:rPr>
            </w:pPr>
          </w:p>
        </w:tc>
        <w:tc>
          <w:tcPr>
            <w:tcW w:w="709" w:type="dxa"/>
          </w:tcPr>
          <w:p w14:paraId="67EE2935" w14:textId="77777777" w:rsidR="00D8782B" w:rsidRPr="008D3611" w:rsidRDefault="00D8782B" w:rsidP="00D8782B">
            <w:pPr>
              <w:jc w:val="both"/>
              <w:rPr>
                <w:rFonts w:ascii="Wingdings" w:hAnsi="Wingdings" w:cs="Tahoma"/>
                <w:sz w:val="26"/>
                <w:szCs w:val="26"/>
              </w:rPr>
            </w:pPr>
          </w:p>
        </w:tc>
        <w:tc>
          <w:tcPr>
            <w:tcW w:w="567" w:type="dxa"/>
          </w:tcPr>
          <w:p w14:paraId="36AFCBE4" w14:textId="77777777" w:rsidR="00D8782B" w:rsidRPr="008D3611" w:rsidRDefault="00D8782B" w:rsidP="00D8782B">
            <w:pPr>
              <w:jc w:val="both"/>
              <w:rPr>
                <w:rFonts w:ascii="Wingdings" w:hAnsi="Wingdings" w:cs="Tahoma"/>
                <w:sz w:val="26"/>
                <w:szCs w:val="26"/>
              </w:rPr>
            </w:pPr>
          </w:p>
        </w:tc>
        <w:tc>
          <w:tcPr>
            <w:tcW w:w="567" w:type="dxa"/>
          </w:tcPr>
          <w:p w14:paraId="112DCA6A" w14:textId="77777777" w:rsidR="00D8782B" w:rsidRPr="008D3611" w:rsidRDefault="00D8782B" w:rsidP="00D8782B">
            <w:pPr>
              <w:jc w:val="both"/>
              <w:rPr>
                <w:rFonts w:ascii="Wingdings" w:hAnsi="Wingdings" w:cs="Tahoma"/>
                <w:sz w:val="26"/>
                <w:szCs w:val="26"/>
              </w:rPr>
            </w:pPr>
          </w:p>
        </w:tc>
        <w:tc>
          <w:tcPr>
            <w:tcW w:w="567" w:type="dxa"/>
          </w:tcPr>
          <w:p w14:paraId="24BAFD28" w14:textId="77777777" w:rsidR="00D8782B" w:rsidRPr="008D3611" w:rsidRDefault="00D8782B" w:rsidP="00D8782B">
            <w:pPr>
              <w:jc w:val="both"/>
              <w:rPr>
                <w:rFonts w:ascii="Wingdings" w:hAnsi="Wingdings" w:cs="Tahoma"/>
                <w:sz w:val="26"/>
                <w:szCs w:val="26"/>
              </w:rPr>
            </w:pPr>
          </w:p>
        </w:tc>
        <w:tc>
          <w:tcPr>
            <w:tcW w:w="708" w:type="dxa"/>
          </w:tcPr>
          <w:p w14:paraId="348EA74C" w14:textId="77777777" w:rsidR="00D8782B" w:rsidRPr="008D3611" w:rsidRDefault="00D8782B" w:rsidP="00D8782B">
            <w:pPr>
              <w:jc w:val="both"/>
              <w:rPr>
                <w:rFonts w:ascii="Wingdings" w:hAnsi="Wingdings" w:cs="Tahoma"/>
                <w:sz w:val="26"/>
                <w:szCs w:val="26"/>
              </w:rPr>
            </w:pPr>
          </w:p>
        </w:tc>
        <w:tc>
          <w:tcPr>
            <w:tcW w:w="709" w:type="dxa"/>
          </w:tcPr>
          <w:p w14:paraId="5FB4D830"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37D69184" w14:textId="77777777" w:rsidR="00D8782B" w:rsidRPr="008D3611" w:rsidRDefault="00D8782B" w:rsidP="00D8782B">
            <w:pPr>
              <w:jc w:val="both"/>
              <w:rPr>
                <w:rFonts w:ascii="Wingdings" w:hAnsi="Wingdings" w:cs="Tahoma"/>
                <w:sz w:val="26"/>
                <w:szCs w:val="26"/>
              </w:rPr>
            </w:pPr>
          </w:p>
        </w:tc>
        <w:tc>
          <w:tcPr>
            <w:tcW w:w="709" w:type="dxa"/>
          </w:tcPr>
          <w:p w14:paraId="3D9933E5"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8" w:type="dxa"/>
          </w:tcPr>
          <w:p w14:paraId="3968A1D9" w14:textId="77777777" w:rsidR="00D8782B" w:rsidRPr="008D3611" w:rsidRDefault="00D8782B" w:rsidP="00D8782B">
            <w:pPr>
              <w:jc w:val="both"/>
              <w:rPr>
                <w:rFonts w:ascii="Wingdings" w:hAnsi="Wingdings" w:cs="Tahoma"/>
                <w:sz w:val="26"/>
                <w:szCs w:val="26"/>
              </w:rPr>
            </w:pPr>
          </w:p>
        </w:tc>
        <w:tc>
          <w:tcPr>
            <w:tcW w:w="993" w:type="dxa"/>
          </w:tcPr>
          <w:p w14:paraId="7E15CA82" w14:textId="77777777" w:rsidR="00D8782B" w:rsidRPr="008D3611" w:rsidRDefault="00D8782B" w:rsidP="00D8782B">
            <w:pPr>
              <w:jc w:val="both"/>
              <w:rPr>
                <w:rFonts w:ascii="Wingdings" w:hAnsi="Wingdings" w:cs="Tahoma"/>
                <w:sz w:val="26"/>
                <w:szCs w:val="26"/>
              </w:rPr>
            </w:pPr>
          </w:p>
        </w:tc>
      </w:tr>
      <w:tr w:rsidR="00D8782B" w:rsidRPr="008D3611" w14:paraId="69FC2F8B" w14:textId="77777777" w:rsidTr="00CF7E66">
        <w:tc>
          <w:tcPr>
            <w:tcW w:w="1418" w:type="dxa"/>
          </w:tcPr>
          <w:p w14:paraId="14834A09" w14:textId="77777777" w:rsidR="00D8782B" w:rsidRPr="00D2665F" w:rsidRDefault="00D8782B" w:rsidP="00D8782B">
            <w:pPr>
              <w:spacing w:after="120"/>
              <w:rPr>
                <w:rFonts w:cs="Tahoma"/>
                <w:sz w:val="20"/>
                <w:szCs w:val="20"/>
              </w:rPr>
            </w:pPr>
            <w:r w:rsidRPr="00D2665F">
              <w:rPr>
                <w:rFonts w:cs="Tahoma"/>
                <w:sz w:val="20"/>
                <w:szCs w:val="20"/>
              </w:rPr>
              <w:t>Address Line 1</w:t>
            </w:r>
          </w:p>
        </w:tc>
        <w:tc>
          <w:tcPr>
            <w:tcW w:w="1134" w:type="dxa"/>
          </w:tcPr>
          <w:p w14:paraId="0BBC0766" w14:textId="77777777" w:rsidR="00D8782B" w:rsidRPr="00D2665F" w:rsidRDefault="00D8782B" w:rsidP="00D8782B">
            <w:pPr>
              <w:spacing w:after="120"/>
              <w:rPr>
                <w:rFonts w:cs="Tahoma"/>
                <w:sz w:val="20"/>
                <w:szCs w:val="20"/>
              </w:rPr>
            </w:pPr>
            <w:r w:rsidRPr="00D2665F">
              <w:rPr>
                <w:rFonts w:cs="Tahoma"/>
                <w:sz w:val="20"/>
                <w:szCs w:val="20"/>
              </w:rPr>
              <w:t>9</w:t>
            </w:r>
          </w:p>
        </w:tc>
        <w:tc>
          <w:tcPr>
            <w:tcW w:w="1134" w:type="dxa"/>
          </w:tcPr>
          <w:p w14:paraId="47749C83" w14:textId="77777777" w:rsidR="00D8782B" w:rsidRPr="00D2665F" w:rsidRDefault="00D8782B" w:rsidP="00D8782B">
            <w:pPr>
              <w:spacing w:after="120"/>
              <w:rPr>
                <w:rFonts w:cs="Tahoma"/>
                <w:sz w:val="20"/>
                <w:szCs w:val="20"/>
              </w:rPr>
            </w:pPr>
            <w:r w:rsidRPr="00D2665F">
              <w:rPr>
                <w:rFonts w:cs="Tahoma"/>
                <w:sz w:val="20"/>
                <w:szCs w:val="20"/>
              </w:rPr>
              <w:t>80</w:t>
            </w:r>
          </w:p>
        </w:tc>
        <w:tc>
          <w:tcPr>
            <w:tcW w:w="993" w:type="dxa"/>
          </w:tcPr>
          <w:p w14:paraId="5FA519DE"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5BDE300A" w14:textId="77777777" w:rsidR="00D8782B" w:rsidRPr="00D2665F" w:rsidRDefault="00D8782B" w:rsidP="00D8782B">
            <w:pPr>
              <w:spacing w:after="120"/>
              <w:rPr>
                <w:rFonts w:cs="Tahoma"/>
                <w:sz w:val="20"/>
                <w:szCs w:val="20"/>
              </w:rPr>
            </w:pPr>
            <w:r w:rsidRPr="00D2665F">
              <w:rPr>
                <w:rFonts w:cs="Tahoma"/>
                <w:sz w:val="20"/>
                <w:szCs w:val="20"/>
              </w:rPr>
              <w:t>e.g. Accounts Dept</w:t>
            </w:r>
          </w:p>
        </w:tc>
        <w:tc>
          <w:tcPr>
            <w:tcW w:w="567" w:type="dxa"/>
          </w:tcPr>
          <w:p w14:paraId="75E5DA07" w14:textId="77777777" w:rsidR="00D8782B" w:rsidRPr="008D3611" w:rsidRDefault="00D8782B" w:rsidP="00D8782B">
            <w:pPr>
              <w:jc w:val="both"/>
              <w:rPr>
                <w:rFonts w:ascii="Wingdings" w:hAnsi="Wingdings" w:cs="Tahoma"/>
                <w:sz w:val="26"/>
                <w:szCs w:val="26"/>
              </w:rPr>
            </w:pPr>
          </w:p>
        </w:tc>
        <w:tc>
          <w:tcPr>
            <w:tcW w:w="567" w:type="dxa"/>
          </w:tcPr>
          <w:p w14:paraId="0DEA3C0D"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6E0E7BC9" w14:textId="77777777" w:rsidR="00D8782B" w:rsidRPr="008D3611" w:rsidRDefault="00D8782B" w:rsidP="00D8782B">
            <w:pPr>
              <w:jc w:val="both"/>
              <w:rPr>
                <w:rFonts w:ascii="Wingdings" w:hAnsi="Wingdings" w:cs="Tahoma"/>
                <w:sz w:val="26"/>
                <w:szCs w:val="26"/>
              </w:rPr>
            </w:pPr>
          </w:p>
        </w:tc>
        <w:tc>
          <w:tcPr>
            <w:tcW w:w="567" w:type="dxa"/>
          </w:tcPr>
          <w:p w14:paraId="3CAFCFA5" w14:textId="77777777" w:rsidR="00D8782B" w:rsidRPr="008D3611" w:rsidRDefault="00D8782B" w:rsidP="00D8782B">
            <w:pPr>
              <w:jc w:val="both"/>
              <w:rPr>
                <w:rFonts w:ascii="Wingdings" w:hAnsi="Wingdings" w:cs="Tahoma"/>
                <w:sz w:val="26"/>
                <w:szCs w:val="26"/>
              </w:rPr>
            </w:pPr>
          </w:p>
        </w:tc>
        <w:tc>
          <w:tcPr>
            <w:tcW w:w="709" w:type="dxa"/>
          </w:tcPr>
          <w:p w14:paraId="3FBDD012" w14:textId="77777777" w:rsidR="00D8782B" w:rsidRPr="008D3611" w:rsidRDefault="00D8782B" w:rsidP="00D8782B">
            <w:pPr>
              <w:jc w:val="both"/>
              <w:rPr>
                <w:rFonts w:ascii="Wingdings" w:hAnsi="Wingdings" w:cs="Tahoma"/>
                <w:sz w:val="26"/>
                <w:szCs w:val="26"/>
              </w:rPr>
            </w:pPr>
          </w:p>
        </w:tc>
        <w:tc>
          <w:tcPr>
            <w:tcW w:w="709" w:type="dxa"/>
          </w:tcPr>
          <w:p w14:paraId="6FE4284A" w14:textId="77777777" w:rsidR="00D8782B" w:rsidRPr="008D3611" w:rsidRDefault="00D8782B" w:rsidP="00D8782B">
            <w:pPr>
              <w:jc w:val="both"/>
              <w:rPr>
                <w:rFonts w:ascii="Wingdings" w:hAnsi="Wingdings" w:cs="Tahoma"/>
                <w:sz w:val="26"/>
                <w:szCs w:val="26"/>
              </w:rPr>
            </w:pPr>
          </w:p>
        </w:tc>
        <w:tc>
          <w:tcPr>
            <w:tcW w:w="567" w:type="dxa"/>
          </w:tcPr>
          <w:p w14:paraId="1EEA925A" w14:textId="77777777" w:rsidR="00D8782B" w:rsidRPr="008D3611" w:rsidRDefault="00D8782B" w:rsidP="00D8782B">
            <w:pPr>
              <w:jc w:val="both"/>
              <w:rPr>
                <w:rFonts w:ascii="Wingdings" w:hAnsi="Wingdings" w:cs="Tahoma"/>
                <w:sz w:val="26"/>
                <w:szCs w:val="26"/>
              </w:rPr>
            </w:pPr>
          </w:p>
        </w:tc>
        <w:tc>
          <w:tcPr>
            <w:tcW w:w="567" w:type="dxa"/>
          </w:tcPr>
          <w:p w14:paraId="27FD36BA" w14:textId="77777777" w:rsidR="00D8782B" w:rsidRPr="008D3611" w:rsidRDefault="00D8782B" w:rsidP="00D8782B">
            <w:pPr>
              <w:jc w:val="both"/>
              <w:rPr>
                <w:rFonts w:ascii="Wingdings" w:hAnsi="Wingdings" w:cs="Tahoma"/>
                <w:sz w:val="26"/>
                <w:szCs w:val="26"/>
              </w:rPr>
            </w:pPr>
          </w:p>
        </w:tc>
        <w:tc>
          <w:tcPr>
            <w:tcW w:w="567" w:type="dxa"/>
          </w:tcPr>
          <w:p w14:paraId="3829419B" w14:textId="77777777" w:rsidR="00D8782B" w:rsidRPr="008D3611" w:rsidRDefault="00D8782B" w:rsidP="00D8782B">
            <w:pPr>
              <w:jc w:val="both"/>
              <w:rPr>
                <w:rFonts w:ascii="Wingdings" w:hAnsi="Wingdings" w:cs="Tahoma"/>
                <w:sz w:val="26"/>
                <w:szCs w:val="26"/>
              </w:rPr>
            </w:pPr>
          </w:p>
        </w:tc>
        <w:tc>
          <w:tcPr>
            <w:tcW w:w="708" w:type="dxa"/>
          </w:tcPr>
          <w:p w14:paraId="21C6AE74" w14:textId="77777777" w:rsidR="00D8782B" w:rsidRPr="008D3611" w:rsidRDefault="00D8782B" w:rsidP="00D8782B">
            <w:pPr>
              <w:jc w:val="both"/>
              <w:rPr>
                <w:rFonts w:ascii="Wingdings" w:hAnsi="Wingdings" w:cs="Tahoma"/>
                <w:sz w:val="26"/>
                <w:szCs w:val="26"/>
              </w:rPr>
            </w:pPr>
          </w:p>
        </w:tc>
        <w:tc>
          <w:tcPr>
            <w:tcW w:w="709" w:type="dxa"/>
          </w:tcPr>
          <w:p w14:paraId="5E1F5521" w14:textId="77777777" w:rsidR="00D8782B" w:rsidRPr="008D3611" w:rsidRDefault="00D8782B" w:rsidP="00D8782B">
            <w:pPr>
              <w:jc w:val="both"/>
              <w:rPr>
                <w:rFonts w:ascii="Wingdings" w:hAnsi="Wingdings" w:cs="Tahoma"/>
                <w:sz w:val="26"/>
                <w:szCs w:val="26"/>
              </w:rPr>
            </w:pPr>
          </w:p>
        </w:tc>
        <w:tc>
          <w:tcPr>
            <w:tcW w:w="709" w:type="dxa"/>
          </w:tcPr>
          <w:p w14:paraId="7311CDA5" w14:textId="77777777" w:rsidR="00D8782B" w:rsidRPr="008D3611" w:rsidRDefault="00D8782B" w:rsidP="00D8782B">
            <w:pPr>
              <w:jc w:val="both"/>
              <w:rPr>
                <w:rFonts w:ascii="Wingdings" w:hAnsi="Wingdings" w:cs="Tahoma"/>
                <w:sz w:val="26"/>
                <w:szCs w:val="26"/>
              </w:rPr>
            </w:pPr>
          </w:p>
        </w:tc>
        <w:tc>
          <w:tcPr>
            <w:tcW w:w="709" w:type="dxa"/>
          </w:tcPr>
          <w:p w14:paraId="0D0B1A0C" w14:textId="77777777" w:rsidR="00D8782B" w:rsidRPr="008D3611" w:rsidRDefault="00D8782B" w:rsidP="00D8782B">
            <w:pPr>
              <w:jc w:val="both"/>
              <w:rPr>
                <w:rFonts w:ascii="Wingdings" w:hAnsi="Wingdings" w:cs="Tahoma"/>
                <w:sz w:val="26"/>
                <w:szCs w:val="26"/>
              </w:rPr>
            </w:pPr>
          </w:p>
        </w:tc>
        <w:tc>
          <w:tcPr>
            <w:tcW w:w="708" w:type="dxa"/>
          </w:tcPr>
          <w:p w14:paraId="7DF2EF6F" w14:textId="77777777" w:rsidR="00D8782B" w:rsidRPr="008D3611" w:rsidRDefault="00D8782B" w:rsidP="00D8782B">
            <w:pPr>
              <w:jc w:val="both"/>
              <w:rPr>
                <w:rFonts w:ascii="Wingdings" w:hAnsi="Wingdings" w:cs="Tahoma"/>
                <w:sz w:val="26"/>
                <w:szCs w:val="26"/>
              </w:rPr>
            </w:pPr>
          </w:p>
        </w:tc>
        <w:tc>
          <w:tcPr>
            <w:tcW w:w="993" w:type="dxa"/>
          </w:tcPr>
          <w:p w14:paraId="6BD8748D" w14:textId="77777777" w:rsidR="00D8782B" w:rsidRPr="008D3611" w:rsidRDefault="00D8782B" w:rsidP="00D8782B">
            <w:pPr>
              <w:jc w:val="both"/>
              <w:rPr>
                <w:rFonts w:ascii="Wingdings" w:hAnsi="Wingdings" w:cs="Tahoma"/>
                <w:sz w:val="26"/>
                <w:szCs w:val="26"/>
              </w:rPr>
            </w:pPr>
          </w:p>
        </w:tc>
      </w:tr>
      <w:tr w:rsidR="00D8782B" w:rsidRPr="008D3611" w14:paraId="6B851727" w14:textId="77777777" w:rsidTr="00CF7E66">
        <w:tc>
          <w:tcPr>
            <w:tcW w:w="1418" w:type="dxa"/>
          </w:tcPr>
          <w:p w14:paraId="0AB8DE1C" w14:textId="77777777" w:rsidR="00D8782B" w:rsidRPr="00D2665F" w:rsidRDefault="00D8782B" w:rsidP="00D8782B">
            <w:pPr>
              <w:spacing w:after="120"/>
              <w:rPr>
                <w:rFonts w:cs="Tahoma"/>
                <w:sz w:val="20"/>
                <w:szCs w:val="20"/>
              </w:rPr>
            </w:pPr>
            <w:r w:rsidRPr="00D2665F">
              <w:rPr>
                <w:rFonts w:cs="Tahoma"/>
                <w:sz w:val="20"/>
                <w:szCs w:val="20"/>
              </w:rPr>
              <w:t>Post Code</w:t>
            </w:r>
          </w:p>
        </w:tc>
        <w:tc>
          <w:tcPr>
            <w:tcW w:w="1134" w:type="dxa"/>
          </w:tcPr>
          <w:p w14:paraId="712DA040" w14:textId="77777777" w:rsidR="00D8782B" w:rsidRPr="00D2665F" w:rsidRDefault="00D8782B" w:rsidP="00D8782B">
            <w:pPr>
              <w:spacing w:after="120"/>
              <w:rPr>
                <w:rFonts w:cs="Tahoma"/>
                <w:sz w:val="20"/>
                <w:szCs w:val="20"/>
              </w:rPr>
            </w:pPr>
            <w:r w:rsidRPr="00D2665F">
              <w:rPr>
                <w:rFonts w:cs="Tahoma"/>
                <w:sz w:val="20"/>
                <w:szCs w:val="20"/>
              </w:rPr>
              <w:t>10</w:t>
            </w:r>
          </w:p>
        </w:tc>
        <w:tc>
          <w:tcPr>
            <w:tcW w:w="1134" w:type="dxa"/>
          </w:tcPr>
          <w:p w14:paraId="7E69AD69" w14:textId="77777777" w:rsidR="00D8782B" w:rsidRPr="00D2665F" w:rsidRDefault="00D8782B" w:rsidP="00D8782B">
            <w:pPr>
              <w:spacing w:after="120"/>
              <w:rPr>
                <w:rFonts w:cs="Tahoma"/>
                <w:sz w:val="20"/>
                <w:szCs w:val="20"/>
              </w:rPr>
            </w:pPr>
            <w:r w:rsidRPr="00D2665F">
              <w:rPr>
                <w:rFonts w:cs="Tahoma"/>
                <w:sz w:val="20"/>
                <w:szCs w:val="20"/>
              </w:rPr>
              <w:t>16</w:t>
            </w:r>
          </w:p>
        </w:tc>
        <w:tc>
          <w:tcPr>
            <w:tcW w:w="993" w:type="dxa"/>
          </w:tcPr>
          <w:p w14:paraId="372E8038"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0DF9AD8D" w14:textId="77777777" w:rsidR="00D8782B" w:rsidRPr="00D2665F" w:rsidRDefault="00D8782B" w:rsidP="00D8782B">
            <w:pPr>
              <w:spacing w:after="120"/>
              <w:rPr>
                <w:rFonts w:cs="Tahoma"/>
                <w:sz w:val="20"/>
                <w:szCs w:val="20"/>
              </w:rPr>
            </w:pPr>
            <w:r w:rsidRPr="00D2665F">
              <w:rPr>
                <w:rFonts w:cs="Tahoma"/>
                <w:sz w:val="20"/>
                <w:szCs w:val="20"/>
              </w:rPr>
              <w:t>e.g. RH6  0PA</w:t>
            </w:r>
          </w:p>
        </w:tc>
        <w:tc>
          <w:tcPr>
            <w:tcW w:w="567" w:type="dxa"/>
          </w:tcPr>
          <w:p w14:paraId="3E83BF75" w14:textId="77777777" w:rsidR="00D8782B" w:rsidRPr="008D3611" w:rsidRDefault="00D8782B" w:rsidP="00D8782B">
            <w:pPr>
              <w:jc w:val="both"/>
              <w:rPr>
                <w:rFonts w:ascii="Wingdings" w:hAnsi="Wingdings" w:cs="Tahoma"/>
                <w:sz w:val="26"/>
                <w:szCs w:val="26"/>
              </w:rPr>
            </w:pPr>
          </w:p>
        </w:tc>
        <w:tc>
          <w:tcPr>
            <w:tcW w:w="567" w:type="dxa"/>
          </w:tcPr>
          <w:p w14:paraId="5F54BF0C"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51321D81" w14:textId="77777777" w:rsidR="00D8782B" w:rsidRPr="008D3611" w:rsidRDefault="00D8782B" w:rsidP="00D8782B">
            <w:pPr>
              <w:jc w:val="both"/>
              <w:rPr>
                <w:rFonts w:ascii="Wingdings" w:hAnsi="Wingdings" w:cs="Tahoma"/>
                <w:sz w:val="26"/>
                <w:szCs w:val="26"/>
              </w:rPr>
            </w:pPr>
          </w:p>
        </w:tc>
        <w:tc>
          <w:tcPr>
            <w:tcW w:w="567" w:type="dxa"/>
          </w:tcPr>
          <w:p w14:paraId="0AA2B828" w14:textId="77777777" w:rsidR="00D8782B" w:rsidRPr="008D3611" w:rsidRDefault="00D8782B" w:rsidP="00D8782B">
            <w:pPr>
              <w:jc w:val="both"/>
              <w:rPr>
                <w:rFonts w:ascii="Wingdings" w:hAnsi="Wingdings" w:cs="Tahoma"/>
                <w:sz w:val="26"/>
                <w:szCs w:val="26"/>
              </w:rPr>
            </w:pPr>
          </w:p>
        </w:tc>
        <w:tc>
          <w:tcPr>
            <w:tcW w:w="709" w:type="dxa"/>
          </w:tcPr>
          <w:p w14:paraId="1F7F854A" w14:textId="77777777" w:rsidR="00D8782B" w:rsidRPr="008D3611" w:rsidRDefault="00D8782B" w:rsidP="00D8782B">
            <w:pPr>
              <w:jc w:val="both"/>
              <w:rPr>
                <w:rFonts w:ascii="Wingdings" w:hAnsi="Wingdings" w:cs="Tahoma"/>
                <w:sz w:val="26"/>
                <w:szCs w:val="26"/>
              </w:rPr>
            </w:pPr>
          </w:p>
        </w:tc>
        <w:tc>
          <w:tcPr>
            <w:tcW w:w="709" w:type="dxa"/>
          </w:tcPr>
          <w:p w14:paraId="7A29288B" w14:textId="77777777" w:rsidR="00D8782B" w:rsidRPr="008D3611" w:rsidRDefault="00D8782B" w:rsidP="00D8782B">
            <w:pPr>
              <w:jc w:val="both"/>
              <w:rPr>
                <w:rFonts w:ascii="Wingdings" w:hAnsi="Wingdings" w:cs="Tahoma"/>
                <w:sz w:val="26"/>
                <w:szCs w:val="26"/>
              </w:rPr>
            </w:pPr>
          </w:p>
        </w:tc>
        <w:tc>
          <w:tcPr>
            <w:tcW w:w="567" w:type="dxa"/>
          </w:tcPr>
          <w:p w14:paraId="18055356" w14:textId="77777777" w:rsidR="00D8782B" w:rsidRPr="008D3611" w:rsidRDefault="00D8782B" w:rsidP="00D8782B">
            <w:pPr>
              <w:jc w:val="both"/>
              <w:rPr>
                <w:rFonts w:ascii="Wingdings" w:hAnsi="Wingdings" w:cs="Tahoma"/>
                <w:sz w:val="26"/>
                <w:szCs w:val="26"/>
              </w:rPr>
            </w:pPr>
          </w:p>
        </w:tc>
        <w:tc>
          <w:tcPr>
            <w:tcW w:w="567" w:type="dxa"/>
          </w:tcPr>
          <w:p w14:paraId="1F5AC104" w14:textId="77777777" w:rsidR="00D8782B" w:rsidRPr="008D3611" w:rsidRDefault="00D8782B" w:rsidP="00D8782B">
            <w:pPr>
              <w:jc w:val="both"/>
              <w:rPr>
                <w:rFonts w:ascii="Wingdings" w:hAnsi="Wingdings" w:cs="Tahoma"/>
                <w:sz w:val="26"/>
                <w:szCs w:val="26"/>
              </w:rPr>
            </w:pPr>
          </w:p>
        </w:tc>
        <w:tc>
          <w:tcPr>
            <w:tcW w:w="567" w:type="dxa"/>
          </w:tcPr>
          <w:p w14:paraId="77AB87D2" w14:textId="77777777" w:rsidR="00D8782B" w:rsidRPr="008D3611" w:rsidRDefault="00D8782B" w:rsidP="00D8782B">
            <w:pPr>
              <w:jc w:val="both"/>
              <w:rPr>
                <w:rFonts w:ascii="Wingdings" w:hAnsi="Wingdings" w:cs="Tahoma"/>
                <w:sz w:val="26"/>
                <w:szCs w:val="26"/>
              </w:rPr>
            </w:pPr>
          </w:p>
        </w:tc>
        <w:tc>
          <w:tcPr>
            <w:tcW w:w="708" w:type="dxa"/>
          </w:tcPr>
          <w:p w14:paraId="0A868D89" w14:textId="77777777" w:rsidR="00D8782B" w:rsidRPr="008D3611" w:rsidRDefault="00D8782B" w:rsidP="00D8782B">
            <w:pPr>
              <w:jc w:val="both"/>
              <w:rPr>
                <w:rFonts w:ascii="Wingdings" w:hAnsi="Wingdings" w:cs="Tahoma"/>
                <w:sz w:val="26"/>
                <w:szCs w:val="26"/>
              </w:rPr>
            </w:pPr>
          </w:p>
        </w:tc>
        <w:tc>
          <w:tcPr>
            <w:tcW w:w="709" w:type="dxa"/>
          </w:tcPr>
          <w:p w14:paraId="66F07930" w14:textId="77777777" w:rsidR="00D8782B" w:rsidRPr="008D3611" w:rsidRDefault="00D8782B" w:rsidP="00D8782B">
            <w:pPr>
              <w:jc w:val="both"/>
              <w:rPr>
                <w:rFonts w:ascii="Wingdings" w:hAnsi="Wingdings" w:cs="Tahoma"/>
                <w:sz w:val="26"/>
                <w:szCs w:val="26"/>
              </w:rPr>
            </w:pPr>
          </w:p>
        </w:tc>
        <w:tc>
          <w:tcPr>
            <w:tcW w:w="709" w:type="dxa"/>
          </w:tcPr>
          <w:p w14:paraId="32661E06" w14:textId="77777777" w:rsidR="00D8782B" w:rsidRPr="008D3611" w:rsidRDefault="00D8782B" w:rsidP="00D8782B">
            <w:pPr>
              <w:jc w:val="both"/>
              <w:rPr>
                <w:rFonts w:ascii="Wingdings" w:hAnsi="Wingdings" w:cs="Tahoma"/>
                <w:sz w:val="26"/>
                <w:szCs w:val="26"/>
              </w:rPr>
            </w:pPr>
          </w:p>
        </w:tc>
        <w:tc>
          <w:tcPr>
            <w:tcW w:w="709" w:type="dxa"/>
          </w:tcPr>
          <w:p w14:paraId="129AA220" w14:textId="77777777" w:rsidR="00D8782B" w:rsidRPr="008D3611" w:rsidRDefault="00D8782B" w:rsidP="00D8782B">
            <w:pPr>
              <w:jc w:val="both"/>
              <w:rPr>
                <w:rFonts w:ascii="Wingdings" w:hAnsi="Wingdings" w:cs="Tahoma"/>
                <w:sz w:val="26"/>
                <w:szCs w:val="26"/>
              </w:rPr>
            </w:pPr>
          </w:p>
        </w:tc>
        <w:tc>
          <w:tcPr>
            <w:tcW w:w="708" w:type="dxa"/>
          </w:tcPr>
          <w:p w14:paraId="514A6636" w14:textId="77777777" w:rsidR="00D8782B" w:rsidRPr="008D3611" w:rsidRDefault="00D8782B" w:rsidP="00D8782B">
            <w:pPr>
              <w:jc w:val="both"/>
              <w:rPr>
                <w:rFonts w:ascii="Wingdings" w:hAnsi="Wingdings" w:cs="Tahoma"/>
                <w:sz w:val="26"/>
                <w:szCs w:val="26"/>
              </w:rPr>
            </w:pPr>
          </w:p>
        </w:tc>
        <w:tc>
          <w:tcPr>
            <w:tcW w:w="993" w:type="dxa"/>
          </w:tcPr>
          <w:p w14:paraId="2E40157D" w14:textId="77777777" w:rsidR="00D8782B" w:rsidRPr="008D3611" w:rsidRDefault="00D8782B" w:rsidP="00D8782B">
            <w:pPr>
              <w:jc w:val="both"/>
              <w:rPr>
                <w:rFonts w:ascii="Wingdings" w:hAnsi="Wingdings" w:cs="Tahoma"/>
                <w:sz w:val="26"/>
                <w:szCs w:val="26"/>
              </w:rPr>
            </w:pPr>
          </w:p>
        </w:tc>
      </w:tr>
      <w:tr w:rsidR="00D8782B" w:rsidRPr="008D3611" w14:paraId="61A9FCCB" w14:textId="77777777" w:rsidTr="00CF7E66">
        <w:tc>
          <w:tcPr>
            <w:tcW w:w="1418" w:type="dxa"/>
          </w:tcPr>
          <w:p w14:paraId="6BD61C97" w14:textId="77777777" w:rsidR="00D8782B" w:rsidRPr="00D2665F" w:rsidRDefault="00D8782B" w:rsidP="00D8782B">
            <w:pPr>
              <w:spacing w:after="120"/>
              <w:rPr>
                <w:rFonts w:cs="Tahoma"/>
                <w:sz w:val="20"/>
                <w:szCs w:val="20"/>
              </w:rPr>
            </w:pPr>
            <w:r w:rsidRPr="00D2665F">
              <w:rPr>
                <w:rFonts w:cs="Tahoma"/>
                <w:sz w:val="20"/>
                <w:szCs w:val="20"/>
              </w:rPr>
              <w:t>CSS/</w:t>
            </w:r>
            <w:r w:rsidR="00A26F4E">
              <w:rPr>
                <w:rFonts w:cs="Tahoma"/>
                <w:sz w:val="20"/>
                <w:szCs w:val="20"/>
              </w:rPr>
              <w:t>Siebel</w:t>
            </w:r>
            <w:r w:rsidRPr="00D2665F">
              <w:rPr>
                <w:rFonts w:cs="Tahoma"/>
                <w:sz w:val="20"/>
                <w:szCs w:val="20"/>
              </w:rPr>
              <w:t xml:space="preserve"> Job No</w:t>
            </w:r>
          </w:p>
        </w:tc>
        <w:tc>
          <w:tcPr>
            <w:tcW w:w="1134" w:type="dxa"/>
          </w:tcPr>
          <w:p w14:paraId="1013BC94" w14:textId="77777777" w:rsidR="00D8782B" w:rsidRPr="00D2665F" w:rsidRDefault="00D8782B" w:rsidP="00D8782B">
            <w:pPr>
              <w:spacing w:after="120"/>
              <w:rPr>
                <w:rFonts w:cs="Tahoma"/>
                <w:sz w:val="20"/>
                <w:szCs w:val="20"/>
              </w:rPr>
            </w:pPr>
            <w:r w:rsidRPr="00D2665F">
              <w:rPr>
                <w:rFonts w:cs="Tahoma"/>
                <w:sz w:val="20"/>
                <w:szCs w:val="20"/>
              </w:rPr>
              <w:t>11</w:t>
            </w:r>
          </w:p>
        </w:tc>
        <w:tc>
          <w:tcPr>
            <w:tcW w:w="1134" w:type="dxa"/>
          </w:tcPr>
          <w:p w14:paraId="603626A5" w14:textId="77777777" w:rsidR="00D8782B" w:rsidRPr="00D2665F" w:rsidRDefault="00D8782B" w:rsidP="00D8782B">
            <w:pPr>
              <w:spacing w:after="120"/>
              <w:rPr>
                <w:rFonts w:cs="Tahoma"/>
                <w:sz w:val="20"/>
                <w:szCs w:val="20"/>
              </w:rPr>
            </w:pPr>
            <w:r w:rsidRPr="00D2665F">
              <w:rPr>
                <w:rFonts w:cs="Tahoma"/>
                <w:sz w:val="20"/>
                <w:szCs w:val="20"/>
              </w:rPr>
              <w:t>20</w:t>
            </w:r>
          </w:p>
        </w:tc>
        <w:tc>
          <w:tcPr>
            <w:tcW w:w="993" w:type="dxa"/>
          </w:tcPr>
          <w:p w14:paraId="18758094"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6ED2722C" w14:textId="77777777" w:rsidR="00D8782B" w:rsidRPr="00D2665F" w:rsidRDefault="00D8782B" w:rsidP="00D8782B">
            <w:pPr>
              <w:spacing w:after="120"/>
              <w:rPr>
                <w:rFonts w:cs="Tahoma"/>
                <w:sz w:val="20"/>
                <w:szCs w:val="20"/>
              </w:rPr>
            </w:pPr>
          </w:p>
        </w:tc>
        <w:tc>
          <w:tcPr>
            <w:tcW w:w="567" w:type="dxa"/>
          </w:tcPr>
          <w:p w14:paraId="1A72FBF8"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483927D8"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53BA5FA3"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2FF3C5B6" w14:textId="77777777" w:rsidR="00D8782B" w:rsidRPr="008D3611" w:rsidRDefault="00D8782B" w:rsidP="00D8782B">
            <w:pPr>
              <w:jc w:val="both"/>
              <w:rPr>
                <w:rFonts w:ascii="Wingdings" w:hAnsi="Wingdings" w:cs="Tahoma"/>
                <w:sz w:val="26"/>
                <w:szCs w:val="26"/>
              </w:rPr>
            </w:pPr>
          </w:p>
        </w:tc>
        <w:tc>
          <w:tcPr>
            <w:tcW w:w="709" w:type="dxa"/>
          </w:tcPr>
          <w:p w14:paraId="35F49442" w14:textId="77777777" w:rsidR="00D8782B" w:rsidRPr="008D3611" w:rsidRDefault="00D8782B" w:rsidP="00D8782B">
            <w:pPr>
              <w:jc w:val="both"/>
              <w:rPr>
                <w:rFonts w:ascii="Wingdings" w:hAnsi="Wingdings" w:cs="Tahoma"/>
                <w:sz w:val="26"/>
                <w:szCs w:val="26"/>
              </w:rPr>
            </w:pPr>
          </w:p>
        </w:tc>
        <w:tc>
          <w:tcPr>
            <w:tcW w:w="709" w:type="dxa"/>
          </w:tcPr>
          <w:p w14:paraId="02E88A36" w14:textId="77777777" w:rsidR="00D8782B" w:rsidRPr="008D3611" w:rsidRDefault="00D8782B" w:rsidP="00D8782B">
            <w:pPr>
              <w:jc w:val="both"/>
              <w:rPr>
                <w:rFonts w:ascii="Wingdings" w:hAnsi="Wingdings" w:cs="Tahoma"/>
                <w:sz w:val="26"/>
                <w:szCs w:val="26"/>
              </w:rPr>
            </w:pPr>
          </w:p>
        </w:tc>
        <w:tc>
          <w:tcPr>
            <w:tcW w:w="567" w:type="dxa"/>
          </w:tcPr>
          <w:p w14:paraId="2E0AF21D" w14:textId="77777777" w:rsidR="00D8782B" w:rsidRPr="008D3611" w:rsidRDefault="00D8782B" w:rsidP="00D8782B">
            <w:pPr>
              <w:jc w:val="both"/>
              <w:rPr>
                <w:rFonts w:ascii="Wingdings" w:hAnsi="Wingdings" w:cs="Tahoma"/>
                <w:sz w:val="26"/>
                <w:szCs w:val="26"/>
              </w:rPr>
            </w:pPr>
          </w:p>
        </w:tc>
        <w:tc>
          <w:tcPr>
            <w:tcW w:w="567" w:type="dxa"/>
          </w:tcPr>
          <w:p w14:paraId="74F71ABA" w14:textId="77777777" w:rsidR="00D8782B" w:rsidRPr="008D3611" w:rsidRDefault="00D8782B" w:rsidP="00D8782B">
            <w:pPr>
              <w:jc w:val="both"/>
              <w:rPr>
                <w:rFonts w:ascii="Wingdings" w:hAnsi="Wingdings" w:cs="Tahoma"/>
                <w:sz w:val="26"/>
                <w:szCs w:val="26"/>
              </w:rPr>
            </w:pPr>
          </w:p>
        </w:tc>
        <w:tc>
          <w:tcPr>
            <w:tcW w:w="567" w:type="dxa"/>
          </w:tcPr>
          <w:p w14:paraId="46C93A65" w14:textId="77777777" w:rsidR="00D8782B" w:rsidRPr="008D3611" w:rsidRDefault="00D8782B" w:rsidP="00D8782B">
            <w:pPr>
              <w:jc w:val="both"/>
              <w:rPr>
                <w:rFonts w:ascii="Wingdings" w:hAnsi="Wingdings" w:cs="Tahoma"/>
                <w:sz w:val="26"/>
                <w:szCs w:val="26"/>
              </w:rPr>
            </w:pPr>
          </w:p>
        </w:tc>
        <w:tc>
          <w:tcPr>
            <w:tcW w:w="708" w:type="dxa"/>
          </w:tcPr>
          <w:p w14:paraId="30D21307" w14:textId="77777777" w:rsidR="00D8782B" w:rsidRPr="008D3611" w:rsidRDefault="00D8782B" w:rsidP="00D8782B">
            <w:pPr>
              <w:jc w:val="both"/>
              <w:rPr>
                <w:rFonts w:ascii="Wingdings" w:hAnsi="Wingdings" w:cs="Tahoma"/>
                <w:sz w:val="26"/>
                <w:szCs w:val="26"/>
              </w:rPr>
            </w:pPr>
          </w:p>
        </w:tc>
        <w:tc>
          <w:tcPr>
            <w:tcW w:w="709" w:type="dxa"/>
          </w:tcPr>
          <w:p w14:paraId="0630C153" w14:textId="77777777" w:rsidR="00D8782B" w:rsidRPr="008D3611" w:rsidRDefault="00D8782B" w:rsidP="00D8782B">
            <w:pPr>
              <w:jc w:val="both"/>
              <w:rPr>
                <w:rFonts w:ascii="Wingdings" w:hAnsi="Wingdings" w:cs="Tahoma"/>
                <w:sz w:val="26"/>
                <w:szCs w:val="26"/>
              </w:rPr>
            </w:pPr>
          </w:p>
        </w:tc>
        <w:tc>
          <w:tcPr>
            <w:tcW w:w="709" w:type="dxa"/>
          </w:tcPr>
          <w:p w14:paraId="17752F19"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059C906D" w14:textId="77777777" w:rsidR="00D8782B" w:rsidRPr="008D3611" w:rsidRDefault="00D8782B" w:rsidP="00D8782B">
            <w:pPr>
              <w:jc w:val="both"/>
              <w:rPr>
                <w:rFonts w:ascii="Wingdings" w:hAnsi="Wingdings" w:cs="Tahoma"/>
                <w:sz w:val="26"/>
                <w:szCs w:val="26"/>
              </w:rPr>
            </w:pPr>
          </w:p>
        </w:tc>
        <w:tc>
          <w:tcPr>
            <w:tcW w:w="708" w:type="dxa"/>
          </w:tcPr>
          <w:p w14:paraId="625D5DDE" w14:textId="77777777" w:rsidR="00D8782B" w:rsidRPr="008D3611" w:rsidRDefault="00D8782B" w:rsidP="00D8782B">
            <w:pPr>
              <w:jc w:val="both"/>
              <w:rPr>
                <w:rFonts w:ascii="Wingdings" w:hAnsi="Wingdings" w:cs="Tahoma"/>
                <w:sz w:val="26"/>
                <w:szCs w:val="26"/>
              </w:rPr>
            </w:pPr>
          </w:p>
        </w:tc>
        <w:tc>
          <w:tcPr>
            <w:tcW w:w="993" w:type="dxa"/>
          </w:tcPr>
          <w:p w14:paraId="32E6F74C" w14:textId="77777777" w:rsidR="00D8782B" w:rsidRPr="008D3611" w:rsidRDefault="00D8782B" w:rsidP="00D8782B">
            <w:pPr>
              <w:jc w:val="both"/>
              <w:rPr>
                <w:rFonts w:ascii="Wingdings" w:hAnsi="Wingdings" w:cs="Tahoma"/>
                <w:sz w:val="26"/>
                <w:szCs w:val="26"/>
              </w:rPr>
            </w:pPr>
          </w:p>
        </w:tc>
      </w:tr>
      <w:tr w:rsidR="00D8782B" w:rsidRPr="008D3611" w14:paraId="128E0014" w14:textId="77777777" w:rsidTr="00CF7E66">
        <w:tc>
          <w:tcPr>
            <w:tcW w:w="1418" w:type="dxa"/>
          </w:tcPr>
          <w:p w14:paraId="5153DDF3" w14:textId="77777777" w:rsidR="00D8782B" w:rsidRPr="00D2665F" w:rsidRDefault="00D8782B" w:rsidP="00D8782B">
            <w:pPr>
              <w:spacing w:after="120"/>
              <w:rPr>
                <w:rFonts w:cs="Tahoma"/>
                <w:sz w:val="20"/>
                <w:szCs w:val="20"/>
              </w:rPr>
            </w:pPr>
            <w:r w:rsidRPr="00D2665F">
              <w:rPr>
                <w:rFonts w:cs="Tahoma"/>
                <w:sz w:val="20"/>
                <w:szCs w:val="20"/>
              </w:rPr>
              <w:t>Cust/SP Order No/Fault No.1/2</w:t>
            </w:r>
          </w:p>
        </w:tc>
        <w:tc>
          <w:tcPr>
            <w:tcW w:w="1134" w:type="dxa"/>
          </w:tcPr>
          <w:p w14:paraId="197683D4" w14:textId="77777777" w:rsidR="00D8782B" w:rsidRPr="00D2665F" w:rsidRDefault="00D8782B" w:rsidP="00D8782B">
            <w:pPr>
              <w:spacing w:after="120"/>
              <w:rPr>
                <w:rFonts w:cs="Tahoma"/>
                <w:sz w:val="20"/>
                <w:szCs w:val="20"/>
              </w:rPr>
            </w:pPr>
            <w:r w:rsidRPr="00D2665F">
              <w:rPr>
                <w:rFonts w:cs="Tahoma"/>
                <w:sz w:val="20"/>
                <w:szCs w:val="20"/>
              </w:rPr>
              <w:t>12</w:t>
            </w:r>
          </w:p>
        </w:tc>
        <w:tc>
          <w:tcPr>
            <w:tcW w:w="1134" w:type="dxa"/>
          </w:tcPr>
          <w:p w14:paraId="72AC199B" w14:textId="77777777" w:rsidR="00D8782B" w:rsidRPr="00D2665F" w:rsidRDefault="00D8782B" w:rsidP="00D8782B">
            <w:pPr>
              <w:spacing w:after="120"/>
              <w:rPr>
                <w:rFonts w:cs="Tahoma"/>
                <w:sz w:val="20"/>
                <w:szCs w:val="20"/>
              </w:rPr>
            </w:pPr>
            <w:r w:rsidRPr="00D2665F">
              <w:rPr>
                <w:rFonts w:cs="Tahoma"/>
                <w:sz w:val="20"/>
                <w:szCs w:val="20"/>
              </w:rPr>
              <w:t>80</w:t>
            </w:r>
          </w:p>
        </w:tc>
        <w:tc>
          <w:tcPr>
            <w:tcW w:w="993" w:type="dxa"/>
          </w:tcPr>
          <w:p w14:paraId="4F5F34FC"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1280941F" w14:textId="77777777" w:rsidR="00D8782B" w:rsidRPr="00D2665F" w:rsidRDefault="00D8782B" w:rsidP="00D8782B">
            <w:pPr>
              <w:spacing w:after="120"/>
              <w:rPr>
                <w:rFonts w:cs="Tahoma"/>
                <w:sz w:val="20"/>
                <w:szCs w:val="20"/>
              </w:rPr>
            </w:pPr>
            <w:r w:rsidRPr="00D2665F">
              <w:rPr>
                <w:rFonts w:cs="Tahoma"/>
                <w:sz w:val="20"/>
                <w:szCs w:val="20"/>
              </w:rPr>
              <w:t>e.g. 00009990 - C7</w:t>
            </w:r>
          </w:p>
        </w:tc>
        <w:tc>
          <w:tcPr>
            <w:tcW w:w="567" w:type="dxa"/>
          </w:tcPr>
          <w:p w14:paraId="69BF244E"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64E0A345"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18E46D3A"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0E3F17C6" w14:textId="77777777" w:rsidR="00D8782B" w:rsidRPr="008D3611" w:rsidRDefault="00D8782B" w:rsidP="00D8782B">
            <w:pPr>
              <w:jc w:val="both"/>
              <w:rPr>
                <w:rFonts w:ascii="Wingdings" w:hAnsi="Wingdings" w:cs="Tahoma"/>
                <w:sz w:val="26"/>
                <w:szCs w:val="26"/>
              </w:rPr>
            </w:pPr>
          </w:p>
        </w:tc>
        <w:tc>
          <w:tcPr>
            <w:tcW w:w="709" w:type="dxa"/>
          </w:tcPr>
          <w:p w14:paraId="257FC845" w14:textId="77777777" w:rsidR="00D8782B" w:rsidRPr="008D3611" w:rsidRDefault="00D8782B" w:rsidP="00D8782B">
            <w:pPr>
              <w:jc w:val="both"/>
              <w:rPr>
                <w:rFonts w:ascii="Wingdings" w:hAnsi="Wingdings" w:cs="Tahoma"/>
                <w:sz w:val="26"/>
                <w:szCs w:val="26"/>
              </w:rPr>
            </w:pPr>
          </w:p>
        </w:tc>
        <w:tc>
          <w:tcPr>
            <w:tcW w:w="709" w:type="dxa"/>
          </w:tcPr>
          <w:p w14:paraId="3232C187" w14:textId="77777777" w:rsidR="00D8782B" w:rsidRPr="008D3611" w:rsidRDefault="00D8782B" w:rsidP="00D8782B">
            <w:pPr>
              <w:jc w:val="both"/>
              <w:rPr>
                <w:rFonts w:ascii="Wingdings" w:hAnsi="Wingdings" w:cs="Tahoma"/>
                <w:sz w:val="26"/>
                <w:szCs w:val="26"/>
              </w:rPr>
            </w:pPr>
          </w:p>
        </w:tc>
        <w:tc>
          <w:tcPr>
            <w:tcW w:w="567" w:type="dxa"/>
          </w:tcPr>
          <w:p w14:paraId="6037364D" w14:textId="77777777" w:rsidR="00D8782B" w:rsidRPr="008D3611" w:rsidRDefault="00D8782B" w:rsidP="00D8782B">
            <w:pPr>
              <w:jc w:val="both"/>
              <w:rPr>
                <w:rFonts w:ascii="Wingdings" w:hAnsi="Wingdings" w:cs="Tahoma"/>
                <w:sz w:val="26"/>
                <w:szCs w:val="26"/>
              </w:rPr>
            </w:pPr>
          </w:p>
        </w:tc>
        <w:tc>
          <w:tcPr>
            <w:tcW w:w="567" w:type="dxa"/>
          </w:tcPr>
          <w:p w14:paraId="412B1525" w14:textId="77777777" w:rsidR="00D8782B" w:rsidRPr="008D3611" w:rsidRDefault="00D8782B" w:rsidP="00D8782B">
            <w:pPr>
              <w:jc w:val="both"/>
              <w:rPr>
                <w:rFonts w:ascii="Wingdings" w:hAnsi="Wingdings" w:cs="Tahoma"/>
                <w:sz w:val="26"/>
                <w:szCs w:val="26"/>
              </w:rPr>
            </w:pPr>
          </w:p>
        </w:tc>
        <w:tc>
          <w:tcPr>
            <w:tcW w:w="567" w:type="dxa"/>
          </w:tcPr>
          <w:p w14:paraId="2CD6F8DF" w14:textId="77777777" w:rsidR="00D8782B" w:rsidRPr="008D3611" w:rsidRDefault="00D8782B" w:rsidP="00D8782B">
            <w:pPr>
              <w:jc w:val="both"/>
              <w:rPr>
                <w:rFonts w:ascii="Wingdings" w:hAnsi="Wingdings" w:cs="Tahoma"/>
                <w:sz w:val="26"/>
                <w:szCs w:val="26"/>
              </w:rPr>
            </w:pPr>
          </w:p>
        </w:tc>
        <w:tc>
          <w:tcPr>
            <w:tcW w:w="708" w:type="dxa"/>
          </w:tcPr>
          <w:p w14:paraId="4E1640FA" w14:textId="77777777" w:rsidR="00D8782B" w:rsidRPr="008D3611" w:rsidRDefault="00D8782B" w:rsidP="00D8782B">
            <w:pPr>
              <w:jc w:val="both"/>
              <w:rPr>
                <w:rFonts w:ascii="Wingdings" w:hAnsi="Wingdings" w:cs="Tahoma"/>
                <w:sz w:val="26"/>
                <w:szCs w:val="26"/>
              </w:rPr>
            </w:pPr>
          </w:p>
        </w:tc>
        <w:tc>
          <w:tcPr>
            <w:tcW w:w="709" w:type="dxa"/>
          </w:tcPr>
          <w:p w14:paraId="46C798FA" w14:textId="77777777" w:rsidR="00D8782B" w:rsidRPr="008D3611" w:rsidRDefault="00D8782B" w:rsidP="00D8782B">
            <w:pPr>
              <w:jc w:val="both"/>
              <w:rPr>
                <w:rFonts w:ascii="Wingdings" w:hAnsi="Wingdings" w:cs="Tahoma"/>
                <w:sz w:val="26"/>
                <w:szCs w:val="26"/>
              </w:rPr>
            </w:pPr>
          </w:p>
        </w:tc>
        <w:tc>
          <w:tcPr>
            <w:tcW w:w="709" w:type="dxa"/>
          </w:tcPr>
          <w:p w14:paraId="724486B5" w14:textId="77777777" w:rsidR="00D8782B" w:rsidRPr="008D3611" w:rsidRDefault="00D8782B" w:rsidP="00D8782B">
            <w:pPr>
              <w:jc w:val="both"/>
              <w:rPr>
                <w:rFonts w:ascii="Wingdings" w:hAnsi="Wingdings" w:cs="Tahoma"/>
                <w:sz w:val="26"/>
                <w:szCs w:val="26"/>
              </w:rPr>
            </w:pPr>
          </w:p>
        </w:tc>
        <w:tc>
          <w:tcPr>
            <w:tcW w:w="709" w:type="dxa"/>
          </w:tcPr>
          <w:p w14:paraId="49F0D06E"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8" w:type="dxa"/>
          </w:tcPr>
          <w:p w14:paraId="3678DD69" w14:textId="77777777" w:rsidR="00D8782B" w:rsidRPr="008D3611" w:rsidRDefault="00D8782B" w:rsidP="00D8782B">
            <w:pPr>
              <w:jc w:val="both"/>
              <w:rPr>
                <w:rFonts w:ascii="Wingdings" w:hAnsi="Wingdings" w:cs="Tahoma"/>
                <w:sz w:val="26"/>
                <w:szCs w:val="26"/>
              </w:rPr>
            </w:pPr>
          </w:p>
        </w:tc>
        <w:tc>
          <w:tcPr>
            <w:tcW w:w="993" w:type="dxa"/>
          </w:tcPr>
          <w:p w14:paraId="55D2C9A1" w14:textId="77777777" w:rsidR="00D8782B" w:rsidRPr="008D3611" w:rsidRDefault="00D8782B" w:rsidP="00D8782B">
            <w:pPr>
              <w:jc w:val="both"/>
              <w:rPr>
                <w:rFonts w:ascii="Wingdings" w:hAnsi="Wingdings" w:cs="Tahoma"/>
                <w:sz w:val="26"/>
                <w:szCs w:val="26"/>
              </w:rPr>
            </w:pPr>
          </w:p>
        </w:tc>
      </w:tr>
      <w:tr w:rsidR="00D8782B" w:rsidRPr="008D3611" w14:paraId="340EA8EE" w14:textId="77777777" w:rsidTr="00CF7E66">
        <w:tc>
          <w:tcPr>
            <w:tcW w:w="1418" w:type="dxa"/>
          </w:tcPr>
          <w:p w14:paraId="6CA5C9E4" w14:textId="77777777" w:rsidR="00D8782B" w:rsidRPr="00D2665F" w:rsidRDefault="00D8782B" w:rsidP="00D8782B">
            <w:pPr>
              <w:spacing w:after="120"/>
              <w:rPr>
                <w:rFonts w:cs="Tahoma"/>
                <w:sz w:val="20"/>
                <w:szCs w:val="20"/>
              </w:rPr>
            </w:pPr>
            <w:r w:rsidRPr="00D2665F">
              <w:rPr>
                <w:rFonts w:cs="Tahoma"/>
                <w:sz w:val="20"/>
                <w:szCs w:val="20"/>
              </w:rPr>
              <w:t>*Spare</w:t>
            </w:r>
          </w:p>
        </w:tc>
        <w:tc>
          <w:tcPr>
            <w:tcW w:w="1134" w:type="dxa"/>
          </w:tcPr>
          <w:p w14:paraId="2F3F2CBC" w14:textId="77777777" w:rsidR="00D8782B" w:rsidRPr="00D2665F" w:rsidRDefault="00D8782B" w:rsidP="00D8782B">
            <w:pPr>
              <w:spacing w:after="120"/>
              <w:rPr>
                <w:rFonts w:cs="Tahoma"/>
                <w:sz w:val="20"/>
                <w:szCs w:val="20"/>
              </w:rPr>
            </w:pPr>
            <w:r w:rsidRPr="00D2665F">
              <w:rPr>
                <w:rFonts w:cs="Tahoma"/>
                <w:sz w:val="20"/>
                <w:szCs w:val="20"/>
              </w:rPr>
              <w:t>13</w:t>
            </w:r>
          </w:p>
        </w:tc>
        <w:tc>
          <w:tcPr>
            <w:tcW w:w="1134" w:type="dxa"/>
          </w:tcPr>
          <w:p w14:paraId="25A3FA58" w14:textId="77777777" w:rsidR="00D8782B" w:rsidRPr="00D2665F" w:rsidRDefault="00D8782B" w:rsidP="00D8782B">
            <w:pPr>
              <w:spacing w:after="120"/>
              <w:rPr>
                <w:rFonts w:cs="Tahoma"/>
                <w:sz w:val="20"/>
                <w:szCs w:val="20"/>
              </w:rPr>
            </w:pPr>
            <w:r w:rsidRPr="00D2665F">
              <w:rPr>
                <w:rFonts w:cs="Tahoma"/>
                <w:sz w:val="20"/>
                <w:szCs w:val="20"/>
              </w:rPr>
              <w:t>N/A</w:t>
            </w:r>
          </w:p>
        </w:tc>
        <w:tc>
          <w:tcPr>
            <w:tcW w:w="993" w:type="dxa"/>
          </w:tcPr>
          <w:p w14:paraId="1EC7D7D7" w14:textId="77777777" w:rsidR="00D8782B" w:rsidRPr="00D2665F" w:rsidRDefault="00D8782B" w:rsidP="00D8782B">
            <w:pPr>
              <w:spacing w:after="120"/>
              <w:rPr>
                <w:rFonts w:cs="Tahoma"/>
                <w:sz w:val="20"/>
                <w:szCs w:val="20"/>
              </w:rPr>
            </w:pPr>
            <w:r w:rsidRPr="00D2665F">
              <w:rPr>
                <w:rFonts w:cs="Tahoma"/>
                <w:sz w:val="20"/>
                <w:szCs w:val="20"/>
              </w:rPr>
              <w:t>N/A</w:t>
            </w:r>
          </w:p>
        </w:tc>
        <w:tc>
          <w:tcPr>
            <w:tcW w:w="1417" w:type="dxa"/>
          </w:tcPr>
          <w:p w14:paraId="73B00CB9" w14:textId="77777777" w:rsidR="00D8782B" w:rsidRPr="00D2665F" w:rsidRDefault="00D8782B" w:rsidP="00D8782B">
            <w:pPr>
              <w:pStyle w:val="tables"/>
              <w:spacing w:after="120" w:line="240" w:lineRule="auto"/>
              <w:rPr>
                <w:rFonts w:ascii="Tahoma" w:hAnsi="Tahoma" w:cs="Tahoma"/>
                <w:noProof w:val="0"/>
              </w:rPr>
            </w:pPr>
            <w:r w:rsidRPr="00D2665F">
              <w:rPr>
                <w:rFonts w:ascii="Tahoma" w:hAnsi="Tahoma" w:cs="Tahoma"/>
                <w:noProof w:val="0"/>
              </w:rPr>
              <w:t>N/A</w:t>
            </w:r>
          </w:p>
        </w:tc>
        <w:tc>
          <w:tcPr>
            <w:tcW w:w="567" w:type="dxa"/>
          </w:tcPr>
          <w:p w14:paraId="43E50932" w14:textId="77777777" w:rsidR="00D8782B" w:rsidRPr="008D3611" w:rsidRDefault="00D8782B" w:rsidP="00D8782B">
            <w:pPr>
              <w:pStyle w:val="tables"/>
              <w:spacing w:after="120" w:line="240" w:lineRule="auto"/>
              <w:jc w:val="both"/>
              <w:rPr>
                <w:rFonts w:ascii="Wingdings" w:hAnsi="Wingdings" w:cs="Tahoma"/>
                <w:sz w:val="26"/>
                <w:szCs w:val="26"/>
              </w:rPr>
            </w:pPr>
          </w:p>
        </w:tc>
        <w:tc>
          <w:tcPr>
            <w:tcW w:w="567" w:type="dxa"/>
          </w:tcPr>
          <w:p w14:paraId="449EA3E6" w14:textId="77777777" w:rsidR="00D8782B" w:rsidRPr="008D3611" w:rsidRDefault="00D8782B" w:rsidP="00D8782B">
            <w:pPr>
              <w:pStyle w:val="tables"/>
              <w:spacing w:after="120" w:line="240" w:lineRule="auto"/>
              <w:jc w:val="both"/>
              <w:rPr>
                <w:rFonts w:ascii="Wingdings" w:hAnsi="Wingdings" w:cs="Tahoma"/>
                <w:sz w:val="26"/>
                <w:szCs w:val="26"/>
              </w:rPr>
            </w:pPr>
          </w:p>
        </w:tc>
        <w:tc>
          <w:tcPr>
            <w:tcW w:w="567" w:type="dxa"/>
          </w:tcPr>
          <w:p w14:paraId="15027524" w14:textId="77777777" w:rsidR="00D8782B" w:rsidRPr="008D3611" w:rsidRDefault="00D8782B" w:rsidP="00D8782B">
            <w:pPr>
              <w:pStyle w:val="tables"/>
              <w:spacing w:after="120" w:line="240" w:lineRule="auto"/>
              <w:jc w:val="both"/>
              <w:rPr>
                <w:rFonts w:ascii="Wingdings" w:hAnsi="Wingdings" w:cs="Tahoma"/>
                <w:sz w:val="26"/>
                <w:szCs w:val="26"/>
              </w:rPr>
            </w:pPr>
          </w:p>
        </w:tc>
        <w:tc>
          <w:tcPr>
            <w:tcW w:w="567" w:type="dxa"/>
          </w:tcPr>
          <w:p w14:paraId="1A549D9A" w14:textId="77777777" w:rsidR="00D8782B" w:rsidRPr="008D3611" w:rsidRDefault="00D8782B" w:rsidP="00D8782B">
            <w:pPr>
              <w:pStyle w:val="tables"/>
              <w:spacing w:after="120" w:line="240" w:lineRule="auto"/>
              <w:jc w:val="both"/>
              <w:rPr>
                <w:rFonts w:ascii="Wingdings" w:hAnsi="Wingdings" w:cs="Tahoma"/>
                <w:sz w:val="26"/>
                <w:szCs w:val="26"/>
              </w:rPr>
            </w:pPr>
          </w:p>
        </w:tc>
        <w:tc>
          <w:tcPr>
            <w:tcW w:w="709" w:type="dxa"/>
          </w:tcPr>
          <w:p w14:paraId="3B2EE746" w14:textId="77777777" w:rsidR="00D8782B" w:rsidRPr="008D3611" w:rsidRDefault="00D8782B" w:rsidP="00D8782B">
            <w:pPr>
              <w:pStyle w:val="tables"/>
              <w:spacing w:after="120" w:line="240" w:lineRule="auto"/>
              <w:jc w:val="both"/>
              <w:rPr>
                <w:rFonts w:ascii="Wingdings" w:hAnsi="Wingdings" w:cs="Tahoma"/>
                <w:sz w:val="26"/>
                <w:szCs w:val="26"/>
              </w:rPr>
            </w:pPr>
          </w:p>
        </w:tc>
        <w:tc>
          <w:tcPr>
            <w:tcW w:w="709" w:type="dxa"/>
          </w:tcPr>
          <w:p w14:paraId="116B4977" w14:textId="77777777" w:rsidR="00D8782B" w:rsidRPr="008D3611" w:rsidRDefault="00D8782B" w:rsidP="00D8782B">
            <w:pPr>
              <w:pStyle w:val="tables"/>
              <w:spacing w:after="120" w:line="240" w:lineRule="auto"/>
              <w:jc w:val="both"/>
              <w:rPr>
                <w:rFonts w:ascii="Wingdings" w:hAnsi="Wingdings" w:cs="Tahoma"/>
                <w:sz w:val="26"/>
                <w:szCs w:val="26"/>
              </w:rPr>
            </w:pPr>
          </w:p>
        </w:tc>
        <w:tc>
          <w:tcPr>
            <w:tcW w:w="567" w:type="dxa"/>
          </w:tcPr>
          <w:p w14:paraId="5BEE1652" w14:textId="77777777" w:rsidR="00D8782B" w:rsidRPr="008D3611" w:rsidRDefault="00D8782B" w:rsidP="00D8782B">
            <w:pPr>
              <w:pStyle w:val="tables"/>
              <w:spacing w:after="120" w:line="240" w:lineRule="auto"/>
              <w:jc w:val="both"/>
              <w:rPr>
                <w:rFonts w:ascii="Wingdings" w:hAnsi="Wingdings" w:cs="Tahoma"/>
                <w:sz w:val="26"/>
                <w:szCs w:val="26"/>
              </w:rPr>
            </w:pPr>
          </w:p>
        </w:tc>
        <w:tc>
          <w:tcPr>
            <w:tcW w:w="567" w:type="dxa"/>
          </w:tcPr>
          <w:p w14:paraId="57DB3B8D" w14:textId="77777777" w:rsidR="00D8782B" w:rsidRPr="008D3611" w:rsidRDefault="00D8782B" w:rsidP="00D8782B">
            <w:pPr>
              <w:pStyle w:val="tables"/>
              <w:spacing w:after="120" w:line="240" w:lineRule="auto"/>
              <w:jc w:val="both"/>
              <w:rPr>
                <w:rFonts w:ascii="Wingdings" w:hAnsi="Wingdings" w:cs="Tahoma"/>
                <w:sz w:val="26"/>
                <w:szCs w:val="26"/>
              </w:rPr>
            </w:pPr>
          </w:p>
        </w:tc>
        <w:tc>
          <w:tcPr>
            <w:tcW w:w="567" w:type="dxa"/>
          </w:tcPr>
          <w:p w14:paraId="1088826B" w14:textId="77777777" w:rsidR="00D8782B" w:rsidRPr="008D3611" w:rsidRDefault="00D8782B" w:rsidP="00D8782B">
            <w:pPr>
              <w:pStyle w:val="tables"/>
              <w:spacing w:after="120" w:line="240" w:lineRule="auto"/>
              <w:jc w:val="both"/>
              <w:rPr>
                <w:rFonts w:ascii="Wingdings" w:hAnsi="Wingdings" w:cs="Tahoma"/>
                <w:sz w:val="26"/>
                <w:szCs w:val="26"/>
              </w:rPr>
            </w:pPr>
          </w:p>
        </w:tc>
        <w:tc>
          <w:tcPr>
            <w:tcW w:w="708" w:type="dxa"/>
          </w:tcPr>
          <w:p w14:paraId="5FFFEF74" w14:textId="77777777" w:rsidR="00D8782B" w:rsidRPr="008D3611" w:rsidRDefault="00D8782B" w:rsidP="00D8782B">
            <w:pPr>
              <w:pStyle w:val="tables"/>
              <w:spacing w:after="120" w:line="240" w:lineRule="auto"/>
              <w:jc w:val="both"/>
              <w:rPr>
                <w:rFonts w:ascii="Wingdings" w:hAnsi="Wingdings" w:cs="Tahoma"/>
                <w:sz w:val="26"/>
                <w:szCs w:val="26"/>
              </w:rPr>
            </w:pPr>
          </w:p>
        </w:tc>
        <w:tc>
          <w:tcPr>
            <w:tcW w:w="709" w:type="dxa"/>
          </w:tcPr>
          <w:p w14:paraId="789211E6" w14:textId="77777777" w:rsidR="00D8782B" w:rsidRPr="008D3611" w:rsidRDefault="00D8782B" w:rsidP="00D8782B">
            <w:pPr>
              <w:pStyle w:val="tables"/>
              <w:spacing w:after="120" w:line="240" w:lineRule="auto"/>
              <w:jc w:val="both"/>
              <w:rPr>
                <w:rFonts w:ascii="Wingdings" w:hAnsi="Wingdings" w:cs="Tahoma"/>
                <w:sz w:val="26"/>
                <w:szCs w:val="26"/>
              </w:rPr>
            </w:pPr>
          </w:p>
        </w:tc>
        <w:tc>
          <w:tcPr>
            <w:tcW w:w="709" w:type="dxa"/>
          </w:tcPr>
          <w:p w14:paraId="16C59FD1" w14:textId="77777777" w:rsidR="00D8782B" w:rsidRPr="008D3611" w:rsidRDefault="00D8782B" w:rsidP="00D8782B">
            <w:pPr>
              <w:pStyle w:val="tables"/>
              <w:spacing w:after="120" w:line="240" w:lineRule="auto"/>
              <w:jc w:val="both"/>
              <w:rPr>
                <w:rFonts w:ascii="Wingdings" w:hAnsi="Wingdings" w:cs="Tahoma"/>
                <w:sz w:val="26"/>
                <w:szCs w:val="26"/>
              </w:rPr>
            </w:pPr>
          </w:p>
        </w:tc>
        <w:tc>
          <w:tcPr>
            <w:tcW w:w="709" w:type="dxa"/>
          </w:tcPr>
          <w:p w14:paraId="3690C0C2" w14:textId="77777777" w:rsidR="00D8782B" w:rsidRPr="008D3611" w:rsidRDefault="00D8782B" w:rsidP="00D8782B">
            <w:pPr>
              <w:pStyle w:val="tables"/>
              <w:spacing w:after="120" w:line="240" w:lineRule="auto"/>
              <w:jc w:val="both"/>
              <w:rPr>
                <w:rFonts w:ascii="Wingdings" w:hAnsi="Wingdings" w:cs="Tahoma"/>
                <w:sz w:val="26"/>
                <w:szCs w:val="26"/>
              </w:rPr>
            </w:pPr>
          </w:p>
        </w:tc>
        <w:tc>
          <w:tcPr>
            <w:tcW w:w="708" w:type="dxa"/>
          </w:tcPr>
          <w:p w14:paraId="6A3FB647" w14:textId="77777777" w:rsidR="00D8782B" w:rsidRPr="008D3611" w:rsidRDefault="00D8782B" w:rsidP="00D8782B">
            <w:pPr>
              <w:pStyle w:val="tables"/>
              <w:spacing w:after="120" w:line="240" w:lineRule="auto"/>
              <w:jc w:val="both"/>
              <w:rPr>
                <w:rFonts w:ascii="Wingdings" w:hAnsi="Wingdings" w:cs="Tahoma"/>
                <w:sz w:val="26"/>
                <w:szCs w:val="26"/>
              </w:rPr>
            </w:pPr>
          </w:p>
        </w:tc>
        <w:tc>
          <w:tcPr>
            <w:tcW w:w="993" w:type="dxa"/>
          </w:tcPr>
          <w:p w14:paraId="2940BFE6" w14:textId="77777777" w:rsidR="00D8782B" w:rsidRPr="008D3611" w:rsidRDefault="00D8782B" w:rsidP="00D8782B">
            <w:pPr>
              <w:pStyle w:val="tables"/>
              <w:spacing w:after="120" w:line="240" w:lineRule="auto"/>
              <w:jc w:val="both"/>
              <w:rPr>
                <w:rFonts w:ascii="Wingdings" w:hAnsi="Wingdings" w:cs="Tahoma"/>
                <w:sz w:val="26"/>
                <w:szCs w:val="26"/>
              </w:rPr>
            </w:pPr>
          </w:p>
        </w:tc>
      </w:tr>
      <w:tr w:rsidR="00D8782B" w:rsidRPr="008D3611" w14:paraId="10A4E215" w14:textId="77777777" w:rsidTr="00CF7E66">
        <w:tc>
          <w:tcPr>
            <w:tcW w:w="1418" w:type="dxa"/>
          </w:tcPr>
          <w:p w14:paraId="31738C27" w14:textId="77777777" w:rsidR="00D8782B" w:rsidRPr="00D2665F" w:rsidRDefault="00D8782B" w:rsidP="00D8782B">
            <w:pPr>
              <w:spacing w:after="120"/>
              <w:rPr>
                <w:rFonts w:cs="Tahoma"/>
                <w:sz w:val="20"/>
                <w:szCs w:val="20"/>
              </w:rPr>
            </w:pPr>
            <w:r w:rsidRPr="00D2665F">
              <w:rPr>
                <w:rFonts w:cs="Tahoma"/>
                <w:sz w:val="20"/>
                <w:szCs w:val="20"/>
              </w:rPr>
              <w:t>Quantity/HDFP air count/Total Billing blocks per month</w:t>
            </w:r>
          </w:p>
        </w:tc>
        <w:tc>
          <w:tcPr>
            <w:tcW w:w="1134" w:type="dxa"/>
          </w:tcPr>
          <w:p w14:paraId="38D477E7" w14:textId="77777777" w:rsidR="00D8782B" w:rsidRPr="00D2665F" w:rsidRDefault="00D8782B" w:rsidP="00D8782B">
            <w:pPr>
              <w:spacing w:after="120"/>
              <w:rPr>
                <w:rFonts w:cs="Tahoma"/>
                <w:sz w:val="20"/>
                <w:szCs w:val="20"/>
              </w:rPr>
            </w:pPr>
            <w:r w:rsidRPr="00D2665F">
              <w:rPr>
                <w:rFonts w:cs="Tahoma"/>
                <w:sz w:val="20"/>
                <w:szCs w:val="20"/>
              </w:rPr>
              <w:t>14</w:t>
            </w:r>
          </w:p>
        </w:tc>
        <w:tc>
          <w:tcPr>
            <w:tcW w:w="1134" w:type="dxa"/>
          </w:tcPr>
          <w:p w14:paraId="4A08BA8D" w14:textId="77777777" w:rsidR="00D8782B" w:rsidRPr="00D2665F" w:rsidRDefault="00D8782B" w:rsidP="00D8782B">
            <w:pPr>
              <w:spacing w:after="120"/>
              <w:rPr>
                <w:rFonts w:cs="Tahoma"/>
                <w:sz w:val="20"/>
                <w:szCs w:val="20"/>
              </w:rPr>
            </w:pPr>
            <w:r w:rsidRPr="00D2665F">
              <w:rPr>
                <w:rFonts w:cs="Tahoma"/>
                <w:sz w:val="20"/>
                <w:szCs w:val="20"/>
              </w:rPr>
              <w:t>9</w:t>
            </w:r>
          </w:p>
        </w:tc>
        <w:tc>
          <w:tcPr>
            <w:tcW w:w="993" w:type="dxa"/>
          </w:tcPr>
          <w:p w14:paraId="4BE980B3" w14:textId="77777777" w:rsidR="00D8782B" w:rsidRPr="00D2665F" w:rsidRDefault="00D8782B" w:rsidP="00D8782B">
            <w:pPr>
              <w:spacing w:after="120"/>
              <w:rPr>
                <w:rFonts w:cs="Tahoma"/>
                <w:sz w:val="20"/>
                <w:szCs w:val="20"/>
              </w:rPr>
            </w:pPr>
            <w:r w:rsidRPr="00D2665F">
              <w:rPr>
                <w:rFonts w:cs="Tahoma"/>
                <w:sz w:val="20"/>
                <w:szCs w:val="20"/>
              </w:rPr>
              <w:t>Integer</w:t>
            </w:r>
          </w:p>
        </w:tc>
        <w:tc>
          <w:tcPr>
            <w:tcW w:w="1417" w:type="dxa"/>
          </w:tcPr>
          <w:p w14:paraId="57FB25D2" w14:textId="77777777" w:rsidR="00D8782B" w:rsidRPr="00D2665F" w:rsidRDefault="00D8782B" w:rsidP="00D8782B">
            <w:pPr>
              <w:spacing w:after="120"/>
              <w:ind w:right="-1260"/>
              <w:rPr>
                <w:rFonts w:cs="Tahoma"/>
                <w:sz w:val="20"/>
                <w:szCs w:val="20"/>
              </w:rPr>
            </w:pPr>
            <w:r w:rsidRPr="00D2665F">
              <w:rPr>
                <w:rFonts w:cs="Tahoma"/>
                <w:sz w:val="20"/>
                <w:szCs w:val="20"/>
              </w:rPr>
              <w:t>e.g. 1</w:t>
            </w:r>
          </w:p>
          <w:p w14:paraId="58E6DE7A" w14:textId="77777777" w:rsidR="00D8782B" w:rsidRPr="00D2665F" w:rsidRDefault="00D8782B" w:rsidP="00D8782B">
            <w:pPr>
              <w:spacing w:after="120"/>
              <w:rPr>
                <w:rFonts w:cs="Tahoma"/>
                <w:sz w:val="20"/>
                <w:szCs w:val="20"/>
              </w:rPr>
            </w:pPr>
          </w:p>
        </w:tc>
        <w:tc>
          <w:tcPr>
            <w:tcW w:w="567" w:type="dxa"/>
          </w:tcPr>
          <w:p w14:paraId="2BF1CB75"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761718E0"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6F222D40" w14:textId="77777777" w:rsidR="00D8782B" w:rsidRPr="008D3611" w:rsidRDefault="00D8782B" w:rsidP="00D8782B">
            <w:pPr>
              <w:jc w:val="both"/>
              <w:rPr>
                <w:rFonts w:ascii="Wingdings" w:hAnsi="Wingdings" w:cs="Tahoma"/>
                <w:sz w:val="26"/>
                <w:szCs w:val="26"/>
              </w:rPr>
            </w:pPr>
          </w:p>
        </w:tc>
        <w:tc>
          <w:tcPr>
            <w:tcW w:w="567" w:type="dxa"/>
          </w:tcPr>
          <w:p w14:paraId="0D2EF567"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5D891B5A"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6FEB289B"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2B81A524" w14:textId="77777777" w:rsidR="00D8782B" w:rsidRPr="008D3611" w:rsidRDefault="00D8782B" w:rsidP="00D8782B">
            <w:pPr>
              <w:jc w:val="both"/>
              <w:rPr>
                <w:rFonts w:ascii="Wingdings" w:hAnsi="Wingdings" w:cs="Tahoma"/>
                <w:sz w:val="26"/>
                <w:szCs w:val="26"/>
              </w:rPr>
            </w:pPr>
          </w:p>
        </w:tc>
        <w:tc>
          <w:tcPr>
            <w:tcW w:w="567" w:type="dxa"/>
          </w:tcPr>
          <w:p w14:paraId="27A92009"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1E3EB776" w14:textId="77777777" w:rsidR="00D8782B" w:rsidRPr="008D3611" w:rsidRDefault="00D8782B" w:rsidP="00D8782B">
            <w:pPr>
              <w:jc w:val="both"/>
              <w:rPr>
                <w:rFonts w:ascii="Wingdings" w:hAnsi="Wingdings" w:cs="Tahoma"/>
                <w:sz w:val="26"/>
                <w:szCs w:val="26"/>
              </w:rPr>
            </w:pPr>
          </w:p>
        </w:tc>
        <w:tc>
          <w:tcPr>
            <w:tcW w:w="708" w:type="dxa"/>
          </w:tcPr>
          <w:p w14:paraId="6710FA90"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11695835"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1169A054" w14:textId="77777777" w:rsidR="00D8782B" w:rsidRPr="008D3611" w:rsidRDefault="00D8782B" w:rsidP="00D8782B">
            <w:pPr>
              <w:jc w:val="both"/>
              <w:rPr>
                <w:rFonts w:ascii="Wingdings" w:hAnsi="Wingdings" w:cs="Tahoma"/>
                <w:sz w:val="26"/>
                <w:szCs w:val="26"/>
              </w:rPr>
            </w:pPr>
          </w:p>
        </w:tc>
        <w:tc>
          <w:tcPr>
            <w:tcW w:w="709" w:type="dxa"/>
          </w:tcPr>
          <w:p w14:paraId="1C387D66"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8" w:type="dxa"/>
          </w:tcPr>
          <w:p w14:paraId="3E2F8573"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993" w:type="dxa"/>
          </w:tcPr>
          <w:p w14:paraId="401F6CFC" w14:textId="77777777" w:rsidR="00D8782B" w:rsidRPr="008D3611" w:rsidRDefault="00D8782B" w:rsidP="00D8782B">
            <w:pPr>
              <w:jc w:val="both"/>
              <w:rPr>
                <w:rFonts w:ascii="Wingdings" w:hAnsi="Wingdings" w:cs="Tahoma"/>
                <w:sz w:val="26"/>
                <w:szCs w:val="26"/>
              </w:rPr>
            </w:pPr>
            <w:r w:rsidRPr="004F025E">
              <w:rPr>
                <w:rFonts w:ascii="Wingdings" w:hAnsi="Wingdings" w:cs="Tahoma"/>
                <w:sz w:val="26"/>
                <w:szCs w:val="26"/>
              </w:rPr>
              <w:t></w:t>
            </w:r>
          </w:p>
        </w:tc>
      </w:tr>
      <w:tr w:rsidR="00D8782B" w:rsidRPr="008D3611" w14:paraId="669095D0" w14:textId="77777777" w:rsidTr="00CF7E66">
        <w:tc>
          <w:tcPr>
            <w:tcW w:w="1418" w:type="dxa"/>
          </w:tcPr>
          <w:p w14:paraId="2081EDA3" w14:textId="77777777" w:rsidR="00D8782B" w:rsidRPr="00D2665F" w:rsidRDefault="00D8782B" w:rsidP="00D8782B">
            <w:pPr>
              <w:spacing w:after="120"/>
              <w:rPr>
                <w:rFonts w:cs="Tahoma"/>
                <w:sz w:val="20"/>
                <w:szCs w:val="20"/>
              </w:rPr>
            </w:pPr>
            <w:r w:rsidRPr="00D2665F">
              <w:rPr>
                <w:rFonts w:cs="Tahoma"/>
                <w:sz w:val="20"/>
                <w:szCs w:val="20"/>
              </w:rPr>
              <w:t>*Units</w:t>
            </w:r>
          </w:p>
        </w:tc>
        <w:tc>
          <w:tcPr>
            <w:tcW w:w="1134" w:type="dxa"/>
          </w:tcPr>
          <w:p w14:paraId="33864DEC" w14:textId="77777777" w:rsidR="00D8782B" w:rsidRPr="00D2665F" w:rsidRDefault="00D8782B" w:rsidP="00D8782B">
            <w:pPr>
              <w:spacing w:after="120"/>
              <w:rPr>
                <w:rFonts w:cs="Tahoma"/>
                <w:sz w:val="20"/>
                <w:szCs w:val="20"/>
              </w:rPr>
            </w:pPr>
            <w:r w:rsidRPr="00D2665F">
              <w:rPr>
                <w:rFonts w:cs="Tahoma"/>
                <w:sz w:val="20"/>
                <w:szCs w:val="20"/>
              </w:rPr>
              <w:t>15</w:t>
            </w:r>
          </w:p>
        </w:tc>
        <w:tc>
          <w:tcPr>
            <w:tcW w:w="1134" w:type="dxa"/>
          </w:tcPr>
          <w:p w14:paraId="42682A0E" w14:textId="77777777" w:rsidR="00D8782B" w:rsidRPr="00D2665F" w:rsidRDefault="00D8782B" w:rsidP="00D8782B">
            <w:pPr>
              <w:spacing w:after="120"/>
              <w:rPr>
                <w:rFonts w:cs="Tahoma"/>
                <w:sz w:val="20"/>
                <w:szCs w:val="20"/>
              </w:rPr>
            </w:pPr>
            <w:r w:rsidRPr="00D2665F">
              <w:rPr>
                <w:rFonts w:cs="Tahoma"/>
                <w:sz w:val="20"/>
                <w:szCs w:val="20"/>
              </w:rPr>
              <w:t>40</w:t>
            </w:r>
          </w:p>
        </w:tc>
        <w:tc>
          <w:tcPr>
            <w:tcW w:w="993" w:type="dxa"/>
          </w:tcPr>
          <w:p w14:paraId="31223454"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083E3ACF" w14:textId="77777777" w:rsidR="00D8782B" w:rsidRPr="00D2665F" w:rsidRDefault="00D8782B" w:rsidP="00D8782B">
            <w:pPr>
              <w:spacing w:after="120"/>
              <w:rPr>
                <w:rFonts w:cs="Tahoma"/>
                <w:sz w:val="20"/>
                <w:szCs w:val="20"/>
              </w:rPr>
            </w:pPr>
            <w:r w:rsidRPr="00D2665F">
              <w:rPr>
                <w:rFonts w:cs="Tahoma"/>
                <w:sz w:val="20"/>
                <w:szCs w:val="20"/>
              </w:rPr>
              <w:t>N/A</w:t>
            </w:r>
          </w:p>
        </w:tc>
        <w:tc>
          <w:tcPr>
            <w:tcW w:w="567" w:type="dxa"/>
          </w:tcPr>
          <w:p w14:paraId="5662C4D4" w14:textId="77777777" w:rsidR="00D8782B" w:rsidRPr="008D3611" w:rsidRDefault="00D8782B" w:rsidP="00D8782B">
            <w:pPr>
              <w:jc w:val="both"/>
              <w:rPr>
                <w:rFonts w:ascii="Wingdings" w:hAnsi="Wingdings" w:cs="Tahoma"/>
                <w:sz w:val="26"/>
                <w:szCs w:val="26"/>
              </w:rPr>
            </w:pPr>
          </w:p>
        </w:tc>
        <w:tc>
          <w:tcPr>
            <w:tcW w:w="567" w:type="dxa"/>
          </w:tcPr>
          <w:p w14:paraId="2625EA9C" w14:textId="77777777" w:rsidR="00D8782B" w:rsidRPr="008D3611" w:rsidRDefault="00D8782B" w:rsidP="00D8782B">
            <w:pPr>
              <w:jc w:val="both"/>
              <w:rPr>
                <w:rFonts w:ascii="Wingdings" w:hAnsi="Wingdings" w:cs="Tahoma"/>
                <w:sz w:val="26"/>
                <w:szCs w:val="26"/>
              </w:rPr>
            </w:pPr>
          </w:p>
        </w:tc>
        <w:tc>
          <w:tcPr>
            <w:tcW w:w="567" w:type="dxa"/>
          </w:tcPr>
          <w:p w14:paraId="17A6243D" w14:textId="77777777" w:rsidR="00D8782B" w:rsidRPr="008D3611" w:rsidRDefault="00D8782B" w:rsidP="00D8782B">
            <w:pPr>
              <w:jc w:val="both"/>
              <w:rPr>
                <w:rFonts w:ascii="Wingdings" w:hAnsi="Wingdings" w:cs="Tahoma"/>
                <w:sz w:val="26"/>
                <w:szCs w:val="26"/>
              </w:rPr>
            </w:pPr>
          </w:p>
        </w:tc>
        <w:tc>
          <w:tcPr>
            <w:tcW w:w="567" w:type="dxa"/>
          </w:tcPr>
          <w:p w14:paraId="5BC8E929" w14:textId="77777777" w:rsidR="00D8782B" w:rsidRPr="008D3611" w:rsidRDefault="00D8782B" w:rsidP="00D8782B">
            <w:pPr>
              <w:jc w:val="both"/>
              <w:rPr>
                <w:rFonts w:ascii="Wingdings" w:hAnsi="Wingdings" w:cs="Tahoma"/>
                <w:sz w:val="26"/>
                <w:szCs w:val="26"/>
              </w:rPr>
            </w:pPr>
          </w:p>
        </w:tc>
        <w:tc>
          <w:tcPr>
            <w:tcW w:w="709" w:type="dxa"/>
          </w:tcPr>
          <w:p w14:paraId="45A5C228" w14:textId="77777777" w:rsidR="00D8782B" w:rsidRPr="008D3611" w:rsidRDefault="00D8782B" w:rsidP="00D8782B">
            <w:pPr>
              <w:jc w:val="both"/>
              <w:rPr>
                <w:rFonts w:ascii="Wingdings" w:hAnsi="Wingdings" w:cs="Tahoma"/>
                <w:sz w:val="26"/>
                <w:szCs w:val="26"/>
              </w:rPr>
            </w:pPr>
          </w:p>
        </w:tc>
        <w:tc>
          <w:tcPr>
            <w:tcW w:w="709" w:type="dxa"/>
          </w:tcPr>
          <w:p w14:paraId="03164077" w14:textId="77777777" w:rsidR="00D8782B" w:rsidRPr="008D3611" w:rsidRDefault="00D8782B" w:rsidP="00D8782B">
            <w:pPr>
              <w:jc w:val="both"/>
              <w:rPr>
                <w:rFonts w:ascii="Wingdings" w:hAnsi="Wingdings" w:cs="Tahoma"/>
                <w:sz w:val="26"/>
                <w:szCs w:val="26"/>
              </w:rPr>
            </w:pPr>
          </w:p>
        </w:tc>
        <w:tc>
          <w:tcPr>
            <w:tcW w:w="567" w:type="dxa"/>
          </w:tcPr>
          <w:p w14:paraId="07B3D719" w14:textId="77777777" w:rsidR="00D8782B" w:rsidRPr="008D3611" w:rsidRDefault="00D8782B" w:rsidP="00D8782B">
            <w:pPr>
              <w:jc w:val="both"/>
              <w:rPr>
                <w:rFonts w:ascii="Wingdings" w:hAnsi="Wingdings" w:cs="Tahoma"/>
                <w:sz w:val="26"/>
                <w:szCs w:val="26"/>
              </w:rPr>
            </w:pPr>
          </w:p>
        </w:tc>
        <w:tc>
          <w:tcPr>
            <w:tcW w:w="567" w:type="dxa"/>
          </w:tcPr>
          <w:p w14:paraId="194F809A" w14:textId="77777777" w:rsidR="00D8782B" w:rsidRPr="008D3611" w:rsidRDefault="00D8782B" w:rsidP="00D8782B">
            <w:pPr>
              <w:jc w:val="both"/>
              <w:rPr>
                <w:rFonts w:ascii="Wingdings" w:hAnsi="Wingdings" w:cs="Tahoma"/>
                <w:sz w:val="26"/>
                <w:szCs w:val="26"/>
              </w:rPr>
            </w:pPr>
          </w:p>
        </w:tc>
        <w:tc>
          <w:tcPr>
            <w:tcW w:w="567" w:type="dxa"/>
          </w:tcPr>
          <w:p w14:paraId="1A0545FE" w14:textId="77777777" w:rsidR="00D8782B" w:rsidRPr="008D3611" w:rsidRDefault="00D8782B" w:rsidP="00D8782B">
            <w:pPr>
              <w:jc w:val="both"/>
              <w:rPr>
                <w:rFonts w:ascii="Wingdings" w:hAnsi="Wingdings" w:cs="Tahoma"/>
                <w:sz w:val="26"/>
                <w:szCs w:val="26"/>
              </w:rPr>
            </w:pPr>
          </w:p>
        </w:tc>
        <w:tc>
          <w:tcPr>
            <w:tcW w:w="708" w:type="dxa"/>
          </w:tcPr>
          <w:p w14:paraId="575AD263" w14:textId="77777777" w:rsidR="00D8782B" w:rsidRPr="008D3611" w:rsidRDefault="00D8782B" w:rsidP="00D8782B">
            <w:pPr>
              <w:jc w:val="both"/>
              <w:rPr>
                <w:rFonts w:ascii="Wingdings" w:hAnsi="Wingdings" w:cs="Tahoma"/>
                <w:sz w:val="26"/>
                <w:szCs w:val="26"/>
              </w:rPr>
            </w:pPr>
          </w:p>
        </w:tc>
        <w:tc>
          <w:tcPr>
            <w:tcW w:w="709" w:type="dxa"/>
          </w:tcPr>
          <w:p w14:paraId="52460F7F" w14:textId="77777777" w:rsidR="00D8782B" w:rsidRPr="008D3611" w:rsidRDefault="00D8782B" w:rsidP="00D8782B">
            <w:pPr>
              <w:jc w:val="both"/>
              <w:rPr>
                <w:rFonts w:ascii="Wingdings" w:hAnsi="Wingdings" w:cs="Tahoma"/>
                <w:sz w:val="26"/>
                <w:szCs w:val="26"/>
              </w:rPr>
            </w:pPr>
          </w:p>
        </w:tc>
        <w:tc>
          <w:tcPr>
            <w:tcW w:w="709" w:type="dxa"/>
          </w:tcPr>
          <w:p w14:paraId="64CD501A" w14:textId="77777777" w:rsidR="00D8782B" w:rsidRPr="008D3611" w:rsidRDefault="00D8782B" w:rsidP="00D8782B">
            <w:pPr>
              <w:jc w:val="both"/>
              <w:rPr>
                <w:rFonts w:ascii="Wingdings" w:hAnsi="Wingdings" w:cs="Tahoma"/>
                <w:sz w:val="26"/>
                <w:szCs w:val="26"/>
              </w:rPr>
            </w:pPr>
          </w:p>
        </w:tc>
        <w:tc>
          <w:tcPr>
            <w:tcW w:w="709" w:type="dxa"/>
          </w:tcPr>
          <w:p w14:paraId="3386F4E6" w14:textId="77777777" w:rsidR="00D8782B" w:rsidRPr="008D3611" w:rsidRDefault="00D8782B" w:rsidP="00D8782B">
            <w:pPr>
              <w:jc w:val="both"/>
              <w:rPr>
                <w:rFonts w:ascii="Wingdings" w:hAnsi="Wingdings" w:cs="Tahoma"/>
                <w:sz w:val="26"/>
                <w:szCs w:val="26"/>
              </w:rPr>
            </w:pPr>
          </w:p>
        </w:tc>
        <w:tc>
          <w:tcPr>
            <w:tcW w:w="708" w:type="dxa"/>
          </w:tcPr>
          <w:p w14:paraId="5B6DF445" w14:textId="77777777" w:rsidR="00D8782B" w:rsidRPr="008D3611" w:rsidRDefault="00D8782B" w:rsidP="00D8782B">
            <w:pPr>
              <w:jc w:val="both"/>
              <w:rPr>
                <w:rFonts w:ascii="Wingdings" w:hAnsi="Wingdings" w:cs="Tahoma"/>
                <w:sz w:val="26"/>
                <w:szCs w:val="26"/>
              </w:rPr>
            </w:pPr>
          </w:p>
        </w:tc>
        <w:tc>
          <w:tcPr>
            <w:tcW w:w="993" w:type="dxa"/>
          </w:tcPr>
          <w:p w14:paraId="2440D74E" w14:textId="77777777" w:rsidR="00D8782B" w:rsidRPr="008D3611" w:rsidRDefault="00D8782B" w:rsidP="00D8782B">
            <w:pPr>
              <w:jc w:val="both"/>
              <w:rPr>
                <w:rFonts w:ascii="Wingdings" w:hAnsi="Wingdings" w:cs="Tahoma"/>
                <w:sz w:val="26"/>
                <w:szCs w:val="26"/>
              </w:rPr>
            </w:pPr>
          </w:p>
        </w:tc>
      </w:tr>
      <w:tr w:rsidR="00D8782B" w:rsidRPr="008D3611" w14:paraId="424A4A27" w14:textId="77777777" w:rsidTr="00CF7E66">
        <w:tc>
          <w:tcPr>
            <w:tcW w:w="1418" w:type="dxa"/>
          </w:tcPr>
          <w:p w14:paraId="53D03B88" w14:textId="77777777" w:rsidR="00D8782B" w:rsidRPr="00D2665F" w:rsidRDefault="00D8782B" w:rsidP="00D8782B">
            <w:pPr>
              <w:spacing w:after="120"/>
              <w:rPr>
                <w:rFonts w:cs="Tahoma"/>
                <w:sz w:val="20"/>
                <w:szCs w:val="20"/>
              </w:rPr>
            </w:pPr>
            <w:r w:rsidRPr="00D2665F">
              <w:rPr>
                <w:rFonts w:cs="Tahoma"/>
                <w:sz w:val="20"/>
                <w:szCs w:val="20"/>
              </w:rPr>
              <w:t>*Unit rate</w:t>
            </w:r>
          </w:p>
        </w:tc>
        <w:tc>
          <w:tcPr>
            <w:tcW w:w="1134" w:type="dxa"/>
          </w:tcPr>
          <w:p w14:paraId="7688AA9E" w14:textId="77777777" w:rsidR="00D8782B" w:rsidRPr="00D2665F" w:rsidRDefault="00D8782B" w:rsidP="00D8782B">
            <w:pPr>
              <w:spacing w:after="120"/>
              <w:rPr>
                <w:rFonts w:cs="Tahoma"/>
                <w:sz w:val="20"/>
                <w:szCs w:val="20"/>
              </w:rPr>
            </w:pPr>
            <w:r w:rsidRPr="00D2665F">
              <w:rPr>
                <w:rFonts w:cs="Tahoma"/>
                <w:sz w:val="20"/>
                <w:szCs w:val="20"/>
              </w:rPr>
              <w:t>16</w:t>
            </w:r>
          </w:p>
        </w:tc>
        <w:tc>
          <w:tcPr>
            <w:tcW w:w="1134" w:type="dxa"/>
          </w:tcPr>
          <w:p w14:paraId="740663E9" w14:textId="77777777" w:rsidR="00D8782B" w:rsidRPr="00D2665F" w:rsidRDefault="00D8782B" w:rsidP="00D8782B">
            <w:pPr>
              <w:spacing w:after="120"/>
              <w:rPr>
                <w:rFonts w:cs="Tahoma"/>
                <w:sz w:val="20"/>
                <w:szCs w:val="20"/>
              </w:rPr>
            </w:pPr>
            <w:r w:rsidRPr="00D2665F">
              <w:rPr>
                <w:rFonts w:cs="Tahoma"/>
                <w:sz w:val="20"/>
                <w:szCs w:val="20"/>
              </w:rPr>
              <w:t>18</w:t>
            </w:r>
          </w:p>
        </w:tc>
        <w:tc>
          <w:tcPr>
            <w:tcW w:w="993" w:type="dxa"/>
          </w:tcPr>
          <w:p w14:paraId="3433CCDE" w14:textId="77777777" w:rsidR="00D8782B" w:rsidRPr="00D2665F" w:rsidRDefault="00D8782B" w:rsidP="00D8782B">
            <w:pPr>
              <w:spacing w:after="120"/>
              <w:rPr>
                <w:rFonts w:cs="Tahoma"/>
                <w:sz w:val="20"/>
                <w:szCs w:val="20"/>
              </w:rPr>
            </w:pPr>
            <w:r w:rsidRPr="00D2665F">
              <w:rPr>
                <w:rFonts w:cs="Tahoma"/>
                <w:sz w:val="20"/>
                <w:szCs w:val="20"/>
              </w:rPr>
              <w:t>Num</w:t>
            </w:r>
          </w:p>
        </w:tc>
        <w:tc>
          <w:tcPr>
            <w:tcW w:w="1417" w:type="dxa"/>
          </w:tcPr>
          <w:p w14:paraId="424737CA" w14:textId="77777777" w:rsidR="00D8782B" w:rsidRPr="00D2665F" w:rsidRDefault="00D8782B" w:rsidP="00D8782B">
            <w:pPr>
              <w:spacing w:after="120"/>
              <w:rPr>
                <w:rFonts w:cs="Tahoma"/>
                <w:sz w:val="20"/>
                <w:szCs w:val="20"/>
              </w:rPr>
            </w:pPr>
            <w:r w:rsidRPr="00D2665F">
              <w:rPr>
                <w:rFonts w:cs="Tahoma"/>
                <w:sz w:val="20"/>
                <w:szCs w:val="20"/>
              </w:rPr>
              <w:t>N/A</w:t>
            </w:r>
          </w:p>
        </w:tc>
        <w:tc>
          <w:tcPr>
            <w:tcW w:w="567" w:type="dxa"/>
          </w:tcPr>
          <w:p w14:paraId="413423BD" w14:textId="77777777" w:rsidR="00D8782B" w:rsidRPr="008D3611" w:rsidRDefault="00D8782B" w:rsidP="00D8782B">
            <w:pPr>
              <w:jc w:val="both"/>
              <w:rPr>
                <w:rFonts w:ascii="Wingdings" w:hAnsi="Wingdings" w:cs="Tahoma"/>
                <w:sz w:val="26"/>
                <w:szCs w:val="26"/>
              </w:rPr>
            </w:pPr>
          </w:p>
        </w:tc>
        <w:tc>
          <w:tcPr>
            <w:tcW w:w="567" w:type="dxa"/>
          </w:tcPr>
          <w:p w14:paraId="084BDDF5" w14:textId="77777777" w:rsidR="00D8782B" w:rsidRPr="008D3611" w:rsidRDefault="00D8782B" w:rsidP="00D8782B">
            <w:pPr>
              <w:jc w:val="both"/>
              <w:rPr>
                <w:rFonts w:ascii="Wingdings" w:hAnsi="Wingdings" w:cs="Tahoma"/>
                <w:sz w:val="26"/>
                <w:szCs w:val="26"/>
              </w:rPr>
            </w:pPr>
          </w:p>
        </w:tc>
        <w:tc>
          <w:tcPr>
            <w:tcW w:w="567" w:type="dxa"/>
          </w:tcPr>
          <w:p w14:paraId="618EC0BD" w14:textId="77777777" w:rsidR="00D8782B" w:rsidRPr="008D3611" w:rsidRDefault="00D8782B" w:rsidP="00D8782B">
            <w:pPr>
              <w:jc w:val="both"/>
              <w:rPr>
                <w:rFonts w:ascii="Wingdings" w:hAnsi="Wingdings" w:cs="Tahoma"/>
                <w:sz w:val="26"/>
                <w:szCs w:val="26"/>
              </w:rPr>
            </w:pPr>
          </w:p>
        </w:tc>
        <w:tc>
          <w:tcPr>
            <w:tcW w:w="567" w:type="dxa"/>
          </w:tcPr>
          <w:p w14:paraId="3C851077" w14:textId="77777777" w:rsidR="00D8782B" w:rsidRPr="008D3611" w:rsidRDefault="00D8782B" w:rsidP="00D8782B">
            <w:pPr>
              <w:jc w:val="both"/>
              <w:rPr>
                <w:rFonts w:ascii="Wingdings" w:hAnsi="Wingdings" w:cs="Tahoma"/>
                <w:sz w:val="26"/>
                <w:szCs w:val="26"/>
              </w:rPr>
            </w:pPr>
          </w:p>
        </w:tc>
        <w:tc>
          <w:tcPr>
            <w:tcW w:w="709" w:type="dxa"/>
          </w:tcPr>
          <w:p w14:paraId="57D57E18" w14:textId="77777777" w:rsidR="00D8782B" w:rsidRPr="008D3611" w:rsidRDefault="00D8782B" w:rsidP="00D8782B">
            <w:pPr>
              <w:jc w:val="both"/>
              <w:rPr>
                <w:rFonts w:ascii="Wingdings" w:hAnsi="Wingdings" w:cs="Tahoma"/>
                <w:sz w:val="26"/>
                <w:szCs w:val="26"/>
              </w:rPr>
            </w:pPr>
          </w:p>
        </w:tc>
        <w:tc>
          <w:tcPr>
            <w:tcW w:w="709" w:type="dxa"/>
          </w:tcPr>
          <w:p w14:paraId="345348E5" w14:textId="77777777" w:rsidR="00D8782B" w:rsidRPr="008D3611" w:rsidRDefault="00D8782B" w:rsidP="00D8782B">
            <w:pPr>
              <w:jc w:val="both"/>
              <w:rPr>
                <w:rFonts w:ascii="Wingdings" w:hAnsi="Wingdings" w:cs="Tahoma"/>
                <w:sz w:val="26"/>
                <w:szCs w:val="26"/>
              </w:rPr>
            </w:pPr>
          </w:p>
        </w:tc>
        <w:tc>
          <w:tcPr>
            <w:tcW w:w="567" w:type="dxa"/>
          </w:tcPr>
          <w:p w14:paraId="7A203B6D" w14:textId="77777777" w:rsidR="00D8782B" w:rsidRPr="008D3611" w:rsidRDefault="00D8782B" w:rsidP="00D8782B">
            <w:pPr>
              <w:jc w:val="both"/>
              <w:rPr>
                <w:rFonts w:ascii="Wingdings" w:hAnsi="Wingdings" w:cs="Tahoma"/>
                <w:sz w:val="26"/>
                <w:szCs w:val="26"/>
              </w:rPr>
            </w:pPr>
          </w:p>
        </w:tc>
        <w:tc>
          <w:tcPr>
            <w:tcW w:w="567" w:type="dxa"/>
          </w:tcPr>
          <w:p w14:paraId="4194B451" w14:textId="77777777" w:rsidR="00D8782B" w:rsidRPr="008D3611" w:rsidRDefault="00D8782B" w:rsidP="00D8782B">
            <w:pPr>
              <w:jc w:val="both"/>
              <w:rPr>
                <w:rFonts w:ascii="Wingdings" w:hAnsi="Wingdings" w:cs="Tahoma"/>
                <w:sz w:val="26"/>
                <w:szCs w:val="26"/>
              </w:rPr>
            </w:pPr>
          </w:p>
        </w:tc>
        <w:tc>
          <w:tcPr>
            <w:tcW w:w="567" w:type="dxa"/>
          </w:tcPr>
          <w:p w14:paraId="00D65AAD" w14:textId="77777777" w:rsidR="00D8782B" w:rsidRPr="008D3611" w:rsidRDefault="00D8782B" w:rsidP="00D8782B">
            <w:pPr>
              <w:jc w:val="both"/>
              <w:rPr>
                <w:rFonts w:ascii="Wingdings" w:hAnsi="Wingdings" w:cs="Tahoma"/>
                <w:sz w:val="26"/>
                <w:szCs w:val="26"/>
              </w:rPr>
            </w:pPr>
          </w:p>
        </w:tc>
        <w:tc>
          <w:tcPr>
            <w:tcW w:w="708" w:type="dxa"/>
          </w:tcPr>
          <w:p w14:paraId="3A614AC2" w14:textId="77777777" w:rsidR="00D8782B" w:rsidRPr="008D3611" w:rsidRDefault="00D8782B" w:rsidP="00D8782B">
            <w:pPr>
              <w:jc w:val="both"/>
              <w:rPr>
                <w:rFonts w:ascii="Wingdings" w:hAnsi="Wingdings" w:cs="Tahoma"/>
                <w:sz w:val="26"/>
                <w:szCs w:val="26"/>
              </w:rPr>
            </w:pPr>
          </w:p>
        </w:tc>
        <w:tc>
          <w:tcPr>
            <w:tcW w:w="709" w:type="dxa"/>
          </w:tcPr>
          <w:p w14:paraId="417DB8E3" w14:textId="77777777" w:rsidR="00D8782B" w:rsidRPr="008D3611" w:rsidRDefault="00D8782B" w:rsidP="00D8782B">
            <w:pPr>
              <w:jc w:val="both"/>
              <w:rPr>
                <w:rFonts w:ascii="Wingdings" w:hAnsi="Wingdings" w:cs="Tahoma"/>
                <w:sz w:val="26"/>
                <w:szCs w:val="26"/>
              </w:rPr>
            </w:pPr>
          </w:p>
        </w:tc>
        <w:tc>
          <w:tcPr>
            <w:tcW w:w="709" w:type="dxa"/>
          </w:tcPr>
          <w:p w14:paraId="0F2ABB8D" w14:textId="77777777" w:rsidR="00D8782B" w:rsidRPr="008D3611" w:rsidRDefault="00D8782B" w:rsidP="00D8782B">
            <w:pPr>
              <w:jc w:val="both"/>
              <w:rPr>
                <w:rFonts w:ascii="Wingdings" w:hAnsi="Wingdings" w:cs="Tahoma"/>
                <w:sz w:val="26"/>
                <w:szCs w:val="26"/>
              </w:rPr>
            </w:pPr>
          </w:p>
        </w:tc>
        <w:tc>
          <w:tcPr>
            <w:tcW w:w="709" w:type="dxa"/>
          </w:tcPr>
          <w:p w14:paraId="7569D6F4" w14:textId="77777777" w:rsidR="00D8782B" w:rsidRPr="008D3611" w:rsidRDefault="00D8782B" w:rsidP="00D8782B">
            <w:pPr>
              <w:jc w:val="both"/>
              <w:rPr>
                <w:rFonts w:ascii="Wingdings" w:hAnsi="Wingdings" w:cs="Tahoma"/>
                <w:sz w:val="26"/>
                <w:szCs w:val="26"/>
              </w:rPr>
            </w:pPr>
          </w:p>
        </w:tc>
        <w:tc>
          <w:tcPr>
            <w:tcW w:w="708" w:type="dxa"/>
          </w:tcPr>
          <w:p w14:paraId="78683A76" w14:textId="77777777" w:rsidR="00D8782B" w:rsidRPr="008D3611" w:rsidRDefault="00D8782B" w:rsidP="00D8782B">
            <w:pPr>
              <w:jc w:val="both"/>
              <w:rPr>
                <w:rFonts w:ascii="Wingdings" w:hAnsi="Wingdings" w:cs="Tahoma"/>
                <w:sz w:val="26"/>
                <w:szCs w:val="26"/>
              </w:rPr>
            </w:pPr>
          </w:p>
        </w:tc>
        <w:tc>
          <w:tcPr>
            <w:tcW w:w="993" w:type="dxa"/>
          </w:tcPr>
          <w:p w14:paraId="5197A964" w14:textId="77777777" w:rsidR="00D8782B" w:rsidRPr="008D3611" w:rsidRDefault="00D8782B" w:rsidP="00D8782B">
            <w:pPr>
              <w:jc w:val="both"/>
              <w:rPr>
                <w:rFonts w:ascii="Wingdings" w:hAnsi="Wingdings" w:cs="Tahoma"/>
                <w:sz w:val="26"/>
                <w:szCs w:val="26"/>
              </w:rPr>
            </w:pPr>
          </w:p>
        </w:tc>
      </w:tr>
      <w:tr w:rsidR="00D8782B" w:rsidRPr="008D3611" w14:paraId="0AE7B4CD" w14:textId="77777777" w:rsidTr="00CF7E66">
        <w:tc>
          <w:tcPr>
            <w:tcW w:w="1418" w:type="dxa"/>
          </w:tcPr>
          <w:p w14:paraId="370B986E" w14:textId="77777777" w:rsidR="00D8782B" w:rsidRPr="00D2665F" w:rsidRDefault="00D8782B" w:rsidP="00D8782B">
            <w:pPr>
              <w:spacing w:after="120"/>
              <w:rPr>
                <w:rFonts w:cs="Tahoma"/>
                <w:sz w:val="20"/>
                <w:szCs w:val="20"/>
              </w:rPr>
            </w:pPr>
            <w:r w:rsidRPr="00D2665F">
              <w:rPr>
                <w:rFonts w:cs="Tahoma"/>
                <w:sz w:val="20"/>
                <w:szCs w:val="20"/>
              </w:rPr>
              <w:t>Event Cost</w:t>
            </w:r>
          </w:p>
        </w:tc>
        <w:tc>
          <w:tcPr>
            <w:tcW w:w="1134" w:type="dxa"/>
          </w:tcPr>
          <w:p w14:paraId="52E37AC4" w14:textId="77777777" w:rsidR="00D8782B" w:rsidRPr="00D2665F" w:rsidRDefault="00D8782B" w:rsidP="00D8782B">
            <w:pPr>
              <w:spacing w:after="120"/>
              <w:rPr>
                <w:rFonts w:cs="Tahoma"/>
                <w:sz w:val="20"/>
                <w:szCs w:val="20"/>
              </w:rPr>
            </w:pPr>
            <w:r w:rsidRPr="00D2665F">
              <w:rPr>
                <w:rFonts w:cs="Tahoma"/>
                <w:sz w:val="20"/>
                <w:szCs w:val="20"/>
              </w:rPr>
              <w:t>17</w:t>
            </w:r>
          </w:p>
        </w:tc>
        <w:tc>
          <w:tcPr>
            <w:tcW w:w="1134" w:type="dxa"/>
          </w:tcPr>
          <w:p w14:paraId="7BE9A3FD" w14:textId="77777777" w:rsidR="00D8782B" w:rsidRPr="00D2665F" w:rsidRDefault="00D8782B" w:rsidP="00D8782B">
            <w:pPr>
              <w:spacing w:after="120"/>
              <w:rPr>
                <w:rFonts w:cs="Tahoma"/>
                <w:sz w:val="20"/>
                <w:szCs w:val="20"/>
              </w:rPr>
            </w:pPr>
            <w:r w:rsidRPr="00D2665F">
              <w:rPr>
                <w:rFonts w:cs="Tahoma"/>
                <w:sz w:val="20"/>
                <w:szCs w:val="20"/>
              </w:rPr>
              <w:t>18</w:t>
            </w:r>
          </w:p>
        </w:tc>
        <w:tc>
          <w:tcPr>
            <w:tcW w:w="993" w:type="dxa"/>
          </w:tcPr>
          <w:p w14:paraId="4D452B9A" w14:textId="77777777" w:rsidR="00D8782B" w:rsidRPr="00D2665F" w:rsidRDefault="00D8782B" w:rsidP="00D8782B">
            <w:pPr>
              <w:spacing w:after="120"/>
              <w:rPr>
                <w:rFonts w:cs="Tahoma"/>
                <w:sz w:val="20"/>
                <w:szCs w:val="20"/>
              </w:rPr>
            </w:pPr>
            <w:r w:rsidRPr="00D2665F">
              <w:rPr>
                <w:rFonts w:cs="Tahoma"/>
                <w:sz w:val="20"/>
                <w:szCs w:val="20"/>
              </w:rPr>
              <w:t>Num</w:t>
            </w:r>
          </w:p>
        </w:tc>
        <w:tc>
          <w:tcPr>
            <w:tcW w:w="1417" w:type="dxa"/>
          </w:tcPr>
          <w:p w14:paraId="71A6952C" w14:textId="77777777" w:rsidR="00D8782B" w:rsidRPr="00D2665F" w:rsidRDefault="00D8782B" w:rsidP="00D8782B">
            <w:pPr>
              <w:spacing w:after="120"/>
              <w:rPr>
                <w:rFonts w:cs="Tahoma"/>
                <w:sz w:val="20"/>
                <w:szCs w:val="20"/>
              </w:rPr>
            </w:pPr>
            <w:r w:rsidRPr="00D2665F">
              <w:rPr>
                <w:rFonts w:cs="Tahoma"/>
                <w:sz w:val="20"/>
                <w:szCs w:val="20"/>
              </w:rPr>
              <w:t>e.g. 141 = £1.41</w:t>
            </w:r>
          </w:p>
        </w:tc>
        <w:tc>
          <w:tcPr>
            <w:tcW w:w="567" w:type="dxa"/>
          </w:tcPr>
          <w:p w14:paraId="1EB5BE36"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3D4ECF98"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137ED9FB"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047D2AE9"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50E3CD03"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4E3CD7E9"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0F33EE19"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5641F080"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3AB439EA"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8" w:type="dxa"/>
          </w:tcPr>
          <w:p w14:paraId="2F1E9090"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429CB3E3"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10ADE190"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79B2F979"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8" w:type="dxa"/>
          </w:tcPr>
          <w:p w14:paraId="62197E95"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993" w:type="dxa"/>
          </w:tcPr>
          <w:p w14:paraId="0719FC10" w14:textId="77777777" w:rsidR="00D8782B" w:rsidRPr="00A25AB5" w:rsidRDefault="00D8782B" w:rsidP="00D8782B">
            <w:pPr>
              <w:jc w:val="both"/>
              <w:rPr>
                <w:rFonts w:ascii="Wingdings" w:hAnsi="Wingdings" w:cs="Tahoma"/>
                <w:sz w:val="26"/>
                <w:szCs w:val="26"/>
              </w:rPr>
            </w:pPr>
            <w:r w:rsidRPr="004F025E">
              <w:rPr>
                <w:rFonts w:ascii="Wingdings" w:hAnsi="Wingdings" w:cs="Tahoma"/>
                <w:sz w:val="26"/>
                <w:szCs w:val="26"/>
              </w:rPr>
              <w:t></w:t>
            </w:r>
          </w:p>
        </w:tc>
      </w:tr>
      <w:tr w:rsidR="00D8782B" w:rsidRPr="008D3611" w14:paraId="550B1DE8" w14:textId="77777777" w:rsidTr="00CF7E66">
        <w:tc>
          <w:tcPr>
            <w:tcW w:w="1418" w:type="dxa"/>
          </w:tcPr>
          <w:p w14:paraId="760FDEC8" w14:textId="77777777" w:rsidR="00D8782B" w:rsidRPr="00D2665F" w:rsidRDefault="00D8782B" w:rsidP="00D8782B">
            <w:pPr>
              <w:spacing w:after="120"/>
              <w:rPr>
                <w:rFonts w:cs="Tahoma"/>
                <w:sz w:val="20"/>
                <w:szCs w:val="20"/>
              </w:rPr>
            </w:pPr>
            <w:r w:rsidRPr="00D2665F">
              <w:rPr>
                <w:rFonts w:cs="Tahoma"/>
                <w:sz w:val="20"/>
                <w:szCs w:val="20"/>
              </w:rPr>
              <w:t>VAT Status</w:t>
            </w:r>
          </w:p>
        </w:tc>
        <w:tc>
          <w:tcPr>
            <w:tcW w:w="1134" w:type="dxa"/>
          </w:tcPr>
          <w:p w14:paraId="59E29557" w14:textId="77777777" w:rsidR="00D8782B" w:rsidRPr="00D2665F" w:rsidRDefault="00D8782B" w:rsidP="00D8782B">
            <w:pPr>
              <w:spacing w:after="120"/>
              <w:rPr>
                <w:rFonts w:cs="Tahoma"/>
                <w:sz w:val="20"/>
                <w:szCs w:val="20"/>
              </w:rPr>
            </w:pPr>
            <w:r w:rsidRPr="00D2665F">
              <w:rPr>
                <w:rFonts w:cs="Tahoma"/>
                <w:sz w:val="20"/>
                <w:szCs w:val="20"/>
              </w:rPr>
              <w:t>18</w:t>
            </w:r>
          </w:p>
        </w:tc>
        <w:tc>
          <w:tcPr>
            <w:tcW w:w="1134" w:type="dxa"/>
          </w:tcPr>
          <w:p w14:paraId="64882004" w14:textId="77777777" w:rsidR="00D8782B" w:rsidRPr="00D2665F" w:rsidRDefault="00D8782B" w:rsidP="00D8782B">
            <w:pPr>
              <w:spacing w:after="120"/>
              <w:rPr>
                <w:rFonts w:cs="Tahoma"/>
                <w:sz w:val="20"/>
                <w:szCs w:val="20"/>
              </w:rPr>
            </w:pPr>
            <w:r w:rsidRPr="00D2665F">
              <w:rPr>
                <w:rFonts w:cs="Tahoma"/>
                <w:sz w:val="20"/>
                <w:szCs w:val="20"/>
              </w:rPr>
              <w:t>2</w:t>
            </w:r>
          </w:p>
        </w:tc>
        <w:tc>
          <w:tcPr>
            <w:tcW w:w="993" w:type="dxa"/>
          </w:tcPr>
          <w:p w14:paraId="55412B7E" w14:textId="77777777" w:rsidR="00D8782B" w:rsidRPr="00D2665F" w:rsidRDefault="00D8782B" w:rsidP="00D8782B">
            <w:pPr>
              <w:spacing w:after="120"/>
              <w:rPr>
                <w:rFonts w:cs="Tahoma"/>
                <w:sz w:val="20"/>
                <w:szCs w:val="20"/>
              </w:rPr>
            </w:pPr>
            <w:r w:rsidRPr="00D2665F">
              <w:rPr>
                <w:rFonts w:cs="Tahoma"/>
                <w:sz w:val="20"/>
                <w:szCs w:val="20"/>
              </w:rPr>
              <w:t>Num</w:t>
            </w:r>
          </w:p>
        </w:tc>
        <w:tc>
          <w:tcPr>
            <w:tcW w:w="1417" w:type="dxa"/>
          </w:tcPr>
          <w:p w14:paraId="402E6C25" w14:textId="77777777" w:rsidR="00D8782B" w:rsidRPr="00484C58" w:rsidRDefault="00D8782B" w:rsidP="00D8782B">
            <w:pPr>
              <w:spacing w:after="120"/>
              <w:rPr>
                <w:rFonts w:cs="Tahoma"/>
                <w:sz w:val="20"/>
                <w:szCs w:val="20"/>
                <w:lang w:val="sv-SE"/>
              </w:rPr>
            </w:pPr>
            <w:r w:rsidRPr="00484C58">
              <w:rPr>
                <w:rFonts w:cs="Tahoma"/>
                <w:sz w:val="20"/>
                <w:szCs w:val="20"/>
                <w:lang w:val="sv-SE"/>
              </w:rPr>
              <w:t>e.g.</w:t>
            </w:r>
          </w:p>
          <w:p w14:paraId="4FF7AC72" w14:textId="77777777" w:rsidR="00D8782B" w:rsidRPr="00484C58" w:rsidRDefault="00D8782B" w:rsidP="00D8782B">
            <w:pPr>
              <w:spacing w:after="120"/>
              <w:rPr>
                <w:rFonts w:cs="Tahoma"/>
                <w:sz w:val="20"/>
                <w:szCs w:val="20"/>
                <w:lang w:val="sv-SE"/>
              </w:rPr>
            </w:pPr>
            <w:r w:rsidRPr="00484C58">
              <w:rPr>
                <w:rFonts w:cs="Tahoma"/>
                <w:sz w:val="20"/>
                <w:szCs w:val="20"/>
                <w:lang w:val="sv-SE"/>
              </w:rPr>
              <w:t>1 = standard</w:t>
            </w:r>
          </w:p>
          <w:p w14:paraId="6B9F658E" w14:textId="77777777" w:rsidR="00D8782B" w:rsidRPr="00484C58" w:rsidRDefault="00D8782B" w:rsidP="00D8782B">
            <w:pPr>
              <w:spacing w:after="120"/>
              <w:rPr>
                <w:rFonts w:cs="Tahoma"/>
                <w:sz w:val="20"/>
                <w:szCs w:val="20"/>
                <w:lang w:val="sv-SE"/>
              </w:rPr>
            </w:pPr>
            <w:r w:rsidRPr="00484C58">
              <w:rPr>
                <w:rFonts w:cs="Tahoma"/>
                <w:sz w:val="20"/>
                <w:szCs w:val="20"/>
                <w:lang w:val="sv-SE"/>
              </w:rPr>
              <w:t>2 = VAT exempt</w:t>
            </w:r>
          </w:p>
        </w:tc>
        <w:tc>
          <w:tcPr>
            <w:tcW w:w="567" w:type="dxa"/>
          </w:tcPr>
          <w:p w14:paraId="5D07F81D"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15C6505F"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74060C33"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270EE981"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0220BFC7"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3D69D477"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2008A24A"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0646BF30"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632140CB"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8" w:type="dxa"/>
          </w:tcPr>
          <w:p w14:paraId="0DBF99F8"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0A8279FE"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4A8EAFE8"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5EFF3EAE"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8" w:type="dxa"/>
          </w:tcPr>
          <w:p w14:paraId="01148C88"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993" w:type="dxa"/>
          </w:tcPr>
          <w:p w14:paraId="0C5FDF6D" w14:textId="77777777" w:rsidR="00D8782B" w:rsidRPr="008D3611" w:rsidRDefault="00D8782B" w:rsidP="00D8782B">
            <w:pPr>
              <w:jc w:val="both"/>
              <w:rPr>
                <w:rFonts w:ascii="Wingdings" w:hAnsi="Wingdings" w:cs="Tahoma"/>
                <w:sz w:val="26"/>
                <w:szCs w:val="26"/>
              </w:rPr>
            </w:pPr>
            <w:r w:rsidRPr="004F025E">
              <w:rPr>
                <w:rFonts w:ascii="Wingdings" w:hAnsi="Wingdings" w:cs="Tahoma"/>
                <w:sz w:val="26"/>
                <w:szCs w:val="26"/>
              </w:rPr>
              <w:t></w:t>
            </w:r>
          </w:p>
        </w:tc>
      </w:tr>
      <w:tr w:rsidR="00D8782B" w:rsidRPr="008D3611" w14:paraId="0A2CE506" w14:textId="77777777" w:rsidTr="00CF7E66">
        <w:tc>
          <w:tcPr>
            <w:tcW w:w="1418" w:type="dxa"/>
          </w:tcPr>
          <w:p w14:paraId="2687334C" w14:textId="77777777" w:rsidR="00D8782B" w:rsidRPr="00D2665F" w:rsidRDefault="00D8782B" w:rsidP="00D8782B">
            <w:pPr>
              <w:spacing w:after="120"/>
              <w:rPr>
                <w:rFonts w:cs="Tahoma"/>
                <w:sz w:val="20"/>
                <w:szCs w:val="20"/>
              </w:rPr>
            </w:pPr>
            <w:r w:rsidRPr="00D2665F">
              <w:rPr>
                <w:rFonts w:cs="Tahoma"/>
                <w:sz w:val="20"/>
                <w:szCs w:val="20"/>
              </w:rPr>
              <w:t>*CSS Account Number</w:t>
            </w:r>
          </w:p>
        </w:tc>
        <w:tc>
          <w:tcPr>
            <w:tcW w:w="1134" w:type="dxa"/>
          </w:tcPr>
          <w:p w14:paraId="2BC7BCE2" w14:textId="77777777" w:rsidR="00D8782B" w:rsidRPr="00D2665F" w:rsidRDefault="00D8782B" w:rsidP="00D8782B">
            <w:pPr>
              <w:spacing w:after="120"/>
              <w:rPr>
                <w:rFonts w:cs="Tahoma"/>
                <w:sz w:val="20"/>
                <w:szCs w:val="20"/>
              </w:rPr>
            </w:pPr>
            <w:r w:rsidRPr="00D2665F">
              <w:rPr>
                <w:rFonts w:cs="Tahoma"/>
                <w:sz w:val="20"/>
                <w:szCs w:val="20"/>
              </w:rPr>
              <w:t>19</w:t>
            </w:r>
          </w:p>
        </w:tc>
        <w:tc>
          <w:tcPr>
            <w:tcW w:w="1134" w:type="dxa"/>
          </w:tcPr>
          <w:p w14:paraId="28A5EE83" w14:textId="77777777" w:rsidR="00D8782B" w:rsidRPr="00D2665F" w:rsidRDefault="00D8782B" w:rsidP="00D8782B">
            <w:pPr>
              <w:spacing w:after="120"/>
              <w:rPr>
                <w:rFonts w:cs="Tahoma"/>
                <w:sz w:val="20"/>
                <w:szCs w:val="20"/>
              </w:rPr>
            </w:pPr>
            <w:r w:rsidRPr="00D2665F">
              <w:rPr>
                <w:rFonts w:cs="Tahoma"/>
                <w:sz w:val="20"/>
                <w:szCs w:val="20"/>
              </w:rPr>
              <w:t>20</w:t>
            </w:r>
          </w:p>
        </w:tc>
        <w:tc>
          <w:tcPr>
            <w:tcW w:w="993" w:type="dxa"/>
          </w:tcPr>
          <w:p w14:paraId="00BBEB37"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443B455E" w14:textId="77777777" w:rsidR="00D8782B" w:rsidRPr="00D2665F" w:rsidRDefault="00D8782B" w:rsidP="00D8782B">
            <w:pPr>
              <w:spacing w:after="120"/>
              <w:rPr>
                <w:rFonts w:cs="Tahoma"/>
                <w:sz w:val="20"/>
                <w:szCs w:val="20"/>
              </w:rPr>
            </w:pPr>
            <w:r w:rsidRPr="00D2665F">
              <w:rPr>
                <w:rFonts w:cs="Tahoma"/>
                <w:sz w:val="20"/>
                <w:szCs w:val="20"/>
              </w:rPr>
              <w:t>N/A</w:t>
            </w:r>
          </w:p>
        </w:tc>
        <w:tc>
          <w:tcPr>
            <w:tcW w:w="567" w:type="dxa"/>
          </w:tcPr>
          <w:p w14:paraId="30E0FD52" w14:textId="77777777" w:rsidR="00D8782B" w:rsidRPr="008D3611" w:rsidRDefault="00D8782B" w:rsidP="00D8782B">
            <w:pPr>
              <w:jc w:val="both"/>
              <w:rPr>
                <w:rFonts w:ascii="Wingdings" w:hAnsi="Wingdings" w:cs="Tahoma"/>
                <w:sz w:val="26"/>
                <w:szCs w:val="26"/>
              </w:rPr>
            </w:pPr>
          </w:p>
        </w:tc>
        <w:tc>
          <w:tcPr>
            <w:tcW w:w="567" w:type="dxa"/>
          </w:tcPr>
          <w:p w14:paraId="4262ED62" w14:textId="77777777" w:rsidR="00D8782B" w:rsidRPr="008D3611" w:rsidRDefault="00D8782B" w:rsidP="00D8782B">
            <w:pPr>
              <w:jc w:val="both"/>
              <w:rPr>
                <w:rFonts w:ascii="Wingdings" w:hAnsi="Wingdings" w:cs="Tahoma"/>
                <w:sz w:val="26"/>
                <w:szCs w:val="26"/>
              </w:rPr>
            </w:pPr>
          </w:p>
        </w:tc>
        <w:tc>
          <w:tcPr>
            <w:tcW w:w="567" w:type="dxa"/>
          </w:tcPr>
          <w:p w14:paraId="6839A416" w14:textId="77777777" w:rsidR="00D8782B" w:rsidRPr="008D3611" w:rsidRDefault="00D8782B" w:rsidP="00D8782B">
            <w:pPr>
              <w:jc w:val="both"/>
              <w:rPr>
                <w:rFonts w:ascii="Wingdings" w:hAnsi="Wingdings" w:cs="Tahoma"/>
                <w:sz w:val="26"/>
                <w:szCs w:val="26"/>
              </w:rPr>
            </w:pPr>
          </w:p>
        </w:tc>
        <w:tc>
          <w:tcPr>
            <w:tcW w:w="567" w:type="dxa"/>
          </w:tcPr>
          <w:p w14:paraId="0658D7E2" w14:textId="77777777" w:rsidR="00D8782B" w:rsidRPr="008D3611" w:rsidRDefault="00D8782B" w:rsidP="00D8782B">
            <w:pPr>
              <w:jc w:val="both"/>
              <w:rPr>
                <w:rFonts w:ascii="Wingdings" w:hAnsi="Wingdings" w:cs="Tahoma"/>
                <w:sz w:val="26"/>
                <w:szCs w:val="26"/>
              </w:rPr>
            </w:pPr>
          </w:p>
        </w:tc>
        <w:tc>
          <w:tcPr>
            <w:tcW w:w="709" w:type="dxa"/>
          </w:tcPr>
          <w:p w14:paraId="195E9E32" w14:textId="77777777" w:rsidR="00D8782B" w:rsidRPr="008D3611" w:rsidRDefault="00D8782B" w:rsidP="00D8782B">
            <w:pPr>
              <w:jc w:val="both"/>
              <w:rPr>
                <w:rFonts w:ascii="Wingdings" w:hAnsi="Wingdings" w:cs="Tahoma"/>
                <w:sz w:val="26"/>
                <w:szCs w:val="26"/>
              </w:rPr>
            </w:pPr>
          </w:p>
        </w:tc>
        <w:tc>
          <w:tcPr>
            <w:tcW w:w="709" w:type="dxa"/>
          </w:tcPr>
          <w:p w14:paraId="5DE79444" w14:textId="77777777" w:rsidR="00D8782B" w:rsidRPr="008D3611" w:rsidRDefault="00D8782B" w:rsidP="00D8782B">
            <w:pPr>
              <w:jc w:val="both"/>
              <w:rPr>
                <w:rFonts w:ascii="Wingdings" w:hAnsi="Wingdings" w:cs="Tahoma"/>
                <w:sz w:val="26"/>
                <w:szCs w:val="26"/>
              </w:rPr>
            </w:pPr>
          </w:p>
        </w:tc>
        <w:tc>
          <w:tcPr>
            <w:tcW w:w="567" w:type="dxa"/>
          </w:tcPr>
          <w:p w14:paraId="182FE613" w14:textId="77777777" w:rsidR="00D8782B" w:rsidRPr="008D3611" w:rsidRDefault="00D8782B" w:rsidP="00D8782B">
            <w:pPr>
              <w:jc w:val="both"/>
              <w:rPr>
                <w:rFonts w:ascii="Wingdings" w:hAnsi="Wingdings" w:cs="Tahoma"/>
                <w:sz w:val="26"/>
                <w:szCs w:val="26"/>
              </w:rPr>
            </w:pPr>
          </w:p>
        </w:tc>
        <w:tc>
          <w:tcPr>
            <w:tcW w:w="567" w:type="dxa"/>
          </w:tcPr>
          <w:p w14:paraId="009A1390" w14:textId="77777777" w:rsidR="00D8782B" w:rsidRPr="008D3611" w:rsidRDefault="00D8782B" w:rsidP="00D8782B">
            <w:pPr>
              <w:jc w:val="both"/>
              <w:rPr>
                <w:rFonts w:ascii="Wingdings" w:hAnsi="Wingdings" w:cs="Tahoma"/>
                <w:sz w:val="26"/>
                <w:szCs w:val="26"/>
              </w:rPr>
            </w:pPr>
          </w:p>
        </w:tc>
        <w:tc>
          <w:tcPr>
            <w:tcW w:w="567" w:type="dxa"/>
          </w:tcPr>
          <w:p w14:paraId="31ED38AE" w14:textId="77777777" w:rsidR="00D8782B" w:rsidRPr="008D3611" w:rsidRDefault="00D8782B" w:rsidP="00D8782B">
            <w:pPr>
              <w:jc w:val="both"/>
              <w:rPr>
                <w:rFonts w:ascii="Wingdings" w:hAnsi="Wingdings" w:cs="Tahoma"/>
                <w:sz w:val="26"/>
                <w:szCs w:val="26"/>
              </w:rPr>
            </w:pPr>
          </w:p>
        </w:tc>
        <w:tc>
          <w:tcPr>
            <w:tcW w:w="708" w:type="dxa"/>
          </w:tcPr>
          <w:p w14:paraId="74A43BFB" w14:textId="77777777" w:rsidR="00D8782B" w:rsidRPr="008D3611" w:rsidRDefault="00D8782B" w:rsidP="00D8782B">
            <w:pPr>
              <w:jc w:val="both"/>
              <w:rPr>
                <w:rFonts w:ascii="Wingdings" w:hAnsi="Wingdings" w:cs="Tahoma"/>
                <w:sz w:val="26"/>
                <w:szCs w:val="26"/>
              </w:rPr>
            </w:pPr>
          </w:p>
        </w:tc>
        <w:tc>
          <w:tcPr>
            <w:tcW w:w="709" w:type="dxa"/>
          </w:tcPr>
          <w:p w14:paraId="5B9E108B" w14:textId="77777777" w:rsidR="00D8782B" w:rsidRPr="008D3611" w:rsidRDefault="00D8782B" w:rsidP="00D8782B">
            <w:pPr>
              <w:jc w:val="both"/>
              <w:rPr>
                <w:rFonts w:ascii="Wingdings" w:hAnsi="Wingdings" w:cs="Tahoma"/>
                <w:sz w:val="26"/>
                <w:szCs w:val="26"/>
              </w:rPr>
            </w:pPr>
          </w:p>
        </w:tc>
        <w:tc>
          <w:tcPr>
            <w:tcW w:w="709" w:type="dxa"/>
          </w:tcPr>
          <w:p w14:paraId="59ED8C92" w14:textId="77777777" w:rsidR="00D8782B" w:rsidRPr="008D3611" w:rsidRDefault="00D8782B" w:rsidP="00D8782B">
            <w:pPr>
              <w:jc w:val="both"/>
              <w:rPr>
                <w:rFonts w:ascii="Wingdings" w:hAnsi="Wingdings" w:cs="Tahoma"/>
                <w:sz w:val="26"/>
                <w:szCs w:val="26"/>
              </w:rPr>
            </w:pPr>
          </w:p>
        </w:tc>
        <w:tc>
          <w:tcPr>
            <w:tcW w:w="709" w:type="dxa"/>
          </w:tcPr>
          <w:p w14:paraId="0936A259" w14:textId="77777777" w:rsidR="00D8782B" w:rsidRPr="008D3611" w:rsidRDefault="00D8782B" w:rsidP="00D8782B">
            <w:pPr>
              <w:jc w:val="both"/>
              <w:rPr>
                <w:rFonts w:ascii="Wingdings" w:hAnsi="Wingdings" w:cs="Tahoma"/>
                <w:sz w:val="26"/>
                <w:szCs w:val="26"/>
              </w:rPr>
            </w:pPr>
          </w:p>
        </w:tc>
        <w:tc>
          <w:tcPr>
            <w:tcW w:w="708" w:type="dxa"/>
          </w:tcPr>
          <w:p w14:paraId="0FFED3A0" w14:textId="77777777" w:rsidR="00D8782B" w:rsidRPr="008D3611" w:rsidRDefault="00D8782B" w:rsidP="00D8782B">
            <w:pPr>
              <w:jc w:val="both"/>
              <w:rPr>
                <w:rFonts w:ascii="Wingdings" w:hAnsi="Wingdings" w:cs="Tahoma"/>
                <w:sz w:val="26"/>
                <w:szCs w:val="26"/>
              </w:rPr>
            </w:pPr>
          </w:p>
        </w:tc>
        <w:tc>
          <w:tcPr>
            <w:tcW w:w="993" w:type="dxa"/>
          </w:tcPr>
          <w:p w14:paraId="3E0969CE" w14:textId="77777777" w:rsidR="00D8782B" w:rsidRPr="008D3611" w:rsidRDefault="00D8782B" w:rsidP="00D8782B">
            <w:pPr>
              <w:jc w:val="both"/>
              <w:rPr>
                <w:rFonts w:ascii="Wingdings" w:hAnsi="Wingdings" w:cs="Tahoma"/>
                <w:sz w:val="26"/>
                <w:szCs w:val="26"/>
              </w:rPr>
            </w:pPr>
          </w:p>
        </w:tc>
      </w:tr>
      <w:tr w:rsidR="00D8782B" w:rsidRPr="008D3611" w14:paraId="1A4F8E1D" w14:textId="77777777" w:rsidTr="00CF7E66">
        <w:tc>
          <w:tcPr>
            <w:tcW w:w="1418" w:type="dxa"/>
          </w:tcPr>
          <w:p w14:paraId="775ABAD8" w14:textId="77777777" w:rsidR="00D8782B" w:rsidRPr="00D2665F" w:rsidRDefault="00D8782B" w:rsidP="00D8782B">
            <w:pPr>
              <w:spacing w:after="120"/>
              <w:rPr>
                <w:rFonts w:cs="Tahoma"/>
                <w:sz w:val="20"/>
                <w:szCs w:val="20"/>
              </w:rPr>
            </w:pPr>
            <w:r w:rsidRPr="00D2665F">
              <w:rPr>
                <w:rFonts w:cs="Tahoma"/>
                <w:sz w:val="20"/>
                <w:szCs w:val="20"/>
              </w:rPr>
              <w:t>*Prod Type</w:t>
            </w:r>
          </w:p>
        </w:tc>
        <w:tc>
          <w:tcPr>
            <w:tcW w:w="1134" w:type="dxa"/>
          </w:tcPr>
          <w:p w14:paraId="6EBEDBFD" w14:textId="77777777" w:rsidR="00D8782B" w:rsidRPr="00D2665F" w:rsidRDefault="00D8782B" w:rsidP="00D8782B">
            <w:pPr>
              <w:spacing w:after="120"/>
              <w:rPr>
                <w:rFonts w:cs="Tahoma"/>
                <w:sz w:val="20"/>
                <w:szCs w:val="20"/>
              </w:rPr>
            </w:pPr>
            <w:r w:rsidRPr="00D2665F">
              <w:rPr>
                <w:rFonts w:cs="Tahoma"/>
                <w:sz w:val="20"/>
                <w:szCs w:val="20"/>
              </w:rPr>
              <w:t>20</w:t>
            </w:r>
          </w:p>
        </w:tc>
        <w:tc>
          <w:tcPr>
            <w:tcW w:w="1134" w:type="dxa"/>
          </w:tcPr>
          <w:p w14:paraId="2B0A6BED" w14:textId="77777777" w:rsidR="00D8782B" w:rsidRPr="00D2665F" w:rsidRDefault="00D8782B" w:rsidP="00D8782B">
            <w:pPr>
              <w:spacing w:after="120"/>
              <w:rPr>
                <w:rFonts w:cs="Tahoma"/>
                <w:sz w:val="20"/>
                <w:szCs w:val="20"/>
              </w:rPr>
            </w:pPr>
            <w:r w:rsidRPr="00D2665F">
              <w:rPr>
                <w:rFonts w:cs="Tahoma"/>
                <w:sz w:val="20"/>
                <w:szCs w:val="20"/>
              </w:rPr>
              <w:t>20</w:t>
            </w:r>
          </w:p>
        </w:tc>
        <w:tc>
          <w:tcPr>
            <w:tcW w:w="993" w:type="dxa"/>
          </w:tcPr>
          <w:p w14:paraId="49DB360B"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79B520C1" w14:textId="77777777" w:rsidR="00D8782B" w:rsidRPr="00D2665F" w:rsidRDefault="00D8782B" w:rsidP="00D8782B">
            <w:pPr>
              <w:spacing w:after="120"/>
              <w:rPr>
                <w:rFonts w:cs="Tahoma"/>
                <w:sz w:val="20"/>
                <w:szCs w:val="20"/>
              </w:rPr>
            </w:pPr>
            <w:r w:rsidRPr="00D2665F">
              <w:rPr>
                <w:rFonts w:cs="Tahoma"/>
                <w:sz w:val="20"/>
                <w:szCs w:val="20"/>
              </w:rPr>
              <w:t>N/A</w:t>
            </w:r>
          </w:p>
        </w:tc>
        <w:tc>
          <w:tcPr>
            <w:tcW w:w="567" w:type="dxa"/>
          </w:tcPr>
          <w:p w14:paraId="34B6875F" w14:textId="77777777" w:rsidR="00D8782B" w:rsidRPr="008D3611" w:rsidRDefault="00D8782B" w:rsidP="00D8782B">
            <w:pPr>
              <w:jc w:val="both"/>
              <w:rPr>
                <w:rFonts w:ascii="Wingdings" w:hAnsi="Wingdings" w:cs="Tahoma"/>
                <w:sz w:val="26"/>
                <w:szCs w:val="26"/>
              </w:rPr>
            </w:pPr>
          </w:p>
        </w:tc>
        <w:tc>
          <w:tcPr>
            <w:tcW w:w="567" w:type="dxa"/>
          </w:tcPr>
          <w:p w14:paraId="597419B5" w14:textId="77777777" w:rsidR="00D8782B" w:rsidRPr="008D3611" w:rsidRDefault="00D8782B" w:rsidP="00D8782B">
            <w:pPr>
              <w:jc w:val="both"/>
              <w:rPr>
                <w:rFonts w:ascii="Wingdings" w:hAnsi="Wingdings" w:cs="Tahoma"/>
                <w:sz w:val="26"/>
                <w:szCs w:val="26"/>
              </w:rPr>
            </w:pPr>
          </w:p>
        </w:tc>
        <w:tc>
          <w:tcPr>
            <w:tcW w:w="567" w:type="dxa"/>
          </w:tcPr>
          <w:p w14:paraId="560B188F" w14:textId="77777777" w:rsidR="00D8782B" w:rsidRPr="008D3611" w:rsidRDefault="00D8782B" w:rsidP="00D8782B">
            <w:pPr>
              <w:jc w:val="both"/>
              <w:rPr>
                <w:rFonts w:ascii="Wingdings" w:hAnsi="Wingdings" w:cs="Tahoma"/>
                <w:sz w:val="26"/>
                <w:szCs w:val="26"/>
              </w:rPr>
            </w:pPr>
          </w:p>
        </w:tc>
        <w:tc>
          <w:tcPr>
            <w:tcW w:w="567" w:type="dxa"/>
          </w:tcPr>
          <w:p w14:paraId="02B9FDB2" w14:textId="77777777" w:rsidR="00D8782B" w:rsidRPr="008D3611" w:rsidRDefault="00D8782B" w:rsidP="00D8782B">
            <w:pPr>
              <w:jc w:val="both"/>
              <w:rPr>
                <w:rFonts w:ascii="Wingdings" w:hAnsi="Wingdings" w:cs="Tahoma"/>
                <w:sz w:val="26"/>
                <w:szCs w:val="26"/>
              </w:rPr>
            </w:pPr>
          </w:p>
        </w:tc>
        <w:tc>
          <w:tcPr>
            <w:tcW w:w="709" w:type="dxa"/>
          </w:tcPr>
          <w:p w14:paraId="34463DAD" w14:textId="77777777" w:rsidR="00D8782B" w:rsidRPr="008D3611" w:rsidRDefault="00D8782B" w:rsidP="00D8782B">
            <w:pPr>
              <w:jc w:val="both"/>
              <w:rPr>
                <w:rFonts w:ascii="Wingdings" w:hAnsi="Wingdings" w:cs="Tahoma"/>
                <w:sz w:val="26"/>
                <w:szCs w:val="26"/>
              </w:rPr>
            </w:pPr>
          </w:p>
        </w:tc>
        <w:tc>
          <w:tcPr>
            <w:tcW w:w="709" w:type="dxa"/>
          </w:tcPr>
          <w:p w14:paraId="05B8EF8B" w14:textId="77777777" w:rsidR="00D8782B" w:rsidRPr="008D3611" w:rsidRDefault="00D8782B" w:rsidP="00D8782B">
            <w:pPr>
              <w:jc w:val="both"/>
              <w:rPr>
                <w:rFonts w:ascii="Wingdings" w:hAnsi="Wingdings" w:cs="Tahoma"/>
                <w:sz w:val="26"/>
                <w:szCs w:val="26"/>
              </w:rPr>
            </w:pPr>
          </w:p>
        </w:tc>
        <w:tc>
          <w:tcPr>
            <w:tcW w:w="567" w:type="dxa"/>
          </w:tcPr>
          <w:p w14:paraId="22CA5BE0" w14:textId="77777777" w:rsidR="00D8782B" w:rsidRPr="008D3611" w:rsidRDefault="00D8782B" w:rsidP="00D8782B">
            <w:pPr>
              <w:jc w:val="both"/>
              <w:rPr>
                <w:rFonts w:ascii="Wingdings" w:hAnsi="Wingdings" w:cs="Tahoma"/>
                <w:sz w:val="26"/>
                <w:szCs w:val="26"/>
              </w:rPr>
            </w:pPr>
          </w:p>
        </w:tc>
        <w:tc>
          <w:tcPr>
            <w:tcW w:w="567" w:type="dxa"/>
          </w:tcPr>
          <w:p w14:paraId="48335294" w14:textId="77777777" w:rsidR="00D8782B" w:rsidRPr="008D3611" w:rsidRDefault="00D8782B" w:rsidP="00D8782B">
            <w:pPr>
              <w:jc w:val="both"/>
              <w:rPr>
                <w:rFonts w:ascii="Wingdings" w:hAnsi="Wingdings" w:cs="Tahoma"/>
                <w:sz w:val="26"/>
                <w:szCs w:val="26"/>
              </w:rPr>
            </w:pPr>
          </w:p>
        </w:tc>
        <w:tc>
          <w:tcPr>
            <w:tcW w:w="567" w:type="dxa"/>
          </w:tcPr>
          <w:p w14:paraId="73F3C610" w14:textId="77777777" w:rsidR="00D8782B" w:rsidRPr="008D3611" w:rsidRDefault="00D8782B" w:rsidP="00D8782B">
            <w:pPr>
              <w:jc w:val="both"/>
              <w:rPr>
                <w:rFonts w:ascii="Wingdings" w:hAnsi="Wingdings" w:cs="Tahoma"/>
                <w:sz w:val="26"/>
                <w:szCs w:val="26"/>
              </w:rPr>
            </w:pPr>
          </w:p>
        </w:tc>
        <w:tc>
          <w:tcPr>
            <w:tcW w:w="708" w:type="dxa"/>
          </w:tcPr>
          <w:p w14:paraId="6A024CE5" w14:textId="77777777" w:rsidR="00D8782B" w:rsidRPr="008D3611" w:rsidRDefault="00D8782B" w:rsidP="00D8782B">
            <w:pPr>
              <w:jc w:val="both"/>
              <w:rPr>
                <w:rFonts w:ascii="Wingdings" w:hAnsi="Wingdings" w:cs="Tahoma"/>
                <w:sz w:val="26"/>
                <w:szCs w:val="26"/>
              </w:rPr>
            </w:pPr>
          </w:p>
        </w:tc>
        <w:tc>
          <w:tcPr>
            <w:tcW w:w="709" w:type="dxa"/>
          </w:tcPr>
          <w:p w14:paraId="754CDB68" w14:textId="77777777" w:rsidR="00D8782B" w:rsidRPr="008D3611" w:rsidRDefault="00D8782B" w:rsidP="00D8782B">
            <w:pPr>
              <w:jc w:val="both"/>
              <w:rPr>
                <w:rFonts w:ascii="Wingdings" w:hAnsi="Wingdings" w:cs="Tahoma"/>
                <w:sz w:val="26"/>
                <w:szCs w:val="26"/>
              </w:rPr>
            </w:pPr>
          </w:p>
        </w:tc>
        <w:tc>
          <w:tcPr>
            <w:tcW w:w="709" w:type="dxa"/>
          </w:tcPr>
          <w:p w14:paraId="208A2C67" w14:textId="77777777" w:rsidR="00D8782B" w:rsidRPr="008D3611" w:rsidRDefault="00D8782B" w:rsidP="00D8782B">
            <w:pPr>
              <w:jc w:val="both"/>
              <w:rPr>
                <w:rFonts w:ascii="Wingdings" w:hAnsi="Wingdings" w:cs="Tahoma"/>
                <w:sz w:val="26"/>
                <w:szCs w:val="26"/>
              </w:rPr>
            </w:pPr>
          </w:p>
        </w:tc>
        <w:tc>
          <w:tcPr>
            <w:tcW w:w="709" w:type="dxa"/>
          </w:tcPr>
          <w:p w14:paraId="6FD63C90" w14:textId="77777777" w:rsidR="00D8782B" w:rsidRPr="008D3611" w:rsidRDefault="00D8782B" w:rsidP="00D8782B">
            <w:pPr>
              <w:jc w:val="both"/>
              <w:rPr>
                <w:rFonts w:ascii="Wingdings" w:hAnsi="Wingdings" w:cs="Tahoma"/>
                <w:sz w:val="26"/>
                <w:szCs w:val="26"/>
              </w:rPr>
            </w:pPr>
          </w:p>
        </w:tc>
        <w:tc>
          <w:tcPr>
            <w:tcW w:w="708" w:type="dxa"/>
          </w:tcPr>
          <w:p w14:paraId="08DE55A7" w14:textId="77777777" w:rsidR="00D8782B" w:rsidRPr="008D3611" w:rsidRDefault="00D8782B" w:rsidP="00D8782B">
            <w:pPr>
              <w:jc w:val="both"/>
              <w:rPr>
                <w:rFonts w:ascii="Wingdings" w:hAnsi="Wingdings" w:cs="Tahoma"/>
                <w:sz w:val="26"/>
                <w:szCs w:val="26"/>
              </w:rPr>
            </w:pPr>
          </w:p>
        </w:tc>
        <w:tc>
          <w:tcPr>
            <w:tcW w:w="993" w:type="dxa"/>
          </w:tcPr>
          <w:p w14:paraId="5488AC87" w14:textId="77777777" w:rsidR="00D8782B" w:rsidRPr="008D3611" w:rsidRDefault="00D8782B" w:rsidP="00D8782B">
            <w:pPr>
              <w:jc w:val="both"/>
              <w:rPr>
                <w:rFonts w:ascii="Wingdings" w:hAnsi="Wingdings" w:cs="Tahoma"/>
                <w:sz w:val="26"/>
                <w:szCs w:val="26"/>
              </w:rPr>
            </w:pPr>
          </w:p>
        </w:tc>
      </w:tr>
      <w:tr w:rsidR="00D8782B" w:rsidRPr="008D3611" w14:paraId="03B6B99D" w14:textId="77777777" w:rsidTr="00CF7E66">
        <w:tc>
          <w:tcPr>
            <w:tcW w:w="1418" w:type="dxa"/>
          </w:tcPr>
          <w:p w14:paraId="790BA48E" w14:textId="77777777" w:rsidR="00D8782B" w:rsidRPr="00D2665F" w:rsidRDefault="00D8782B" w:rsidP="00D8782B">
            <w:pPr>
              <w:spacing w:after="120"/>
              <w:rPr>
                <w:rFonts w:cs="Tahoma"/>
                <w:sz w:val="20"/>
                <w:szCs w:val="20"/>
              </w:rPr>
            </w:pPr>
            <w:r w:rsidRPr="00D2665F">
              <w:rPr>
                <w:rFonts w:cs="Tahoma"/>
                <w:sz w:val="20"/>
                <w:szCs w:val="20"/>
              </w:rPr>
              <w:t>*OR Service ID</w:t>
            </w:r>
          </w:p>
        </w:tc>
        <w:tc>
          <w:tcPr>
            <w:tcW w:w="1134" w:type="dxa"/>
          </w:tcPr>
          <w:p w14:paraId="4EB4DA5D" w14:textId="77777777" w:rsidR="00D8782B" w:rsidRPr="00D2665F" w:rsidRDefault="00D8782B" w:rsidP="00D8782B">
            <w:pPr>
              <w:spacing w:after="120"/>
              <w:rPr>
                <w:rFonts w:cs="Tahoma"/>
                <w:sz w:val="20"/>
                <w:szCs w:val="20"/>
              </w:rPr>
            </w:pPr>
            <w:r w:rsidRPr="00D2665F">
              <w:rPr>
                <w:rFonts w:cs="Tahoma"/>
                <w:sz w:val="20"/>
                <w:szCs w:val="20"/>
              </w:rPr>
              <w:t>21</w:t>
            </w:r>
          </w:p>
        </w:tc>
        <w:tc>
          <w:tcPr>
            <w:tcW w:w="1134" w:type="dxa"/>
          </w:tcPr>
          <w:p w14:paraId="0B2A0884" w14:textId="77777777" w:rsidR="00D8782B" w:rsidRPr="00D2665F" w:rsidRDefault="00D8782B" w:rsidP="00D8782B">
            <w:pPr>
              <w:spacing w:after="120"/>
              <w:rPr>
                <w:rFonts w:cs="Tahoma"/>
                <w:sz w:val="20"/>
                <w:szCs w:val="20"/>
              </w:rPr>
            </w:pPr>
            <w:r w:rsidRPr="00D2665F">
              <w:rPr>
                <w:rFonts w:cs="Tahoma"/>
                <w:sz w:val="20"/>
                <w:szCs w:val="20"/>
              </w:rPr>
              <w:t>20</w:t>
            </w:r>
          </w:p>
        </w:tc>
        <w:tc>
          <w:tcPr>
            <w:tcW w:w="993" w:type="dxa"/>
          </w:tcPr>
          <w:p w14:paraId="6695648D"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0C3F62B2" w14:textId="77777777" w:rsidR="00D8782B" w:rsidRPr="00D2665F" w:rsidRDefault="00D8782B" w:rsidP="00D8782B">
            <w:pPr>
              <w:spacing w:after="120"/>
              <w:rPr>
                <w:rFonts w:cs="Tahoma"/>
                <w:sz w:val="20"/>
                <w:szCs w:val="20"/>
              </w:rPr>
            </w:pPr>
            <w:r w:rsidRPr="00D2665F">
              <w:rPr>
                <w:rFonts w:cs="Tahoma"/>
                <w:sz w:val="20"/>
                <w:szCs w:val="20"/>
              </w:rPr>
              <w:t>N/A</w:t>
            </w:r>
          </w:p>
        </w:tc>
        <w:tc>
          <w:tcPr>
            <w:tcW w:w="567" w:type="dxa"/>
          </w:tcPr>
          <w:p w14:paraId="76BA0899" w14:textId="77777777" w:rsidR="00D8782B" w:rsidRPr="008D3611" w:rsidRDefault="00D8782B" w:rsidP="00D8782B">
            <w:pPr>
              <w:jc w:val="both"/>
              <w:rPr>
                <w:rFonts w:ascii="Wingdings" w:hAnsi="Wingdings" w:cs="Tahoma"/>
                <w:sz w:val="26"/>
                <w:szCs w:val="26"/>
              </w:rPr>
            </w:pPr>
          </w:p>
        </w:tc>
        <w:tc>
          <w:tcPr>
            <w:tcW w:w="567" w:type="dxa"/>
          </w:tcPr>
          <w:p w14:paraId="59E8CFCA" w14:textId="77777777" w:rsidR="00D8782B" w:rsidRPr="008D3611" w:rsidRDefault="00D8782B" w:rsidP="00D8782B">
            <w:pPr>
              <w:jc w:val="both"/>
              <w:rPr>
                <w:rFonts w:ascii="Wingdings" w:hAnsi="Wingdings" w:cs="Tahoma"/>
                <w:sz w:val="26"/>
                <w:szCs w:val="26"/>
              </w:rPr>
            </w:pPr>
          </w:p>
        </w:tc>
        <w:tc>
          <w:tcPr>
            <w:tcW w:w="567" w:type="dxa"/>
          </w:tcPr>
          <w:p w14:paraId="53785C1D" w14:textId="77777777" w:rsidR="00D8782B" w:rsidRPr="008D3611" w:rsidRDefault="00D8782B" w:rsidP="00D8782B">
            <w:pPr>
              <w:jc w:val="both"/>
              <w:rPr>
                <w:rFonts w:ascii="Wingdings" w:hAnsi="Wingdings" w:cs="Tahoma"/>
                <w:sz w:val="26"/>
                <w:szCs w:val="26"/>
              </w:rPr>
            </w:pPr>
          </w:p>
        </w:tc>
        <w:tc>
          <w:tcPr>
            <w:tcW w:w="567" w:type="dxa"/>
          </w:tcPr>
          <w:p w14:paraId="4B72954F" w14:textId="77777777" w:rsidR="00D8782B" w:rsidRPr="008D3611" w:rsidRDefault="00D8782B" w:rsidP="00D8782B">
            <w:pPr>
              <w:jc w:val="both"/>
              <w:rPr>
                <w:rFonts w:ascii="Wingdings" w:hAnsi="Wingdings" w:cs="Tahoma"/>
                <w:sz w:val="26"/>
                <w:szCs w:val="26"/>
              </w:rPr>
            </w:pPr>
          </w:p>
        </w:tc>
        <w:tc>
          <w:tcPr>
            <w:tcW w:w="709" w:type="dxa"/>
          </w:tcPr>
          <w:p w14:paraId="05D6CA33" w14:textId="77777777" w:rsidR="00D8782B" w:rsidRPr="008D3611" w:rsidRDefault="00D8782B" w:rsidP="00D8782B">
            <w:pPr>
              <w:jc w:val="both"/>
              <w:rPr>
                <w:rFonts w:ascii="Wingdings" w:hAnsi="Wingdings" w:cs="Tahoma"/>
                <w:sz w:val="26"/>
                <w:szCs w:val="26"/>
              </w:rPr>
            </w:pPr>
          </w:p>
        </w:tc>
        <w:tc>
          <w:tcPr>
            <w:tcW w:w="709" w:type="dxa"/>
          </w:tcPr>
          <w:p w14:paraId="1C17B97B" w14:textId="77777777" w:rsidR="00D8782B" w:rsidRPr="008D3611" w:rsidRDefault="00D8782B" w:rsidP="00D8782B">
            <w:pPr>
              <w:jc w:val="both"/>
              <w:rPr>
                <w:rFonts w:ascii="Wingdings" w:hAnsi="Wingdings" w:cs="Tahoma"/>
                <w:sz w:val="26"/>
                <w:szCs w:val="26"/>
              </w:rPr>
            </w:pPr>
          </w:p>
        </w:tc>
        <w:tc>
          <w:tcPr>
            <w:tcW w:w="567" w:type="dxa"/>
          </w:tcPr>
          <w:p w14:paraId="55336AF0" w14:textId="77777777" w:rsidR="00D8782B" w:rsidRPr="008D3611" w:rsidRDefault="00D8782B" w:rsidP="00D8782B">
            <w:pPr>
              <w:jc w:val="both"/>
              <w:rPr>
                <w:rFonts w:ascii="Wingdings" w:hAnsi="Wingdings" w:cs="Tahoma"/>
                <w:sz w:val="26"/>
                <w:szCs w:val="26"/>
              </w:rPr>
            </w:pPr>
          </w:p>
        </w:tc>
        <w:tc>
          <w:tcPr>
            <w:tcW w:w="567" w:type="dxa"/>
          </w:tcPr>
          <w:p w14:paraId="309A6F6D" w14:textId="77777777" w:rsidR="00D8782B" w:rsidRPr="008D3611" w:rsidRDefault="00D8782B" w:rsidP="00D8782B">
            <w:pPr>
              <w:jc w:val="both"/>
              <w:rPr>
                <w:rFonts w:ascii="Wingdings" w:hAnsi="Wingdings" w:cs="Tahoma"/>
                <w:sz w:val="26"/>
                <w:szCs w:val="26"/>
              </w:rPr>
            </w:pPr>
          </w:p>
        </w:tc>
        <w:tc>
          <w:tcPr>
            <w:tcW w:w="567" w:type="dxa"/>
          </w:tcPr>
          <w:p w14:paraId="2FB17434" w14:textId="77777777" w:rsidR="00D8782B" w:rsidRPr="008D3611" w:rsidRDefault="00D8782B" w:rsidP="00D8782B">
            <w:pPr>
              <w:jc w:val="both"/>
              <w:rPr>
                <w:rFonts w:ascii="Wingdings" w:hAnsi="Wingdings" w:cs="Tahoma"/>
                <w:sz w:val="26"/>
                <w:szCs w:val="26"/>
              </w:rPr>
            </w:pPr>
          </w:p>
        </w:tc>
        <w:tc>
          <w:tcPr>
            <w:tcW w:w="708" w:type="dxa"/>
          </w:tcPr>
          <w:p w14:paraId="45C3ACEE" w14:textId="77777777" w:rsidR="00D8782B" w:rsidRPr="008D3611" w:rsidRDefault="00D8782B" w:rsidP="00D8782B">
            <w:pPr>
              <w:jc w:val="both"/>
              <w:rPr>
                <w:rFonts w:ascii="Wingdings" w:hAnsi="Wingdings" w:cs="Tahoma"/>
                <w:sz w:val="26"/>
                <w:szCs w:val="26"/>
              </w:rPr>
            </w:pPr>
          </w:p>
        </w:tc>
        <w:tc>
          <w:tcPr>
            <w:tcW w:w="709" w:type="dxa"/>
          </w:tcPr>
          <w:p w14:paraId="7ECE0F95" w14:textId="77777777" w:rsidR="00D8782B" w:rsidRPr="008D3611" w:rsidRDefault="00D8782B" w:rsidP="00D8782B">
            <w:pPr>
              <w:jc w:val="both"/>
              <w:rPr>
                <w:rFonts w:ascii="Wingdings" w:hAnsi="Wingdings" w:cs="Tahoma"/>
                <w:sz w:val="26"/>
                <w:szCs w:val="26"/>
              </w:rPr>
            </w:pPr>
          </w:p>
        </w:tc>
        <w:tc>
          <w:tcPr>
            <w:tcW w:w="709" w:type="dxa"/>
          </w:tcPr>
          <w:p w14:paraId="4238C143" w14:textId="77777777" w:rsidR="00D8782B" w:rsidRPr="008D3611" w:rsidRDefault="00D8782B" w:rsidP="00D8782B">
            <w:pPr>
              <w:jc w:val="both"/>
              <w:rPr>
                <w:rFonts w:ascii="Wingdings" w:hAnsi="Wingdings" w:cs="Tahoma"/>
                <w:sz w:val="26"/>
                <w:szCs w:val="26"/>
              </w:rPr>
            </w:pPr>
          </w:p>
        </w:tc>
        <w:tc>
          <w:tcPr>
            <w:tcW w:w="709" w:type="dxa"/>
          </w:tcPr>
          <w:p w14:paraId="165B042E" w14:textId="77777777" w:rsidR="00D8782B" w:rsidRPr="008D3611" w:rsidRDefault="00D8782B" w:rsidP="00D8782B">
            <w:pPr>
              <w:jc w:val="both"/>
              <w:rPr>
                <w:rFonts w:ascii="Wingdings" w:hAnsi="Wingdings" w:cs="Tahoma"/>
                <w:sz w:val="26"/>
                <w:szCs w:val="26"/>
              </w:rPr>
            </w:pPr>
          </w:p>
        </w:tc>
        <w:tc>
          <w:tcPr>
            <w:tcW w:w="708" w:type="dxa"/>
          </w:tcPr>
          <w:p w14:paraId="3CBC0E36" w14:textId="77777777" w:rsidR="00D8782B" w:rsidRPr="008D3611" w:rsidRDefault="00D8782B" w:rsidP="00D8782B">
            <w:pPr>
              <w:jc w:val="both"/>
              <w:rPr>
                <w:rFonts w:ascii="Wingdings" w:hAnsi="Wingdings" w:cs="Tahoma"/>
                <w:sz w:val="26"/>
                <w:szCs w:val="26"/>
              </w:rPr>
            </w:pPr>
          </w:p>
        </w:tc>
        <w:tc>
          <w:tcPr>
            <w:tcW w:w="993" w:type="dxa"/>
          </w:tcPr>
          <w:p w14:paraId="1579FB9F" w14:textId="77777777" w:rsidR="00D8782B" w:rsidRPr="008D3611" w:rsidRDefault="00D8782B" w:rsidP="00D8782B">
            <w:pPr>
              <w:jc w:val="both"/>
              <w:rPr>
                <w:rFonts w:ascii="Wingdings" w:hAnsi="Wingdings" w:cs="Tahoma"/>
                <w:sz w:val="26"/>
                <w:szCs w:val="26"/>
              </w:rPr>
            </w:pPr>
          </w:p>
        </w:tc>
      </w:tr>
      <w:tr w:rsidR="00D8782B" w:rsidRPr="008D3611" w14:paraId="6B42D07C" w14:textId="77777777" w:rsidTr="00CF7E66">
        <w:tc>
          <w:tcPr>
            <w:tcW w:w="1418" w:type="dxa"/>
          </w:tcPr>
          <w:p w14:paraId="13FB6E04" w14:textId="77777777" w:rsidR="00D8782B" w:rsidRPr="00D2665F" w:rsidRDefault="00D8782B" w:rsidP="00D8782B">
            <w:pPr>
              <w:spacing w:after="120"/>
              <w:rPr>
                <w:rFonts w:cs="Tahoma"/>
                <w:sz w:val="20"/>
                <w:szCs w:val="20"/>
              </w:rPr>
            </w:pPr>
            <w:r w:rsidRPr="00D2665F">
              <w:rPr>
                <w:rFonts w:cs="Tahoma"/>
                <w:sz w:val="20"/>
                <w:szCs w:val="20"/>
              </w:rPr>
              <w:t>Circuit ID</w:t>
            </w:r>
          </w:p>
        </w:tc>
        <w:tc>
          <w:tcPr>
            <w:tcW w:w="1134" w:type="dxa"/>
          </w:tcPr>
          <w:p w14:paraId="2FB848D9" w14:textId="77777777" w:rsidR="00D8782B" w:rsidRPr="00D2665F" w:rsidRDefault="00D8782B" w:rsidP="00D8782B">
            <w:pPr>
              <w:spacing w:after="120"/>
              <w:rPr>
                <w:rFonts w:cs="Tahoma"/>
                <w:sz w:val="20"/>
                <w:szCs w:val="20"/>
              </w:rPr>
            </w:pPr>
            <w:r w:rsidRPr="00D2665F">
              <w:rPr>
                <w:rFonts w:cs="Tahoma"/>
                <w:sz w:val="20"/>
                <w:szCs w:val="20"/>
              </w:rPr>
              <w:t>22</w:t>
            </w:r>
          </w:p>
        </w:tc>
        <w:tc>
          <w:tcPr>
            <w:tcW w:w="1134" w:type="dxa"/>
          </w:tcPr>
          <w:p w14:paraId="4BCF8BEA" w14:textId="77777777" w:rsidR="00D8782B" w:rsidRPr="00D2665F" w:rsidRDefault="00D8782B" w:rsidP="00D8782B">
            <w:pPr>
              <w:spacing w:after="120"/>
              <w:rPr>
                <w:rFonts w:cs="Tahoma"/>
                <w:sz w:val="20"/>
                <w:szCs w:val="20"/>
              </w:rPr>
            </w:pPr>
            <w:r w:rsidRPr="00D2665F">
              <w:rPr>
                <w:rFonts w:cs="Tahoma"/>
                <w:sz w:val="20"/>
                <w:szCs w:val="20"/>
              </w:rPr>
              <w:t>20</w:t>
            </w:r>
          </w:p>
        </w:tc>
        <w:tc>
          <w:tcPr>
            <w:tcW w:w="993" w:type="dxa"/>
          </w:tcPr>
          <w:p w14:paraId="74377D1A"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0FC73A45" w14:textId="77777777" w:rsidR="00D8782B" w:rsidRPr="00D2665F" w:rsidRDefault="00D8782B" w:rsidP="00D8782B">
            <w:pPr>
              <w:spacing w:after="120"/>
              <w:rPr>
                <w:rFonts w:cs="Tahoma"/>
                <w:sz w:val="20"/>
                <w:szCs w:val="20"/>
              </w:rPr>
            </w:pPr>
            <w:r w:rsidRPr="00D2665F">
              <w:rPr>
                <w:rFonts w:cs="Tahoma"/>
                <w:sz w:val="20"/>
                <w:szCs w:val="20"/>
              </w:rPr>
              <w:t>e.g. LLU1234567 – Only populated when available.</w:t>
            </w:r>
          </w:p>
        </w:tc>
        <w:tc>
          <w:tcPr>
            <w:tcW w:w="567" w:type="dxa"/>
          </w:tcPr>
          <w:p w14:paraId="69132B3A"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1F6E38D3"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6286A794" w14:textId="77777777" w:rsidR="00D8782B" w:rsidRPr="008D3611" w:rsidRDefault="00D8782B" w:rsidP="00D8782B">
            <w:pPr>
              <w:jc w:val="both"/>
              <w:rPr>
                <w:rFonts w:ascii="Wingdings" w:hAnsi="Wingdings" w:cs="Tahoma"/>
                <w:sz w:val="26"/>
                <w:szCs w:val="26"/>
              </w:rPr>
            </w:pPr>
          </w:p>
        </w:tc>
        <w:tc>
          <w:tcPr>
            <w:tcW w:w="567" w:type="dxa"/>
          </w:tcPr>
          <w:p w14:paraId="62D7CA0E"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0B6F6D81" w14:textId="77777777" w:rsidR="00D8782B" w:rsidRPr="008D3611" w:rsidRDefault="00D8782B" w:rsidP="00D8782B">
            <w:pPr>
              <w:jc w:val="both"/>
              <w:rPr>
                <w:rFonts w:ascii="Wingdings" w:hAnsi="Wingdings" w:cs="Tahoma"/>
                <w:sz w:val="26"/>
                <w:szCs w:val="26"/>
              </w:rPr>
            </w:pPr>
          </w:p>
        </w:tc>
        <w:tc>
          <w:tcPr>
            <w:tcW w:w="709" w:type="dxa"/>
          </w:tcPr>
          <w:p w14:paraId="4CC8AF5A" w14:textId="77777777" w:rsidR="00D8782B" w:rsidRPr="008D3611" w:rsidRDefault="00D8782B" w:rsidP="00D8782B">
            <w:pPr>
              <w:jc w:val="both"/>
              <w:rPr>
                <w:rFonts w:ascii="Wingdings" w:hAnsi="Wingdings" w:cs="Tahoma"/>
                <w:sz w:val="26"/>
                <w:szCs w:val="26"/>
              </w:rPr>
            </w:pPr>
          </w:p>
        </w:tc>
        <w:tc>
          <w:tcPr>
            <w:tcW w:w="567" w:type="dxa"/>
          </w:tcPr>
          <w:p w14:paraId="49FBE018" w14:textId="77777777" w:rsidR="00D8782B" w:rsidRPr="008D3611" w:rsidRDefault="00D8782B" w:rsidP="00D8782B">
            <w:pPr>
              <w:jc w:val="both"/>
              <w:rPr>
                <w:rFonts w:ascii="Wingdings" w:hAnsi="Wingdings" w:cs="Tahoma"/>
                <w:sz w:val="26"/>
                <w:szCs w:val="26"/>
              </w:rPr>
            </w:pPr>
          </w:p>
        </w:tc>
        <w:tc>
          <w:tcPr>
            <w:tcW w:w="567" w:type="dxa"/>
          </w:tcPr>
          <w:p w14:paraId="5ED0CEBC" w14:textId="77777777" w:rsidR="00D8782B" w:rsidRPr="008D3611" w:rsidRDefault="00D8782B" w:rsidP="00D8782B">
            <w:pPr>
              <w:jc w:val="both"/>
              <w:rPr>
                <w:rFonts w:ascii="Wingdings" w:hAnsi="Wingdings" w:cs="Tahoma"/>
                <w:sz w:val="26"/>
                <w:szCs w:val="26"/>
              </w:rPr>
            </w:pPr>
          </w:p>
        </w:tc>
        <w:tc>
          <w:tcPr>
            <w:tcW w:w="567" w:type="dxa"/>
          </w:tcPr>
          <w:p w14:paraId="0B97F038" w14:textId="77777777" w:rsidR="00D8782B" w:rsidRPr="008D3611" w:rsidRDefault="00D8782B" w:rsidP="00D8782B">
            <w:pPr>
              <w:jc w:val="both"/>
              <w:rPr>
                <w:rFonts w:ascii="Wingdings" w:hAnsi="Wingdings" w:cs="Tahoma"/>
                <w:sz w:val="26"/>
                <w:szCs w:val="26"/>
              </w:rPr>
            </w:pPr>
          </w:p>
        </w:tc>
        <w:tc>
          <w:tcPr>
            <w:tcW w:w="708" w:type="dxa"/>
          </w:tcPr>
          <w:p w14:paraId="5EE759BA" w14:textId="77777777" w:rsidR="00D8782B" w:rsidRPr="008D3611" w:rsidRDefault="00D8782B" w:rsidP="00D8782B">
            <w:pPr>
              <w:jc w:val="both"/>
              <w:rPr>
                <w:rFonts w:ascii="Wingdings" w:hAnsi="Wingdings" w:cs="Tahoma"/>
                <w:sz w:val="26"/>
                <w:szCs w:val="26"/>
              </w:rPr>
            </w:pPr>
          </w:p>
        </w:tc>
        <w:tc>
          <w:tcPr>
            <w:tcW w:w="709" w:type="dxa"/>
          </w:tcPr>
          <w:p w14:paraId="6C6A160D" w14:textId="77777777" w:rsidR="00D8782B" w:rsidRPr="008D3611" w:rsidRDefault="00D8782B" w:rsidP="00D8782B">
            <w:pPr>
              <w:jc w:val="both"/>
              <w:rPr>
                <w:rFonts w:ascii="Wingdings" w:hAnsi="Wingdings" w:cs="Tahoma"/>
                <w:sz w:val="26"/>
                <w:szCs w:val="26"/>
              </w:rPr>
            </w:pPr>
          </w:p>
        </w:tc>
        <w:tc>
          <w:tcPr>
            <w:tcW w:w="709" w:type="dxa"/>
          </w:tcPr>
          <w:p w14:paraId="3CDCD6A0" w14:textId="77777777" w:rsidR="00D8782B" w:rsidRPr="008D3611" w:rsidRDefault="00D8782B" w:rsidP="00D8782B">
            <w:pPr>
              <w:jc w:val="both"/>
              <w:rPr>
                <w:rFonts w:ascii="Wingdings" w:hAnsi="Wingdings" w:cs="Tahoma"/>
                <w:sz w:val="26"/>
                <w:szCs w:val="26"/>
              </w:rPr>
            </w:pPr>
          </w:p>
        </w:tc>
        <w:tc>
          <w:tcPr>
            <w:tcW w:w="709" w:type="dxa"/>
          </w:tcPr>
          <w:p w14:paraId="7F229329" w14:textId="77777777" w:rsidR="00D8782B" w:rsidRPr="008D3611" w:rsidRDefault="00D8782B" w:rsidP="00D8782B">
            <w:pPr>
              <w:jc w:val="both"/>
              <w:rPr>
                <w:rFonts w:ascii="Wingdings" w:hAnsi="Wingdings" w:cs="Tahoma"/>
                <w:sz w:val="26"/>
                <w:szCs w:val="26"/>
              </w:rPr>
            </w:pPr>
          </w:p>
        </w:tc>
        <w:tc>
          <w:tcPr>
            <w:tcW w:w="708" w:type="dxa"/>
          </w:tcPr>
          <w:p w14:paraId="6C748055" w14:textId="77777777" w:rsidR="00D8782B" w:rsidRPr="008D3611" w:rsidRDefault="00D8782B" w:rsidP="00D8782B">
            <w:pPr>
              <w:jc w:val="both"/>
              <w:rPr>
                <w:rFonts w:ascii="Wingdings" w:hAnsi="Wingdings" w:cs="Tahoma"/>
                <w:sz w:val="26"/>
                <w:szCs w:val="26"/>
              </w:rPr>
            </w:pPr>
          </w:p>
        </w:tc>
        <w:tc>
          <w:tcPr>
            <w:tcW w:w="993" w:type="dxa"/>
          </w:tcPr>
          <w:p w14:paraId="4C6C2135" w14:textId="77777777" w:rsidR="00D8782B" w:rsidRPr="008D3611" w:rsidRDefault="00D8782B" w:rsidP="00D8782B">
            <w:pPr>
              <w:jc w:val="both"/>
              <w:rPr>
                <w:rFonts w:ascii="Wingdings" w:hAnsi="Wingdings" w:cs="Tahoma"/>
                <w:sz w:val="26"/>
                <w:szCs w:val="26"/>
              </w:rPr>
            </w:pPr>
          </w:p>
        </w:tc>
      </w:tr>
      <w:tr w:rsidR="00D8782B" w:rsidRPr="008D3611" w14:paraId="2F840793" w14:textId="77777777" w:rsidTr="00CF7E66">
        <w:tc>
          <w:tcPr>
            <w:tcW w:w="1418" w:type="dxa"/>
          </w:tcPr>
          <w:p w14:paraId="7D4503E7" w14:textId="77777777" w:rsidR="00D8782B" w:rsidRPr="00D2665F" w:rsidRDefault="00D8782B" w:rsidP="00D8782B">
            <w:pPr>
              <w:spacing w:after="120"/>
              <w:rPr>
                <w:rFonts w:cs="Tahoma"/>
                <w:sz w:val="20"/>
                <w:szCs w:val="20"/>
              </w:rPr>
            </w:pPr>
            <w:r w:rsidRPr="00D2665F">
              <w:rPr>
                <w:rFonts w:cs="Tahoma"/>
                <w:sz w:val="20"/>
                <w:szCs w:val="20"/>
              </w:rPr>
              <w:t>MDF Site</w:t>
            </w:r>
          </w:p>
        </w:tc>
        <w:tc>
          <w:tcPr>
            <w:tcW w:w="1134" w:type="dxa"/>
          </w:tcPr>
          <w:p w14:paraId="5BB3B39F" w14:textId="77777777" w:rsidR="00D8782B" w:rsidRPr="00D2665F" w:rsidRDefault="00D8782B" w:rsidP="00D8782B">
            <w:pPr>
              <w:spacing w:after="120"/>
              <w:rPr>
                <w:rFonts w:cs="Tahoma"/>
                <w:sz w:val="20"/>
                <w:szCs w:val="20"/>
              </w:rPr>
            </w:pPr>
            <w:r w:rsidRPr="00D2665F">
              <w:rPr>
                <w:rFonts w:cs="Tahoma"/>
                <w:sz w:val="20"/>
                <w:szCs w:val="20"/>
              </w:rPr>
              <w:t>23</w:t>
            </w:r>
          </w:p>
        </w:tc>
        <w:tc>
          <w:tcPr>
            <w:tcW w:w="1134" w:type="dxa"/>
          </w:tcPr>
          <w:p w14:paraId="17FEBA99" w14:textId="77777777" w:rsidR="00D8782B" w:rsidRPr="00D2665F" w:rsidRDefault="00D8782B" w:rsidP="00D8782B">
            <w:pPr>
              <w:spacing w:after="120"/>
              <w:rPr>
                <w:rFonts w:cs="Tahoma"/>
                <w:sz w:val="20"/>
                <w:szCs w:val="20"/>
              </w:rPr>
            </w:pPr>
            <w:r w:rsidRPr="00D2665F">
              <w:rPr>
                <w:rFonts w:cs="Tahoma"/>
                <w:sz w:val="20"/>
                <w:szCs w:val="20"/>
              </w:rPr>
              <w:t>20</w:t>
            </w:r>
          </w:p>
        </w:tc>
        <w:tc>
          <w:tcPr>
            <w:tcW w:w="993" w:type="dxa"/>
          </w:tcPr>
          <w:p w14:paraId="22493F46"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6F0D230A" w14:textId="77777777" w:rsidR="00D8782B" w:rsidRPr="00D2665F" w:rsidRDefault="00D8782B" w:rsidP="00D8782B">
            <w:pPr>
              <w:spacing w:after="120"/>
              <w:rPr>
                <w:rFonts w:cs="Tahoma"/>
                <w:sz w:val="20"/>
                <w:szCs w:val="20"/>
              </w:rPr>
            </w:pPr>
          </w:p>
        </w:tc>
        <w:tc>
          <w:tcPr>
            <w:tcW w:w="567" w:type="dxa"/>
          </w:tcPr>
          <w:p w14:paraId="660622D4"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147303F2"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1B6B2818"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78EDD7A3"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57768DE3"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7A2E1919"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5585D9E7"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0B055CA5"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67BFE4BB"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8" w:type="dxa"/>
          </w:tcPr>
          <w:p w14:paraId="47B6BC04"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4857B660" w14:textId="77777777" w:rsidR="00D8782B" w:rsidRPr="008D3611" w:rsidRDefault="00D8782B" w:rsidP="00D8782B">
            <w:pPr>
              <w:jc w:val="both"/>
              <w:rPr>
                <w:rFonts w:ascii="Wingdings" w:hAnsi="Wingdings" w:cs="Tahoma"/>
                <w:sz w:val="26"/>
                <w:szCs w:val="26"/>
              </w:rPr>
            </w:pPr>
          </w:p>
        </w:tc>
        <w:tc>
          <w:tcPr>
            <w:tcW w:w="709" w:type="dxa"/>
          </w:tcPr>
          <w:p w14:paraId="67FC614E" w14:textId="77777777" w:rsidR="00D8782B" w:rsidRPr="008D3611" w:rsidRDefault="00D8782B" w:rsidP="00D8782B">
            <w:pPr>
              <w:jc w:val="both"/>
              <w:rPr>
                <w:rFonts w:ascii="Wingdings" w:hAnsi="Wingdings" w:cs="Tahoma"/>
                <w:sz w:val="26"/>
                <w:szCs w:val="26"/>
              </w:rPr>
            </w:pPr>
          </w:p>
        </w:tc>
        <w:tc>
          <w:tcPr>
            <w:tcW w:w="709" w:type="dxa"/>
          </w:tcPr>
          <w:p w14:paraId="582DE4C5" w14:textId="77777777" w:rsidR="00D8782B" w:rsidRPr="008D3611" w:rsidRDefault="00D8782B" w:rsidP="00D8782B">
            <w:pPr>
              <w:jc w:val="both"/>
              <w:rPr>
                <w:rFonts w:ascii="Wingdings" w:hAnsi="Wingdings" w:cs="Tahoma"/>
                <w:sz w:val="26"/>
                <w:szCs w:val="26"/>
              </w:rPr>
            </w:pPr>
          </w:p>
        </w:tc>
        <w:tc>
          <w:tcPr>
            <w:tcW w:w="708" w:type="dxa"/>
          </w:tcPr>
          <w:p w14:paraId="73AE47EF"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993" w:type="dxa"/>
          </w:tcPr>
          <w:p w14:paraId="000A8B06" w14:textId="77777777" w:rsidR="00D8782B" w:rsidRPr="008D3611" w:rsidRDefault="00D8782B" w:rsidP="00D8782B">
            <w:pPr>
              <w:jc w:val="both"/>
              <w:rPr>
                <w:rFonts w:ascii="Wingdings" w:hAnsi="Wingdings" w:cs="Tahoma"/>
                <w:sz w:val="26"/>
                <w:szCs w:val="26"/>
              </w:rPr>
            </w:pPr>
            <w:r w:rsidRPr="004F025E">
              <w:rPr>
                <w:rFonts w:ascii="Wingdings" w:hAnsi="Wingdings" w:cs="Tahoma"/>
                <w:sz w:val="26"/>
                <w:szCs w:val="26"/>
              </w:rPr>
              <w:t></w:t>
            </w:r>
          </w:p>
        </w:tc>
      </w:tr>
      <w:tr w:rsidR="00D8782B" w:rsidRPr="008D3611" w14:paraId="45D200C0" w14:textId="77777777" w:rsidTr="00CF7E66">
        <w:tc>
          <w:tcPr>
            <w:tcW w:w="1418" w:type="dxa"/>
          </w:tcPr>
          <w:p w14:paraId="77235430" w14:textId="77777777" w:rsidR="00D8782B" w:rsidRPr="00D2665F" w:rsidRDefault="00D8782B" w:rsidP="00D8782B">
            <w:pPr>
              <w:spacing w:after="120"/>
              <w:rPr>
                <w:rFonts w:cs="Tahoma"/>
                <w:sz w:val="20"/>
                <w:szCs w:val="20"/>
              </w:rPr>
            </w:pPr>
            <w:r w:rsidRPr="00D2665F">
              <w:rPr>
                <w:rFonts w:cs="Tahoma"/>
                <w:sz w:val="20"/>
                <w:szCs w:val="20"/>
              </w:rPr>
              <w:t>Room ID</w:t>
            </w:r>
          </w:p>
        </w:tc>
        <w:tc>
          <w:tcPr>
            <w:tcW w:w="1134" w:type="dxa"/>
          </w:tcPr>
          <w:p w14:paraId="2161AF59" w14:textId="77777777" w:rsidR="00D8782B" w:rsidRPr="00D2665F" w:rsidRDefault="00D8782B" w:rsidP="00D8782B">
            <w:pPr>
              <w:spacing w:after="120"/>
              <w:rPr>
                <w:rFonts w:cs="Tahoma"/>
                <w:sz w:val="20"/>
                <w:szCs w:val="20"/>
              </w:rPr>
            </w:pPr>
            <w:r w:rsidRPr="00D2665F">
              <w:rPr>
                <w:rFonts w:cs="Tahoma"/>
                <w:sz w:val="20"/>
                <w:szCs w:val="20"/>
              </w:rPr>
              <w:t>24</w:t>
            </w:r>
          </w:p>
        </w:tc>
        <w:tc>
          <w:tcPr>
            <w:tcW w:w="1134" w:type="dxa"/>
          </w:tcPr>
          <w:p w14:paraId="3B90B130" w14:textId="77777777" w:rsidR="00D8782B" w:rsidRPr="00D2665F" w:rsidRDefault="00D8782B" w:rsidP="00D8782B">
            <w:pPr>
              <w:spacing w:after="120"/>
              <w:rPr>
                <w:rFonts w:cs="Tahoma"/>
                <w:sz w:val="20"/>
                <w:szCs w:val="20"/>
              </w:rPr>
            </w:pPr>
            <w:r w:rsidRPr="00D2665F">
              <w:rPr>
                <w:rFonts w:cs="Tahoma"/>
                <w:sz w:val="20"/>
                <w:szCs w:val="20"/>
              </w:rPr>
              <w:t>20</w:t>
            </w:r>
          </w:p>
        </w:tc>
        <w:tc>
          <w:tcPr>
            <w:tcW w:w="993" w:type="dxa"/>
          </w:tcPr>
          <w:p w14:paraId="38EA5FB2"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126600AA" w14:textId="77777777" w:rsidR="00D8782B" w:rsidRPr="00D2665F" w:rsidRDefault="00D8782B" w:rsidP="00D8782B">
            <w:pPr>
              <w:spacing w:after="120"/>
              <w:rPr>
                <w:rFonts w:cs="Tahoma"/>
                <w:sz w:val="20"/>
                <w:szCs w:val="20"/>
              </w:rPr>
            </w:pPr>
          </w:p>
        </w:tc>
        <w:tc>
          <w:tcPr>
            <w:tcW w:w="567" w:type="dxa"/>
          </w:tcPr>
          <w:p w14:paraId="6E343ACB" w14:textId="77777777" w:rsidR="00D8782B" w:rsidRPr="008D3611" w:rsidRDefault="00D8782B" w:rsidP="00D8782B">
            <w:pPr>
              <w:jc w:val="both"/>
              <w:rPr>
                <w:rFonts w:ascii="Wingdings" w:hAnsi="Wingdings" w:cs="Tahoma"/>
                <w:sz w:val="26"/>
                <w:szCs w:val="26"/>
              </w:rPr>
            </w:pPr>
          </w:p>
        </w:tc>
        <w:tc>
          <w:tcPr>
            <w:tcW w:w="567" w:type="dxa"/>
          </w:tcPr>
          <w:p w14:paraId="64C0710F" w14:textId="77777777" w:rsidR="00D8782B" w:rsidRPr="008D3611" w:rsidRDefault="00D8782B" w:rsidP="00D8782B">
            <w:pPr>
              <w:jc w:val="both"/>
              <w:rPr>
                <w:rFonts w:ascii="Wingdings" w:hAnsi="Wingdings" w:cs="Tahoma"/>
                <w:sz w:val="26"/>
                <w:szCs w:val="26"/>
              </w:rPr>
            </w:pPr>
          </w:p>
        </w:tc>
        <w:tc>
          <w:tcPr>
            <w:tcW w:w="567" w:type="dxa"/>
          </w:tcPr>
          <w:p w14:paraId="45BE3B45" w14:textId="77777777" w:rsidR="00D8782B" w:rsidRPr="008D3611" w:rsidRDefault="00D8782B" w:rsidP="00D8782B">
            <w:pPr>
              <w:jc w:val="both"/>
              <w:rPr>
                <w:rFonts w:ascii="Wingdings" w:hAnsi="Wingdings" w:cs="Tahoma"/>
                <w:sz w:val="26"/>
                <w:szCs w:val="26"/>
              </w:rPr>
            </w:pPr>
          </w:p>
        </w:tc>
        <w:tc>
          <w:tcPr>
            <w:tcW w:w="567" w:type="dxa"/>
          </w:tcPr>
          <w:p w14:paraId="2DF49258" w14:textId="77777777" w:rsidR="00D8782B" w:rsidRPr="008D3611" w:rsidRDefault="00D8782B" w:rsidP="00D8782B">
            <w:pPr>
              <w:jc w:val="both"/>
              <w:rPr>
                <w:rFonts w:ascii="Wingdings" w:hAnsi="Wingdings" w:cs="Tahoma"/>
                <w:sz w:val="26"/>
                <w:szCs w:val="26"/>
              </w:rPr>
            </w:pPr>
          </w:p>
        </w:tc>
        <w:tc>
          <w:tcPr>
            <w:tcW w:w="709" w:type="dxa"/>
          </w:tcPr>
          <w:p w14:paraId="1A9F105D"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634383D1" w14:textId="77777777" w:rsidR="00D8782B" w:rsidRPr="008D3611" w:rsidRDefault="00D8782B" w:rsidP="00D8782B">
            <w:pPr>
              <w:jc w:val="both"/>
              <w:rPr>
                <w:rFonts w:ascii="Wingdings" w:hAnsi="Wingdings" w:cs="Tahoma"/>
                <w:sz w:val="26"/>
                <w:szCs w:val="26"/>
              </w:rPr>
            </w:pPr>
          </w:p>
        </w:tc>
        <w:tc>
          <w:tcPr>
            <w:tcW w:w="567" w:type="dxa"/>
          </w:tcPr>
          <w:p w14:paraId="3024E66F" w14:textId="77777777" w:rsidR="00D8782B" w:rsidRPr="008D3611" w:rsidRDefault="00D8782B" w:rsidP="00D8782B">
            <w:pPr>
              <w:jc w:val="both"/>
              <w:rPr>
                <w:rFonts w:ascii="Wingdings" w:hAnsi="Wingdings" w:cs="Tahoma"/>
                <w:sz w:val="26"/>
                <w:szCs w:val="26"/>
              </w:rPr>
            </w:pPr>
          </w:p>
        </w:tc>
        <w:tc>
          <w:tcPr>
            <w:tcW w:w="567" w:type="dxa"/>
          </w:tcPr>
          <w:p w14:paraId="12A8ED52" w14:textId="77777777" w:rsidR="00D8782B" w:rsidRPr="008D3611" w:rsidRDefault="00D8782B" w:rsidP="00D8782B">
            <w:pPr>
              <w:jc w:val="both"/>
              <w:rPr>
                <w:rFonts w:ascii="Wingdings" w:hAnsi="Wingdings" w:cs="Tahoma"/>
                <w:sz w:val="26"/>
                <w:szCs w:val="26"/>
              </w:rPr>
            </w:pPr>
          </w:p>
        </w:tc>
        <w:tc>
          <w:tcPr>
            <w:tcW w:w="567" w:type="dxa"/>
          </w:tcPr>
          <w:p w14:paraId="75A510B8" w14:textId="77777777" w:rsidR="00D8782B" w:rsidRPr="008D3611" w:rsidRDefault="00D8782B" w:rsidP="00D8782B">
            <w:pPr>
              <w:jc w:val="both"/>
              <w:rPr>
                <w:rFonts w:ascii="Wingdings" w:hAnsi="Wingdings" w:cs="Tahoma"/>
                <w:sz w:val="26"/>
                <w:szCs w:val="26"/>
              </w:rPr>
            </w:pPr>
          </w:p>
        </w:tc>
        <w:tc>
          <w:tcPr>
            <w:tcW w:w="708" w:type="dxa"/>
          </w:tcPr>
          <w:p w14:paraId="587F49F2" w14:textId="77777777" w:rsidR="00D8782B" w:rsidRPr="008D3611" w:rsidRDefault="00D8782B" w:rsidP="00D8782B">
            <w:pPr>
              <w:jc w:val="both"/>
              <w:rPr>
                <w:rFonts w:ascii="Wingdings" w:hAnsi="Wingdings" w:cs="Tahoma"/>
                <w:sz w:val="26"/>
                <w:szCs w:val="26"/>
              </w:rPr>
            </w:pPr>
          </w:p>
        </w:tc>
        <w:tc>
          <w:tcPr>
            <w:tcW w:w="709" w:type="dxa"/>
          </w:tcPr>
          <w:p w14:paraId="2644A05B" w14:textId="77777777" w:rsidR="00D8782B" w:rsidRPr="008D3611" w:rsidRDefault="00D8782B" w:rsidP="00D8782B">
            <w:pPr>
              <w:jc w:val="both"/>
              <w:rPr>
                <w:rFonts w:ascii="Wingdings" w:hAnsi="Wingdings" w:cs="Tahoma"/>
                <w:sz w:val="26"/>
                <w:szCs w:val="26"/>
              </w:rPr>
            </w:pPr>
          </w:p>
        </w:tc>
        <w:tc>
          <w:tcPr>
            <w:tcW w:w="709" w:type="dxa"/>
          </w:tcPr>
          <w:p w14:paraId="31C89BED" w14:textId="77777777" w:rsidR="00D8782B" w:rsidRPr="008D3611" w:rsidRDefault="00D8782B" w:rsidP="00D8782B">
            <w:pPr>
              <w:jc w:val="both"/>
              <w:rPr>
                <w:rFonts w:ascii="Wingdings" w:hAnsi="Wingdings" w:cs="Tahoma"/>
                <w:sz w:val="26"/>
                <w:szCs w:val="26"/>
              </w:rPr>
            </w:pPr>
          </w:p>
        </w:tc>
        <w:tc>
          <w:tcPr>
            <w:tcW w:w="709" w:type="dxa"/>
          </w:tcPr>
          <w:p w14:paraId="781296E8" w14:textId="77777777" w:rsidR="00D8782B" w:rsidRPr="008D3611" w:rsidRDefault="00D8782B" w:rsidP="00D8782B">
            <w:pPr>
              <w:jc w:val="both"/>
              <w:rPr>
                <w:rFonts w:ascii="Wingdings" w:hAnsi="Wingdings" w:cs="Tahoma"/>
                <w:sz w:val="26"/>
                <w:szCs w:val="26"/>
              </w:rPr>
            </w:pPr>
          </w:p>
        </w:tc>
        <w:tc>
          <w:tcPr>
            <w:tcW w:w="708" w:type="dxa"/>
          </w:tcPr>
          <w:p w14:paraId="7C342AE1" w14:textId="77777777" w:rsidR="00D8782B" w:rsidRPr="008D3611" w:rsidRDefault="00D8782B" w:rsidP="00D8782B">
            <w:pPr>
              <w:jc w:val="both"/>
              <w:rPr>
                <w:rFonts w:ascii="Wingdings" w:hAnsi="Wingdings" w:cs="Tahoma"/>
                <w:sz w:val="26"/>
                <w:szCs w:val="26"/>
              </w:rPr>
            </w:pPr>
          </w:p>
        </w:tc>
        <w:tc>
          <w:tcPr>
            <w:tcW w:w="993" w:type="dxa"/>
          </w:tcPr>
          <w:p w14:paraId="785DE974" w14:textId="77777777" w:rsidR="00D8782B" w:rsidRPr="008D3611" w:rsidRDefault="00D8782B" w:rsidP="00D8782B">
            <w:pPr>
              <w:jc w:val="both"/>
              <w:rPr>
                <w:rFonts w:ascii="Wingdings" w:hAnsi="Wingdings" w:cs="Tahoma"/>
                <w:sz w:val="26"/>
                <w:szCs w:val="26"/>
              </w:rPr>
            </w:pPr>
          </w:p>
        </w:tc>
      </w:tr>
      <w:tr w:rsidR="00D8782B" w:rsidRPr="008D3611" w14:paraId="24274900" w14:textId="77777777" w:rsidTr="00CF7E66">
        <w:tc>
          <w:tcPr>
            <w:tcW w:w="1418" w:type="dxa"/>
          </w:tcPr>
          <w:p w14:paraId="24739819" w14:textId="77777777" w:rsidR="00D8782B" w:rsidRPr="00D2665F" w:rsidRDefault="00D8782B" w:rsidP="00D8782B">
            <w:pPr>
              <w:spacing w:after="120"/>
              <w:rPr>
                <w:rFonts w:cs="Tahoma"/>
                <w:sz w:val="20"/>
                <w:szCs w:val="20"/>
              </w:rPr>
            </w:pPr>
            <w:r w:rsidRPr="00D2665F">
              <w:rPr>
                <w:rFonts w:cs="Tahoma"/>
                <w:sz w:val="20"/>
                <w:szCs w:val="20"/>
              </w:rPr>
              <w:t>*Service ID</w:t>
            </w:r>
          </w:p>
        </w:tc>
        <w:tc>
          <w:tcPr>
            <w:tcW w:w="1134" w:type="dxa"/>
          </w:tcPr>
          <w:p w14:paraId="019EC277" w14:textId="77777777" w:rsidR="00D8782B" w:rsidRPr="00D2665F" w:rsidRDefault="00D8782B" w:rsidP="00D8782B">
            <w:pPr>
              <w:spacing w:after="120"/>
              <w:rPr>
                <w:rFonts w:cs="Tahoma"/>
                <w:sz w:val="20"/>
                <w:szCs w:val="20"/>
              </w:rPr>
            </w:pPr>
            <w:r w:rsidRPr="00D2665F">
              <w:rPr>
                <w:rFonts w:cs="Tahoma"/>
                <w:sz w:val="20"/>
                <w:szCs w:val="20"/>
              </w:rPr>
              <w:t>25</w:t>
            </w:r>
          </w:p>
        </w:tc>
        <w:tc>
          <w:tcPr>
            <w:tcW w:w="1134" w:type="dxa"/>
          </w:tcPr>
          <w:p w14:paraId="4296F85E" w14:textId="77777777" w:rsidR="00D8782B" w:rsidRPr="00D2665F" w:rsidRDefault="00D8782B" w:rsidP="00D8782B">
            <w:pPr>
              <w:spacing w:after="120"/>
              <w:rPr>
                <w:rFonts w:cs="Tahoma"/>
                <w:sz w:val="20"/>
                <w:szCs w:val="20"/>
              </w:rPr>
            </w:pPr>
            <w:r w:rsidRPr="00D2665F">
              <w:rPr>
                <w:rFonts w:cs="Tahoma"/>
                <w:sz w:val="20"/>
                <w:szCs w:val="20"/>
              </w:rPr>
              <w:t>40</w:t>
            </w:r>
          </w:p>
        </w:tc>
        <w:tc>
          <w:tcPr>
            <w:tcW w:w="993" w:type="dxa"/>
          </w:tcPr>
          <w:p w14:paraId="34C2FD46"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377B448A" w14:textId="77777777" w:rsidR="00D8782B" w:rsidRPr="00D2665F" w:rsidRDefault="00D8782B" w:rsidP="00D8782B">
            <w:pPr>
              <w:spacing w:after="120"/>
              <w:rPr>
                <w:rFonts w:cs="Tahoma"/>
                <w:sz w:val="20"/>
                <w:szCs w:val="20"/>
              </w:rPr>
            </w:pPr>
          </w:p>
        </w:tc>
        <w:tc>
          <w:tcPr>
            <w:tcW w:w="567" w:type="dxa"/>
          </w:tcPr>
          <w:p w14:paraId="0F01415F" w14:textId="77777777" w:rsidR="00D8782B" w:rsidRPr="008D3611" w:rsidRDefault="00D8782B" w:rsidP="00D8782B">
            <w:pPr>
              <w:jc w:val="both"/>
              <w:rPr>
                <w:rFonts w:ascii="Wingdings" w:hAnsi="Wingdings" w:cs="Tahoma"/>
                <w:sz w:val="26"/>
                <w:szCs w:val="26"/>
              </w:rPr>
            </w:pPr>
          </w:p>
        </w:tc>
        <w:tc>
          <w:tcPr>
            <w:tcW w:w="567" w:type="dxa"/>
          </w:tcPr>
          <w:p w14:paraId="3E3587D1" w14:textId="77777777" w:rsidR="00D8782B" w:rsidRPr="008D3611" w:rsidRDefault="00D8782B" w:rsidP="00D8782B">
            <w:pPr>
              <w:jc w:val="both"/>
              <w:rPr>
                <w:rFonts w:ascii="Wingdings" w:hAnsi="Wingdings" w:cs="Tahoma"/>
                <w:sz w:val="26"/>
                <w:szCs w:val="26"/>
              </w:rPr>
            </w:pPr>
          </w:p>
        </w:tc>
        <w:tc>
          <w:tcPr>
            <w:tcW w:w="567" w:type="dxa"/>
          </w:tcPr>
          <w:p w14:paraId="26A84082" w14:textId="77777777" w:rsidR="00D8782B" w:rsidRPr="008D3611" w:rsidRDefault="00D8782B" w:rsidP="00D8782B">
            <w:pPr>
              <w:jc w:val="both"/>
              <w:rPr>
                <w:rFonts w:ascii="Wingdings" w:hAnsi="Wingdings" w:cs="Tahoma"/>
                <w:sz w:val="26"/>
                <w:szCs w:val="26"/>
              </w:rPr>
            </w:pPr>
          </w:p>
        </w:tc>
        <w:tc>
          <w:tcPr>
            <w:tcW w:w="567" w:type="dxa"/>
          </w:tcPr>
          <w:p w14:paraId="1FBF7E11" w14:textId="77777777" w:rsidR="00D8782B" w:rsidRPr="008D3611" w:rsidRDefault="00D8782B" w:rsidP="00D8782B">
            <w:pPr>
              <w:jc w:val="both"/>
              <w:rPr>
                <w:rFonts w:ascii="Wingdings" w:hAnsi="Wingdings" w:cs="Tahoma"/>
                <w:sz w:val="26"/>
                <w:szCs w:val="26"/>
              </w:rPr>
            </w:pPr>
          </w:p>
        </w:tc>
        <w:tc>
          <w:tcPr>
            <w:tcW w:w="709" w:type="dxa"/>
          </w:tcPr>
          <w:p w14:paraId="1054068E" w14:textId="77777777" w:rsidR="00D8782B" w:rsidRPr="008D3611" w:rsidRDefault="00D8782B" w:rsidP="00D8782B">
            <w:pPr>
              <w:jc w:val="both"/>
              <w:rPr>
                <w:rFonts w:ascii="Wingdings" w:hAnsi="Wingdings" w:cs="Tahoma"/>
                <w:sz w:val="26"/>
                <w:szCs w:val="26"/>
              </w:rPr>
            </w:pPr>
          </w:p>
        </w:tc>
        <w:tc>
          <w:tcPr>
            <w:tcW w:w="709" w:type="dxa"/>
          </w:tcPr>
          <w:p w14:paraId="028C27CB" w14:textId="77777777" w:rsidR="00D8782B" w:rsidRPr="008D3611" w:rsidRDefault="00D8782B" w:rsidP="00D8782B">
            <w:pPr>
              <w:jc w:val="both"/>
              <w:rPr>
                <w:rFonts w:ascii="Wingdings" w:hAnsi="Wingdings" w:cs="Tahoma"/>
                <w:sz w:val="26"/>
                <w:szCs w:val="26"/>
              </w:rPr>
            </w:pPr>
          </w:p>
        </w:tc>
        <w:tc>
          <w:tcPr>
            <w:tcW w:w="567" w:type="dxa"/>
          </w:tcPr>
          <w:p w14:paraId="55DF3EAF" w14:textId="77777777" w:rsidR="00D8782B" w:rsidRPr="008D3611" w:rsidRDefault="00D8782B" w:rsidP="00D8782B">
            <w:pPr>
              <w:jc w:val="both"/>
              <w:rPr>
                <w:rFonts w:ascii="Wingdings" w:hAnsi="Wingdings" w:cs="Tahoma"/>
                <w:sz w:val="26"/>
                <w:szCs w:val="26"/>
              </w:rPr>
            </w:pPr>
          </w:p>
        </w:tc>
        <w:tc>
          <w:tcPr>
            <w:tcW w:w="567" w:type="dxa"/>
          </w:tcPr>
          <w:p w14:paraId="7074924B" w14:textId="77777777" w:rsidR="00D8782B" w:rsidRPr="008D3611" w:rsidRDefault="00D8782B" w:rsidP="00D8782B">
            <w:pPr>
              <w:jc w:val="both"/>
              <w:rPr>
                <w:rFonts w:ascii="Wingdings" w:hAnsi="Wingdings" w:cs="Tahoma"/>
                <w:sz w:val="26"/>
                <w:szCs w:val="26"/>
              </w:rPr>
            </w:pPr>
          </w:p>
        </w:tc>
        <w:tc>
          <w:tcPr>
            <w:tcW w:w="567" w:type="dxa"/>
          </w:tcPr>
          <w:p w14:paraId="431D4C78" w14:textId="77777777" w:rsidR="00D8782B" w:rsidRPr="008D3611" w:rsidRDefault="00D8782B" w:rsidP="00D8782B">
            <w:pPr>
              <w:jc w:val="both"/>
              <w:rPr>
                <w:rFonts w:ascii="Wingdings" w:hAnsi="Wingdings" w:cs="Tahoma"/>
                <w:sz w:val="26"/>
                <w:szCs w:val="26"/>
              </w:rPr>
            </w:pPr>
          </w:p>
        </w:tc>
        <w:tc>
          <w:tcPr>
            <w:tcW w:w="708" w:type="dxa"/>
          </w:tcPr>
          <w:p w14:paraId="560B6FEF" w14:textId="77777777" w:rsidR="00D8782B" w:rsidRPr="008D3611" w:rsidRDefault="00D8782B" w:rsidP="00D8782B">
            <w:pPr>
              <w:jc w:val="both"/>
              <w:rPr>
                <w:rFonts w:ascii="Wingdings" w:hAnsi="Wingdings" w:cs="Tahoma"/>
                <w:sz w:val="26"/>
                <w:szCs w:val="26"/>
              </w:rPr>
            </w:pPr>
          </w:p>
        </w:tc>
        <w:tc>
          <w:tcPr>
            <w:tcW w:w="709" w:type="dxa"/>
          </w:tcPr>
          <w:p w14:paraId="0FD20396" w14:textId="77777777" w:rsidR="00D8782B" w:rsidRPr="008D3611" w:rsidRDefault="00D8782B" w:rsidP="00D8782B">
            <w:pPr>
              <w:jc w:val="both"/>
              <w:rPr>
                <w:rFonts w:ascii="Wingdings" w:hAnsi="Wingdings" w:cs="Tahoma"/>
                <w:sz w:val="26"/>
                <w:szCs w:val="26"/>
              </w:rPr>
            </w:pPr>
          </w:p>
        </w:tc>
        <w:tc>
          <w:tcPr>
            <w:tcW w:w="709" w:type="dxa"/>
          </w:tcPr>
          <w:p w14:paraId="06E04A37" w14:textId="77777777" w:rsidR="00D8782B" w:rsidRPr="008D3611" w:rsidRDefault="00D8782B" w:rsidP="00D8782B">
            <w:pPr>
              <w:jc w:val="both"/>
              <w:rPr>
                <w:rFonts w:ascii="Wingdings" w:hAnsi="Wingdings" w:cs="Tahoma"/>
                <w:sz w:val="26"/>
                <w:szCs w:val="26"/>
              </w:rPr>
            </w:pPr>
          </w:p>
        </w:tc>
        <w:tc>
          <w:tcPr>
            <w:tcW w:w="709" w:type="dxa"/>
          </w:tcPr>
          <w:p w14:paraId="658BE6B6" w14:textId="77777777" w:rsidR="00D8782B" w:rsidRPr="008D3611" w:rsidRDefault="00D8782B" w:rsidP="00D8782B">
            <w:pPr>
              <w:jc w:val="both"/>
              <w:rPr>
                <w:rFonts w:ascii="Wingdings" w:hAnsi="Wingdings" w:cs="Tahoma"/>
                <w:sz w:val="26"/>
                <w:szCs w:val="26"/>
              </w:rPr>
            </w:pPr>
          </w:p>
        </w:tc>
        <w:tc>
          <w:tcPr>
            <w:tcW w:w="708" w:type="dxa"/>
          </w:tcPr>
          <w:p w14:paraId="431EBFF0"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993" w:type="dxa"/>
          </w:tcPr>
          <w:p w14:paraId="0DB642A4" w14:textId="77777777" w:rsidR="00D8782B" w:rsidRPr="008D3611" w:rsidRDefault="006308CD" w:rsidP="00D8782B">
            <w:pPr>
              <w:jc w:val="both"/>
              <w:rPr>
                <w:rFonts w:ascii="Wingdings" w:hAnsi="Wingdings" w:cs="Tahoma"/>
                <w:sz w:val="26"/>
                <w:szCs w:val="26"/>
              </w:rPr>
            </w:pPr>
            <w:r w:rsidRPr="004F025E">
              <w:rPr>
                <w:rFonts w:ascii="Wingdings" w:hAnsi="Wingdings" w:cs="Tahoma"/>
                <w:sz w:val="26"/>
                <w:szCs w:val="26"/>
              </w:rPr>
              <w:t></w:t>
            </w:r>
          </w:p>
        </w:tc>
      </w:tr>
      <w:tr w:rsidR="00D8782B" w:rsidRPr="008D3611" w14:paraId="5CF7D49E" w14:textId="77777777" w:rsidTr="00CF7E66">
        <w:tc>
          <w:tcPr>
            <w:tcW w:w="1418" w:type="dxa"/>
          </w:tcPr>
          <w:p w14:paraId="12283A0D" w14:textId="77777777" w:rsidR="00D8782B" w:rsidRPr="00D2665F" w:rsidRDefault="00D8782B" w:rsidP="00D8782B">
            <w:pPr>
              <w:spacing w:after="120"/>
              <w:rPr>
                <w:rFonts w:cs="Tahoma"/>
                <w:sz w:val="20"/>
                <w:szCs w:val="20"/>
              </w:rPr>
            </w:pPr>
            <w:r w:rsidRPr="00D2665F">
              <w:rPr>
                <w:rFonts w:cs="Tahoma"/>
                <w:sz w:val="20"/>
                <w:szCs w:val="20"/>
              </w:rPr>
              <w:t>Event Class</w:t>
            </w:r>
          </w:p>
        </w:tc>
        <w:tc>
          <w:tcPr>
            <w:tcW w:w="1134" w:type="dxa"/>
          </w:tcPr>
          <w:p w14:paraId="2C47CF47" w14:textId="77777777" w:rsidR="00D8782B" w:rsidRPr="00D2665F" w:rsidRDefault="00D8782B" w:rsidP="00D8782B">
            <w:pPr>
              <w:spacing w:after="120"/>
              <w:rPr>
                <w:rFonts w:cs="Tahoma"/>
                <w:sz w:val="20"/>
                <w:szCs w:val="20"/>
              </w:rPr>
            </w:pPr>
            <w:r w:rsidRPr="00D2665F">
              <w:rPr>
                <w:rFonts w:cs="Tahoma"/>
                <w:sz w:val="20"/>
                <w:szCs w:val="20"/>
              </w:rPr>
              <w:t>26</w:t>
            </w:r>
          </w:p>
        </w:tc>
        <w:tc>
          <w:tcPr>
            <w:tcW w:w="1134" w:type="dxa"/>
          </w:tcPr>
          <w:p w14:paraId="59E7A65E" w14:textId="77777777" w:rsidR="00D8782B" w:rsidRPr="00D2665F" w:rsidRDefault="00D8782B" w:rsidP="00D8782B">
            <w:pPr>
              <w:spacing w:after="120"/>
              <w:rPr>
                <w:rFonts w:cs="Tahoma"/>
                <w:sz w:val="20"/>
                <w:szCs w:val="20"/>
              </w:rPr>
            </w:pPr>
            <w:r w:rsidRPr="00D2665F">
              <w:rPr>
                <w:rFonts w:cs="Tahoma"/>
                <w:sz w:val="20"/>
                <w:szCs w:val="20"/>
              </w:rPr>
              <w:t>40</w:t>
            </w:r>
          </w:p>
        </w:tc>
        <w:tc>
          <w:tcPr>
            <w:tcW w:w="993" w:type="dxa"/>
          </w:tcPr>
          <w:p w14:paraId="26E63A3E"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69552B0C" w14:textId="77777777" w:rsidR="00D8782B" w:rsidRPr="00D2665F" w:rsidRDefault="00D8782B" w:rsidP="00D8782B">
            <w:pPr>
              <w:spacing w:after="120"/>
              <w:rPr>
                <w:rFonts w:cs="Tahoma"/>
                <w:sz w:val="20"/>
                <w:szCs w:val="20"/>
              </w:rPr>
            </w:pPr>
            <w:r w:rsidRPr="00D2665F">
              <w:rPr>
                <w:rFonts w:cs="Tahoma"/>
                <w:sz w:val="20"/>
                <w:szCs w:val="20"/>
              </w:rPr>
              <w:t>e.g. MPF Chargeable end user visit.</w:t>
            </w:r>
          </w:p>
        </w:tc>
        <w:tc>
          <w:tcPr>
            <w:tcW w:w="567" w:type="dxa"/>
          </w:tcPr>
          <w:p w14:paraId="036152FD"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47B96F67"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2FF3A4CD"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310612E8"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51101E3B"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72649000"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16F556A6"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5D09E184"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5F1D5C2B"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8" w:type="dxa"/>
          </w:tcPr>
          <w:p w14:paraId="0465C7F3"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4FB45F16"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55B0B678"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7754ED83"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8" w:type="dxa"/>
          </w:tcPr>
          <w:p w14:paraId="1028A537"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993" w:type="dxa"/>
          </w:tcPr>
          <w:p w14:paraId="0256F4BE" w14:textId="77777777" w:rsidR="00D8782B" w:rsidRPr="008D3611" w:rsidRDefault="00D8782B" w:rsidP="000B3017">
            <w:pPr>
              <w:jc w:val="both"/>
              <w:rPr>
                <w:rFonts w:ascii="Wingdings" w:hAnsi="Wingdings" w:cs="Tahoma"/>
                <w:sz w:val="26"/>
                <w:szCs w:val="26"/>
              </w:rPr>
            </w:pPr>
            <w:r w:rsidRPr="004F025E">
              <w:rPr>
                <w:rFonts w:ascii="Wingdings" w:hAnsi="Wingdings" w:cs="Tahoma"/>
                <w:sz w:val="26"/>
                <w:szCs w:val="26"/>
              </w:rPr>
              <w:t></w:t>
            </w:r>
          </w:p>
        </w:tc>
      </w:tr>
      <w:tr w:rsidR="00D8782B" w:rsidRPr="008D3611" w14:paraId="0E2C05C0" w14:textId="77777777" w:rsidTr="00CF7E66">
        <w:tc>
          <w:tcPr>
            <w:tcW w:w="1418" w:type="dxa"/>
          </w:tcPr>
          <w:p w14:paraId="2AA4A910" w14:textId="77777777" w:rsidR="00D8782B" w:rsidRPr="00D2665F" w:rsidRDefault="00D8782B" w:rsidP="00D8782B">
            <w:pPr>
              <w:spacing w:after="120"/>
              <w:rPr>
                <w:rFonts w:cs="Tahoma"/>
                <w:sz w:val="20"/>
                <w:szCs w:val="20"/>
              </w:rPr>
            </w:pPr>
            <w:r w:rsidRPr="00D2665F">
              <w:rPr>
                <w:rFonts w:cs="Tahoma"/>
                <w:sz w:val="20"/>
                <w:szCs w:val="20"/>
              </w:rPr>
              <w:t>*Event Name</w:t>
            </w:r>
          </w:p>
        </w:tc>
        <w:tc>
          <w:tcPr>
            <w:tcW w:w="1134" w:type="dxa"/>
          </w:tcPr>
          <w:p w14:paraId="09F6985E" w14:textId="77777777" w:rsidR="00D8782B" w:rsidRPr="00D2665F" w:rsidRDefault="00D8782B" w:rsidP="00D8782B">
            <w:pPr>
              <w:spacing w:after="120"/>
              <w:rPr>
                <w:rFonts w:cs="Tahoma"/>
                <w:sz w:val="20"/>
                <w:szCs w:val="20"/>
              </w:rPr>
            </w:pPr>
            <w:r w:rsidRPr="00D2665F">
              <w:rPr>
                <w:rFonts w:cs="Tahoma"/>
                <w:sz w:val="20"/>
                <w:szCs w:val="20"/>
              </w:rPr>
              <w:t>27</w:t>
            </w:r>
          </w:p>
        </w:tc>
        <w:tc>
          <w:tcPr>
            <w:tcW w:w="1134" w:type="dxa"/>
          </w:tcPr>
          <w:p w14:paraId="5440018C" w14:textId="77777777" w:rsidR="00D8782B" w:rsidRPr="00D2665F" w:rsidRDefault="00D8782B" w:rsidP="00D8782B">
            <w:pPr>
              <w:spacing w:after="120"/>
              <w:rPr>
                <w:rFonts w:cs="Tahoma"/>
                <w:sz w:val="20"/>
                <w:szCs w:val="20"/>
              </w:rPr>
            </w:pPr>
            <w:r w:rsidRPr="00D2665F">
              <w:rPr>
                <w:rFonts w:cs="Tahoma"/>
                <w:sz w:val="20"/>
                <w:szCs w:val="20"/>
              </w:rPr>
              <w:t>40</w:t>
            </w:r>
          </w:p>
        </w:tc>
        <w:tc>
          <w:tcPr>
            <w:tcW w:w="993" w:type="dxa"/>
          </w:tcPr>
          <w:p w14:paraId="368848ED"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2562899C" w14:textId="77777777" w:rsidR="00D8782B" w:rsidRPr="00D2665F" w:rsidRDefault="00D8782B" w:rsidP="00D8782B">
            <w:pPr>
              <w:spacing w:after="120"/>
              <w:rPr>
                <w:rFonts w:cs="Tahoma"/>
                <w:sz w:val="20"/>
                <w:szCs w:val="20"/>
              </w:rPr>
            </w:pPr>
            <w:r w:rsidRPr="00D2665F">
              <w:rPr>
                <w:rFonts w:cs="Tahoma"/>
                <w:sz w:val="20"/>
                <w:szCs w:val="20"/>
              </w:rPr>
              <w:t>N/A</w:t>
            </w:r>
          </w:p>
          <w:p w14:paraId="5045F386" w14:textId="77777777" w:rsidR="00D8782B" w:rsidRPr="00D2665F" w:rsidRDefault="00D8782B" w:rsidP="00D8782B">
            <w:pPr>
              <w:spacing w:after="120"/>
              <w:rPr>
                <w:rFonts w:cs="Tahoma"/>
                <w:sz w:val="20"/>
                <w:szCs w:val="20"/>
              </w:rPr>
            </w:pPr>
          </w:p>
        </w:tc>
        <w:tc>
          <w:tcPr>
            <w:tcW w:w="567" w:type="dxa"/>
          </w:tcPr>
          <w:p w14:paraId="269C2AF5" w14:textId="77777777" w:rsidR="00D8782B" w:rsidRPr="008D3611" w:rsidRDefault="00D8782B" w:rsidP="00D8782B">
            <w:pPr>
              <w:jc w:val="both"/>
              <w:rPr>
                <w:rFonts w:ascii="Wingdings" w:hAnsi="Wingdings" w:cs="Tahoma"/>
                <w:sz w:val="26"/>
                <w:szCs w:val="26"/>
              </w:rPr>
            </w:pPr>
          </w:p>
        </w:tc>
        <w:tc>
          <w:tcPr>
            <w:tcW w:w="567" w:type="dxa"/>
          </w:tcPr>
          <w:p w14:paraId="5028B339" w14:textId="77777777" w:rsidR="00D8782B" w:rsidRPr="008D3611" w:rsidRDefault="00D8782B" w:rsidP="00D8782B">
            <w:pPr>
              <w:jc w:val="both"/>
              <w:rPr>
                <w:rFonts w:ascii="Wingdings" w:hAnsi="Wingdings" w:cs="Tahoma"/>
                <w:sz w:val="26"/>
                <w:szCs w:val="26"/>
              </w:rPr>
            </w:pPr>
          </w:p>
        </w:tc>
        <w:tc>
          <w:tcPr>
            <w:tcW w:w="567" w:type="dxa"/>
          </w:tcPr>
          <w:p w14:paraId="447070B7" w14:textId="77777777" w:rsidR="00D8782B" w:rsidRPr="008D3611" w:rsidRDefault="00D8782B" w:rsidP="00D8782B">
            <w:pPr>
              <w:jc w:val="both"/>
              <w:rPr>
                <w:rFonts w:ascii="Wingdings" w:hAnsi="Wingdings" w:cs="Tahoma"/>
                <w:sz w:val="26"/>
                <w:szCs w:val="26"/>
              </w:rPr>
            </w:pPr>
          </w:p>
        </w:tc>
        <w:tc>
          <w:tcPr>
            <w:tcW w:w="567" w:type="dxa"/>
          </w:tcPr>
          <w:p w14:paraId="28A1029C" w14:textId="77777777" w:rsidR="00D8782B" w:rsidRPr="008D3611" w:rsidRDefault="00D8782B" w:rsidP="00D8782B">
            <w:pPr>
              <w:jc w:val="both"/>
              <w:rPr>
                <w:rFonts w:ascii="Wingdings" w:hAnsi="Wingdings" w:cs="Tahoma"/>
                <w:sz w:val="26"/>
                <w:szCs w:val="26"/>
              </w:rPr>
            </w:pPr>
          </w:p>
        </w:tc>
        <w:tc>
          <w:tcPr>
            <w:tcW w:w="709" w:type="dxa"/>
          </w:tcPr>
          <w:p w14:paraId="43EDE440" w14:textId="77777777" w:rsidR="00D8782B" w:rsidRPr="008D3611" w:rsidRDefault="00D8782B" w:rsidP="00D8782B">
            <w:pPr>
              <w:jc w:val="both"/>
              <w:rPr>
                <w:rFonts w:ascii="Wingdings" w:hAnsi="Wingdings" w:cs="Tahoma"/>
                <w:sz w:val="26"/>
                <w:szCs w:val="26"/>
              </w:rPr>
            </w:pPr>
          </w:p>
        </w:tc>
        <w:tc>
          <w:tcPr>
            <w:tcW w:w="709" w:type="dxa"/>
          </w:tcPr>
          <w:p w14:paraId="185A5354" w14:textId="77777777" w:rsidR="00D8782B" w:rsidRPr="008D3611" w:rsidRDefault="00D8782B" w:rsidP="00D8782B">
            <w:pPr>
              <w:jc w:val="both"/>
              <w:rPr>
                <w:rFonts w:ascii="Wingdings" w:hAnsi="Wingdings" w:cs="Tahoma"/>
                <w:sz w:val="26"/>
                <w:szCs w:val="26"/>
              </w:rPr>
            </w:pPr>
          </w:p>
        </w:tc>
        <w:tc>
          <w:tcPr>
            <w:tcW w:w="567" w:type="dxa"/>
          </w:tcPr>
          <w:p w14:paraId="5C3B7C74" w14:textId="77777777" w:rsidR="00D8782B" w:rsidRPr="008D3611" w:rsidRDefault="00D8782B" w:rsidP="00D8782B">
            <w:pPr>
              <w:jc w:val="both"/>
              <w:rPr>
                <w:rFonts w:ascii="Wingdings" w:hAnsi="Wingdings" w:cs="Tahoma"/>
                <w:sz w:val="26"/>
                <w:szCs w:val="26"/>
              </w:rPr>
            </w:pPr>
          </w:p>
        </w:tc>
        <w:tc>
          <w:tcPr>
            <w:tcW w:w="567" w:type="dxa"/>
          </w:tcPr>
          <w:p w14:paraId="71225E28" w14:textId="77777777" w:rsidR="00D8782B" w:rsidRPr="008D3611" w:rsidRDefault="00D8782B" w:rsidP="00D8782B">
            <w:pPr>
              <w:jc w:val="both"/>
              <w:rPr>
                <w:rFonts w:ascii="Wingdings" w:hAnsi="Wingdings" w:cs="Tahoma"/>
                <w:sz w:val="26"/>
                <w:szCs w:val="26"/>
              </w:rPr>
            </w:pPr>
          </w:p>
        </w:tc>
        <w:tc>
          <w:tcPr>
            <w:tcW w:w="567" w:type="dxa"/>
          </w:tcPr>
          <w:p w14:paraId="4E831393" w14:textId="77777777" w:rsidR="00D8782B" w:rsidRPr="008D3611" w:rsidRDefault="00D8782B" w:rsidP="00D8782B">
            <w:pPr>
              <w:jc w:val="both"/>
              <w:rPr>
                <w:rFonts w:ascii="Wingdings" w:hAnsi="Wingdings" w:cs="Tahoma"/>
                <w:sz w:val="26"/>
                <w:szCs w:val="26"/>
              </w:rPr>
            </w:pPr>
          </w:p>
        </w:tc>
        <w:tc>
          <w:tcPr>
            <w:tcW w:w="708" w:type="dxa"/>
          </w:tcPr>
          <w:p w14:paraId="1592CFBD" w14:textId="77777777" w:rsidR="00D8782B" w:rsidRPr="008D3611" w:rsidRDefault="00D8782B" w:rsidP="00D8782B">
            <w:pPr>
              <w:jc w:val="both"/>
              <w:rPr>
                <w:rFonts w:ascii="Wingdings" w:hAnsi="Wingdings" w:cs="Tahoma"/>
                <w:sz w:val="26"/>
                <w:szCs w:val="26"/>
              </w:rPr>
            </w:pPr>
          </w:p>
        </w:tc>
        <w:tc>
          <w:tcPr>
            <w:tcW w:w="709" w:type="dxa"/>
          </w:tcPr>
          <w:p w14:paraId="3C383743" w14:textId="77777777" w:rsidR="00D8782B" w:rsidRPr="008D3611" w:rsidRDefault="00D8782B" w:rsidP="00D8782B">
            <w:pPr>
              <w:jc w:val="both"/>
              <w:rPr>
                <w:rFonts w:ascii="Wingdings" w:hAnsi="Wingdings" w:cs="Tahoma"/>
                <w:sz w:val="26"/>
                <w:szCs w:val="26"/>
              </w:rPr>
            </w:pPr>
          </w:p>
        </w:tc>
        <w:tc>
          <w:tcPr>
            <w:tcW w:w="709" w:type="dxa"/>
          </w:tcPr>
          <w:p w14:paraId="53ACE89E" w14:textId="77777777" w:rsidR="00D8782B" w:rsidRPr="008D3611" w:rsidRDefault="00D8782B" w:rsidP="00D8782B">
            <w:pPr>
              <w:jc w:val="both"/>
              <w:rPr>
                <w:rFonts w:ascii="Wingdings" w:hAnsi="Wingdings" w:cs="Tahoma"/>
                <w:sz w:val="26"/>
                <w:szCs w:val="26"/>
              </w:rPr>
            </w:pPr>
          </w:p>
        </w:tc>
        <w:tc>
          <w:tcPr>
            <w:tcW w:w="709" w:type="dxa"/>
          </w:tcPr>
          <w:p w14:paraId="2B64E917" w14:textId="77777777" w:rsidR="00D8782B" w:rsidRPr="008D3611" w:rsidRDefault="00D8782B" w:rsidP="00D8782B">
            <w:pPr>
              <w:jc w:val="both"/>
              <w:rPr>
                <w:rFonts w:ascii="Wingdings" w:hAnsi="Wingdings" w:cs="Tahoma"/>
                <w:sz w:val="26"/>
                <w:szCs w:val="26"/>
              </w:rPr>
            </w:pPr>
          </w:p>
        </w:tc>
        <w:tc>
          <w:tcPr>
            <w:tcW w:w="708" w:type="dxa"/>
          </w:tcPr>
          <w:p w14:paraId="594EDC37" w14:textId="77777777" w:rsidR="00D8782B" w:rsidRPr="008D3611" w:rsidRDefault="00D8782B" w:rsidP="00D8782B">
            <w:pPr>
              <w:jc w:val="both"/>
              <w:rPr>
                <w:rFonts w:ascii="Wingdings" w:hAnsi="Wingdings" w:cs="Tahoma"/>
                <w:sz w:val="26"/>
                <w:szCs w:val="26"/>
              </w:rPr>
            </w:pPr>
          </w:p>
        </w:tc>
        <w:tc>
          <w:tcPr>
            <w:tcW w:w="993" w:type="dxa"/>
          </w:tcPr>
          <w:p w14:paraId="4163010C" w14:textId="77777777" w:rsidR="00D8782B" w:rsidRPr="008D3611" w:rsidRDefault="00D8782B" w:rsidP="00D8782B">
            <w:pPr>
              <w:jc w:val="both"/>
              <w:rPr>
                <w:rFonts w:ascii="Wingdings" w:hAnsi="Wingdings" w:cs="Tahoma"/>
                <w:sz w:val="26"/>
                <w:szCs w:val="26"/>
              </w:rPr>
            </w:pPr>
          </w:p>
        </w:tc>
      </w:tr>
      <w:tr w:rsidR="00D8782B" w:rsidRPr="008D3611" w14:paraId="11EBA168" w14:textId="77777777" w:rsidTr="00CF7E66">
        <w:tc>
          <w:tcPr>
            <w:tcW w:w="1418" w:type="dxa"/>
          </w:tcPr>
          <w:p w14:paraId="49E548CD" w14:textId="77777777" w:rsidR="00D8782B" w:rsidRPr="00D2665F" w:rsidRDefault="00D8782B" w:rsidP="00D8782B">
            <w:pPr>
              <w:spacing w:after="120"/>
              <w:rPr>
                <w:rFonts w:cs="Tahoma"/>
                <w:sz w:val="20"/>
                <w:szCs w:val="20"/>
              </w:rPr>
            </w:pPr>
            <w:r w:rsidRPr="00D2665F">
              <w:rPr>
                <w:rFonts w:cs="Tahoma"/>
                <w:sz w:val="20"/>
                <w:szCs w:val="20"/>
              </w:rPr>
              <w:t>*CBUK reference number</w:t>
            </w:r>
          </w:p>
        </w:tc>
        <w:tc>
          <w:tcPr>
            <w:tcW w:w="1134" w:type="dxa"/>
          </w:tcPr>
          <w:p w14:paraId="7C26C732" w14:textId="77777777" w:rsidR="00D8782B" w:rsidRPr="00D2665F" w:rsidRDefault="00D8782B" w:rsidP="00D8782B">
            <w:pPr>
              <w:spacing w:after="120"/>
              <w:rPr>
                <w:rFonts w:cs="Tahoma"/>
                <w:sz w:val="20"/>
                <w:szCs w:val="20"/>
              </w:rPr>
            </w:pPr>
            <w:r w:rsidRPr="00D2665F">
              <w:rPr>
                <w:rFonts w:cs="Tahoma"/>
                <w:sz w:val="20"/>
                <w:szCs w:val="20"/>
              </w:rPr>
              <w:t>28</w:t>
            </w:r>
          </w:p>
        </w:tc>
        <w:tc>
          <w:tcPr>
            <w:tcW w:w="1134" w:type="dxa"/>
          </w:tcPr>
          <w:p w14:paraId="76B4CA7D" w14:textId="77777777" w:rsidR="00D8782B" w:rsidRPr="00D2665F" w:rsidRDefault="00D8782B" w:rsidP="00D8782B">
            <w:pPr>
              <w:spacing w:after="120"/>
              <w:rPr>
                <w:rFonts w:cs="Tahoma"/>
                <w:sz w:val="20"/>
                <w:szCs w:val="20"/>
              </w:rPr>
            </w:pPr>
            <w:r w:rsidRPr="00D2665F">
              <w:rPr>
                <w:rFonts w:cs="Tahoma"/>
                <w:sz w:val="20"/>
                <w:szCs w:val="20"/>
              </w:rPr>
              <w:t>20</w:t>
            </w:r>
          </w:p>
        </w:tc>
        <w:tc>
          <w:tcPr>
            <w:tcW w:w="993" w:type="dxa"/>
          </w:tcPr>
          <w:p w14:paraId="10C90B09"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0BB901DC" w14:textId="77777777" w:rsidR="00D8782B" w:rsidRPr="00D2665F" w:rsidRDefault="00D8782B" w:rsidP="00D8782B">
            <w:pPr>
              <w:spacing w:after="120"/>
              <w:rPr>
                <w:rFonts w:cs="Tahoma"/>
                <w:sz w:val="20"/>
                <w:szCs w:val="20"/>
              </w:rPr>
            </w:pPr>
            <w:r w:rsidRPr="00D2665F">
              <w:rPr>
                <w:rFonts w:cs="Tahoma"/>
                <w:sz w:val="20"/>
                <w:szCs w:val="20"/>
              </w:rPr>
              <w:t>N/A</w:t>
            </w:r>
          </w:p>
        </w:tc>
        <w:tc>
          <w:tcPr>
            <w:tcW w:w="567" w:type="dxa"/>
          </w:tcPr>
          <w:p w14:paraId="53890121" w14:textId="77777777" w:rsidR="00D8782B" w:rsidRPr="008D3611" w:rsidRDefault="00D8782B" w:rsidP="00D8782B">
            <w:pPr>
              <w:jc w:val="both"/>
              <w:rPr>
                <w:rFonts w:ascii="Wingdings" w:hAnsi="Wingdings" w:cs="Tahoma"/>
                <w:sz w:val="26"/>
                <w:szCs w:val="26"/>
              </w:rPr>
            </w:pPr>
          </w:p>
        </w:tc>
        <w:tc>
          <w:tcPr>
            <w:tcW w:w="567" w:type="dxa"/>
          </w:tcPr>
          <w:p w14:paraId="49FD2F45" w14:textId="77777777" w:rsidR="00D8782B" w:rsidRPr="008D3611" w:rsidRDefault="00D8782B" w:rsidP="00D8782B">
            <w:pPr>
              <w:jc w:val="both"/>
              <w:rPr>
                <w:rFonts w:ascii="Wingdings" w:hAnsi="Wingdings" w:cs="Tahoma"/>
                <w:sz w:val="26"/>
                <w:szCs w:val="26"/>
              </w:rPr>
            </w:pPr>
          </w:p>
        </w:tc>
        <w:tc>
          <w:tcPr>
            <w:tcW w:w="567" w:type="dxa"/>
          </w:tcPr>
          <w:p w14:paraId="110B5392" w14:textId="77777777" w:rsidR="00D8782B" w:rsidRPr="008D3611" w:rsidRDefault="00D8782B" w:rsidP="00D8782B">
            <w:pPr>
              <w:jc w:val="both"/>
              <w:rPr>
                <w:rFonts w:ascii="Wingdings" w:hAnsi="Wingdings" w:cs="Tahoma"/>
                <w:sz w:val="26"/>
                <w:szCs w:val="26"/>
              </w:rPr>
            </w:pPr>
          </w:p>
        </w:tc>
        <w:tc>
          <w:tcPr>
            <w:tcW w:w="567" w:type="dxa"/>
          </w:tcPr>
          <w:p w14:paraId="7A91B1EC" w14:textId="77777777" w:rsidR="00D8782B" w:rsidRPr="008D3611" w:rsidRDefault="00D8782B" w:rsidP="00D8782B">
            <w:pPr>
              <w:jc w:val="both"/>
              <w:rPr>
                <w:rFonts w:ascii="Wingdings" w:hAnsi="Wingdings" w:cs="Tahoma"/>
                <w:sz w:val="26"/>
                <w:szCs w:val="26"/>
              </w:rPr>
            </w:pPr>
          </w:p>
        </w:tc>
        <w:tc>
          <w:tcPr>
            <w:tcW w:w="709" w:type="dxa"/>
          </w:tcPr>
          <w:p w14:paraId="4263992E" w14:textId="77777777" w:rsidR="00D8782B" w:rsidRPr="008D3611" w:rsidRDefault="00D8782B" w:rsidP="00D8782B">
            <w:pPr>
              <w:jc w:val="both"/>
              <w:rPr>
                <w:rFonts w:ascii="Wingdings" w:hAnsi="Wingdings" w:cs="Tahoma"/>
                <w:sz w:val="26"/>
                <w:szCs w:val="26"/>
              </w:rPr>
            </w:pPr>
          </w:p>
        </w:tc>
        <w:tc>
          <w:tcPr>
            <w:tcW w:w="709" w:type="dxa"/>
          </w:tcPr>
          <w:p w14:paraId="01F849AA" w14:textId="77777777" w:rsidR="00D8782B" w:rsidRPr="008D3611" w:rsidRDefault="00D8782B" w:rsidP="00D8782B">
            <w:pPr>
              <w:jc w:val="both"/>
              <w:rPr>
                <w:rFonts w:ascii="Wingdings" w:hAnsi="Wingdings" w:cs="Tahoma"/>
                <w:sz w:val="26"/>
                <w:szCs w:val="26"/>
              </w:rPr>
            </w:pPr>
          </w:p>
        </w:tc>
        <w:tc>
          <w:tcPr>
            <w:tcW w:w="567" w:type="dxa"/>
          </w:tcPr>
          <w:p w14:paraId="2D2EAAF8" w14:textId="77777777" w:rsidR="00D8782B" w:rsidRPr="008D3611" w:rsidRDefault="00D8782B" w:rsidP="00D8782B">
            <w:pPr>
              <w:jc w:val="both"/>
              <w:rPr>
                <w:rFonts w:ascii="Wingdings" w:hAnsi="Wingdings" w:cs="Tahoma"/>
                <w:sz w:val="26"/>
                <w:szCs w:val="26"/>
              </w:rPr>
            </w:pPr>
          </w:p>
        </w:tc>
        <w:tc>
          <w:tcPr>
            <w:tcW w:w="567" w:type="dxa"/>
          </w:tcPr>
          <w:p w14:paraId="7261A603" w14:textId="77777777" w:rsidR="00D8782B" w:rsidRPr="008D3611" w:rsidRDefault="00D8782B" w:rsidP="00D8782B">
            <w:pPr>
              <w:jc w:val="both"/>
              <w:rPr>
                <w:rFonts w:ascii="Wingdings" w:hAnsi="Wingdings" w:cs="Tahoma"/>
                <w:sz w:val="26"/>
                <w:szCs w:val="26"/>
              </w:rPr>
            </w:pPr>
          </w:p>
        </w:tc>
        <w:tc>
          <w:tcPr>
            <w:tcW w:w="567" w:type="dxa"/>
          </w:tcPr>
          <w:p w14:paraId="272AC198" w14:textId="77777777" w:rsidR="00D8782B" w:rsidRPr="008D3611" w:rsidRDefault="00D8782B" w:rsidP="00D8782B">
            <w:pPr>
              <w:jc w:val="both"/>
              <w:rPr>
                <w:rFonts w:ascii="Wingdings" w:hAnsi="Wingdings" w:cs="Tahoma"/>
                <w:sz w:val="26"/>
                <w:szCs w:val="26"/>
              </w:rPr>
            </w:pPr>
          </w:p>
        </w:tc>
        <w:tc>
          <w:tcPr>
            <w:tcW w:w="708" w:type="dxa"/>
          </w:tcPr>
          <w:p w14:paraId="2E51AB7A" w14:textId="77777777" w:rsidR="00D8782B" w:rsidRPr="008D3611" w:rsidRDefault="00D8782B" w:rsidP="00D8782B">
            <w:pPr>
              <w:jc w:val="both"/>
              <w:rPr>
                <w:rFonts w:ascii="Wingdings" w:hAnsi="Wingdings" w:cs="Tahoma"/>
                <w:sz w:val="26"/>
                <w:szCs w:val="26"/>
              </w:rPr>
            </w:pPr>
          </w:p>
        </w:tc>
        <w:tc>
          <w:tcPr>
            <w:tcW w:w="709" w:type="dxa"/>
          </w:tcPr>
          <w:p w14:paraId="0E2C3732" w14:textId="77777777" w:rsidR="00D8782B" w:rsidRPr="008D3611" w:rsidRDefault="00D8782B" w:rsidP="00D8782B">
            <w:pPr>
              <w:jc w:val="both"/>
              <w:rPr>
                <w:rFonts w:ascii="Wingdings" w:hAnsi="Wingdings" w:cs="Tahoma"/>
                <w:sz w:val="26"/>
                <w:szCs w:val="26"/>
              </w:rPr>
            </w:pPr>
          </w:p>
        </w:tc>
        <w:tc>
          <w:tcPr>
            <w:tcW w:w="709" w:type="dxa"/>
          </w:tcPr>
          <w:p w14:paraId="514E44C4" w14:textId="77777777" w:rsidR="00D8782B" w:rsidRPr="008D3611" w:rsidRDefault="00D8782B" w:rsidP="00D8782B">
            <w:pPr>
              <w:jc w:val="both"/>
              <w:rPr>
                <w:rFonts w:ascii="Wingdings" w:hAnsi="Wingdings" w:cs="Tahoma"/>
                <w:sz w:val="26"/>
                <w:szCs w:val="26"/>
              </w:rPr>
            </w:pPr>
          </w:p>
        </w:tc>
        <w:tc>
          <w:tcPr>
            <w:tcW w:w="709" w:type="dxa"/>
          </w:tcPr>
          <w:p w14:paraId="42B0F79B" w14:textId="77777777" w:rsidR="00D8782B" w:rsidRPr="008D3611" w:rsidRDefault="00D8782B" w:rsidP="00D8782B">
            <w:pPr>
              <w:jc w:val="both"/>
              <w:rPr>
                <w:rFonts w:ascii="Wingdings" w:hAnsi="Wingdings" w:cs="Tahoma"/>
                <w:sz w:val="26"/>
                <w:szCs w:val="26"/>
              </w:rPr>
            </w:pPr>
          </w:p>
        </w:tc>
        <w:tc>
          <w:tcPr>
            <w:tcW w:w="708" w:type="dxa"/>
          </w:tcPr>
          <w:p w14:paraId="1A17DE70" w14:textId="77777777" w:rsidR="00D8782B" w:rsidRPr="008D3611" w:rsidRDefault="00D8782B" w:rsidP="00D8782B">
            <w:pPr>
              <w:jc w:val="both"/>
              <w:rPr>
                <w:rFonts w:ascii="Wingdings" w:hAnsi="Wingdings" w:cs="Tahoma"/>
                <w:sz w:val="26"/>
                <w:szCs w:val="26"/>
              </w:rPr>
            </w:pPr>
          </w:p>
        </w:tc>
        <w:tc>
          <w:tcPr>
            <w:tcW w:w="993" w:type="dxa"/>
          </w:tcPr>
          <w:p w14:paraId="20BD1C19" w14:textId="77777777" w:rsidR="00D8782B" w:rsidRPr="008D3611" w:rsidRDefault="00D8782B" w:rsidP="00D8782B">
            <w:pPr>
              <w:jc w:val="both"/>
              <w:rPr>
                <w:rFonts w:ascii="Wingdings" w:hAnsi="Wingdings" w:cs="Tahoma"/>
                <w:sz w:val="26"/>
                <w:szCs w:val="26"/>
              </w:rPr>
            </w:pPr>
          </w:p>
        </w:tc>
      </w:tr>
      <w:tr w:rsidR="00D8782B" w:rsidRPr="008D3611" w14:paraId="63E23766" w14:textId="77777777" w:rsidTr="00CF7E66">
        <w:tc>
          <w:tcPr>
            <w:tcW w:w="1418" w:type="dxa"/>
          </w:tcPr>
          <w:p w14:paraId="179BE0B6" w14:textId="77777777" w:rsidR="00D8782B" w:rsidRPr="00D2665F" w:rsidRDefault="00D8782B" w:rsidP="00D8782B">
            <w:pPr>
              <w:spacing w:after="120"/>
              <w:rPr>
                <w:rFonts w:cs="Tahoma"/>
                <w:sz w:val="20"/>
                <w:szCs w:val="20"/>
              </w:rPr>
            </w:pPr>
            <w:r w:rsidRPr="00D2665F">
              <w:rPr>
                <w:rFonts w:cs="Tahoma"/>
                <w:sz w:val="20"/>
                <w:szCs w:val="20"/>
              </w:rPr>
              <w:t>*CLI</w:t>
            </w:r>
          </w:p>
        </w:tc>
        <w:tc>
          <w:tcPr>
            <w:tcW w:w="1134" w:type="dxa"/>
          </w:tcPr>
          <w:p w14:paraId="520855FF" w14:textId="77777777" w:rsidR="00D8782B" w:rsidRPr="00D2665F" w:rsidRDefault="00D8782B" w:rsidP="00D8782B">
            <w:pPr>
              <w:spacing w:after="120"/>
              <w:rPr>
                <w:rFonts w:cs="Tahoma"/>
                <w:sz w:val="20"/>
                <w:szCs w:val="20"/>
              </w:rPr>
            </w:pPr>
            <w:r w:rsidRPr="00D2665F">
              <w:rPr>
                <w:rFonts w:cs="Tahoma"/>
                <w:sz w:val="20"/>
                <w:szCs w:val="20"/>
              </w:rPr>
              <w:t>29</w:t>
            </w:r>
          </w:p>
        </w:tc>
        <w:tc>
          <w:tcPr>
            <w:tcW w:w="1134" w:type="dxa"/>
          </w:tcPr>
          <w:p w14:paraId="24D7F41A" w14:textId="77777777" w:rsidR="00D8782B" w:rsidRPr="00D2665F" w:rsidRDefault="00D8782B" w:rsidP="00D8782B">
            <w:pPr>
              <w:spacing w:after="120"/>
              <w:rPr>
                <w:rFonts w:cs="Tahoma"/>
                <w:sz w:val="20"/>
                <w:szCs w:val="20"/>
              </w:rPr>
            </w:pPr>
            <w:r w:rsidRPr="00D2665F">
              <w:rPr>
                <w:rFonts w:cs="Tahoma"/>
                <w:sz w:val="20"/>
                <w:szCs w:val="20"/>
              </w:rPr>
              <w:t>20</w:t>
            </w:r>
          </w:p>
        </w:tc>
        <w:tc>
          <w:tcPr>
            <w:tcW w:w="993" w:type="dxa"/>
          </w:tcPr>
          <w:p w14:paraId="0BBC4278"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504EB1D6" w14:textId="77777777" w:rsidR="00D8782B" w:rsidRPr="00D2665F" w:rsidRDefault="00D8782B" w:rsidP="00D8782B">
            <w:pPr>
              <w:spacing w:after="120"/>
              <w:rPr>
                <w:rFonts w:cs="Tahoma"/>
                <w:sz w:val="20"/>
                <w:szCs w:val="20"/>
              </w:rPr>
            </w:pPr>
            <w:r w:rsidRPr="00D2665F">
              <w:rPr>
                <w:rFonts w:cs="Tahoma"/>
                <w:sz w:val="20"/>
                <w:szCs w:val="20"/>
              </w:rPr>
              <w:t>N/A</w:t>
            </w:r>
          </w:p>
        </w:tc>
        <w:tc>
          <w:tcPr>
            <w:tcW w:w="567" w:type="dxa"/>
          </w:tcPr>
          <w:p w14:paraId="76093A14" w14:textId="77777777" w:rsidR="00D8782B" w:rsidRPr="008D3611" w:rsidRDefault="00D8782B" w:rsidP="00D8782B">
            <w:pPr>
              <w:jc w:val="both"/>
              <w:rPr>
                <w:rFonts w:ascii="Wingdings" w:hAnsi="Wingdings" w:cs="Tahoma"/>
                <w:sz w:val="26"/>
                <w:szCs w:val="26"/>
              </w:rPr>
            </w:pPr>
          </w:p>
        </w:tc>
        <w:tc>
          <w:tcPr>
            <w:tcW w:w="567" w:type="dxa"/>
          </w:tcPr>
          <w:p w14:paraId="5B05FB37" w14:textId="77777777" w:rsidR="00D8782B" w:rsidRPr="008D3611" w:rsidRDefault="00D8782B" w:rsidP="00D8782B">
            <w:pPr>
              <w:jc w:val="both"/>
              <w:rPr>
                <w:rFonts w:ascii="Wingdings" w:hAnsi="Wingdings" w:cs="Tahoma"/>
                <w:sz w:val="26"/>
                <w:szCs w:val="26"/>
              </w:rPr>
            </w:pPr>
          </w:p>
        </w:tc>
        <w:tc>
          <w:tcPr>
            <w:tcW w:w="567" w:type="dxa"/>
          </w:tcPr>
          <w:p w14:paraId="0F8340D4" w14:textId="77777777" w:rsidR="00D8782B" w:rsidRPr="008D3611" w:rsidRDefault="00D8782B" w:rsidP="00D8782B">
            <w:pPr>
              <w:jc w:val="both"/>
              <w:rPr>
                <w:rFonts w:ascii="Wingdings" w:hAnsi="Wingdings" w:cs="Tahoma"/>
                <w:sz w:val="26"/>
                <w:szCs w:val="26"/>
              </w:rPr>
            </w:pPr>
          </w:p>
        </w:tc>
        <w:tc>
          <w:tcPr>
            <w:tcW w:w="567" w:type="dxa"/>
          </w:tcPr>
          <w:p w14:paraId="395AC24F" w14:textId="77777777" w:rsidR="00D8782B" w:rsidRPr="008D3611" w:rsidRDefault="00D8782B" w:rsidP="00D8782B">
            <w:pPr>
              <w:jc w:val="both"/>
              <w:rPr>
                <w:rFonts w:ascii="Wingdings" w:hAnsi="Wingdings" w:cs="Tahoma"/>
                <w:sz w:val="26"/>
                <w:szCs w:val="26"/>
              </w:rPr>
            </w:pPr>
          </w:p>
        </w:tc>
        <w:tc>
          <w:tcPr>
            <w:tcW w:w="709" w:type="dxa"/>
          </w:tcPr>
          <w:p w14:paraId="69DD1A80" w14:textId="77777777" w:rsidR="00D8782B" w:rsidRPr="008D3611" w:rsidRDefault="00D8782B" w:rsidP="00D8782B">
            <w:pPr>
              <w:jc w:val="both"/>
              <w:rPr>
                <w:rFonts w:ascii="Wingdings" w:hAnsi="Wingdings" w:cs="Tahoma"/>
                <w:sz w:val="26"/>
                <w:szCs w:val="26"/>
              </w:rPr>
            </w:pPr>
          </w:p>
        </w:tc>
        <w:tc>
          <w:tcPr>
            <w:tcW w:w="709" w:type="dxa"/>
          </w:tcPr>
          <w:p w14:paraId="624E9D7B" w14:textId="77777777" w:rsidR="00D8782B" w:rsidRPr="008D3611" w:rsidRDefault="00D8782B" w:rsidP="00D8782B">
            <w:pPr>
              <w:jc w:val="both"/>
              <w:rPr>
                <w:rFonts w:ascii="Wingdings" w:hAnsi="Wingdings" w:cs="Tahoma"/>
                <w:sz w:val="26"/>
                <w:szCs w:val="26"/>
              </w:rPr>
            </w:pPr>
          </w:p>
        </w:tc>
        <w:tc>
          <w:tcPr>
            <w:tcW w:w="567" w:type="dxa"/>
          </w:tcPr>
          <w:p w14:paraId="7CFC509F" w14:textId="77777777" w:rsidR="00D8782B" w:rsidRPr="008D3611" w:rsidRDefault="00D8782B" w:rsidP="00D8782B">
            <w:pPr>
              <w:jc w:val="both"/>
              <w:rPr>
                <w:rFonts w:ascii="Wingdings" w:hAnsi="Wingdings" w:cs="Tahoma"/>
                <w:sz w:val="26"/>
                <w:szCs w:val="26"/>
              </w:rPr>
            </w:pPr>
          </w:p>
        </w:tc>
        <w:tc>
          <w:tcPr>
            <w:tcW w:w="567" w:type="dxa"/>
          </w:tcPr>
          <w:p w14:paraId="76ADD4E7" w14:textId="77777777" w:rsidR="00D8782B" w:rsidRPr="008D3611" w:rsidRDefault="00D8782B" w:rsidP="00D8782B">
            <w:pPr>
              <w:jc w:val="both"/>
              <w:rPr>
                <w:rFonts w:ascii="Wingdings" w:hAnsi="Wingdings" w:cs="Tahoma"/>
                <w:sz w:val="26"/>
                <w:szCs w:val="26"/>
              </w:rPr>
            </w:pPr>
          </w:p>
        </w:tc>
        <w:tc>
          <w:tcPr>
            <w:tcW w:w="567" w:type="dxa"/>
          </w:tcPr>
          <w:p w14:paraId="05CD868D" w14:textId="77777777" w:rsidR="00D8782B" w:rsidRPr="008D3611" w:rsidRDefault="00D8782B" w:rsidP="00D8782B">
            <w:pPr>
              <w:jc w:val="both"/>
              <w:rPr>
                <w:rFonts w:ascii="Wingdings" w:hAnsi="Wingdings" w:cs="Tahoma"/>
                <w:sz w:val="26"/>
                <w:szCs w:val="26"/>
              </w:rPr>
            </w:pPr>
          </w:p>
        </w:tc>
        <w:tc>
          <w:tcPr>
            <w:tcW w:w="708" w:type="dxa"/>
          </w:tcPr>
          <w:p w14:paraId="38AF809A" w14:textId="77777777" w:rsidR="00D8782B" w:rsidRPr="008D3611" w:rsidRDefault="00D8782B" w:rsidP="00D8782B">
            <w:pPr>
              <w:jc w:val="both"/>
              <w:rPr>
                <w:rFonts w:ascii="Wingdings" w:hAnsi="Wingdings" w:cs="Tahoma"/>
                <w:sz w:val="26"/>
                <w:szCs w:val="26"/>
              </w:rPr>
            </w:pPr>
          </w:p>
        </w:tc>
        <w:tc>
          <w:tcPr>
            <w:tcW w:w="709" w:type="dxa"/>
          </w:tcPr>
          <w:p w14:paraId="3FE56252" w14:textId="77777777" w:rsidR="00D8782B" w:rsidRPr="008D3611" w:rsidRDefault="00D8782B" w:rsidP="00D8782B">
            <w:pPr>
              <w:jc w:val="both"/>
              <w:rPr>
                <w:rFonts w:ascii="Wingdings" w:hAnsi="Wingdings" w:cs="Tahoma"/>
                <w:sz w:val="26"/>
                <w:szCs w:val="26"/>
              </w:rPr>
            </w:pPr>
          </w:p>
        </w:tc>
        <w:tc>
          <w:tcPr>
            <w:tcW w:w="709" w:type="dxa"/>
          </w:tcPr>
          <w:p w14:paraId="5DF9BD7A" w14:textId="77777777" w:rsidR="00D8782B" w:rsidRPr="008D3611" w:rsidRDefault="00D8782B" w:rsidP="00D8782B">
            <w:pPr>
              <w:jc w:val="both"/>
              <w:rPr>
                <w:rFonts w:ascii="Wingdings" w:hAnsi="Wingdings" w:cs="Tahoma"/>
                <w:sz w:val="26"/>
                <w:szCs w:val="26"/>
              </w:rPr>
            </w:pPr>
          </w:p>
        </w:tc>
        <w:tc>
          <w:tcPr>
            <w:tcW w:w="709" w:type="dxa"/>
          </w:tcPr>
          <w:p w14:paraId="50E6DB6B" w14:textId="77777777" w:rsidR="00D8782B" w:rsidRPr="008D3611" w:rsidRDefault="00D8782B" w:rsidP="00D8782B">
            <w:pPr>
              <w:jc w:val="both"/>
              <w:rPr>
                <w:rFonts w:ascii="Wingdings" w:hAnsi="Wingdings" w:cs="Tahoma"/>
                <w:sz w:val="26"/>
                <w:szCs w:val="26"/>
              </w:rPr>
            </w:pPr>
          </w:p>
        </w:tc>
        <w:tc>
          <w:tcPr>
            <w:tcW w:w="708" w:type="dxa"/>
          </w:tcPr>
          <w:p w14:paraId="437C7981" w14:textId="77777777" w:rsidR="00D8782B" w:rsidRPr="008D3611" w:rsidRDefault="00D8782B" w:rsidP="00D8782B">
            <w:pPr>
              <w:jc w:val="both"/>
              <w:rPr>
                <w:rFonts w:ascii="Wingdings" w:hAnsi="Wingdings" w:cs="Tahoma"/>
                <w:sz w:val="26"/>
                <w:szCs w:val="26"/>
              </w:rPr>
            </w:pPr>
          </w:p>
        </w:tc>
        <w:tc>
          <w:tcPr>
            <w:tcW w:w="993" w:type="dxa"/>
          </w:tcPr>
          <w:p w14:paraId="194E1758" w14:textId="77777777" w:rsidR="00D8782B" w:rsidRPr="008D3611" w:rsidRDefault="00D8782B" w:rsidP="00D8782B">
            <w:pPr>
              <w:jc w:val="both"/>
              <w:rPr>
                <w:rFonts w:ascii="Wingdings" w:hAnsi="Wingdings" w:cs="Tahoma"/>
                <w:sz w:val="26"/>
                <w:szCs w:val="26"/>
              </w:rPr>
            </w:pPr>
          </w:p>
        </w:tc>
      </w:tr>
      <w:tr w:rsidR="00D8782B" w:rsidRPr="008D3611" w14:paraId="0ED72099" w14:textId="77777777" w:rsidTr="00CF7E66">
        <w:tc>
          <w:tcPr>
            <w:tcW w:w="1418" w:type="dxa"/>
          </w:tcPr>
          <w:p w14:paraId="7874393D" w14:textId="77777777" w:rsidR="00D8782B" w:rsidRPr="00D2665F" w:rsidRDefault="00D8782B" w:rsidP="00D8782B">
            <w:pPr>
              <w:spacing w:after="120"/>
              <w:rPr>
                <w:rFonts w:cs="Tahoma"/>
                <w:sz w:val="20"/>
                <w:szCs w:val="20"/>
              </w:rPr>
            </w:pPr>
            <w:r w:rsidRPr="00D2665F">
              <w:rPr>
                <w:rFonts w:cs="Tahoma"/>
                <w:sz w:val="20"/>
                <w:szCs w:val="20"/>
              </w:rPr>
              <w:t>*MAC code</w:t>
            </w:r>
          </w:p>
        </w:tc>
        <w:tc>
          <w:tcPr>
            <w:tcW w:w="1134" w:type="dxa"/>
          </w:tcPr>
          <w:p w14:paraId="1DC4DCA9" w14:textId="77777777" w:rsidR="00D8782B" w:rsidRPr="00D2665F" w:rsidRDefault="00D8782B" w:rsidP="00D8782B">
            <w:pPr>
              <w:spacing w:after="120"/>
              <w:rPr>
                <w:rFonts w:cs="Tahoma"/>
                <w:sz w:val="20"/>
                <w:szCs w:val="20"/>
              </w:rPr>
            </w:pPr>
            <w:r w:rsidRPr="00D2665F">
              <w:rPr>
                <w:rFonts w:cs="Tahoma"/>
                <w:sz w:val="20"/>
                <w:szCs w:val="20"/>
              </w:rPr>
              <w:t>30</w:t>
            </w:r>
          </w:p>
        </w:tc>
        <w:tc>
          <w:tcPr>
            <w:tcW w:w="1134" w:type="dxa"/>
          </w:tcPr>
          <w:p w14:paraId="245210D8" w14:textId="77777777" w:rsidR="00D8782B" w:rsidRPr="00D2665F" w:rsidRDefault="00D8782B" w:rsidP="00D8782B">
            <w:pPr>
              <w:spacing w:after="120"/>
              <w:rPr>
                <w:rFonts w:cs="Tahoma"/>
                <w:sz w:val="20"/>
                <w:szCs w:val="20"/>
              </w:rPr>
            </w:pPr>
            <w:r w:rsidRPr="00D2665F">
              <w:rPr>
                <w:rFonts w:cs="Tahoma"/>
                <w:sz w:val="20"/>
                <w:szCs w:val="20"/>
              </w:rPr>
              <w:t>20</w:t>
            </w:r>
          </w:p>
        </w:tc>
        <w:tc>
          <w:tcPr>
            <w:tcW w:w="993" w:type="dxa"/>
          </w:tcPr>
          <w:p w14:paraId="7B5CF2F3"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37E1553B" w14:textId="77777777" w:rsidR="00D8782B" w:rsidRPr="00D2665F" w:rsidRDefault="00D8782B" w:rsidP="00D8782B">
            <w:pPr>
              <w:spacing w:after="120"/>
              <w:rPr>
                <w:rFonts w:cs="Tahoma"/>
                <w:sz w:val="20"/>
                <w:szCs w:val="20"/>
              </w:rPr>
            </w:pPr>
            <w:r w:rsidRPr="00D2665F">
              <w:rPr>
                <w:rFonts w:cs="Tahoma"/>
                <w:sz w:val="20"/>
                <w:szCs w:val="20"/>
              </w:rPr>
              <w:t>N/A</w:t>
            </w:r>
          </w:p>
        </w:tc>
        <w:tc>
          <w:tcPr>
            <w:tcW w:w="567" w:type="dxa"/>
          </w:tcPr>
          <w:p w14:paraId="5A8F8323" w14:textId="77777777" w:rsidR="00D8782B" w:rsidRPr="008D3611" w:rsidRDefault="00D8782B" w:rsidP="00D8782B">
            <w:pPr>
              <w:jc w:val="both"/>
              <w:rPr>
                <w:rFonts w:ascii="Wingdings" w:hAnsi="Wingdings" w:cs="Tahoma"/>
                <w:sz w:val="26"/>
                <w:szCs w:val="26"/>
              </w:rPr>
            </w:pPr>
          </w:p>
        </w:tc>
        <w:tc>
          <w:tcPr>
            <w:tcW w:w="567" w:type="dxa"/>
          </w:tcPr>
          <w:p w14:paraId="4EA6B33A" w14:textId="77777777" w:rsidR="00D8782B" w:rsidRPr="008D3611" w:rsidRDefault="00D8782B" w:rsidP="00D8782B">
            <w:pPr>
              <w:jc w:val="both"/>
              <w:rPr>
                <w:rFonts w:ascii="Wingdings" w:hAnsi="Wingdings" w:cs="Tahoma"/>
                <w:sz w:val="26"/>
                <w:szCs w:val="26"/>
              </w:rPr>
            </w:pPr>
          </w:p>
        </w:tc>
        <w:tc>
          <w:tcPr>
            <w:tcW w:w="567" w:type="dxa"/>
          </w:tcPr>
          <w:p w14:paraId="6C3685EB" w14:textId="77777777" w:rsidR="00D8782B" w:rsidRPr="008D3611" w:rsidRDefault="00D8782B" w:rsidP="00D8782B">
            <w:pPr>
              <w:jc w:val="both"/>
              <w:rPr>
                <w:rFonts w:ascii="Wingdings" w:hAnsi="Wingdings" w:cs="Tahoma"/>
                <w:sz w:val="26"/>
                <w:szCs w:val="26"/>
              </w:rPr>
            </w:pPr>
          </w:p>
        </w:tc>
        <w:tc>
          <w:tcPr>
            <w:tcW w:w="567" w:type="dxa"/>
          </w:tcPr>
          <w:p w14:paraId="02BC7E03" w14:textId="77777777" w:rsidR="00D8782B" w:rsidRPr="008D3611" w:rsidRDefault="00D8782B" w:rsidP="00D8782B">
            <w:pPr>
              <w:jc w:val="both"/>
              <w:rPr>
                <w:rFonts w:ascii="Wingdings" w:hAnsi="Wingdings" w:cs="Tahoma"/>
                <w:sz w:val="26"/>
                <w:szCs w:val="26"/>
              </w:rPr>
            </w:pPr>
          </w:p>
        </w:tc>
        <w:tc>
          <w:tcPr>
            <w:tcW w:w="709" w:type="dxa"/>
          </w:tcPr>
          <w:p w14:paraId="143AF376" w14:textId="77777777" w:rsidR="00D8782B" w:rsidRPr="008D3611" w:rsidRDefault="00D8782B" w:rsidP="00D8782B">
            <w:pPr>
              <w:jc w:val="both"/>
              <w:rPr>
                <w:rFonts w:ascii="Wingdings" w:hAnsi="Wingdings" w:cs="Tahoma"/>
                <w:sz w:val="26"/>
                <w:szCs w:val="26"/>
              </w:rPr>
            </w:pPr>
          </w:p>
        </w:tc>
        <w:tc>
          <w:tcPr>
            <w:tcW w:w="709" w:type="dxa"/>
          </w:tcPr>
          <w:p w14:paraId="349ABC74" w14:textId="77777777" w:rsidR="00D8782B" w:rsidRPr="008D3611" w:rsidRDefault="00D8782B" w:rsidP="00D8782B">
            <w:pPr>
              <w:jc w:val="both"/>
              <w:rPr>
                <w:rFonts w:ascii="Wingdings" w:hAnsi="Wingdings" w:cs="Tahoma"/>
                <w:sz w:val="26"/>
                <w:szCs w:val="26"/>
              </w:rPr>
            </w:pPr>
          </w:p>
        </w:tc>
        <w:tc>
          <w:tcPr>
            <w:tcW w:w="567" w:type="dxa"/>
          </w:tcPr>
          <w:p w14:paraId="2F3C7CAB" w14:textId="77777777" w:rsidR="00D8782B" w:rsidRPr="008D3611" w:rsidRDefault="00D8782B" w:rsidP="00D8782B">
            <w:pPr>
              <w:jc w:val="both"/>
              <w:rPr>
                <w:rFonts w:ascii="Wingdings" w:hAnsi="Wingdings" w:cs="Tahoma"/>
                <w:sz w:val="26"/>
                <w:szCs w:val="26"/>
              </w:rPr>
            </w:pPr>
          </w:p>
        </w:tc>
        <w:tc>
          <w:tcPr>
            <w:tcW w:w="567" w:type="dxa"/>
          </w:tcPr>
          <w:p w14:paraId="3E876D62" w14:textId="77777777" w:rsidR="00D8782B" w:rsidRPr="008D3611" w:rsidRDefault="00D8782B" w:rsidP="00D8782B">
            <w:pPr>
              <w:jc w:val="both"/>
              <w:rPr>
                <w:rFonts w:ascii="Wingdings" w:hAnsi="Wingdings" w:cs="Tahoma"/>
                <w:sz w:val="26"/>
                <w:szCs w:val="26"/>
              </w:rPr>
            </w:pPr>
          </w:p>
        </w:tc>
        <w:tc>
          <w:tcPr>
            <w:tcW w:w="567" w:type="dxa"/>
          </w:tcPr>
          <w:p w14:paraId="6C7C2A75" w14:textId="77777777" w:rsidR="00D8782B" w:rsidRPr="008D3611" w:rsidRDefault="00D8782B" w:rsidP="00D8782B">
            <w:pPr>
              <w:jc w:val="both"/>
              <w:rPr>
                <w:rFonts w:ascii="Wingdings" w:hAnsi="Wingdings" w:cs="Tahoma"/>
                <w:sz w:val="26"/>
                <w:szCs w:val="26"/>
              </w:rPr>
            </w:pPr>
          </w:p>
        </w:tc>
        <w:tc>
          <w:tcPr>
            <w:tcW w:w="708" w:type="dxa"/>
          </w:tcPr>
          <w:p w14:paraId="7275ACE2" w14:textId="77777777" w:rsidR="00D8782B" w:rsidRPr="008D3611" w:rsidRDefault="00D8782B" w:rsidP="00D8782B">
            <w:pPr>
              <w:jc w:val="both"/>
              <w:rPr>
                <w:rFonts w:ascii="Wingdings" w:hAnsi="Wingdings" w:cs="Tahoma"/>
                <w:sz w:val="26"/>
                <w:szCs w:val="26"/>
              </w:rPr>
            </w:pPr>
          </w:p>
        </w:tc>
        <w:tc>
          <w:tcPr>
            <w:tcW w:w="709" w:type="dxa"/>
          </w:tcPr>
          <w:p w14:paraId="277646F9" w14:textId="77777777" w:rsidR="00D8782B" w:rsidRPr="008D3611" w:rsidRDefault="00D8782B" w:rsidP="00D8782B">
            <w:pPr>
              <w:jc w:val="both"/>
              <w:rPr>
                <w:rFonts w:ascii="Wingdings" w:hAnsi="Wingdings" w:cs="Tahoma"/>
                <w:sz w:val="26"/>
                <w:szCs w:val="26"/>
              </w:rPr>
            </w:pPr>
          </w:p>
        </w:tc>
        <w:tc>
          <w:tcPr>
            <w:tcW w:w="709" w:type="dxa"/>
          </w:tcPr>
          <w:p w14:paraId="7F8D9572" w14:textId="77777777" w:rsidR="00D8782B" w:rsidRPr="008D3611" w:rsidRDefault="00D8782B" w:rsidP="00D8782B">
            <w:pPr>
              <w:jc w:val="both"/>
              <w:rPr>
                <w:rFonts w:ascii="Wingdings" w:hAnsi="Wingdings" w:cs="Tahoma"/>
                <w:sz w:val="26"/>
                <w:szCs w:val="26"/>
              </w:rPr>
            </w:pPr>
          </w:p>
        </w:tc>
        <w:tc>
          <w:tcPr>
            <w:tcW w:w="709" w:type="dxa"/>
          </w:tcPr>
          <w:p w14:paraId="75AB3231" w14:textId="77777777" w:rsidR="00D8782B" w:rsidRPr="008D3611" w:rsidRDefault="00D8782B" w:rsidP="00D8782B">
            <w:pPr>
              <w:jc w:val="both"/>
              <w:rPr>
                <w:rFonts w:ascii="Wingdings" w:hAnsi="Wingdings" w:cs="Tahoma"/>
                <w:sz w:val="26"/>
                <w:szCs w:val="26"/>
              </w:rPr>
            </w:pPr>
          </w:p>
        </w:tc>
        <w:tc>
          <w:tcPr>
            <w:tcW w:w="708" w:type="dxa"/>
          </w:tcPr>
          <w:p w14:paraId="43B184B3" w14:textId="77777777" w:rsidR="00D8782B" w:rsidRPr="008D3611" w:rsidRDefault="00D8782B" w:rsidP="00D8782B">
            <w:pPr>
              <w:jc w:val="both"/>
              <w:rPr>
                <w:rFonts w:ascii="Wingdings" w:hAnsi="Wingdings" w:cs="Tahoma"/>
                <w:sz w:val="26"/>
                <w:szCs w:val="26"/>
              </w:rPr>
            </w:pPr>
          </w:p>
        </w:tc>
        <w:tc>
          <w:tcPr>
            <w:tcW w:w="993" w:type="dxa"/>
          </w:tcPr>
          <w:p w14:paraId="0C3CAD75" w14:textId="77777777" w:rsidR="00D8782B" w:rsidRPr="008D3611" w:rsidRDefault="00D8782B" w:rsidP="00D8782B">
            <w:pPr>
              <w:jc w:val="both"/>
              <w:rPr>
                <w:rFonts w:ascii="Wingdings" w:hAnsi="Wingdings" w:cs="Tahoma"/>
                <w:sz w:val="26"/>
                <w:szCs w:val="26"/>
              </w:rPr>
            </w:pPr>
          </w:p>
        </w:tc>
      </w:tr>
      <w:tr w:rsidR="00D8782B" w:rsidRPr="008D3611" w14:paraId="6A0D1C6C" w14:textId="77777777" w:rsidTr="00CF7E66">
        <w:tc>
          <w:tcPr>
            <w:tcW w:w="1418" w:type="dxa"/>
          </w:tcPr>
          <w:p w14:paraId="6E0A3ECF" w14:textId="77777777" w:rsidR="00D8782B" w:rsidRPr="00D2665F" w:rsidRDefault="00D8782B" w:rsidP="00D8782B">
            <w:pPr>
              <w:spacing w:after="120"/>
              <w:rPr>
                <w:rFonts w:cs="Tahoma"/>
                <w:sz w:val="20"/>
                <w:szCs w:val="20"/>
              </w:rPr>
            </w:pPr>
            <w:r>
              <w:rPr>
                <w:rFonts w:cs="Tahoma"/>
                <w:sz w:val="20"/>
                <w:szCs w:val="20"/>
              </w:rPr>
              <w:t>*</w:t>
            </w:r>
            <w:r w:rsidRPr="00583571">
              <w:rPr>
                <w:rFonts w:cs="Tahoma"/>
                <w:sz w:val="20"/>
                <w:szCs w:val="20"/>
              </w:rPr>
              <w:t>Invoice Id</w:t>
            </w:r>
          </w:p>
        </w:tc>
        <w:tc>
          <w:tcPr>
            <w:tcW w:w="1134" w:type="dxa"/>
          </w:tcPr>
          <w:p w14:paraId="1A187201" w14:textId="77777777" w:rsidR="00D8782B" w:rsidRPr="00D2665F" w:rsidRDefault="00D8782B" w:rsidP="00D8782B">
            <w:pPr>
              <w:spacing w:after="120"/>
              <w:rPr>
                <w:rFonts w:cs="Tahoma"/>
                <w:sz w:val="20"/>
                <w:szCs w:val="20"/>
              </w:rPr>
            </w:pPr>
            <w:r w:rsidRPr="00D2665F">
              <w:rPr>
                <w:rFonts w:cs="Tahoma"/>
                <w:sz w:val="20"/>
                <w:szCs w:val="20"/>
              </w:rPr>
              <w:t>31</w:t>
            </w:r>
          </w:p>
        </w:tc>
        <w:tc>
          <w:tcPr>
            <w:tcW w:w="1134" w:type="dxa"/>
          </w:tcPr>
          <w:p w14:paraId="36DA4BEF" w14:textId="77777777" w:rsidR="00D8782B" w:rsidRPr="00D2665F" w:rsidRDefault="00D8782B" w:rsidP="00D8782B">
            <w:pPr>
              <w:spacing w:after="120"/>
              <w:rPr>
                <w:rFonts w:cs="Tahoma"/>
                <w:sz w:val="20"/>
                <w:szCs w:val="20"/>
              </w:rPr>
            </w:pPr>
            <w:r w:rsidRPr="00D2665F">
              <w:rPr>
                <w:rFonts w:cs="Tahoma"/>
                <w:sz w:val="20"/>
                <w:szCs w:val="20"/>
              </w:rPr>
              <w:t>2</w:t>
            </w:r>
            <w:r>
              <w:rPr>
                <w:rFonts w:cs="Tahoma"/>
                <w:sz w:val="20"/>
                <w:szCs w:val="20"/>
              </w:rPr>
              <w:t>500</w:t>
            </w:r>
          </w:p>
        </w:tc>
        <w:tc>
          <w:tcPr>
            <w:tcW w:w="993" w:type="dxa"/>
          </w:tcPr>
          <w:p w14:paraId="6F9FD2CF"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616737DF" w14:textId="77777777" w:rsidR="00D8782B" w:rsidRDefault="00D8782B" w:rsidP="00D8782B">
            <w:pPr>
              <w:spacing w:after="120"/>
              <w:rPr>
                <w:rFonts w:ascii="Calibri" w:hAnsi="Calibri"/>
                <w:color w:val="000000"/>
                <w:sz w:val="22"/>
                <w:szCs w:val="22"/>
              </w:rPr>
            </w:pPr>
            <w:r>
              <w:rPr>
                <w:rFonts w:cs="Arial"/>
                <w:sz w:val="18"/>
                <w:szCs w:val="18"/>
              </w:rPr>
              <w:t>e.g.</w:t>
            </w:r>
            <w:r>
              <w:rPr>
                <w:rFonts w:ascii="Calibri" w:hAnsi="Calibri"/>
                <w:color w:val="000000"/>
                <w:sz w:val="22"/>
                <w:szCs w:val="22"/>
              </w:rPr>
              <w:t>GM00000023 M001 1/GM00000023 M002 1</w:t>
            </w:r>
          </w:p>
          <w:p w14:paraId="4FD75CC6" w14:textId="77777777" w:rsidR="00D8782B" w:rsidRPr="005669D1" w:rsidRDefault="00D8782B" w:rsidP="00D8782B">
            <w:pPr>
              <w:spacing w:after="120"/>
              <w:rPr>
                <w:rFonts w:cs="Arial"/>
                <w:sz w:val="18"/>
                <w:szCs w:val="18"/>
              </w:rPr>
            </w:pPr>
            <w:r>
              <w:rPr>
                <w:rFonts w:ascii="Calibri" w:hAnsi="Calibri"/>
                <w:color w:val="000000"/>
                <w:sz w:val="22"/>
                <w:szCs w:val="22"/>
              </w:rPr>
              <w:t>etc..</w:t>
            </w:r>
            <w:r w:rsidRPr="004E6AA3">
              <w:rPr>
                <w:sz w:val="18"/>
                <w:szCs w:val="18"/>
              </w:rPr>
              <w:t>.</w:t>
            </w:r>
          </w:p>
        </w:tc>
        <w:tc>
          <w:tcPr>
            <w:tcW w:w="567" w:type="dxa"/>
          </w:tcPr>
          <w:p w14:paraId="140EEDF3" w14:textId="77777777" w:rsidR="00D8782B" w:rsidRPr="008D3611" w:rsidRDefault="00D8782B" w:rsidP="00D8782B">
            <w:pPr>
              <w:jc w:val="both"/>
              <w:rPr>
                <w:rFonts w:ascii="Wingdings" w:hAnsi="Wingdings" w:cs="Tahoma"/>
                <w:sz w:val="26"/>
                <w:szCs w:val="26"/>
              </w:rPr>
            </w:pPr>
          </w:p>
        </w:tc>
        <w:tc>
          <w:tcPr>
            <w:tcW w:w="567" w:type="dxa"/>
          </w:tcPr>
          <w:p w14:paraId="1BCB4AD6" w14:textId="77777777" w:rsidR="00D8782B" w:rsidRPr="008D3611" w:rsidRDefault="00D8782B" w:rsidP="00D8782B">
            <w:pPr>
              <w:jc w:val="both"/>
              <w:rPr>
                <w:rFonts w:ascii="Wingdings" w:hAnsi="Wingdings" w:cs="Tahoma"/>
                <w:sz w:val="26"/>
                <w:szCs w:val="26"/>
              </w:rPr>
            </w:pPr>
          </w:p>
        </w:tc>
        <w:tc>
          <w:tcPr>
            <w:tcW w:w="567" w:type="dxa"/>
          </w:tcPr>
          <w:p w14:paraId="6102B920" w14:textId="77777777" w:rsidR="00D8782B" w:rsidRPr="008D3611" w:rsidRDefault="00D8782B" w:rsidP="00D8782B">
            <w:pPr>
              <w:jc w:val="both"/>
              <w:rPr>
                <w:rFonts w:ascii="Wingdings" w:hAnsi="Wingdings" w:cs="Tahoma"/>
                <w:sz w:val="26"/>
                <w:szCs w:val="26"/>
              </w:rPr>
            </w:pPr>
          </w:p>
        </w:tc>
        <w:tc>
          <w:tcPr>
            <w:tcW w:w="567" w:type="dxa"/>
          </w:tcPr>
          <w:p w14:paraId="4084E21B" w14:textId="77777777" w:rsidR="00D8782B" w:rsidRPr="008D3611" w:rsidRDefault="00D8782B" w:rsidP="00D8782B">
            <w:pPr>
              <w:jc w:val="both"/>
              <w:rPr>
                <w:rFonts w:ascii="Wingdings" w:hAnsi="Wingdings" w:cs="Tahoma"/>
                <w:sz w:val="26"/>
                <w:szCs w:val="26"/>
              </w:rPr>
            </w:pPr>
          </w:p>
        </w:tc>
        <w:tc>
          <w:tcPr>
            <w:tcW w:w="709" w:type="dxa"/>
          </w:tcPr>
          <w:p w14:paraId="44E30BB6" w14:textId="77777777" w:rsidR="00D8782B" w:rsidRPr="008D3611" w:rsidRDefault="00D8782B" w:rsidP="00D8782B">
            <w:pPr>
              <w:jc w:val="both"/>
              <w:rPr>
                <w:rFonts w:ascii="Wingdings" w:hAnsi="Wingdings" w:cs="Tahoma"/>
                <w:sz w:val="26"/>
                <w:szCs w:val="26"/>
              </w:rPr>
            </w:pPr>
          </w:p>
        </w:tc>
        <w:tc>
          <w:tcPr>
            <w:tcW w:w="709" w:type="dxa"/>
          </w:tcPr>
          <w:p w14:paraId="55452027" w14:textId="77777777" w:rsidR="00D8782B" w:rsidRPr="008D3611" w:rsidRDefault="00D8782B" w:rsidP="00D8782B">
            <w:pPr>
              <w:jc w:val="both"/>
              <w:rPr>
                <w:rFonts w:ascii="Wingdings" w:hAnsi="Wingdings" w:cs="Tahoma"/>
                <w:sz w:val="26"/>
                <w:szCs w:val="26"/>
              </w:rPr>
            </w:pPr>
          </w:p>
        </w:tc>
        <w:tc>
          <w:tcPr>
            <w:tcW w:w="567" w:type="dxa"/>
          </w:tcPr>
          <w:p w14:paraId="57EF6C9B" w14:textId="77777777" w:rsidR="00D8782B" w:rsidRPr="008D3611" w:rsidRDefault="00D8782B" w:rsidP="00D8782B">
            <w:pPr>
              <w:jc w:val="both"/>
              <w:rPr>
                <w:rFonts w:ascii="Wingdings" w:hAnsi="Wingdings" w:cs="Tahoma"/>
                <w:sz w:val="26"/>
                <w:szCs w:val="26"/>
              </w:rPr>
            </w:pPr>
          </w:p>
        </w:tc>
        <w:tc>
          <w:tcPr>
            <w:tcW w:w="567" w:type="dxa"/>
          </w:tcPr>
          <w:p w14:paraId="17265A7E" w14:textId="77777777" w:rsidR="00D8782B" w:rsidRPr="008D3611" w:rsidRDefault="00D8782B" w:rsidP="00D8782B">
            <w:pPr>
              <w:jc w:val="both"/>
              <w:rPr>
                <w:rFonts w:ascii="Wingdings" w:hAnsi="Wingdings" w:cs="Tahoma"/>
                <w:sz w:val="26"/>
                <w:szCs w:val="26"/>
              </w:rPr>
            </w:pPr>
          </w:p>
        </w:tc>
        <w:tc>
          <w:tcPr>
            <w:tcW w:w="567" w:type="dxa"/>
          </w:tcPr>
          <w:p w14:paraId="356A41A1" w14:textId="77777777" w:rsidR="00D8782B" w:rsidRPr="008D3611" w:rsidRDefault="00D8782B" w:rsidP="00D8782B">
            <w:pPr>
              <w:jc w:val="both"/>
              <w:rPr>
                <w:rFonts w:ascii="Wingdings" w:hAnsi="Wingdings" w:cs="Tahoma"/>
                <w:sz w:val="26"/>
                <w:szCs w:val="26"/>
              </w:rPr>
            </w:pPr>
          </w:p>
        </w:tc>
        <w:tc>
          <w:tcPr>
            <w:tcW w:w="708" w:type="dxa"/>
          </w:tcPr>
          <w:p w14:paraId="48649D9F" w14:textId="77777777" w:rsidR="00D8782B" w:rsidRPr="008D3611" w:rsidRDefault="00D8782B" w:rsidP="00D8782B">
            <w:pPr>
              <w:jc w:val="both"/>
              <w:rPr>
                <w:rFonts w:ascii="Wingdings" w:hAnsi="Wingdings" w:cs="Tahoma"/>
                <w:sz w:val="26"/>
                <w:szCs w:val="26"/>
              </w:rPr>
            </w:pPr>
          </w:p>
        </w:tc>
        <w:tc>
          <w:tcPr>
            <w:tcW w:w="709" w:type="dxa"/>
          </w:tcPr>
          <w:p w14:paraId="56FFB853" w14:textId="77777777" w:rsidR="00D8782B" w:rsidRPr="008D3611" w:rsidRDefault="00D8782B" w:rsidP="00D8782B">
            <w:pPr>
              <w:jc w:val="both"/>
              <w:rPr>
                <w:rFonts w:ascii="Wingdings" w:hAnsi="Wingdings" w:cs="Tahoma"/>
                <w:sz w:val="26"/>
                <w:szCs w:val="26"/>
              </w:rPr>
            </w:pPr>
          </w:p>
        </w:tc>
        <w:tc>
          <w:tcPr>
            <w:tcW w:w="709" w:type="dxa"/>
          </w:tcPr>
          <w:p w14:paraId="2B4F20A5" w14:textId="77777777" w:rsidR="00D8782B" w:rsidRPr="008D3611" w:rsidRDefault="00D8782B" w:rsidP="00D8782B">
            <w:pPr>
              <w:jc w:val="both"/>
              <w:rPr>
                <w:rFonts w:ascii="Wingdings" w:hAnsi="Wingdings" w:cs="Tahoma"/>
                <w:sz w:val="26"/>
                <w:szCs w:val="26"/>
              </w:rPr>
            </w:pPr>
          </w:p>
        </w:tc>
        <w:tc>
          <w:tcPr>
            <w:tcW w:w="709" w:type="dxa"/>
          </w:tcPr>
          <w:p w14:paraId="15A42147" w14:textId="77777777" w:rsidR="00D8782B" w:rsidRPr="008D3611" w:rsidRDefault="00D8782B" w:rsidP="00D8782B">
            <w:pPr>
              <w:jc w:val="both"/>
              <w:rPr>
                <w:rFonts w:ascii="Wingdings" w:hAnsi="Wingdings" w:cs="Tahoma"/>
                <w:sz w:val="26"/>
                <w:szCs w:val="26"/>
              </w:rPr>
            </w:pPr>
          </w:p>
        </w:tc>
        <w:tc>
          <w:tcPr>
            <w:tcW w:w="708" w:type="dxa"/>
          </w:tcPr>
          <w:p w14:paraId="549D5145" w14:textId="77777777" w:rsidR="00D8782B" w:rsidRPr="008D3611" w:rsidRDefault="00D8782B" w:rsidP="00D8782B">
            <w:pPr>
              <w:jc w:val="both"/>
              <w:rPr>
                <w:rFonts w:ascii="Wingdings" w:hAnsi="Wingdings" w:cs="Tahoma"/>
                <w:sz w:val="26"/>
                <w:szCs w:val="26"/>
              </w:rPr>
            </w:pPr>
          </w:p>
        </w:tc>
        <w:tc>
          <w:tcPr>
            <w:tcW w:w="993" w:type="dxa"/>
          </w:tcPr>
          <w:p w14:paraId="3243B1EA" w14:textId="77777777" w:rsidR="00D8782B" w:rsidRPr="008D3611" w:rsidRDefault="00D8782B" w:rsidP="00D8782B">
            <w:pPr>
              <w:jc w:val="both"/>
              <w:rPr>
                <w:rFonts w:ascii="Wingdings" w:hAnsi="Wingdings" w:cs="Tahoma"/>
                <w:sz w:val="26"/>
                <w:szCs w:val="26"/>
              </w:rPr>
            </w:pPr>
          </w:p>
        </w:tc>
      </w:tr>
      <w:tr w:rsidR="00D8782B" w:rsidRPr="008D3611" w14:paraId="6B9C0E74" w14:textId="77777777" w:rsidTr="00CF7E66">
        <w:tc>
          <w:tcPr>
            <w:tcW w:w="1418" w:type="dxa"/>
          </w:tcPr>
          <w:p w14:paraId="140840D7" w14:textId="77777777" w:rsidR="00D8782B" w:rsidRPr="00D2665F" w:rsidRDefault="00D8782B" w:rsidP="00D8782B">
            <w:pPr>
              <w:spacing w:after="120"/>
              <w:rPr>
                <w:rFonts w:cs="Tahoma"/>
                <w:sz w:val="20"/>
                <w:szCs w:val="20"/>
              </w:rPr>
            </w:pPr>
            <w:r w:rsidRPr="00D2665F">
              <w:rPr>
                <w:rFonts w:cs="Tahoma"/>
                <w:sz w:val="20"/>
                <w:szCs w:val="20"/>
              </w:rPr>
              <w:t>TRC Start date time</w:t>
            </w:r>
          </w:p>
        </w:tc>
        <w:tc>
          <w:tcPr>
            <w:tcW w:w="1134" w:type="dxa"/>
          </w:tcPr>
          <w:p w14:paraId="1BAC3746" w14:textId="77777777" w:rsidR="00D8782B" w:rsidRPr="00D2665F" w:rsidRDefault="00D8782B" w:rsidP="00D8782B">
            <w:pPr>
              <w:spacing w:after="120"/>
              <w:rPr>
                <w:rFonts w:cs="Tahoma"/>
                <w:sz w:val="20"/>
                <w:szCs w:val="20"/>
              </w:rPr>
            </w:pPr>
            <w:r w:rsidRPr="00D2665F">
              <w:rPr>
                <w:rFonts w:cs="Tahoma"/>
                <w:sz w:val="20"/>
                <w:szCs w:val="20"/>
              </w:rPr>
              <w:t>32</w:t>
            </w:r>
          </w:p>
        </w:tc>
        <w:tc>
          <w:tcPr>
            <w:tcW w:w="1134" w:type="dxa"/>
          </w:tcPr>
          <w:p w14:paraId="38D130A0" w14:textId="77777777" w:rsidR="00D8782B" w:rsidRPr="00D2665F" w:rsidRDefault="00D8782B" w:rsidP="00D8782B">
            <w:pPr>
              <w:spacing w:after="120"/>
              <w:rPr>
                <w:rFonts w:cs="Tahoma"/>
                <w:sz w:val="20"/>
                <w:szCs w:val="20"/>
              </w:rPr>
            </w:pPr>
          </w:p>
        </w:tc>
        <w:tc>
          <w:tcPr>
            <w:tcW w:w="993" w:type="dxa"/>
          </w:tcPr>
          <w:p w14:paraId="4C434CCE" w14:textId="77777777" w:rsidR="00D8782B" w:rsidRPr="00D2665F" w:rsidRDefault="00D8782B" w:rsidP="00D8782B">
            <w:pPr>
              <w:spacing w:after="120"/>
              <w:rPr>
                <w:rFonts w:cs="Tahoma"/>
                <w:sz w:val="20"/>
                <w:szCs w:val="20"/>
              </w:rPr>
            </w:pPr>
            <w:r w:rsidRPr="00D2665F">
              <w:rPr>
                <w:rFonts w:cs="Tahoma"/>
                <w:sz w:val="20"/>
                <w:szCs w:val="20"/>
              </w:rPr>
              <w:t>DATE</w:t>
            </w:r>
          </w:p>
        </w:tc>
        <w:tc>
          <w:tcPr>
            <w:tcW w:w="1417" w:type="dxa"/>
          </w:tcPr>
          <w:p w14:paraId="4CE65D24" w14:textId="77777777" w:rsidR="00D8782B" w:rsidRPr="00D2665F" w:rsidRDefault="00D8782B" w:rsidP="00D8782B">
            <w:pPr>
              <w:spacing w:after="120"/>
              <w:rPr>
                <w:rFonts w:cs="Tahoma"/>
                <w:sz w:val="20"/>
                <w:szCs w:val="20"/>
              </w:rPr>
            </w:pPr>
            <w:r w:rsidRPr="00D2665F">
              <w:rPr>
                <w:rFonts w:cs="Tahoma"/>
                <w:sz w:val="20"/>
                <w:szCs w:val="20"/>
              </w:rPr>
              <w:t>e.g. 20090622 14:20:00</w:t>
            </w:r>
          </w:p>
        </w:tc>
        <w:tc>
          <w:tcPr>
            <w:tcW w:w="567" w:type="dxa"/>
          </w:tcPr>
          <w:p w14:paraId="3C9013E8"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7E587F59"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241A71E5"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25901BB6" w14:textId="77777777" w:rsidR="00D8782B" w:rsidRPr="008D3611" w:rsidRDefault="00D8782B" w:rsidP="00D8782B">
            <w:pPr>
              <w:jc w:val="both"/>
              <w:rPr>
                <w:rFonts w:ascii="Wingdings" w:hAnsi="Wingdings" w:cs="Tahoma"/>
                <w:sz w:val="26"/>
                <w:szCs w:val="26"/>
              </w:rPr>
            </w:pPr>
          </w:p>
        </w:tc>
        <w:tc>
          <w:tcPr>
            <w:tcW w:w="709" w:type="dxa"/>
          </w:tcPr>
          <w:p w14:paraId="2483CD77" w14:textId="77777777" w:rsidR="00D8782B" w:rsidRPr="008D3611" w:rsidRDefault="00D8782B" w:rsidP="00D8782B">
            <w:pPr>
              <w:jc w:val="both"/>
              <w:rPr>
                <w:rFonts w:ascii="Wingdings" w:hAnsi="Wingdings" w:cs="Tahoma"/>
                <w:sz w:val="26"/>
                <w:szCs w:val="26"/>
              </w:rPr>
            </w:pPr>
          </w:p>
        </w:tc>
        <w:tc>
          <w:tcPr>
            <w:tcW w:w="709" w:type="dxa"/>
          </w:tcPr>
          <w:p w14:paraId="6F6E187B" w14:textId="77777777" w:rsidR="00D8782B" w:rsidRPr="008D3611" w:rsidRDefault="00D8782B" w:rsidP="00D8782B">
            <w:pPr>
              <w:jc w:val="both"/>
              <w:rPr>
                <w:rFonts w:ascii="Wingdings" w:hAnsi="Wingdings" w:cs="Tahoma"/>
                <w:sz w:val="26"/>
                <w:szCs w:val="26"/>
              </w:rPr>
            </w:pPr>
          </w:p>
        </w:tc>
        <w:tc>
          <w:tcPr>
            <w:tcW w:w="567" w:type="dxa"/>
          </w:tcPr>
          <w:p w14:paraId="6DAE271C" w14:textId="77777777" w:rsidR="00D8782B" w:rsidRPr="008D3611" w:rsidRDefault="00D8782B" w:rsidP="00D8782B">
            <w:pPr>
              <w:jc w:val="both"/>
              <w:rPr>
                <w:rFonts w:ascii="Wingdings" w:hAnsi="Wingdings" w:cs="Tahoma"/>
                <w:sz w:val="26"/>
                <w:szCs w:val="26"/>
              </w:rPr>
            </w:pPr>
          </w:p>
        </w:tc>
        <w:tc>
          <w:tcPr>
            <w:tcW w:w="567" w:type="dxa"/>
          </w:tcPr>
          <w:p w14:paraId="4D1F43E6" w14:textId="77777777" w:rsidR="00D8782B" w:rsidRPr="008D3611" w:rsidRDefault="00D8782B" w:rsidP="00D8782B">
            <w:pPr>
              <w:jc w:val="both"/>
              <w:rPr>
                <w:rFonts w:ascii="Wingdings" w:hAnsi="Wingdings" w:cs="Tahoma"/>
                <w:sz w:val="26"/>
                <w:szCs w:val="26"/>
              </w:rPr>
            </w:pPr>
          </w:p>
        </w:tc>
        <w:tc>
          <w:tcPr>
            <w:tcW w:w="567" w:type="dxa"/>
          </w:tcPr>
          <w:p w14:paraId="437CA998" w14:textId="77777777" w:rsidR="00D8782B" w:rsidRPr="008D3611" w:rsidRDefault="00D8782B" w:rsidP="00D8782B">
            <w:pPr>
              <w:jc w:val="both"/>
              <w:rPr>
                <w:rFonts w:ascii="Wingdings" w:hAnsi="Wingdings" w:cs="Tahoma"/>
                <w:sz w:val="26"/>
                <w:szCs w:val="26"/>
              </w:rPr>
            </w:pPr>
          </w:p>
        </w:tc>
        <w:tc>
          <w:tcPr>
            <w:tcW w:w="708" w:type="dxa"/>
          </w:tcPr>
          <w:p w14:paraId="2082FA4C" w14:textId="77777777" w:rsidR="00D8782B" w:rsidRPr="008D3611" w:rsidRDefault="00D8782B" w:rsidP="00D8782B">
            <w:pPr>
              <w:jc w:val="both"/>
              <w:rPr>
                <w:rFonts w:ascii="Wingdings" w:hAnsi="Wingdings" w:cs="Tahoma"/>
                <w:sz w:val="26"/>
                <w:szCs w:val="26"/>
              </w:rPr>
            </w:pPr>
          </w:p>
        </w:tc>
        <w:tc>
          <w:tcPr>
            <w:tcW w:w="709" w:type="dxa"/>
          </w:tcPr>
          <w:p w14:paraId="5BC8F36D" w14:textId="77777777" w:rsidR="00D8782B" w:rsidRPr="008D3611" w:rsidRDefault="00D8782B" w:rsidP="00D8782B">
            <w:pPr>
              <w:jc w:val="both"/>
              <w:rPr>
                <w:rFonts w:ascii="Wingdings" w:hAnsi="Wingdings" w:cs="Tahoma"/>
                <w:sz w:val="26"/>
                <w:szCs w:val="26"/>
              </w:rPr>
            </w:pPr>
          </w:p>
        </w:tc>
        <w:tc>
          <w:tcPr>
            <w:tcW w:w="709" w:type="dxa"/>
          </w:tcPr>
          <w:p w14:paraId="472F70D1" w14:textId="77777777" w:rsidR="00D8782B" w:rsidRPr="008D3611" w:rsidRDefault="00D8782B" w:rsidP="00D8782B">
            <w:pPr>
              <w:jc w:val="both"/>
              <w:rPr>
                <w:rFonts w:ascii="Wingdings" w:hAnsi="Wingdings" w:cs="Tahoma"/>
                <w:sz w:val="26"/>
                <w:szCs w:val="26"/>
              </w:rPr>
            </w:pPr>
          </w:p>
        </w:tc>
        <w:tc>
          <w:tcPr>
            <w:tcW w:w="709" w:type="dxa"/>
          </w:tcPr>
          <w:p w14:paraId="0207E210" w14:textId="77777777" w:rsidR="00D8782B" w:rsidRPr="008D3611" w:rsidRDefault="00D8782B" w:rsidP="00D8782B">
            <w:pPr>
              <w:jc w:val="both"/>
              <w:rPr>
                <w:rFonts w:ascii="Wingdings" w:hAnsi="Wingdings" w:cs="Tahoma"/>
                <w:sz w:val="26"/>
                <w:szCs w:val="26"/>
              </w:rPr>
            </w:pPr>
          </w:p>
        </w:tc>
        <w:tc>
          <w:tcPr>
            <w:tcW w:w="708" w:type="dxa"/>
          </w:tcPr>
          <w:p w14:paraId="03783504" w14:textId="77777777" w:rsidR="00D8782B" w:rsidRPr="008D3611" w:rsidRDefault="00D8782B" w:rsidP="00D8782B">
            <w:pPr>
              <w:jc w:val="both"/>
              <w:rPr>
                <w:rFonts w:ascii="Wingdings" w:hAnsi="Wingdings" w:cs="Tahoma"/>
                <w:sz w:val="26"/>
                <w:szCs w:val="26"/>
              </w:rPr>
            </w:pPr>
          </w:p>
        </w:tc>
        <w:tc>
          <w:tcPr>
            <w:tcW w:w="993" w:type="dxa"/>
          </w:tcPr>
          <w:p w14:paraId="35968C95" w14:textId="77777777" w:rsidR="00D8782B" w:rsidRPr="008D3611" w:rsidRDefault="00D8782B" w:rsidP="00D8782B">
            <w:pPr>
              <w:jc w:val="both"/>
              <w:rPr>
                <w:rFonts w:ascii="Wingdings" w:hAnsi="Wingdings" w:cs="Tahoma"/>
                <w:sz w:val="26"/>
                <w:szCs w:val="26"/>
              </w:rPr>
            </w:pPr>
          </w:p>
        </w:tc>
      </w:tr>
      <w:tr w:rsidR="00D8782B" w:rsidRPr="008D3611" w14:paraId="79BA6638" w14:textId="77777777" w:rsidTr="00CF7E66">
        <w:tc>
          <w:tcPr>
            <w:tcW w:w="1418" w:type="dxa"/>
          </w:tcPr>
          <w:p w14:paraId="5CE35CFE" w14:textId="77777777" w:rsidR="00D8782B" w:rsidRPr="00D2665F" w:rsidRDefault="00D8782B" w:rsidP="00D8782B">
            <w:pPr>
              <w:spacing w:after="120"/>
              <w:rPr>
                <w:rFonts w:cs="Tahoma"/>
                <w:sz w:val="20"/>
                <w:szCs w:val="20"/>
              </w:rPr>
            </w:pPr>
            <w:r w:rsidRPr="00D2665F">
              <w:rPr>
                <w:rFonts w:cs="Tahoma"/>
                <w:sz w:val="20"/>
                <w:szCs w:val="20"/>
              </w:rPr>
              <w:t>Clear code</w:t>
            </w:r>
          </w:p>
        </w:tc>
        <w:tc>
          <w:tcPr>
            <w:tcW w:w="1134" w:type="dxa"/>
          </w:tcPr>
          <w:p w14:paraId="197368FF" w14:textId="77777777" w:rsidR="00D8782B" w:rsidRPr="00D2665F" w:rsidRDefault="00D8782B" w:rsidP="00D8782B">
            <w:pPr>
              <w:spacing w:after="120"/>
              <w:rPr>
                <w:rFonts w:cs="Tahoma"/>
                <w:sz w:val="20"/>
                <w:szCs w:val="20"/>
              </w:rPr>
            </w:pPr>
            <w:r w:rsidRPr="00D2665F">
              <w:rPr>
                <w:rFonts w:cs="Tahoma"/>
                <w:sz w:val="20"/>
                <w:szCs w:val="20"/>
              </w:rPr>
              <w:t>33</w:t>
            </w:r>
          </w:p>
        </w:tc>
        <w:tc>
          <w:tcPr>
            <w:tcW w:w="1134" w:type="dxa"/>
          </w:tcPr>
          <w:p w14:paraId="7B8FC79D" w14:textId="77777777" w:rsidR="00D8782B" w:rsidRPr="00D2665F" w:rsidRDefault="00D8782B" w:rsidP="00D8782B">
            <w:pPr>
              <w:spacing w:after="120"/>
              <w:rPr>
                <w:rFonts w:cs="Tahoma"/>
                <w:sz w:val="20"/>
                <w:szCs w:val="20"/>
              </w:rPr>
            </w:pPr>
            <w:r w:rsidRPr="00D2665F">
              <w:rPr>
                <w:rFonts w:cs="Tahoma"/>
                <w:sz w:val="20"/>
                <w:szCs w:val="20"/>
              </w:rPr>
              <w:t>20</w:t>
            </w:r>
          </w:p>
        </w:tc>
        <w:tc>
          <w:tcPr>
            <w:tcW w:w="993" w:type="dxa"/>
          </w:tcPr>
          <w:p w14:paraId="55E9CF17"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05BA8558" w14:textId="77777777" w:rsidR="00D8782B" w:rsidRPr="00D2665F" w:rsidRDefault="00D8782B" w:rsidP="00D8782B">
            <w:pPr>
              <w:spacing w:after="120"/>
              <w:rPr>
                <w:rFonts w:cs="Tahoma"/>
                <w:sz w:val="20"/>
                <w:szCs w:val="20"/>
              </w:rPr>
            </w:pPr>
            <w:r w:rsidRPr="00D2665F">
              <w:rPr>
                <w:rFonts w:cs="Tahoma"/>
                <w:sz w:val="20"/>
                <w:szCs w:val="20"/>
              </w:rPr>
              <w:t>e.g. ClearCode123</w:t>
            </w:r>
          </w:p>
        </w:tc>
        <w:tc>
          <w:tcPr>
            <w:tcW w:w="567" w:type="dxa"/>
          </w:tcPr>
          <w:p w14:paraId="5F9A283B"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3806402B"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62D87834"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258840C7" w14:textId="77777777" w:rsidR="00D8782B" w:rsidRPr="008D3611" w:rsidRDefault="00D8782B" w:rsidP="00D8782B">
            <w:pPr>
              <w:jc w:val="both"/>
              <w:rPr>
                <w:rFonts w:ascii="Wingdings" w:hAnsi="Wingdings" w:cs="Tahoma"/>
                <w:sz w:val="26"/>
                <w:szCs w:val="26"/>
              </w:rPr>
            </w:pPr>
          </w:p>
        </w:tc>
        <w:tc>
          <w:tcPr>
            <w:tcW w:w="709" w:type="dxa"/>
          </w:tcPr>
          <w:p w14:paraId="7729DC9E" w14:textId="77777777" w:rsidR="00D8782B" w:rsidRPr="008D3611" w:rsidRDefault="00D8782B" w:rsidP="00D8782B">
            <w:pPr>
              <w:jc w:val="both"/>
              <w:rPr>
                <w:rFonts w:ascii="Wingdings" w:hAnsi="Wingdings" w:cs="Tahoma"/>
                <w:sz w:val="26"/>
                <w:szCs w:val="26"/>
              </w:rPr>
            </w:pPr>
          </w:p>
        </w:tc>
        <w:tc>
          <w:tcPr>
            <w:tcW w:w="709" w:type="dxa"/>
          </w:tcPr>
          <w:p w14:paraId="1C01A0CC" w14:textId="77777777" w:rsidR="00D8782B" w:rsidRPr="008D3611" w:rsidRDefault="00D8782B" w:rsidP="00D8782B">
            <w:pPr>
              <w:jc w:val="both"/>
              <w:rPr>
                <w:rFonts w:ascii="Wingdings" w:hAnsi="Wingdings" w:cs="Tahoma"/>
                <w:sz w:val="26"/>
                <w:szCs w:val="26"/>
              </w:rPr>
            </w:pPr>
          </w:p>
        </w:tc>
        <w:tc>
          <w:tcPr>
            <w:tcW w:w="567" w:type="dxa"/>
          </w:tcPr>
          <w:p w14:paraId="05826E48" w14:textId="77777777" w:rsidR="00D8782B" w:rsidRPr="008D3611" w:rsidRDefault="00D8782B" w:rsidP="00D8782B">
            <w:pPr>
              <w:jc w:val="both"/>
              <w:rPr>
                <w:rFonts w:ascii="Wingdings" w:hAnsi="Wingdings" w:cs="Tahoma"/>
                <w:sz w:val="26"/>
                <w:szCs w:val="26"/>
              </w:rPr>
            </w:pPr>
          </w:p>
        </w:tc>
        <w:tc>
          <w:tcPr>
            <w:tcW w:w="567" w:type="dxa"/>
          </w:tcPr>
          <w:p w14:paraId="77CD6E29" w14:textId="77777777" w:rsidR="00D8782B" w:rsidRPr="008D3611" w:rsidRDefault="00D8782B" w:rsidP="00D8782B">
            <w:pPr>
              <w:jc w:val="both"/>
              <w:rPr>
                <w:rFonts w:ascii="Wingdings" w:hAnsi="Wingdings" w:cs="Tahoma"/>
                <w:sz w:val="26"/>
                <w:szCs w:val="26"/>
              </w:rPr>
            </w:pPr>
          </w:p>
        </w:tc>
        <w:tc>
          <w:tcPr>
            <w:tcW w:w="567" w:type="dxa"/>
          </w:tcPr>
          <w:p w14:paraId="1F0808F7" w14:textId="77777777" w:rsidR="00D8782B" w:rsidRPr="008D3611" w:rsidRDefault="00D8782B" w:rsidP="00D8782B">
            <w:pPr>
              <w:jc w:val="both"/>
              <w:rPr>
                <w:rFonts w:ascii="Wingdings" w:hAnsi="Wingdings" w:cs="Tahoma"/>
                <w:sz w:val="26"/>
                <w:szCs w:val="26"/>
              </w:rPr>
            </w:pPr>
          </w:p>
        </w:tc>
        <w:tc>
          <w:tcPr>
            <w:tcW w:w="708" w:type="dxa"/>
          </w:tcPr>
          <w:p w14:paraId="124CBF21" w14:textId="77777777" w:rsidR="00D8782B" w:rsidRPr="008D3611" w:rsidRDefault="00D8782B" w:rsidP="00D8782B">
            <w:pPr>
              <w:jc w:val="both"/>
              <w:rPr>
                <w:rFonts w:ascii="Wingdings" w:hAnsi="Wingdings" w:cs="Tahoma"/>
                <w:sz w:val="26"/>
                <w:szCs w:val="26"/>
              </w:rPr>
            </w:pPr>
          </w:p>
        </w:tc>
        <w:tc>
          <w:tcPr>
            <w:tcW w:w="709" w:type="dxa"/>
          </w:tcPr>
          <w:p w14:paraId="254D0ED6" w14:textId="77777777" w:rsidR="00D8782B" w:rsidRPr="008D3611" w:rsidRDefault="00D8782B" w:rsidP="00D8782B">
            <w:pPr>
              <w:jc w:val="both"/>
              <w:rPr>
                <w:rFonts w:ascii="Wingdings" w:hAnsi="Wingdings" w:cs="Tahoma"/>
                <w:sz w:val="26"/>
                <w:szCs w:val="26"/>
              </w:rPr>
            </w:pPr>
          </w:p>
        </w:tc>
        <w:tc>
          <w:tcPr>
            <w:tcW w:w="709" w:type="dxa"/>
          </w:tcPr>
          <w:p w14:paraId="183EE3EA" w14:textId="77777777" w:rsidR="00D8782B" w:rsidRPr="008D3611" w:rsidRDefault="00D8782B" w:rsidP="00D8782B">
            <w:pPr>
              <w:jc w:val="both"/>
              <w:rPr>
                <w:rFonts w:ascii="Wingdings" w:hAnsi="Wingdings" w:cs="Tahoma"/>
                <w:sz w:val="26"/>
                <w:szCs w:val="26"/>
              </w:rPr>
            </w:pPr>
          </w:p>
        </w:tc>
        <w:tc>
          <w:tcPr>
            <w:tcW w:w="709" w:type="dxa"/>
          </w:tcPr>
          <w:p w14:paraId="3FBA3604" w14:textId="77777777" w:rsidR="00D8782B" w:rsidRPr="008D3611" w:rsidRDefault="00D8782B" w:rsidP="00D8782B">
            <w:pPr>
              <w:jc w:val="both"/>
              <w:rPr>
                <w:rFonts w:ascii="Wingdings" w:hAnsi="Wingdings" w:cs="Tahoma"/>
                <w:sz w:val="26"/>
                <w:szCs w:val="26"/>
              </w:rPr>
            </w:pPr>
          </w:p>
        </w:tc>
        <w:tc>
          <w:tcPr>
            <w:tcW w:w="708" w:type="dxa"/>
          </w:tcPr>
          <w:p w14:paraId="65B6FF28" w14:textId="77777777" w:rsidR="00D8782B" w:rsidRPr="008D3611" w:rsidRDefault="00D8782B" w:rsidP="00D8782B">
            <w:pPr>
              <w:jc w:val="both"/>
              <w:rPr>
                <w:rFonts w:ascii="Wingdings" w:hAnsi="Wingdings" w:cs="Tahoma"/>
                <w:sz w:val="26"/>
                <w:szCs w:val="26"/>
              </w:rPr>
            </w:pPr>
          </w:p>
        </w:tc>
        <w:tc>
          <w:tcPr>
            <w:tcW w:w="993" w:type="dxa"/>
          </w:tcPr>
          <w:p w14:paraId="38679B37" w14:textId="77777777" w:rsidR="00D8782B" w:rsidRPr="008D3611" w:rsidRDefault="00D8782B" w:rsidP="00D8782B">
            <w:pPr>
              <w:jc w:val="both"/>
              <w:rPr>
                <w:rFonts w:ascii="Wingdings" w:hAnsi="Wingdings" w:cs="Tahoma"/>
                <w:sz w:val="26"/>
                <w:szCs w:val="26"/>
              </w:rPr>
            </w:pPr>
          </w:p>
        </w:tc>
      </w:tr>
      <w:tr w:rsidR="00D8782B" w:rsidRPr="008D3611" w14:paraId="01FBAACF" w14:textId="77777777" w:rsidTr="00CF7E66">
        <w:tc>
          <w:tcPr>
            <w:tcW w:w="1418" w:type="dxa"/>
          </w:tcPr>
          <w:p w14:paraId="7EF058FE" w14:textId="77777777" w:rsidR="00D8782B" w:rsidRPr="00D2665F" w:rsidRDefault="00D8782B" w:rsidP="00D8782B">
            <w:pPr>
              <w:spacing w:after="120"/>
              <w:rPr>
                <w:rFonts w:cs="Tahoma"/>
                <w:sz w:val="20"/>
                <w:szCs w:val="20"/>
              </w:rPr>
            </w:pPr>
            <w:r w:rsidRPr="00D2665F">
              <w:rPr>
                <w:rFonts w:cs="Tahoma"/>
                <w:sz w:val="20"/>
                <w:szCs w:val="20"/>
              </w:rPr>
              <w:t>TRC description code</w:t>
            </w:r>
          </w:p>
        </w:tc>
        <w:tc>
          <w:tcPr>
            <w:tcW w:w="1134" w:type="dxa"/>
          </w:tcPr>
          <w:p w14:paraId="659302C7" w14:textId="77777777" w:rsidR="00D8782B" w:rsidRPr="00D2665F" w:rsidRDefault="00D8782B" w:rsidP="00D8782B">
            <w:pPr>
              <w:spacing w:after="120"/>
              <w:rPr>
                <w:rFonts w:cs="Tahoma"/>
                <w:sz w:val="20"/>
                <w:szCs w:val="20"/>
              </w:rPr>
            </w:pPr>
            <w:r w:rsidRPr="00D2665F">
              <w:rPr>
                <w:rFonts w:cs="Tahoma"/>
                <w:sz w:val="20"/>
                <w:szCs w:val="20"/>
              </w:rPr>
              <w:t>34</w:t>
            </w:r>
          </w:p>
        </w:tc>
        <w:tc>
          <w:tcPr>
            <w:tcW w:w="1134" w:type="dxa"/>
          </w:tcPr>
          <w:p w14:paraId="53DE8BE5" w14:textId="77777777" w:rsidR="00D8782B" w:rsidRPr="00D2665F" w:rsidRDefault="00D8782B" w:rsidP="00D8782B">
            <w:pPr>
              <w:spacing w:after="120"/>
              <w:rPr>
                <w:rFonts w:cs="Tahoma"/>
                <w:sz w:val="20"/>
                <w:szCs w:val="20"/>
              </w:rPr>
            </w:pPr>
            <w:r w:rsidRPr="00D2665F">
              <w:rPr>
                <w:rFonts w:cs="Tahoma"/>
                <w:sz w:val="20"/>
                <w:szCs w:val="20"/>
              </w:rPr>
              <w:t>20</w:t>
            </w:r>
          </w:p>
        </w:tc>
        <w:tc>
          <w:tcPr>
            <w:tcW w:w="993" w:type="dxa"/>
          </w:tcPr>
          <w:p w14:paraId="1BA9B6D9"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58D85076" w14:textId="77777777" w:rsidR="00D8782B" w:rsidRPr="00D2665F" w:rsidRDefault="00D8782B" w:rsidP="00D8782B">
            <w:pPr>
              <w:spacing w:after="120"/>
              <w:rPr>
                <w:rFonts w:cs="Tahoma"/>
                <w:sz w:val="20"/>
                <w:szCs w:val="20"/>
              </w:rPr>
            </w:pPr>
            <w:r w:rsidRPr="00D2665F">
              <w:rPr>
                <w:rFonts w:cs="Tahoma"/>
                <w:sz w:val="20"/>
                <w:szCs w:val="20"/>
              </w:rPr>
              <w:t>e.g. TRCDescCode123</w:t>
            </w:r>
          </w:p>
        </w:tc>
        <w:tc>
          <w:tcPr>
            <w:tcW w:w="567" w:type="dxa"/>
          </w:tcPr>
          <w:p w14:paraId="7D93B074"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25E5606E"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6BB13366"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080DCF49" w14:textId="77777777" w:rsidR="00D8782B" w:rsidRPr="008D3611" w:rsidRDefault="00D8782B" w:rsidP="00D8782B">
            <w:pPr>
              <w:jc w:val="both"/>
              <w:rPr>
                <w:rFonts w:ascii="Wingdings" w:hAnsi="Wingdings" w:cs="Tahoma"/>
                <w:sz w:val="26"/>
                <w:szCs w:val="26"/>
              </w:rPr>
            </w:pPr>
          </w:p>
        </w:tc>
        <w:tc>
          <w:tcPr>
            <w:tcW w:w="709" w:type="dxa"/>
          </w:tcPr>
          <w:p w14:paraId="14D5E77C" w14:textId="77777777" w:rsidR="00D8782B" w:rsidRPr="008D3611" w:rsidRDefault="00D8782B" w:rsidP="00D8782B">
            <w:pPr>
              <w:jc w:val="both"/>
              <w:rPr>
                <w:rFonts w:ascii="Wingdings" w:hAnsi="Wingdings" w:cs="Tahoma"/>
                <w:sz w:val="26"/>
                <w:szCs w:val="26"/>
              </w:rPr>
            </w:pPr>
          </w:p>
        </w:tc>
        <w:tc>
          <w:tcPr>
            <w:tcW w:w="709" w:type="dxa"/>
          </w:tcPr>
          <w:p w14:paraId="6D1E29DB" w14:textId="77777777" w:rsidR="00D8782B" w:rsidRPr="008D3611" w:rsidRDefault="00D8782B" w:rsidP="00D8782B">
            <w:pPr>
              <w:jc w:val="both"/>
              <w:rPr>
                <w:rFonts w:ascii="Wingdings" w:hAnsi="Wingdings" w:cs="Tahoma"/>
                <w:sz w:val="26"/>
                <w:szCs w:val="26"/>
              </w:rPr>
            </w:pPr>
          </w:p>
        </w:tc>
        <w:tc>
          <w:tcPr>
            <w:tcW w:w="567" w:type="dxa"/>
          </w:tcPr>
          <w:p w14:paraId="39389E09" w14:textId="77777777" w:rsidR="00D8782B" w:rsidRPr="008D3611" w:rsidRDefault="00D8782B" w:rsidP="00D8782B">
            <w:pPr>
              <w:jc w:val="both"/>
              <w:rPr>
                <w:rFonts w:ascii="Wingdings" w:hAnsi="Wingdings" w:cs="Tahoma"/>
                <w:sz w:val="26"/>
                <w:szCs w:val="26"/>
              </w:rPr>
            </w:pPr>
          </w:p>
        </w:tc>
        <w:tc>
          <w:tcPr>
            <w:tcW w:w="567" w:type="dxa"/>
          </w:tcPr>
          <w:p w14:paraId="4C139344" w14:textId="77777777" w:rsidR="00D8782B" w:rsidRPr="008D3611" w:rsidRDefault="00D8782B" w:rsidP="00D8782B">
            <w:pPr>
              <w:jc w:val="both"/>
              <w:rPr>
                <w:rFonts w:ascii="Wingdings" w:hAnsi="Wingdings" w:cs="Tahoma"/>
                <w:sz w:val="26"/>
                <w:szCs w:val="26"/>
              </w:rPr>
            </w:pPr>
          </w:p>
        </w:tc>
        <w:tc>
          <w:tcPr>
            <w:tcW w:w="567" w:type="dxa"/>
          </w:tcPr>
          <w:p w14:paraId="260562EF" w14:textId="77777777" w:rsidR="00D8782B" w:rsidRPr="008D3611" w:rsidRDefault="00D8782B" w:rsidP="00D8782B">
            <w:pPr>
              <w:jc w:val="both"/>
              <w:rPr>
                <w:rFonts w:ascii="Wingdings" w:hAnsi="Wingdings" w:cs="Tahoma"/>
                <w:sz w:val="26"/>
                <w:szCs w:val="26"/>
              </w:rPr>
            </w:pPr>
          </w:p>
        </w:tc>
        <w:tc>
          <w:tcPr>
            <w:tcW w:w="708" w:type="dxa"/>
          </w:tcPr>
          <w:p w14:paraId="37B12C63" w14:textId="77777777" w:rsidR="00D8782B" w:rsidRPr="008D3611" w:rsidRDefault="00D8782B" w:rsidP="00D8782B">
            <w:pPr>
              <w:jc w:val="both"/>
              <w:rPr>
                <w:rFonts w:ascii="Wingdings" w:hAnsi="Wingdings" w:cs="Tahoma"/>
                <w:sz w:val="26"/>
                <w:szCs w:val="26"/>
              </w:rPr>
            </w:pPr>
          </w:p>
        </w:tc>
        <w:tc>
          <w:tcPr>
            <w:tcW w:w="709" w:type="dxa"/>
          </w:tcPr>
          <w:p w14:paraId="2300A955" w14:textId="77777777" w:rsidR="00D8782B" w:rsidRPr="008D3611" w:rsidRDefault="00D8782B" w:rsidP="00D8782B">
            <w:pPr>
              <w:jc w:val="both"/>
              <w:rPr>
                <w:rFonts w:ascii="Wingdings" w:hAnsi="Wingdings" w:cs="Tahoma"/>
                <w:sz w:val="26"/>
                <w:szCs w:val="26"/>
              </w:rPr>
            </w:pPr>
          </w:p>
        </w:tc>
        <w:tc>
          <w:tcPr>
            <w:tcW w:w="709" w:type="dxa"/>
          </w:tcPr>
          <w:p w14:paraId="6B6CF3C6" w14:textId="77777777" w:rsidR="00D8782B" w:rsidRPr="008D3611" w:rsidRDefault="00D8782B" w:rsidP="00D8782B">
            <w:pPr>
              <w:jc w:val="both"/>
              <w:rPr>
                <w:rFonts w:ascii="Wingdings" w:hAnsi="Wingdings" w:cs="Tahoma"/>
                <w:sz w:val="26"/>
                <w:szCs w:val="26"/>
              </w:rPr>
            </w:pPr>
          </w:p>
        </w:tc>
        <w:tc>
          <w:tcPr>
            <w:tcW w:w="709" w:type="dxa"/>
          </w:tcPr>
          <w:p w14:paraId="4DD0E139" w14:textId="77777777" w:rsidR="00D8782B" w:rsidRPr="008D3611" w:rsidRDefault="00D8782B" w:rsidP="00D8782B">
            <w:pPr>
              <w:jc w:val="both"/>
              <w:rPr>
                <w:rFonts w:ascii="Wingdings" w:hAnsi="Wingdings" w:cs="Tahoma"/>
                <w:sz w:val="26"/>
                <w:szCs w:val="26"/>
              </w:rPr>
            </w:pPr>
          </w:p>
        </w:tc>
        <w:tc>
          <w:tcPr>
            <w:tcW w:w="708" w:type="dxa"/>
          </w:tcPr>
          <w:p w14:paraId="615D2FEE" w14:textId="77777777" w:rsidR="00D8782B" w:rsidRPr="008D3611" w:rsidRDefault="00D8782B" w:rsidP="00D8782B">
            <w:pPr>
              <w:jc w:val="both"/>
              <w:rPr>
                <w:rFonts w:ascii="Wingdings" w:hAnsi="Wingdings" w:cs="Tahoma"/>
                <w:sz w:val="26"/>
                <w:szCs w:val="26"/>
              </w:rPr>
            </w:pPr>
          </w:p>
        </w:tc>
        <w:tc>
          <w:tcPr>
            <w:tcW w:w="993" w:type="dxa"/>
          </w:tcPr>
          <w:p w14:paraId="4F04B0B3" w14:textId="77777777" w:rsidR="00D8782B" w:rsidRPr="008D3611" w:rsidRDefault="00D8782B" w:rsidP="00D8782B">
            <w:pPr>
              <w:jc w:val="both"/>
              <w:rPr>
                <w:rFonts w:ascii="Wingdings" w:hAnsi="Wingdings" w:cs="Tahoma"/>
                <w:sz w:val="26"/>
                <w:szCs w:val="26"/>
              </w:rPr>
            </w:pPr>
          </w:p>
        </w:tc>
      </w:tr>
      <w:tr w:rsidR="00D8782B" w:rsidRPr="008D3611" w14:paraId="5632E437" w14:textId="77777777" w:rsidTr="00CF7E66">
        <w:tc>
          <w:tcPr>
            <w:tcW w:w="1418" w:type="dxa"/>
          </w:tcPr>
          <w:p w14:paraId="2ED46A44" w14:textId="77777777" w:rsidR="00D8782B" w:rsidRPr="00D2665F" w:rsidRDefault="00D8782B" w:rsidP="00D8782B">
            <w:pPr>
              <w:spacing w:after="120"/>
              <w:rPr>
                <w:rFonts w:cs="Tahoma"/>
                <w:sz w:val="20"/>
                <w:szCs w:val="20"/>
              </w:rPr>
            </w:pPr>
            <w:r w:rsidRPr="00D2665F">
              <w:rPr>
                <w:rFonts w:cs="Tahoma"/>
                <w:sz w:val="20"/>
                <w:szCs w:val="20"/>
              </w:rPr>
              <w:t>Price list reference</w:t>
            </w:r>
          </w:p>
        </w:tc>
        <w:tc>
          <w:tcPr>
            <w:tcW w:w="1134" w:type="dxa"/>
          </w:tcPr>
          <w:p w14:paraId="25FD8CD9" w14:textId="77777777" w:rsidR="00D8782B" w:rsidRPr="00D2665F" w:rsidRDefault="00D8782B" w:rsidP="00D8782B">
            <w:pPr>
              <w:spacing w:after="120"/>
              <w:rPr>
                <w:rFonts w:cs="Tahoma"/>
                <w:sz w:val="20"/>
                <w:szCs w:val="20"/>
              </w:rPr>
            </w:pPr>
            <w:r w:rsidRPr="00D2665F">
              <w:rPr>
                <w:rFonts w:cs="Tahoma"/>
                <w:sz w:val="20"/>
                <w:szCs w:val="20"/>
              </w:rPr>
              <w:t>35</w:t>
            </w:r>
          </w:p>
        </w:tc>
        <w:tc>
          <w:tcPr>
            <w:tcW w:w="1134" w:type="dxa"/>
          </w:tcPr>
          <w:p w14:paraId="0B1118A8" w14:textId="77777777" w:rsidR="00D8782B" w:rsidRPr="00D2665F" w:rsidRDefault="00D8782B" w:rsidP="00D8782B">
            <w:pPr>
              <w:spacing w:after="120"/>
              <w:rPr>
                <w:rFonts w:cs="Tahoma"/>
                <w:sz w:val="20"/>
                <w:szCs w:val="20"/>
              </w:rPr>
            </w:pPr>
            <w:r w:rsidRPr="00D2665F">
              <w:rPr>
                <w:rFonts w:cs="Tahoma"/>
                <w:sz w:val="20"/>
                <w:szCs w:val="20"/>
              </w:rPr>
              <w:t>256</w:t>
            </w:r>
          </w:p>
        </w:tc>
        <w:tc>
          <w:tcPr>
            <w:tcW w:w="993" w:type="dxa"/>
          </w:tcPr>
          <w:p w14:paraId="29EBA4DF"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5020CF8F" w14:textId="77777777" w:rsidR="00D8782B" w:rsidRPr="00D2665F" w:rsidRDefault="00D8782B" w:rsidP="00D8782B">
            <w:pPr>
              <w:spacing w:after="120"/>
              <w:rPr>
                <w:rFonts w:cs="Tahoma"/>
                <w:sz w:val="20"/>
                <w:szCs w:val="20"/>
              </w:rPr>
            </w:pPr>
            <w:r w:rsidRPr="00D2665F">
              <w:rPr>
                <w:rFonts w:cs="Tahoma"/>
                <w:sz w:val="20"/>
                <w:szCs w:val="20"/>
              </w:rPr>
              <w:t>e.g. 2.1.4</w:t>
            </w:r>
          </w:p>
        </w:tc>
        <w:tc>
          <w:tcPr>
            <w:tcW w:w="567" w:type="dxa"/>
          </w:tcPr>
          <w:p w14:paraId="15C784E8"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22427799"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6AF2EEB6"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04BCBCEC"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57A86680"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72712240"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793BE4B6"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09C216E0"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75F4537B"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8" w:type="dxa"/>
          </w:tcPr>
          <w:p w14:paraId="39339A28" w14:textId="77777777" w:rsidR="00D8782B" w:rsidRPr="008D3611" w:rsidRDefault="00D8782B" w:rsidP="00D8782B">
            <w:pPr>
              <w:jc w:val="both"/>
              <w:rPr>
                <w:rFonts w:ascii="Wingdings" w:hAnsi="Wingdings" w:cs="Tahoma"/>
                <w:sz w:val="26"/>
                <w:szCs w:val="26"/>
              </w:rPr>
            </w:pPr>
          </w:p>
        </w:tc>
        <w:tc>
          <w:tcPr>
            <w:tcW w:w="709" w:type="dxa"/>
          </w:tcPr>
          <w:p w14:paraId="0BADCFC5"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260866E0"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2B5F5C98"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8" w:type="dxa"/>
          </w:tcPr>
          <w:p w14:paraId="046FF60F" w14:textId="77777777" w:rsidR="00D8782B" w:rsidRPr="008D3611" w:rsidRDefault="00D8782B" w:rsidP="00D8782B">
            <w:pPr>
              <w:jc w:val="both"/>
              <w:rPr>
                <w:rFonts w:ascii="Wingdings" w:hAnsi="Wingdings" w:cs="Tahoma"/>
                <w:sz w:val="26"/>
                <w:szCs w:val="26"/>
              </w:rPr>
            </w:pPr>
          </w:p>
        </w:tc>
        <w:tc>
          <w:tcPr>
            <w:tcW w:w="993" w:type="dxa"/>
          </w:tcPr>
          <w:p w14:paraId="563F51D3" w14:textId="77777777" w:rsidR="00D8782B" w:rsidRPr="008D3611" w:rsidRDefault="00D8782B" w:rsidP="00D8782B">
            <w:pPr>
              <w:jc w:val="both"/>
              <w:rPr>
                <w:rFonts w:ascii="Wingdings" w:hAnsi="Wingdings" w:cs="Tahoma"/>
                <w:sz w:val="26"/>
                <w:szCs w:val="26"/>
              </w:rPr>
            </w:pPr>
          </w:p>
        </w:tc>
      </w:tr>
      <w:tr w:rsidR="00D8782B" w:rsidRPr="008D3611" w14:paraId="26780D84" w14:textId="77777777" w:rsidTr="00CF7E66">
        <w:tc>
          <w:tcPr>
            <w:tcW w:w="1418" w:type="dxa"/>
          </w:tcPr>
          <w:p w14:paraId="796A06A4" w14:textId="77777777" w:rsidR="00D8782B" w:rsidRPr="00D2665F" w:rsidRDefault="00D8782B" w:rsidP="00D8782B">
            <w:pPr>
              <w:spacing w:after="120"/>
              <w:rPr>
                <w:rFonts w:cs="Tahoma"/>
                <w:sz w:val="20"/>
                <w:szCs w:val="20"/>
              </w:rPr>
            </w:pPr>
            <w:r w:rsidRPr="00D2665F">
              <w:rPr>
                <w:rFonts w:cs="Tahoma"/>
                <w:sz w:val="20"/>
                <w:szCs w:val="20"/>
              </w:rPr>
              <w:t>Price list description</w:t>
            </w:r>
          </w:p>
        </w:tc>
        <w:tc>
          <w:tcPr>
            <w:tcW w:w="1134" w:type="dxa"/>
          </w:tcPr>
          <w:p w14:paraId="738DBAA9" w14:textId="77777777" w:rsidR="00D8782B" w:rsidRPr="00D2665F" w:rsidRDefault="00D8782B" w:rsidP="00D8782B">
            <w:pPr>
              <w:spacing w:after="120"/>
              <w:rPr>
                <w:rFonts w:cs="Tahoma"/>
                <w:sz w:val="20"/>
                <w:szCs w:val="20"/>
              </w:rPr>
            </w:pPr>
            <w:r w:rsidRPr="00D2665F">
              <w:rPr>
                <w:rFonts w:cs="Tahoma"/>
                <w:sz w:val="20"/>
                <w:szCs w:val="20"/>
              </w:rPr>
              <w:t>36</w:t>
            </w:r>
          </w:p>
        </w:tc>
        <w:tc>
          <w:tcPr>
            <w:tcW w:w="1134" w:type="dxa"/>
          </w:tcPr>
          <w:p w14:paraId="1F3ED39E" w14:textId="77777777" w:rsidR="00D8782B" w:rsidRPr="00D2665F" w:rsidRDefault="00D8782B" w:rsidP="00D8782B">
            <w:pPr>
              <w:spacing w:after="120"/>
              <w:rPr>
                <w:rFonts w:cs="Tahoma"/>
                <w:sz w:val="20"/>
                <w:szCs w:val="20"/>
              </w:rPr>
            </w:pPr>
            <w:r w:rsidRPr="00D2665F">
              <w:rPr>
                <w:rFonts w:cs="Tahoma"/>
                <w:sz w:val="20"/>
                <w:szCs w:val="20"/>
              </w:rPr>
              <w:t>256</w:t>
            </w:r>
          </w:p>
        </w:tc>
        <w:tc>
          <w:tcPr>
            <w:tcW w:w="993" w:type="dxa"/>
          </w:tcPr>
          <w:p w14:paraId="48490F5E" w14:textId="77777777" w:rsidR="00D8782B" w:rsidRPr="00D2665F" w:rsidRDefault="00D8782B" w:rsidP="00D8782B">
            <w:pPr>
              <w:spacing w:after="120"/>
              <w:rPr>
                <w:rFonts w:cs="Tahoma"/>
                <w:sz w:val="20"/>
                <w:szCs w:val="20"/>
              </w:rPr>
            </w:pPr>
            <w:r w:rsidRPr="00D2665F">
              <w:rPr>
                <w:rFonts w:cs="Tahoma"/>
                <w:sz w:val="20"/>
                <w:szCs w:val="20"/>
              </w:rPr>
              <w:t>Text</w:t>
            </w:r>
          </w:p>
        </w:tc>
        <w:tc>
          <w:tcPr>
            <w:tcW w:w="1417" w:type="dxa"/>
          </w:tcPr>
          <w:p w14:paraId="35DF611D" w14:textId="77777777" w:rsidR="00D8782B" w:rsidRPr="00D2665F" w:rsidRDefault="00D8782B" w:rsidP="00D8782B">
            <w:pPr>
              <w:spacing w:after="120"/>
              <w:rPr>
                <w:rFonts w:cs="Tahoma"/>
                <w:sz w:val="20"/>
                <w:szCs w:val="20"/>
              </w:rPr>
            </w:pPr>
            <w:r w:rsidRPr="00D2665F">
              <w:rPr>
                <w:rFonts w:cs="Tahoma"/>
                <w:sz w:val="20"/>
                <w:szCs w:val="20"/>
              </w:rPr>
              <w:t>e.g. Assurance Charges – SMPF Special Fault Investigation 2 (SFI2) -  Frame Module</w:t>
            </w:r>
          </w:p>
        </w:tc>
        <w:tc>
          <w:tcPr>
            <w:tcW w:w="567" w:type="dxa"/>
          </w:tcPr>
          <w:p w14:paraId="559D78D0"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1530B741"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08F2FD7A"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6CF2E205"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3CD5DC91"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737B7F2A"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63CA5BF3"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6536767B"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567" w:type="dxa"/>
          </w:tcPr>
          <w:p w14:paraId="756C3A87"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8" w:type="dxa"/>
          </w:tcPr>
          <w:p w14:paraId="540E31D2" w14:textId="77777777" w:rsidR="00D8782B" w:rsidRPr="008D3611" w:rsidRDefault="00D8782B" w:rsidP="00D8782B">
            <w:pPr>
              <w:jc w:val="both"/>
              <w:rPr>
                <w:rFonts w:ascii="Wingdings" w:hAnsi="Wingdings" w:cs="Tahoma"/>
                <w:sz w:val="26"/>
                <w:szCs w:val="26"/>
              </w:rPr>
            </w:pPr>
          </w:p>
        </w:tc>
        <w:tc>
          <w:tcPr>
            <w:tcW w:w="709" w:type="dxa"/>
          </w:tcPr>
          <w:p w14:paraId="3F9A2AF8"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186F323B"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9" w:type="dxa"/>
          </w:tcPr>
          <w:p w14:paraId="7CE6B581" w14:textId="77777777" w:rsidR="00D8782B" w:rsidRPr="008D3611" w:rsidRDefault="00D8782B" w:rsidP="00D8782B">
            <w:pPr>
              <w:jc w:val="both"/>
              <w:rPr>
                <w:rFonts w:ascii="Wingdings" w:hAnsi="Wingdings" w:cs="Tahoma"/>
                <w:sz w:val="26"/>
                <w:szCs w:val="26"/>
              </w:rPr>
            </w:pPr>
            <w:r w:rsidRPr="008D3611">
              <w:rPr>
                <w:rFonts w:ascii="Wingdings" w:hAnsi="Wingdings" w:cs="Tahoma"/>
                <w:sz w:val="26"/>
                <w:szCs w:val="26"/>
              </w:rPr>
              <w:t></w:t>
            </w:r>
          </w:p>
        </w:tc>
        <w:tc>
          <w:tcPr>
            <w:tcW w:w="708" w:type="dxa"/>
          </w:tcPr>
          <w:p w14:paraId="39CE1F48" w14:textId="77777777" w:rsidR="00D8782B" w:rsidRPr="008D3611" w:rsidRDefault="00D8782B" w:rsidP="00D8782B">
            <w:pPr>
              <w:jc w:val="both"/>
              <w:rPr>
                <w:rFonts w:ascii="Wingdings" w:hAnsi="Wingdings" w:cs="Tahoma"/>
                <w:sz w:val="26"/>
                <w:szCs w:val="26"/>
              </w:rPr>
            </w:pPr>
          </w:p>
        </w:tc>
        <w:tc>
          <w:tcPr>
            <w:tcW w:w="993" w:type="dxa"/>
          </w:tcPr>
          <w:p w14:paraId="3392EC17" w14:textId="77777777" w:rsidR="00D8782B" w:rsidRPr="008D3611" w:rsidRDefault="00D8782B" w:rsidP="00D8782B">
            <w:pPr>
              <w:jc w:val="both"/>
              <w:rPr>
                <w:rFonts w:ascii="Wingdings" w:hAnsi="Wingdings" w:cs="Tahoma"/>
                <w:sz w:val="26"/>
                <w:szCs w:val="26"/>
              </w:rPr>
            </w:pPr>
          </w:p>
        </w:tc>
      </w:tr>
      <w:tr w:rsidR="00D8782B" w:rsidRPr="008D3611" w14:paraId="2B0A5DC2" w14:textId="77777777" w:rsidTr="00CF7E66">
        <w:tc>
          <w:tcPr>
            <w:tcW w:w="1418" w:type="dxa"/>
          </w:tcPr>
          <w:p w14:paraId="66AB4EA7" w14:textId="77777777" w:rsidR="00D8782B" w:rsidRPr="007609EF" w:rsidRDefault="00D8782B" w:rsidP="00D8782B">
            <w:pPr>
              <w:spacing w:after="120"/>
              <w:rPr>
                <w:sz w:val="18"/>
                <w:szCs w:val="18"/>
              </w:rPr>
            </w:pPr>
            <w:r w:rsidRPr="00B84ADA">
              <w:rPr>
                <w:sz w:val="18"/>
                <w:szCs w:val="18"/>
              </w:rPr>
              <w:t>Unique Price Code</w:t>
            </w:r>
          </w:p>
        </w:tc>
        <w:tc>
          <w:tcPr>
            <w:tcW w:w="1134" w:type="dxa"/>
          </w:tcPr>
          <w:p w14:paraId="54F5445E" w14:textId="77777777" w:rsidR="00D8782B" w:rsidRPr="007609EF" w:rsidRDefault="00D8782B" w:rsidP="00D8782B">
            <w:pPr>
              <w:spacing w:after="120"/>
              <w:rPr>
                <w:sz w:val="18"/>
                <w:szCs w:val="18"/>
              </w:rPr>
            </w:pPr>
            <w:r>
              <w:rPr>
                <w:sz w:val="18"/>
                <w:szCs w:val="18"/>
              </w:rPr>
              <w:t>60</w:t>
            </w:r>
          </w:p>
        </w:tc>
        <w:tc>
          <w:tcPr>
            <w:tcW w:w="1134" w:type="dxa"/>
          </w:tcPr>
          <w:p w14:paraId="604CB2F9" w14:textId="77777777" w:rsidR="00D8782B" w:rsidRPr="007609EF" w:rsidRDefault="00D8782B" w:rsidP="00D8782B">
            <w:pPr>
              <w:spacing w:after="120"/>
              <w:rPr>
                <w:sz w:val="18"/>
                <w:szCs w:val="18"/>
              </w:rPr>
            </w:pPr>
            <w:r>
              <w:rPr>
                <w:sz w:val="18"/>
                <w:szCs w:val="18"/>
              </w:rPr>
              <w:t>60</w:t>
            </w:r>
          </w:p>
        </w:tc>
        <w:tc>
          <w:tcPr>
            <w:tcW w:w="993" w:type="dxa"/>
          </w:tcPr>
          <w:p w14:paraId="797AD8B7" w14:textId="77777777" w:rsidR="00D8782B" w:rsidRPr="007609EF" w:rsidRDefault="00D8782B" w:rsidP="00D8782B">
            <w:pPr>
              <w:spacing w:after="120"/>
              <w:rPr>
                <w:sz w:val="18"/>
                <w:szCs w:val="18"/>
              </w:rPr>
            </w:pPr>
            <w:r>
              <w:rPr>
                <w:sz w:val="18"/>
                <w:szCs w:val="18"/>
              </w:rPr>
              <w:t>Text</w:t>
            </w:r>
          </w:p>
        </w:tc>
        <w:tc>
          <w:tcPr>
            <w:tcW w:w="1417" w:type="dxa"/>
          </w:tcPr>
          <w:p w14:paraId="78D8D1A6" w14:textId="77777777" w:rsidR="00D8782B" w:rsidRDefault="00D8782B" w:rsidP="00D8782B">
            <w:pPr>
              <w:spacing w:after="120"/>
              <w:rPr>
                <w:sz w:val="18"/>
                <w:szCs w:val="18"/>
              </w:rPr>
            </w:pPr>
            <w:r w:rsidRPr="00CA5D1F">
              <w:rPr>
                <w:sz w:val="18"/>
                <w:szCs w:val="18"/>
              </w:rPr>
              <w:t>e.g. LLUXXXXXXXX/</w:t>
            </w:r>
            <w:r w:rsidRPr="00CA5D1F">
              <w:t xml:space="preserve"> </w:t>
            </w:r>
            <w:r w:rsidRPr="00CA5D1F">
              <w:rPr>
                <w:sz w:val="18"/>
                <w:szCs w:val="18"/>
              </w:rPr>
              <w:t>LLUYYYYYYYY</w:t>
            </w:r>
          </w:p>
          <w:p w14:paraId="30EFC02C" w14:textId="77777777" w:rsidR="00D8782B" w:rsidRDefault="00D8782B" w:rsidP="00D8782B">
            <w:pPr>
              <w:spacing w:after="120"/>
              <w:rPr>
                <w:sz w:val="18"/>
                <w:szCs w:val="18"/>
              </w:rPr>
            </w:pPr>
            <w:r w:rsidRPr="00E938BD">
              <w:rPr>
                <w:b/>
                <w:sz w:val="18"/>
                <w:szCs w:val="18"/>
              </w:rPr>
              <w:t>Note:</w:t>
            </w:r>
            <w:r>
              <w:rPr>
                <w:b/>
                <w:sz w:val="18"/>
                <w:szCs w:val="18"/>
              </w:rPr>
              <w:t xml:space="preserve"> </w:t>
            </w:r>
            <w:r>
              <w:rPr>
                <w:sz w:val="18"/>
                <w:szCs w:val="18"/>
              </w:rPr>
              <w:t>Reserved for future rollout.</w:t>
            </w:r>
          </w:p>
        </w:tc>
        <w:tc>
          <w:tcPr>
            <w:tcW w:w="567" w:type="dxa"/>
          </w:tcPr>
          <w:p w14:paraId="78AC1CFD" w14:textId="77777777" w:rsidR="00D8782B" w:rsidRPr="007609EF" w:rsidRDefault="00D8782B" w:rsidP="00D8782B">
            <w:pPr>
              <w:jc w:val="both"/>
              <w:rPr>
                <w:sz w:val="18"/>
                <w:szCs w:val="18"/>
              </w:rPr>
            </w:pPr>
          </w:p>
        </w:tc>
        <w:tc>
          <w:tcPr>
            <w:tcW w:w="567" w:type="dxa"/>
          </w:tcPr>
          <w:p w14:paraId="7DE12146" w14:textId="77777777" w:rsidR="00D8782B" w:rsidRPr="008D3611" w:rsidRDefault="00D8782B" w:rsidP="00D8782B">
            <w:pPr>
              <w:jc w:val="both"/>
              <w:rPr>
                <w:rFonts w:ascii="Wingdings" w:hAnsi="Wingdings" w:cs="Tahoma"/>
                <w:sz w:val="26"/>
                <w:szCs w:val="26"/>
              </w:rPr>
            </w:pPr>
          </w:p>
        </w:tc>
        <w:tc>
          <w:tcPr>
            <w:tcW w:w="567" w:type="dxa"/>
          </w:tcPr>
          <w:p w14:paraId="40C674F0" w14:textId="77777777" w:rsidR="00D8782B" w:rsidRPr="008D3611" w:rsidRDefault="00D8782B" w:rsidP="00D8782B">
            <w:pPr>
              <w:jc w:val="both"/>
              <w:rPr>
                <w:rFonts w:ascii="Wingdings" w:hAnsi="Wingdings" w:cs="Tahoma"/>
                <w:sz w:val="26"/>
                <w:szCs w:val="26"/>
              </w:rPr>
            </w:pPr>
          </w:p>
        </w:tc>
        <w:tc>
          <w:tcPr>
            <w:tcW w:w="567" w:type="dxa"/>
          </w:tcPr>
          <w:p w14:paraId="1880F46E" w14:textId="77777777" w:rsidR="00D8782B" w:rsidRPr="008D3611" w:rsidRDefault="00D8782B" w:rsidP="00D8782B">
            <w:pPr>
              <w:jc w:val="both"/>
              <w:rPr>
                <w:rFonts w:ascii="Wingdings" w:hAnsi="Wingdings" w:cs="Tahoma"/>
                <w:sz w:val="26"/>
                <w:szCs w:val="26"/>
              </w:rPr>
            </w:pPr>
          </w:p>
        </w:tc>
        <w:tc>
          <w:tcPr>
            <w:tcW w:w="709" w:type="dxa"/>
          </w:tcPr>
          <w:p w14:paraId="262DE040" w14:textId="77777777" w:rsidR="00D8782B" w:rsidRPr="008D3611" w:rsidRDefault="00D8782B" w:rsidP="00D8782B">
            <w:pPr>
              <w:jc w:val="both"/>
              <w:rPr>
                <w:rFonts w:ascii="Wingdings" w:hAnsi="Wingdings" w:cs="Tahoma"/>
                <w:sz w:val="26"/>
                <w:szCs w:val="26"/>
              </w:rPr>
            </w:pPr>
          </w:p>
        </w:tc>
        <w:tc>
          <w:tcPr>
            <w:tcW w:w="709" w:type="dxa"/>
          </w:tcPr>
          <w:p w14:paraId="4900CB3F" w14:textId="77777777" w:rsidR="00D8782B" w:rsidRPr="008D3611" w:rsidRDefault="00D8782B" w:rsidP="00D8782B">
            <w:pPr>
              <w:jc w:val="both"/>
              <w:rPr>
                <w:rFonts w:ascii="Wingdings" w:hAnsi="Wingdings" w:cs="Tahoma"/>
                <w:sz w:val="26"/>
                <w:szCs w:val="26"/>
              </w:rPr>
            </w:pPr>
          </w:p>
        </w:tc>
        <w:tc>
          <w:tcPr>
            <w:tcW w:w="567" w:type="dxa"/>
          </w:tcPr>
          <w:p w14:paraId="3E81FB1D" w14:textId="77777777" w:rsidR="00D8782B" w:rsidRPr="008D3611" w:rsidRDefault="00D8782B" w:rsidP="00D8782B">
            <w:pPr>
              <w:jc w:val="both"/>
              <w:rPr>
                <w:rFonts w:ascii="Wingdings" w:hAnsi="Wingdings" w:cs="Tahoma"/>
                <w:sz w:val="26"/>
                <w:szCs w:val="26"/>
              </w:rPr>
            </w:pPr>
          </w:p>
        </w:tc>
        <w:tc>
          <w:tcPr>
            <w:tcW w:w="567" w:type="dxa"/>
          </w:tcPr>
          <w:p w14:paraId="1B8B6F77" w14:textId="77777777" w:rsidR="00D8782B" w:rsidRPr="008D3611" w:rsidRDefault="00D8782B" w:rsidP="00D8782B">
            <w:pPr>
              <w:jc w:val="both"/>
              <w:rPr>
                <w:rFonts w:ascii="Wingdings" w:hAnsi="Wingdings" w:cs="Tahoma"/>
                <w:sz w:val="26"/>
                <w:szCs w:val="26"/>
              </w:rPr>
            </w:pPr>
          </w:p>
        </w:tc>
        <w:tc>
          <w:tcPr>
            <w:tcW w:w="567" w:type="dxa"/>
          </w:tcPr>
          <w:p w14:paraId="4F3FD93C" w14:textId="77777777" w:rsidR="00D8782B" w:rsidRPr="008D3611" w:rsidRDefault="00D8782B" w:rsidP="00D8782B">
            <w:pPr>
              <w:jc w:val="both"/>
              <w:rPr>
                <w:rFonts w:ascii="Wingdings" w:hAnsi="Wingdings" w:cs="Tahoma"/>
                <w:sz w:val="26"/>
                <w:szCs w:val="26"/>
              </w:rPr>
            </w:pPr>
          </w:p>
        </w:tc>
        <w:tc>
          <w:tcPr>
            <w:tcW w:w="708" w:type="dxa"/>
          </w:tcPr>
          <w:p w14:paraId="5F7DA4B1" w14:textId="77777777" w:rsidR="00D8782B" w:rsidRPr="008D3611" w:rsidRDefault="00D8782B" w:rsidP="00D8782B">
            <w:pPr>
              <w:jc w:val="both"/>
              <w:rPr>
                <w:rFonts w:ascii="Wingdings" w:hAnsi="Wingdings" w:cs="Tahoma"/>
                <w:sz w:val="26"/>
                <w:szCs w:val="26"/>
              </w:rPr>
            </w:pPr>
          </w:p>
        </w:tc>
        <w:tc>
          <w:tcPr>
            <w:tcW w:w="709" w:type="dxa"/>
          </w:tcPr>
          <w:p w14:paraId="72240898" w14:textId="77777777" w:rsidR="00D8782B" w:rsidRPr="008D3611" w:rsidRDefault="00D8782B" w:rsidP="00D8782B">
            <w:pPr>
              <w:jc w:val="both"/>
              <w:rPr>
                <w:rFonts w:ascii="Wingdings" w:hAnsi="Wingdings" w:cs="Tahoma"/>
                <w:sz w:val="26"/>
                <w:szCs w:val="26"/>
              </w:rPr>
            </w:pPr>
          </w:p>
        </w:tc>
        <w:tc>
          <w:tcPr>
            <w:tcW w:w="709" w:type="dxa"/>
          </w:tcPr>
          <w:p w14:paraId="6B6A9771" w14:textId="77777777" w:rsidR="00D8782B" w:rsidRPr="008D3611" w:rsidRDefault="00D8782B" w:rsidP="00D8782B">
            <w:pPr>
              <w:jc w:val="both"/>
              <w:rPr>
                <w:rFonts w:ascii="Wingdings" w:hAnsi="Wingdings" w:cs="Tahoma"/>
                <w:sz w:val="26"/>
                <w:szCs w:val="26"/>
              </w:rPr>
            </w:pPr>
          </w:p>
        </w:tc>
        <w:tc>
          <w:tcPr>
            <w:tcW w:w="709" w:type="dxa"/>
          </w:tcPr>
          <w:p w14:paraId="7340BD5D" w14:textId="77777777" w:rsidR="00D8782B" w:rsidRPr="008D3611" w:rsidRDefault="00D8782B" w:rsidP="00D8782B">
            <w:pPr>
              <w:jc w:val="both"/>
              <w:rPr>
                <w:rFonts w:ascii="Wingdings" w:hAnsi="Wingdings" w:cs="Tahoma"/>
                <w:sz w:val="26"/>
                <w:szCs w:val="26"/>
              </w:rPr>
            </w:pPr>
          </w:p>
        </w:tc>
        <w:tc>
          <w:tcPr>
            <w:tcW w:w="708" w:type="dxa"/>
          </w:tcPr>
          <w:p w14:paraId="15AD879B" w14:textId="77777777" w:rsidR="00D8782B" w:rsidRPr="008D3611" w:rsidRDefault="00D8782B" w:rsidP="00D8782B">
            <w:pPr>
              <w:jc w:val="both"/>
              <w:rPr>
                <w:rFonts w:ascii="Wingdings" w:hAnsi="Wingdings" w:cs="Tahoma"/>
                <w:sz w:val="26"/>
                <w:szCs w:val="26"/>
              </w:rPr>
            </w:pPr>
          </w:p>
        </w:tc>
        <w:tc>
          <w:tcPr>
            <w:tcW w:w="993" w:type="dxa"/>
          </w:tcPr>
          <w:p w14:paraId="3D3811A9" w14:textId="77777777" w:rsidR="00D8782B" w:rsidRPr="008D3611" w:rsidRDefault="00D8782B" w:rsidP="00D8782B">
            <w:pPr>
              <w:jc w:val="both"/>
              <w:rPr>
                <w:rFonts w:ascii="Wingdings" w:hAnsi="Wingdings" w:cs="Tahoma"/>
                <w:sz w:val="26"/>
                <w:szCs w:val="26"/>
              </w:rPr>
            </w:pPr>
          </w:p>
        </w:tc>
      </w:tr>
      <w:tr w:rsidR="00101D33" w:rsidRPr="008D3611" w14:paraId="7C81CCAE" w14:textId="77777777">
        <w:tc>
          <w:tcPr>
            <w:tcW w:w="1418" w:type="dxa"/>
          </w:tcPr>
          <w:p w14:paraId="47BB9B64" w14:textId="77777777" w:rsidR="00101D33" w:rsidRPr="00101D33" w:rsidRDefault="00101D33">
            <w:pPr>
              <w:spacing w:after="120"/>
              <w:rPr>
                <w:sz w:val="18"/>
                <w:szCs w:val="18"/>
                <w:highlight w:val="yellow"/>
              </w:rPr>
            </w:pPr>
            <w:r w:rsidRPr="00101D33">
              <w:rPr>
                <w:sz w:val="18"/>
                <w:szCs w:val="18"/>
                <w:highlight w:val="yellow"/>
              </w:rPr>
              <w:t>Discount Reason</w:t>
            </w:r>
          </w:p>
        </w:tc>
        <w:tc>
          <w:tcPr>
            <w:tcW w:w="1134" w:type="dxa"/>
          </w:tcPr>
          <w:p w14:paraId="034522D9" w14:textId="77777777" w:rsidR="00101D33" w:rsidRPr="00101D33" w:rsidRDefault="00101D33">
            <w:pPr>
              <w:spacing w:after="120"/>
              <w:rPr>
                <w:sz w:val="18"/>
                <w:szCs w:val="18"/>
                <w:highlight w:val="yellow"/>
              </w:rPr>
            </w:pPr>
            <w:r w:rsidRPr="00101D33">
              <w:rPr>
                <w:sz w:val="18"/>
                <w:szCs w:val="18"/>
                <w:highlight w:val="yellow"/>
              </w:rPr>
              <w:t>61</w:t>
            </w:r>
          </w:p>
        </w:tc>
        <w:tc>
          <w:tcPr>
            <w:tcW w:w="1134" w:type="dxa"/>
          </w:tcPr>
          <w:p w14:paraId="0E56984E" w14:textId="77777777" w:rsidR="00101D33" w:rsidRPr="00101D33" w:rsidRDefault="00101D33">
            <w:pPr>
              <w:spacing w:after="120"/>
              <w:rPr>
                <w:sz w:val="18"/>
                <w:szCs w:val="18"/>
                <w:highlight w:val="yellow"/>
              </w:rPr>
            </w:pPr>
            <w:r w:rsidRPr="00101D33">
              <w:rPr>
                <w:sz w:val="18"/>
                <w:szCs w:val="18"/>
                <w:highlight w:val="yellow"/>
              </w:rPr>
              <w:t>60</w:t>
            </w:r>
          </w:p>
        </w:tc>
        <w:tc>
          <w:tcPr>
            <w:tcW w:w="993" w:type="dxa"/>
          </w:tcPr>
          <w:p w14:paraId="2B1DA807" w14:textId="77777777" w:rsidR="00101D33" w:rsidRPr="00101D33" w:rsidRDefault="00101D33">
            <w:pPr>
              <w:spacing w:after="120"/>
              <w:rPr>
                <w:sz w:val="18"/>
                <w:szCs w:val="18"/>
                <w:highlight w:val="yellow"/>
              </w:rPr>
            </w:pPr>
            <w:r w:rsidRPr="00101D33">
              <w:rPr>
                <w:sz w:val="18"/>
                <w:szCs w:val="18"/>
                <w:highlight w:val="yellow"/>
              </w:rPr>
              <w:t>Text</w:t>
            </w:r>
          </w:p>
        </w:tc>
        <w:tc>
          <w:tcPr>
            <w:tcW w:w="1417" w:type="dxa"/>
          </w:tcPr>
          <w:p w14:paraId="2BC3EE29" w14:textId="77777777" w:rsidR="00101D33" w:rsidRPr="00101D33" w:rsidRDefault="00101D33">
            <w:pPr>
              <w:spacing w:after="120"/>
              <w:rPr>
                <w:sz w:val="18"/>
                <w:szCs w:val="18"/>
                <w:highlight w:val="yellow"/>
              </w:rPr>
            </w:pPr>
            <w:r w:rsidRPr="00101D33">
              <w:rPr>
                <w:sz w:val="18"/>
                <w:szCs w:val="18"/>
                <w:highlight w:val="yellow"/>
              </w:rPr>
              <w:t>e.g.</w:t>
            </w:r>
          </w:p>
          <w:p w14:paraId="169457AA" w14:textId="77777777" w:rsidR="00101D33" w:rsidRPr="00101D33" w:rsidRDefault="00101D33">
            <w:pPr>
              <w:spacing w:after="120"/>
              <w:rPr>
                <w:sz w:val="18"/>
                <w:szCs w:val="18"/>
                <w:highlight w:val="yellow"/>
              </w:rPr>
            </w:pPr>
            <w:r w:rsidRPr="00101D33">
              <w:rPr>
                <w:sz w:val="18"/>
                <w:szCs w:val="18"/>
                <w:highlight w:val="yellow"/>
              </w:rPr>
              <w:t>Exchange Exit</w:t>
            </w:r>
          </w:p>
        </w:tc>
        <w:tc>
          <w:tcPr>
            <w:tcW w:w="567" w:type="dxa"/>
          </w:tcPr>
          <w:p w14:paraId="53F3D425" w14:textId="77777777" w:rsidR="00101D33" w:rsidRPr="00101D33" w:rsidRDefault="00101D33">
            <w:pPr>
              <w:jc w:val="both"/>
              <w:rPr>
                <w:sz w:val="18"/>
                <w:szCs w:val="18"/>
                <w:highlight w:val="yellow"/>
              </w:rPr>
            </w:pPr>
            <w:r w:rsidRPr="00101D33">
              <w:rPr>
                <w:rFonts w:ascii="Wingdings" w:hAnsi="Wingdings" w:cs="Tahoma"/>
                <w:sz w:val="26"/>
                <w:szCs w:val="26"/>
                <w:highlight w:val="yellow"/>
              </w:rPr>
              <w:t></w:t>
            </w:r>
          </w:p>
        </w:tc>
        <w:tc>
          <w:tcPr>
            <w:tcW w:w="567" w:type="dxa"/>
          </w:tcPr>
          <w:p w14:paraId="4C1E82E8" w14:textId="77777777" w:rsidR="00101D33" w:rsidRPr="00101D33" w:rsidRDefault="00101D33">
            <w:pPr>
              <w:jc w:val="both"/>
              <w:rPr>
                <w:rFonts w:ascii="Wingdings" w:hAnsi="Wingdings" w:cs="Tahoma"/>
                <w:sz w:val="26"/>
                <w:szCs w:val="26"/>
                <w:highlight w:val="yellow"/>
              </w:rPr>
            </w:pPr>
          </w:p>
        </w:tc>
        <w:tc>
          <w:tcPr>
            <w:tcW w:w="567" w:type="dxa"/>
          </w:tcPr>
          <w:p w14:paraId="4990D499" w14:textId="77777777" w:rsidR="00101D33" w:rsidRPr="00101D33" w:rsidRDefault="00101D33">
            <w:pPr>
              <w:jc w:val="both"/>
              <w:rPr>
                <w:rFonts w:ascii="Wingdings" w:hAnsi="Wingdings" w:cs="Tahoma"/>
                <w:sz w:val="26"/>
                <w:szCs w:val="26"/>
                <w:highlight w:val="yellow"/>
              </w:rPr>
            </w:pPr>
          </w:p>
        </w:tc>
        <w:tc>
          <w:tcPr>
            <w:tcW w:w="567" w:type="dxa"/>
          </w:tcPr>
          <w:p w14:paraId="5438D503" w14:textId="77777777" w:rsidR="00101D33" w:rsidRPr="00101D33" w:rsidRDefault="00101D33">
            <w:pPr>
              <w:jc w:val="both"/>
              <w:rPr>
                <w:rFonts w:ascii="Wingdings" w:hAnsi="Wingdings" w:cs="Tahoma"/>
                <w:sz w:val="26"/>
                <w:szCs w:val="26"/>
                <w:highlight w:val="yellow"/>
              </w:rPr>
            </w:pPr>
          </w:p>
        </w:tc>
        <w:tc>
          <w:tcPr>
            <w:tcW w:w="709" w:type="dxa"/>
          </w:tcPr>
          <w:p w14:paraId="2350AF5B" w14:textId="77777777" w:rsidR="00101D33" w:rsidRPr="00101D33" w:rsidRDefault="00101D33">
            <w:pPr>
              <w:jc w:val="both"/>
              <w:rPr>
                <w:rFonts w:ascii="Wingdings" w:hAnsi="Wingdings" w:cs="Tahoma"/>
                <w:sz w:val="26"/>
                <w:szCs w:val="26"/>
                <w:highlight w:val="yellow"/>
              </w:rPr>
            </w:pPr>
            <w:r w:rsidRPr="00101D33">
              <w:rPr>
                <w:rFonts w:ascii="Wingdings" w:hAnsi="Wingdings" w:cs="Tahoma"/>
                <w:sz w:val="26"/>
                <w:szCs w:val="26"/>
                <w:highlight w:val="yellow"/>
              </w:rPr>
              <w:t></w:t>
            </w:r>
          </w:p>
        </w:tc>
        <w:tc>
          <w:tcPr>
            <w:tcW w:w="709" w:type="dxa"/>
          </w:tcPr>
          <w:p w14:paraId="6963F2AC" w14:textId="77777777" w:rsidR="00101D33" w:rsidRPr="00101D33" w:rsidRDefault="00101D33">
            <w:pPr>
              <w:jc w:val="both"/>
              <w:rPr>
                <w:rFonts w:ascii="Wingdings" w:hAnsi="Wingdings" w:cs="Tahoma"/>
                <w:sz w:val="26"/>
                <w:szCs w:val="26"/>
                <w:highlight w:val="yellow"/>
              </w:rPr>
            </w:pPr>
          </w:p>
        </w:tc>
        <w:tc>
          <w:tcPr>
            <w:tcW w:w="567" w:type="dxa"/>
          </w:tcPr>
          <w:p w14:paraId="3A61AEAA" w14:textId="77777777" w:rsidR="00101D33" w:rsidRPr="00101D33" w:rsidRDefault="00101D33">
            <w:pPr>
              <w:jc w:val="both"/>
              <w:rPr>
                <w:rFonts w:ascii="Wingdings" w:hAnsi="Wingdings" w:cs="Tahoma"/>
                <w:sz w:val="26"/>
                <w:szCs w:val="26"/>
                <w:highlight w:val="yellow"/>
              </w:rPr>
            </w:pPr>
          </w:p>
        </w:tc>
        <w:tc>
          <w:tcPr>
            <w:tcW w:w="567" w:type="dxa"/>
          </w:tcPr>
          <w:p w14:paraId="5076851A" w14:textId="77777777" w:rsidR="00101D33" w:rsidRPr="00101D33" w:rsidRDefault="00101D33">
            <w:pPr>
              <w:jc w:val="both"/>
              <w:rPr>
                <w:rFonts w:ascii="Wingdings" w:hAnsi="Wingdings" w:cs="Tahoma"/>
                <w:sz w:val="26"/>
                <w:szCs w:val="26"/>
                <w:highlight w:val="yellow"/>
              </w:rPr>
            </w:pPr>
          </w:p>
        </w:tc>
        <w:tc>
          <w:tcPr>
            <w:tcW w:w="567" w:type="dxa"/>
          </w:tcPr>
          <w:p w14:paraId="6DDD0C03" w14:textId="77777777" w:rsidR="00101D33" w:rsidRPr="00101D33" w:rsidRDefault="00101D33">
            <w:pPr>
              <w:jc w:val="both"/>
              <w:rPr>
                <w:rFonts w:ascii="Wingdings" w:hAnsi="Wingdings" w:cs="Tahoma"/>
                <w:sz w:val="26"/>
                <w:szCs w:val="26"/>
                <w:highlight w:val="yellow"/>
              </w:rPr>
            </w:pPr>
          </w:p>
        </w:tc>
        <w:tc>
          <w:tcPr>
            <w:tcW w:w="708" w:type="dxa"/>
          </w:tcPr>
          <w:p w14:paraId="5422B990" w14:textId="77777777" w:rsidR="00101D33" w:rsidRPr="00101D33" w:rsidRDefault="00101D33">
            <w:pPr>
              <w:jc w:val="both"/>
              <w:rPr>
                <w:rFonts w:ascii="Wingdings" w:hAnsi="Wingdings" w:cs="Tahoma"/>
                <w:sz w:val="26"/>
                <w:szCs w:val="26"/>
                <w:highlight w:val="yellow"/>
              </w:rPr>
            </w:pPr>
          </w:p>
        </w:tc>
        <w:tc>
          <w:tcPr>
            <w:tcW w:w="709" w:type="dxa"/>
          </w:tcPr>
          <w:p w14:paraId="5335A77F" w14:textId="77777777" w:rsidR="00101D33" w:rsidRPr="00101D33" w:rsidRDefault="00101D33">
            <w:pPr>
              <w:jc w:val="both"/>
              <w:rPr>
                <w:rFonts w:ascii="Wingdings" w:hAnsi="Wingdings" w:cs="Tahoma"/>
                <w:sz w:val="26"/>
                <w:szCs w:val="26"/>
                <w:highlight w:val="yellow"/>
              </w:rPr>
            </w:pPr>
          </w:p>
        </w:tc>
        <w:tc>
          <w:tcPr>
            <w:tcW w:w="709" w:type="dxa"/>
          </w:tcPr>
          <w:p w14:paraId="4C679957" w14:textId="77777777" w:rsidR="00101D33" w:rsidRPr="008D3611" w:rsidRDefault="00101D33">
            <w:pPr>
              <w:jc w:val="both"/>
              <w:rPr>
                <w:rFonts w:ascii="Wingdings" w:hAnsi="Wingdings" w:cs="Tahoma"/>
                <w:sz w:val="26"/>
                <w:szCs w:val="26"/>
              </w:rPr>
            </w:pPr>
            <w:r w:rsidRPr="00101D33">
              <w:rPr>
                <w:rFonts w:ascii="Wingdings" w:hAnsi="Wingdings" w:cs="Tahoma"/>
                <w:sz w:val="26"/>
                <w:szCs w:val="26"/>
                <w:highlight w:val="yellow"/>
              </w:rPr>
              <w:t></w:t>
            </w:r>
          </w:p>
        </w:tc>
        <w:tc>
          <w:tcPr>
            <w:tcW w:w="709" w:type="dxa"/>
          </w:tcPr>
          <w:p w14:paraId="3D726F27" w14:textId="77777777" w:rsidR="00101D33" w:rsidRPr="008D3611" w:rsidRDefault="00101D33">
            <w:pPr>
              <w:jc w:val="both"/>
              <w:rPr>
                <w:rFonts w:ascii="Wingdings" w:hAnsi="Wingdings" w:cs="Tahoma"/>
                <w:sz w:val="26"/>
                <w:szCs w:val="26"/>
              </w:rPr>
            </w:pPr>
          </w:p>
        </w:tc>
        <w:tc>
          <w:tcPr>
            <w:tcW w:w="708" w:type="dxa"/>
          </w:tcPr>
          <w:p w14:paraId="6A1F0F1F" w14:textId="77777777" w:rsidR="00101D33" w:rsidRPr="008D3611" w:rsidRDefault="00101D33">
            <w:pPr>
              <w:jc w:val="both"/>
              <w:rPr>
                <w:rFonts w:ascii="Wingdings" w:hAnsi="Wingdings" w:cs="Tahoma"/>
                <w:sz w:val="26"/>
                <w:szCs w:val="26"/>
              </w:rPr>
            </w:pPr>
          </w:p>
        </w:tc>
        <w:tc>
          <w:tcPr>
            <w:tcW w:w="993" w:type="dxa"/>
          </w:tcPr>
          <w:p w14:paraId="4493FDF1" w14:textId="77777777" w:rsidR="00101D33" w:rsidRPr="008D3611" w:rsidRDefault="00101D33">
            <w:pPr>
              <w:jc w:val="both"/>
              <w:rPr>
                <w:rFonts w:ascii="Wingdings" w:hAnsi="Wingdings" w:cs="Tahoma"/>
                <w:sz w:val="26"/>
                <w:szCs w:val="26"/>
              </w:rPr>
            </w:pPr>
          </w:p>
        </w:tc>
      </w:tr>
      <w:tr w:rsidR="00D8782B" w:rsidRPr="00D2665F" w14:paraId="452DE42F" w14:textId="77777777" w:rsidTr="00CF7E66">
        <w:tc>
          <w:tcPr>
            <w:tcW w:w="14318" w:type="dxa"/>
            <w:gridSpan w:val="18"/>
            <w:shd w:val="clear" w:color="auto" w:fill="C0C0C0"/>
          </w:tcPr>
          <w:p w14:paraId="1A963004" w14:textId="77777777" w:rsidR="00D8782B" w:rsidRPr="00D2665F" w:rsidRDefault="00D8782B" w:rsidP="00D8782B">
            <w:pPr>
              <w:jc w:val="both"/>
              <w:rPr>
                <w:rFonts w:cs="Tahoma"/>
                <w:sz w:val="20"/>
                <w:szCs w:val="20"/>
              </w:rPr>
            </w:pPr>
            <w:r w:rsidRPr="00D31A75">
              <w:rPr>
                <w:rFonts w:cs="Tahoma"/>
                <w:b/>
                <w:sz w:val="20"/>
                <w:szCs w:val="20"/>
              </w:rPr>
              <w:t>Note:</w:t>
            </w:r>
            <w:r w:rsidRPr="00AB1621">
              <w:rPr>
                <w:rFonts w:cs="Tahoma"/>
                <w:sz w:val="20"/>
                <w:szCs w:val="20"/>
              </w:rPr>
              <w:t xml:space="preserve"> Fields from 37-72 are specific to LLU events and will be populate</w:t>
            </w:r>
            <w:r w:rsidRPr="00B84ADA">
              <w:rPr>
                <w:rFonts w:cs="Tahoma"/>
                <w:sz w:val="20"/>
                <w:szCs w:val="20"/>
              </w:rPr>
              <w:t>d accordingly in different sections, if they carry any values. The three LLU event types listed below are the only LLU event types that carry entries after field 36. Field 37-59 and 6</w:t>
            </w:r>
            <w:r w:rsidR="00CF5DB1">
              <w:rPr>
                <w:rFonts w:cs="Tahoma"/>
                <w:sz w:val="20"/>
                <w:szCs w:val="20"/>
              </w:rPr>
              <w:t>2</w:t>
            </w:r>
            <w:r w:rsidRPr="00B84ADA">
              <w:rPr>
                <w:rFonts w:cs="Tahoma"/>
                <w:sz w:val="20"/>
                <w:szCs w:val="20"/>
              </w:rPr>
              <w:t>-72 will be empty.</w:t>
            </w:r>
          </w:p>
        </w:tc>
        <w:tc>
          <w:tcPr>
            <w:tcW w:w="708" w:type="dxa"/>
            <w:shd w:val="clear" w:color="auto" w:fill="C0C0C0"/>
          </w:tcPr>
          <w:p w14:paraId="0EBCC639" w14:textId="77777777" w:rsidR="00D8782B" w:rsidRPr="00D2665F" w:rsidRDefault="00D8782B" w:rsidP="00D8782B">
            <w:pPr>
              <w:jc w:val="both"/>
              <w:rPr>
                <w:rFonts w:cs="Tahoma"/>
                <w:b/>
                <w:sz w:val="20"/>
                <w:szCs w:val="20"/>
              </w:rPr>
            </w:pPr>
          </w:p>
        </w:tc>
        <w:tc>
          <w:tcPr>
            <w:tcW w:w="993" w:type="dxa"/>
            <w:shd w:val="clear" w:color="auto" w:fill="C0C0C0"/>
          </w:tcPr>
          <w:p w14:paraId="7B0D3818" w14:textId="77777777" w:rsidR="00D8782B" w:rsidRPr="00D2665F" w:rsidRDefault="00D8782B" w:rsidP="00D8782B">
            <w:pPr>
              <w:jc w:val="both"/>
              <w:rPr>
                <w:rFonts w:cs="Tahoma"/>
                <w:b/>
                <w:sz w:val="20"/>
                <w:szCs w:val="20"/>
              </w:rPr>
            </w:pPr>
          </w:p>
        </w:tc>
      </w:tr>
    </w:tbl>
    <w:p w14:paraId="0C97B578" w14:textId="77777777" w:rsidR="002021F1" w:rsidRDefault="002021F1" w:rsidP="002021F1">
      <w:pPr>
        <w:jc w:val="both"/>
        <w:rPr>
          <w:sz w:val="22"/>
        </w:rPr>
      </w:pPr>
    </w:p>
    <w:p w14:paraId="331980A1" w14:textId="77777777" w:rsidR="002021F1" w:rsidRPr="0060037A" w:rsidRDefault="002021F1" w:rsidP="0060037A">
      <w:pPr>
        <w:pStyle w:val="Heading3"/>
      </w:pPr>
      <w:bookmarkStart w:id="190" w:name="_Toc268602767"/>
      <w:bookmarkStart w:id="191" w:name="_Toc292189163"/>
      <w:bookmarkStart w:id="192" w:name="_Toc488928584"/>
      <w:bookmarkStart w:id="193" w:name="_Toc488928809"/>
      <w:bookmarkStart w:id="194" w:name="_Toc205994557"/>
      <w:r w:rsidRPr="0060037A">
        <w:t>Event: MPF TRC</w:t>
      </w:r>
      <w:bookmarkEnd w:id="190"/>
      <w:bookmarkEnd w:id="191"/>
      <w:bookmarkEnd w:id="192"/>
      <w:bookmarkEnd w:id="193"/>
      <w:bookmarkEnd w:id="194"/>
    </w:p>
    <w:p w14:paraId="746877A1" w14:textId="77777777" w:rsidR="002021F1" w:rsidRPr="00BC7ACC" w:rsidRDefault="002021F1" w:rsidP="002021F1">
      <w:pPr>
        <w:jc w:val="both"/>
      </w:pPr>
      <w:r w:rsidRPr="00BC7ACC">
        <w:t xml:space="preserve">These events are specific to </w:t>
      </w:r>
      <w:r w:rsidRPr="003E0AC0">
        <w:t>MPF TRC</w:t>
      </w:r>
      <w:r>
        <w:t xml:space="preserve"> </w:t>
      </w:r>
      <w:r w:rsidRPr="00BC7ACC">
        <w:t>events.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2695"/>
        <w:gridCol w:w="1024"/>
        <w:gridCol w:w="1676"/>
        <w:gridCol w:w="1466"/>
        <w:gridCol w:w="3660"/>
        <w:gridCol w:w="3655"/>
      </w:tblGrid>
      <w:tr w:rsidR="002021F1" w:rsidRPr="004269DC" w14:paraId="44DA56E1" w14:textId="77777777" w:rsidTr="002021F1">
        <w:tc>
          <w:tcPr>
            <w:tcW w:w="951" w:type="pct"/>
          </w:tcPr>
          <w:p w14:paraId="66C23ED7" w14:textId="77777777" w:rsidR="002021F1" w:rsidRDefault="002021F1" w:rsidP="002021F1">
            <w:pPr>
              <w:jc w:val="both"/>
            </w:pPr>
            <w:r w:rsidRPr="005B4766">
              <w:rPr>
                <w:b/>
                <w:sz w:val="18"/>
                <w:szCs w:val="18"/>
              </w:rPr>
              <w:t>Field Name</w:t>
            </w:r>
          </w:p>
        </w:tc>
        <w:tc>
          <w:tcPr>
            <w:tcW w:w="361" w:type="pct"/>
          </w:tcPr>
          <w:p w14:paraId="44F1B8EA" w14:textId="77777777" w:rsidR="002021F1" w:rsidRDefault="002021F1" w:rsidP="002021F1">
            <w:pPr>
              <w:jc w:val="both"/>
              <w:rPr>
                <w:color w:val="FF0000"/>
                <w:sz w:val="18"/>
                <w:szCs w:val="18"/>
              </w:rPr>
            </w:pPr>
            <w:r w:rsidRPr="005B4766">
              <w:rPr>
                <w:b/>
                <w:sz w:val="18"/>
                <w:szCs w:val="18"/>
              </w:rPr>
              <w:t>Field No</w:t>
            </w:r>
          </w:p>
        </w:tc>
        <w:tc>
          <w:tcPr>
            <w:tcW w:w="591" w:type="pct"/>
          </w:tcPr>
          <w:p w14:paraId="084FB7B0" w14:textId="77777777" w:rsidR="002021F1" w:rsidRPr="004269DC" w:rsidRDefault="002021F1" w:rsidP="002021F1">
            <w:pPr>
              <w:jc w:val="both"/>
              <w:rPr>
                <w:color w:val="FF0000"/>
                <w:sz w:val="18"/>
                <w:szCs w:val="18"/>
              </w:rPr>
            </w:pPr>
            <w:r w:rsidRPr="005B4766">
              <w:rPr>
                <w:b/>
                <w:sz w:val="18"/>
                <w:szCs w:val="18"/>
              </w:rPr>
              <w:t xml:space="preserve">Maximum Field Length          </w:t>
            </w:r>
          </w:p>
        </w:tc>
        <w:tc>
          <w:tcPr>
            <w:tcW w:w="517" w:type="pct"/>
          </w:tcPr>
          <w:p w14:paraId="754683C5" w14:textId="77777777" w:rsidR="002021F1" w:rsidRPr="004269DC" w:rsidRDefault="002021F1" w:rsidP="002021F1">
            <w:pPr>
              <w:jc w:val="both"/>
              <w:rPr>
                <w:color w:val="FF0000"/>
                <w:sz w:val="18"/>
                <w:szCs w:val="18"/>
              </w:rPr>
            </w:pPr>
            <w:r w:rsidRPr="005B4766">
              <w:rPr>
                <w:b/>
                <w:sz w:val="18"/>
                <w:szCs w:val="18"/>
              </w:rPr>
              <w:t>Format</w:t>
            </w:r>
          </w:p>
        </w:tc>
        <w:tc>
          <w:tcPr>
            <w:tcW w:w="1291" w:type="pct"/>
          </w:tcPr>
          <w:p w14:paraId="2D3A1C8C" w14:textId="77777777" w:rsidR="002021F1" w:rsidRPr="004269DC" w:rsidRDefault="002021F1" w:rsidP="002021F1">
            <w:pPr>
              <w:jc w:val="both"/>
              <w:rPr>
                <w:color w:val="FF0000"/>
                <w:sz w:val="18"/>
                <w:szCs w:val="18"/>
              </w:rPr>
            </w:pPr>
            <w:r w:rsidRPr="005B4766">
              <w:rPr>
                <w:b/>
                <w:sz w:val="18"/>
                <w:szCs w:val="18"/>
              </w:rPr>
              <w:t>Value</w:t>
            </w:r>
          </w:p>
        </w:tc>
        <w:tc>
          <w:tcPr>
            <w:tcW w:w="1290" w:type="pct"/>
          </w:tcPr>
          <w:p w14:paraId="2965E3A1" w14:textId="77777777" w:rsidR="002021F1" w:rsidRPr="005B4766" w:rsidRDefault="002021F1" w:rsidP="002021F1">
            <w:pPr>
              <w:jc w:val="both"/>
              <w:rPr>
                <w:b/>
                <w:sz w:val="18"/>
                <w:szCs w:val="18"/>
              </w:rPr>
            </w:pPr>
            <w:r>
              <w:rPr>
                <w:b/>
                <w:sz w:val="18"/>
                <w:szCs w:val="18"/>
              </w:rPr>
              <w:t>Note</w:t>
            </w:r>
          </w:p>
        </w:tc>
      </w:tr>
      <w:tr w:rsidR="002021F1" w:rsidRPr="004269DC" w14:paraId="0636F372" w14:textId="77777777" w:rsidTr="002021F1">
        <w:trPr>
          <w:trHeight w:val="188"/>
        </w:trPr>
        <w:tc>
          <w:tcPr>
            <w:tcW w:w="951" w:type="pct"/>
          </w:tcPr>
          <w:p w14:paraId="0743C2D8" w14:textId="77777777" w:rsidR="002021F1" w:rsidRPr="00BC7ACC" w:rsidRDefault="002021F1" w:rsidP="002021F1">
            <w:pPr>
              <w:spacing w:after="120"/>
              <w:rPr>
                <w:sz w:val="18"/>
                <w:szCs w:val="18"/>
              </w:rPr>
            </w:pPr>
            <w:r w:rsidRPr="00BC7ACC">
              <w:rPr>
                <w:sz w:val="18"/>
                <w:szCs w:val="18"/>
              </w:rPr>
              <w:t>Duration</w:t>
            </w:r>
          </w:p>
        </w:tc>
        <w:tc>
          <w:tcPr>
            <w:tcW w:w="361" w:type="pct"/>
          </w:tcPr>
          <w:p w14:paraId="4D96886C" w14:textId="77777777" w:rsidR="002021F1" w:rsidRPr="00BC7ACC" w:rsidRDefault="002021F1" w:rsidP="002021F1">
            <w:pPr>
              <w:spacing w:after="120"/>
              <w:rPr>
                <w:sz w:val="18"/>
                <w:szCs w:val="18"/>
              </w:rPr>
            </w:pPr>
            <w:r w:rsidRPr="00BC7ACC">
              <w:rPr>
                <w:sz w:val="18"/>
                <w:szCs w:val="18"/>
              </w:rPr>
              <w:t>37</w:t>
            </w:r>
          </w:p>
        </w:tc>
        <w:tc>
          <w:tcPr>
            <w:tcW w:w="591" w:type="pct"/>
          </w:tcPr>
          <w:p w14:paraId="22FC7AAB" w14:textId="77777777" w:rsidR="002021F1" w:rsidRPr="00BC7ACC" w:rsidRDefault="002021F1" w:rsidP="002021F1">
            <w:pPr>
              <w:spacing w:after="120"/>
              <w:rPr>
                <w:sz w:val="18"/>
                <w:szCs w:val="18"/>
              </w:rPr>
            </w:pPr>
            <w:r>
              <w:rPr>
                <w:sz w:val="18"/>
                <w:szCs w:val="18"/>
              </w:rPr>
              <w:t>20</w:t>
            </w:r>
          </w:p>
        </w:tc>
        <w:tc>
          <w:tcPr>
            <w:tcW w:w="517" w:type="pct"/>
          </w:tcPr>
          <w:p w14:paraId="4AFAA705" w14:textId="77777777" w:rsidR="002021F1" w:rsidRPr="00BC7ACC" w:rsidRDefault="002021F1" w:rsidP="002021F1">
            <w:pPr>
              <w:spacing w:after="120"/>
              <w:rPr>
                <w:sz w:val="18"/>
                <w:szCs w:val="18"/>
              </w:rPr>
            </w:pPr>
            <w:r>
              <w:rPr>
                <w:sz w:val="18"/>
                <w:szCs w:val="18"/>
              </w:rPr>
              <w:t>Text</w:t>
            </w:r>
          </w:p>
        </w:tc>
        <w:tc>
          <w:tcPr>
            <w:tcW w:w="1291" w:type="pct"/>
          </w:tcPr>
          <w:p w14:paraId="0CE64DCD" w14:textId="77777777" w:rsidR="002021F1" w:rsidRPr="00BC7ACC" w:rsidRDefault="002021F1" w:rsidP="002021F1">
            <w:pPr>
              <w:spacing w:after="120"/>
              <w:rPr>
                <w:sz w:val="18"/>
                <w:szCs w:val="18"/>
              </w:rPr>
            </w:pPr>
            <w:r>
              <w:rPr>
                <w:sz w:val="18"/>
                <w:szCs w:val="18"/>
              </w:rPr>
              <w:t>e.g. 5</w:t>
            </w:r>
          </w:p>
        </w:tc>
        <w:tc>
          <w:tcPr>
            <w:tcW w:w="1290" w:type="pct"/>
          </w:tcPr>
          <w:p w14:paraId="7A4362EC" w14:textId="77777777" w:rsidR="002021F1" w:rsidRDefault="002021F1" w:rsidP="002021F1">
            <w:pPr>
              <w:jc w:val="both"/>
              <w:rPr>
                <w:sz w:val="18"/>
                <w:szCs w:val="18"/>
              </w:rPr>
            </w:pPr>
          </w:p>
        </w:tc>
      </w:tr>
    </w:tbl>
    <w:p w14:paraId="05260BB3" w14:textId="77777777" w:rsidR="002021F1" w:rsidRPr="0060037A" w:rsidRDefault="002021F1" w:rsidP="0060037A">
      <w:pPr>
        <w:pStyle w:val="Heading3"/>
      </w:pPr>
      <w:bookmarkStart w:id="195" w:name="_Toc268602768"/>
      <w:bookmarkStart w:id="196" w:name="_Toc292189164"/>
      <w:bookmarkStart w:id="197" w:name="_Toc488928585"/>
      <w:bookmarkStart w:id="198" w:name="_Toc488928810"/>
      <w:bookmarkStart w:id="199" w:name="_Toc205994558"/>
      <w:r w:rsidRPr="0060037A">
        <w:t>Event: Test Session request</w:t>
      </w:r>
      <w:bookmarkEnd w:id="195"/>
      <w:bookmarkEnd w:id="196"/>
      <w:bookmarkEnd w:id="197"/>
      <w:bookmarkEnd w:id="198"/>
      <w:bookmarkEnd w:id="199"/>
    </w:p>
    <w:p w14:paraId="1F9B76BF" w14:textId="77777777" w:rsidR="002021F1" w:rsidRPr="00BC7ACC" w:rsidRDefault="002021F1" w:rsidP="002021F1">
      <w:pPr>
        <w:jc w:val="both"/>
      </w:pPr>
      <w:r w:rsidRPr="00BC7ACC">
        <w:t xml:space="preserve">These events are specific to </w:t>
      </w:r>
      <w:r w:rsidRPr="005D264E">
        <w:t>Test Session request</w:t>
      </w:r>
      <w:r>
        <w:t xml:space="preserve"> event</w:t>
      </w:r>
      <w:r w:rsidRPr="00BC7ACC">
        <w:t>.</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3597"/>
        <w:gridCol w:w="1021"/>
        <w:gridCol w:w="1676"/>
        <w:gridCol w:w="1324"/>
        <w:gridCol w:w="3127"/>
        <w:gridCol w:w="3431"/>
      </w:tblGrid>
      <w:tr w:rsidR="002021F1" w:rsidRPr="004269DC" w14:paraId="187FA52E" w14:textId="77777777" w:rsidTr="002021F1">
        <w:tc>
          <w:tcPr>
            <w:tcW w:w="1269" w:type="pct"/>
          </w:tcPr>
          <w:p w14:paraId="2A273104" w14:textId="77777777" w:rsidR="002021F1" w:rsidRPr="00B02640" w:rsidRDefault="002021F1" w:rsidP="002021F1">
            <w:pPr>
              <w:spacing w:after="120"/>
              <w:rPr>
                <w:b/>
                <w:sz w:val="18"/>
                <w:szCs w:val="18"/>
              </w:rPr>
            </w:pPr>
            <w:r w:rsidRPr="005B4766">
              <w:rPr>
                <w:b/>
                <w:sz w:val="18"/>
                <w:szCs w:val="18"/>
              </w:rPr>
              <w:t>Field Name</w:t>
            </w:r>
          </w:p>
        </w:tc>
        <w:tc>
          <w:tcPr>
            <w:tcW w:w="360" w:type="pct"/>
          </w:tcPr>
          <w:p w14:paraId="3C901FB3" w14:textId="77777777" w:rsidR="002021F1" w:rsidRPr="00B02640" w:rsidRDefault="002021F1" w:rsidP="002021F1">
            <w:pPr>
              <w:spacing w:after="120"/>
              <w:rPr>
                <w:b/>
                <w:sz w:val="18"/>
                <w:szCs w:val="18"/>
              </w:rPr>
            </w:pPr>
            <w:r w:rsidRPr="005B4766">
              <w:rPr>
                <w:b/>
                <w:sz w:val="18"/>
                <w:szCs w:val="18"/>
              </w:rPr>
              <w:t>Field No</w:t>
            </w:r>
          </w:p>
        </w:tc>
        <w:tc>
          <w:tcPr>
            <w:tcW w:w="591" w:type="pct"/>
          </w:tcPr>
          <w:p w14:paraId="001CE72E" w14:textId="77777777" w:rsidR="002021F1" w:rsidRPr="00B02640" w:rsidRDefault="002021F1" w:rsidP="002021F1">
            <w:pPr>
              <w:spacing w:after="120"/>
              <w:rPr>
                <w:b/>
                <w:sz w:val="18"/>
                <w:szCs w:val="18"/>
              </w:rPr>
            </w:pPr>
            <w:r w:rsidRPr="005B4766">
              <w:rPr>
                <w:b/>
                <w:sz w:val="18"/>
                <w:szCs w:val="18"/>
              </w:rPr>
              <w:t xml:space="preserve">Maximum Field Length          </w:t>
            </w:r>
          </w:p>
        </w:tc>
        <w:tc>
          <w:tcPr>
            <w:tcW w:w="467" w:type="pct"/>
          </w:tcPr>
          <w:p w14:paraId="6FDD7852" w14:textId="77777777" w:rsidR="002021F1" w:rsidRPr="00B02640" w:rsidRDefault="002021F1" w:rsidP="002021F1">
            <w:pPr>
              <w:spacing w:after="120"/>
              <w:rPr>
                <w:b/>
                <w:sz w:val="18"/>
                <w:szCs w:val="18"/>
              </w:rPr>
            </w:pPr>
            <w:r w:rsidRPr="005B4766">
              <w:rPr>
                <w:b/>
                <w:sz w:val="18"/>
                <w:szCs w:val="18"/>
              </w:rPr>
              <w:t>Format</w:t>
            </w:r>
          </w:p>
        </w:tc>
        <w:tc>
          <w:tcPr>
            <w:tcW w:w="1103" w:type="pct"/>
          </w:tcPr>
          <w:p w14:paraId="1E5DCCDE" w14:textId="77777777" w:rsidR="002021F1" w:rsidRPr="00B02640" w:rsidRDefault="002021F1" w:rsidP="002021F1">
            <w:pPr>
              <w:spacing w:after="120"/>
              <w:rPr>
                <w:b/>
                <w:sz w:val="18"/>
                <w:szCs w:val="18"/>
              </w:rPr>
            </w:pPr>
            <w:r w:rsidRPr="005B4766">
              <w:rPr>
                <w:b/>
                <w:sz w:val="18"/>
                <w:szCs w:val="18"/>
              </w:rPr>
              <w:t>Value</w:t>
            </w:r>
          </w:p>
        </w:tc>
        <w:tc>
          <w:tcPr>
            <w:tcW w:w="1210" w:type="pct"/>
          </w:tcPr>
          <w:p w14:paraId="0F8911E1" w14:textId="77777777" w:rsidR="002021F1" w:rsidRPr="00B02640" w:rsidRDefault="002021F1" w:rsidP="002021F1">
            <w:pPr>
              <w:spacing w:after="120"/>
              <w:rPr>
                <w:b/>
                <w:sz w:val="18"/>
                <w:szCs w:val="18"/>
              </w:rPr>
            </w:pPr>
            <w:r w:rsidRPr="0074307A">
              <w:rPr>
                <w:b/>
                <w:sz w:val="18"/>
                <w:szCs w:val="18"/>
              </w:rPr>
              <w:t>Note</w:t>
            </w:r>
          </w:p>
        </w:tc>
      </w:tr>
      <w:tr w:rsidR="002021F1" w:rsidRPr="004269DC" w14:paraId="71067DA1" w14:textId="77777777" w:rsidTr="002021F1">
        <w:tc>
          <w:tcPr>
            <w:tcW w:w="1269" w:type="pct"/>
          </w:tcPr>
          <w:p w14:paraId="73F09147" w14:textId="77777777" w:rsidR="002021F1" w:rsidRPr="005D264E" w:rsidRDefault="002021F1" w:rsidP="002021F1">
            <w:pPr>
              <w:spacing w:after="120"/>
              <w:rPr>
                <w:sz w:val="18"/>
                <w:szCs w:val="18"/>
              </w:rPr>
            </w:pPr>
            <w:r w:rsidRPr="005D264E">
              <w:rPr>
                <w:sz w:val="18"/>
                <w:szCs w:val="18"/>
              </w:rPr>
              <w:t>Summary Record</w:t>
            </w:r>
            <w:r>
              <w:rPr>
                <w:sz w:val="18"/>
                <w:szCs w:val="18"/>
              </w:rPr>
              <w:t xml:space="preserve"> </w:t>
            </w:r>
            <w:r w:rsidRPr="005D264E">
              <w:rPr>
                <w:sz w:val="18"/>
                <w:szCs w:val="18"/>
              </w:rPr>
              <w:t>Sequence</w:t>
            </w:r>
            <w:r>
              <w:rPr>
                <w:sz w:val="18"/>
                <w:szCs w:val="18"/>
              </w:rPr>
              <w:t xml:space="preserve"> </w:t>
            </w:r>
            <w:r w:rsidRPr="005D264E">
              <w:rPr>
                <w:sz w:val="18"/>
                <w:szCs w:val="18"/>
              </w:rPr>
              <w:t>Number</w:t>
            </w:r>
          </w:p>
        </w:tc>
        <w:tc>
          <w:tcPr>
            <w:tcW w:w="360" w:type="pct"/>
          </w:tcPr>
          <w:p w14:paraId="6F023A24" w14:textId="77777777" w:rsidR="002021F1" w:rsidRPr="00BC7ACC" w:rsidRDefault="002021F1" w:rsidP="002021F1">
            <w:pPr>
              <w:spacing w:after="120"/>
              <w:rPr>
                <w:sz w:val="18"/>
                <w:szCs w:val="18"/>
              </w:rPr>
            </w:pPr>
            <w:r w:rsidRPr="00BC7ACC">
              <w:rPr>
                <w:sz w:val="18"/>
                <w:szCs w:val="18"/>
              </w:rPr>
              <w:t>37</w:t>
            </w:r>
          </w:p>
        </w:tc>
        <w:tc>
          <w:tcPr>
            <w:tcW w:w="591" w:type="pct"/>
          </w:tcPr>
          <w:p w14:paraId="437D5FE7" w14:textId="77777777" w:rsidR="002021F1" w:rsidRPr="00BC7ACC" w:rsidRDefault="002021F1" w:rsidP="002021F1">
            <w:pPr>
              <w:spacing w:after="120"/>
              <w:rPr>
                <w:sz w:val="18"/>
                <w:szCs w:val="18"/>
              </w:rPr>
            </w:pPr>
            <w:r w:rsidRPr="00BC7ACC">
              <w:rPr>
                <w:sz w:val="18"/>
                <w:szCs w:val="18"/>
              </w:rPr>
              <w:t>20</w:t>
            </w:r>
          </w:p>
        </w:tc>
        <w:tc>
          <w:tcPr>
            <w:tcW w:w="467" w:type="pct"/>
          </w:tcPr>
          <w:p w14:paraId="3BD4FF41" w14:textId="77777777" w:rsidR="002021F1" w:rsidRPr="00BC7ACC" w:rsidRDefault="002021F1" w:rsidP="002021F1">
            <w:pPr>
              <w:spacing w:after="120"/>
              <w:rPr>
                <w:sz w:val="18"/>
                <w:szCs w:val="18"/>
              </w:rPr>
            </w:pPr>
            <w:r w:rsidRPr="00BC7ACC">
              <w:rPr>
                <w:sz w:val="18"/>
                <w:szCs w:val="18"/>
              </w:rPr>
              <w:t>Text</w:t>
            </w:r>
          </w:p>
        </w:tc>
        <w:tc>
          <w:tcPr>
            <w:tcW w:w="1103" w:type="pct"/>
          </w:tcPr>
          <w:p w14:paraId="75512E63" w14:textId="77777777" w:rsidR="002021F1" w:rsidRPr="00BC7ACC" w:rsidRDefault="002021F1" w:rsidP="002021F1">
            <w:pPr>
              <w:jc w:val="both"/>
              <w:rPr>
                <w:sz w:val="18"/>
                <w:szCs w:val="18"/>
              </w:rPr>
            </w:pPr>
          </w:p>
        </w:tc>
        <w:tc>
          <w:tcPr>
            <w:tcW w:w="1210" w:type="pct"/>
          </w:tcPr>
          <w:p w14:paraId="466D7AA2" w14:textId="77777777" w:rsidR="002021F1" w:rsidRDefault="002021F1" w:rsidP="002021F1">
            <w:pPr>
              <w:jc w:val="both"/>
            </w:pPr>
          </w:p>
        </w:tc>
      </w:tr>
      <w:tr w:rsidR="002021F1" w:rsidRPr="004269DC" w14:paraId="1D4CD3C7" w14:textId="77777777" w:rsidTr="002021F1">
        <w:tc>
          <w:tcPr>
            <w:tcW w:w="1269" w:type="pct"/>
          </w:tcPr>
          <w:p w14:paraId="210E6F18" w14:textId="77777777" w:rsidR="002021F1" w:rsidRPr="005D264E" w:rsidRDefault="002021F1" w:rsidP="002021F1">
            <w:pPr>
              <w:spacing w:after="120"/>
              <w:rPr>
                <w:sz w:val="18"/>
                <w:szCs w:val="18"/>
              </w:rPr>
            </w:pPr>
            <w:r w:rsidRPr="005D264E">
              <w:rPr>
                <w:sz w:val="18"/>
                <w:szCs w:val="18"/>
              </w:rPr>
              <w:t>from date</w:t>
            </w:r>
          </w:p>
        </w:tc>
        <w:tc>
          <w:tcPr>
            <w:tcW w:w="360" w:type="pct"/>
          </w:tcPr>
          <w:p w14:paraId="41C8AAE2" w14:textId="77777777" w:rsidR="002021F1" w:rsidRPr="00BC7ACC" w:rsidRDefault="002021F1" w:rsidP="002021F1">
            <w:pPr>
              <w:spacing w:after="120"/>
              <w:rPr>
                <w:sz w:val="18"/>
                <w:szCs w:val="18"/>
              </w:rPr>
            </w:pPr>
            <w:r>
              <w:rPr>
                <w:sz w:val="18"/>
                <w:szCs w:val="18"/>
              </w:rPr>
              <w:t>38</w:t>
            </w:r>
          </w:p>
        </w:tc>
        <w:tc>
          <w:tcPr>
            <w:tcW w:w="591" w:type="pct"/>
          </w:tcPr>
          <w:p w14:paraId="4A507EA9" w14:textId="77777777" w:rsidR="002021F1" w:rsidRPr="00BC7ACC" w:rsidRDefault="002021F1" w:rsidP="002021F1">
            <w:pPr>
              <w:spacing w:after="120"/>
              <w:rPr>
                <w:sz w:val="18"/>
                <w:szCs w:val="18"/>
              </w:rPr>
            </w:pPr>
            <w:r w:rsidRPr="00BC7ACC">
              <w:rPr>
                <w:sz w:val="18"/>
                <w:szCs w:val="18"/>
              </w:rPr>
              <w:t>20</w:t>
            </w:r>
          </w:p>
        </w:tc>
        <w:tc>
          <w:tcPr>
            <w:tcW w:w="467" w:type="pct"/>
          </w:tcPr>
          <w:p w14:paraId="0D17FC14" w14:textId="77777777" w:rsidR="002021F1" w:rsidRPr="00BC7ACC" w:rsidRDefault="002021F1" w:rsidP="002021F1">
            <w:pPr>
              <w:spacing w:after="120"/>
              <w:rPr>
                <w:sz w:val="18"/>
                <w:szCs w:val="18"/>
              </w:rPr>
            </w:pPr>
            <w:r w:rsidRPr="00BC7ACC">
              <w:rPr>
                <w:sz w:val="18"/>
                <w:szCs w:val="18"/>
              </w:rPr>
              <w:t>Text</w:t>
            </w:r>
          </w:p>
        </w:tc>
        <w:tc>
          <w:tcPr>
            <w:tcW w:w="1103" w:type="pct"/>
          </w:tcPr>
          <w:p w14:paraId="6C2E4735" w14:textId="77777777" w:rsidR="002021F1" w:rsidRPr="00BC7ACC" w:rsidRDefault="002021F1" w:rsidP="002021F1">
            <w:pPr>
              <w:jc w:val="both"/>
              <w:rPr>
                <w:sz w:val="18"/>
                <w:szCs w:val="18"/>
              </w:rPr>
            </w:pPr>
          </w:p>
        </w:tc>
        <w:tc>
          <w:tcPr>
            <w:tcW w:w="1210" w:type="pct"/>
          </w:tcPr>
          <w:p w14:paraId="466EA215" w14:textId="77777777" w:rsidR="002021F1" w:rsidRDefault="002021F1" w:rsidP="002021F1">
            <w:pPr>
              <w:jc w:val="both"/>
            </w:pPr>
          </w:p>
        </w:tc>
      </w:tr>
    </w:tbl>
    <w:p w14:paraId="27652C19" w14:textId="77777777" w:rsidR="002021F1" w:rsidRPr="0060037A" w:rsidRDefault="002021F1" w:rsidP="0060037A">
      <w:pPr>
        <w:pStyle w:val="Heading3"/>
      </w:pPr>
      <w:bookmarkStart w:id="200" w:name="_Toc268602769"/>
      <w:bookmarkStart w:id="201" w:name="_Toc292189165"/>
      <w:bookmarkStart w:id="202" w:name="_Toc488928586"/>
      <w:bookmarkStart w:id="203" w:name="_Toc488928811"/>
      <w:bookmarkStart w:id="204" w:name="_Toc205994559"/>
      <w:r w:rsidRPr="0060037A">
        <w:t>Event: LIJ Removal</w:t>
      </w:r>
      <w:bookmarkEnd w:id="200"/>
      <w:bookmarkEnd w:id="201"/>
      <w:bookmarkEnd w:id="202"/>
      <w:bookmarkEnd w:id="203"/>
      <w:bookmarkEnd w:id="204"/>
    </w:p>
    <w:p w14:paraId="6F597466" w14:textId="77777777" w:rsidR="002021F1" w:rsidRPr="00F0260C" w:rsidRDefault="002021F1" w:rsidP="002021F1">
      <w:pPr>
        <w:jc w:val="both"/>
      </w:pPr>
      <w:r w:rsidRPr="00F0260C">
        <w:t xml:space="preserve">These events are specific to </w:t>
      </w:r>
      <w:r w:rsidRPr="005D264E">
        <w:t>LIJ Removal</w:t>
      </w:r>
      <w:r w:rsidRPr="00F0260C">
        <w:t>.</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2695"/>
        <w:gridCol w:w="1024"/>
        <w:gridCol w:w="1676"/>
        <w:gridCol w:w="1466"/>
        <w:gridCol w:w="3660"/>
        <w:gridCol w:w="3655"/>
      </w:tblGrid>
      <w:tr w:rsidR="002021F1" w:rsidRPr="004269DC" w14:paraId="22AB1024" w14:textId="77777777" w:rsidTr="002021F1">
        <w:tc>
          <w:tcPr>
            <w:tcW w:w="951" w:type="pct"/>
          </w:tcPr>
          <w:p w14:paraId="55D36B88" w14:textId="77777777" w:rsidR="002021F1" w:rsidRPr="00F0260C" w:rsidRDefault="002021F1" w:rsidP="002021F1">
            <w:pPr>
              <w:spacing w:after="120"/>
              <w:rPr>
                <w:b/>
                <w:sz w:val="18"/>
                <w:szCs w:val="18"/>
              </w:rPr>
            </w:pPr>
            <w:r w:rsidRPr="00F0260C">
              <w:rPr>
                <w:b/>
                <w:sz w:val="18"/>
                <w:szCs w:val="18"/>
              </w:rPr>
              <w:t>Field Name</w:t>
            </w:r>
          </w:p>
        </w:tc>
        <w:tc>
          <w:tcPr>
            <w:tcW w:w="361" w:type="pct"/>
          </w:tcPr>
          <w:p w14:paraId="2AD131A0" w14:textId="77777777" w:rsidR="002021F1" w:rsidRPr="00F0260C" w:rsidRDefault="002021F1" w:rsidP="002021F1">
            <w:pPr>
              <w:spacing w:after="120"/>
              <w:rPr>
                <w:b/>
                <w:sz w:val="18"/>
                <w:szCs w:val="18"/>
              </w:rPr>
            </w:pPr>
            <w:r w:rsidRPr="00F0260C">
              <w:rPr>
                <w:b/>
                <w:sz w:val="18"/>
                <w:szCs w:val="18"/>
              </w:rPr>
              <w:t>Field No</w:t>
            </w:r>
          </w:p>
        </w:tc>
        <w:tc>
          <w:tcPr>
            <w:tcW w:w="591" w:type="pct"/>
          </w:tcPr>
          <w:p w14:paraId="36698C36" w14:textId="77777777" w:rsidR="002021F1" w:rsidRPr="00F0260C" w:rsidRDefault="002021F1" w:rsidP="002021F1">
            <w:pPr>
              <w:spacing w:after="120"/>
              <w:rPr>
                <w:b/>
                <w:sz w:val="18"/>
                <w:szCs w:val="18"/>
              </w:rPr>
            </w:pPr>
            <w:r w:rsidRPr="00F0260C">
              <w:rPr>
                <w:b/>
                <w:sz w:val="18"/>
                <w:szCs w:val="18"/>
              </w:rPr>
              <w:t xml:space="preserve">Maximum Field Length          </w:t>
            </w:r>
          </w:p>
        </w:tc>
        <w:tc>
          <w:tcPr>
            <w:tcW w:w="517" w:type="pct"/>
          </w:tcPr>
          <w:p w14:paraId="0A34B93B" w14:textId="77777777" w:rsidR="002021F1" w:rsidRPr="00F0260C" w:rsidRDefault="002021F1" w:rsidP="002021F1">
            <w:pPr>
              <w:spacing w:after="120"/>
              <w:rPr>
                <w:b/>
                <w:sz w:val="18"/>
                <w:szCs w:val="18"/>
              </w:rPr>
            </w:pPr>
            <w:r w:rsidRPr="00F0260C">
              <w:rPr>
                <w:b/>
                <w:sz w:val="18"/>
                <w:szCs w:val="18"/>
              </w:rPr>
              <w:t>Format</w:t>
            </w:r>
          </w:p>
        </w:tc>
        <w:tc>
          <w:tcPr>
            <w:tcW w:w="1291" w:type="pct"/>
          </w:tcPr>
          <w:p w14:paraId="23B2B619" w14:textId="77777777" w:rsidR="002021F1" w:rsidRPr="00F0260C" w:rsidRDefault="002021F1" w:rsidP="002021F1">
            <w:pPr>
              <w:spacing w:after="120"/>
              <w:rPr>
                <w:b/>
                <w:sz w:val="18"/>
                <w:szCs w:val="18"/>
              </w:rPr>
            </w:pPr>
            <w:r w:rsidRPr="00F0260C">
              <w:rPr>
                <w:b/>
                <w:sz w:val="18"/>
                <w:szCs w:val="18"/>
              </w:rPr>
              <w:t>Value</w:t>
            </w:r>
          </w:p>
        </w:tc>
        <w:tc>
          <w:tcPr>
            <w:tcW w:w="1290" w:type="pct"/>
          </w:tcPr>
          <w:p w14:paraId="1A009043" w14:textId="77777777" w:rsidR="002021F1" w:rsidRPr="00F0260C" w:rsidRDefault="002021F1" w:rsidP="002021F1">
            <w:pPr>
              <w:spacing w:after="120"/>
              <w:rPr>
                <w:b/>
                <w:sz w:val="18"/>
                <w:szCs w:val="18"/>
              </w:rPr>
            </w:pPr>
            <w:r>
              <w:rPr>
                <w:b/>
                <w:sz w:val="18"/>
                <w:szCs w:val="18"/>
              </w:rPr>
              <w:t>Note</w:t>
            </w:r>
          </w:p>
        </w:tc>
      </w:tr>
      <w:tr w:rsidR="002021F1" w:rsidRPr="004269DC" w14:paraId="73A1BF2A" w14:textId="77777777" w:rsidTr="002021F1">
        <w:tc>
          <w:tcPr>
            <w:tcW w:w="951" w:type="pct"/>
          </w:tcPr>
          <w:p w14:paraId="1796F897" w14:textId="77777777" w:rsidR="002021F1" w:rsidRPr="005D264E" w:rsidRDefault="002021F1" w:rsidP="002021F1">
            <w:pPr>
              <w:spacing w:after="120"/>
              <w:rPr>
                <w:sz w:val="18"/>
                <w:szCs w:val="18"/>
              </w:rPr>
            </w:pPr>
            <w:r w:rsidRPr="005D264E">
              <w:rPr>
                <w:sz w:val="18"/>
                <w:szCs w:val="18"/>
              </w:rPr>
              <w:t>Circuit ID Target</w:t>
            </w:r>
          </w:p>
        </w:tc>
        <w:tc>
          <w:tcPr>
            <w:tcW w:w="361" w:type="pct"/>
          </w:tcPr>
          <w:p w14:paraId="15CB8596" w14:textId="77777777" w:rsidR="002021F1" w:rsidRPr="00F0260C" w:rsidRDefault="002021F1" w:rsidP="002021F1">
            <w:pPr>
              <w:spacing w:after="120"/>
              <w:rPr>
                <w:sz w:val="18"/>
                <w:szCs w:val="18"/>
              </w:rPr>
            </w:pPr>
            <w:r w:rsidRPr="00F0260C">
              <w:rPr>
                <w:sz w:val="18"/>
                <w:szCs w:val="18"/>
              </w:rPr>
              <w:t>37</w:t>
            </w:r>
          </w:p>
        </w:tc>
        <w:tc>
          <w:tcPr>
            <w:tcW w:w="591" w:type="pct"/>
          </w:tcPr>
          <w:p w14:paraId="3BD07EF8" w14:textId="77777777" w:rsidR="002021F1" w:rsidRPr="00F0260C" w:rsidRDefault="002021F1" w:rsidP="002021F1">
            <w:pPr>
              <w:spacing w:after="120"/>
              <w:rPr>
                <w:sz w:val="18"/>
                <w:szCs w:val="18"/>
              </w:rPr>
            </w:pPr>
            <w:r w:rsidRPr="00F0260C">
              <w:rPr>
                <w:sz w:val="18"/>
                <w:szCs w:val="18"/>
              </w:rPr>
              <w:t>20</w:t>
            </w:r>
          </w:p>
        </w:tc>
        <w:tc>
          <w:tcPr>
            <w:tcW w:w="517" w:type="pct"/>
          </w:tcPr>
          <w:p w14:paraId="48A3C1C4" w14:textId="77777777" w:rsidR="002021F1" w:rsidRPr="00F0260C" w:rsidRDefault="002021F1" w:rsidP="002021F1">
            <w:pPr>
              <w:spacing w:after="120"/>
              <w:rPr>
                <w:sz w:val="18"/>
                <w:szCs w:val="18"/>
              </w:rPr>
            </w:pPr>
            <w:r w:rsidRPr="00F0260C">
              <w:rPr>
                <w:sz w:val="18"/>
                <w:szCs w:val="18"/>
              </w:rPr>
              <w:t>Text</w:t>
            </w:r>
          </w:p>
        </w:tc>
        <w:tc>
          <w:tcPr>
            <w:tcW w:w="1291" w:type="pct"/>
          </w:tcPr>
          <w:p w14:paraId="4D4D5598" w14:textId="77777777" w:rsidR="002021F1" w:rsidRPr="00F0260C" w:rsidRDefault="002021F1" w:rsidP="002021F1">
            <w:pPr>
              <w:jc w:val="both"/>
              <w:rPr>
                <w:sz w:val="18"/>
                <w:szCs w:val="18"/>
              </w:rPr>
            </w:pPr>
          </w:p>
        </w:tc>
        <w:tc>
          <w:tcPr>
            <w:tcW w:w="1290" w:type="pct"/>
          </w:tcPr>
          <w:p w14:paraId="2AD97672" w14:textId="77777777" w:rsidR="002021F1" w:rsidRPr="00F0260C" w:rsidRDefault="002021F1" w:rsidP="002021F1">
            <w:pPr>
              <w:jc w:val="both"/>
              <w:rPr>
                <w:sz w:val="18"/>
                <w:szCs w:val="18"/>
              </w:rPr>
            </w:pPr>
          </w:p>
        </w:tc>
      </w:tr>
      <w:tr w:rsidR="002021F1" w:rsidRPr="004269DC" w14:paraId="276BF1EB" w14:textId="77777777" w:rsidTr="002021F1">
        <w:tc>
          <w:tcPr>
            <w:tcW w:w="951" w:type="pct"/>
          </w:tcPr>
          <w:p w14:paraId="1F2FA09A" w14:textId="77777777" w:rsidR="002021F1" w:rsidRPr="005D264E" w:rsidRDefault="002021F1" w:rsidP="002021F1">
            <w:pPr>
              <w:spacing w:after="120"/>
              <w:rPr>
                <w:sz w:val="18"/>
                <w:szCs w:val="18"/>
              </w:rPr>
            </w:pPr>
            <w:r w:rsidRPr="005D264E">
              <w:rPr>
                <w:sz w:val="18"/>
                <w:szCs w:val="18"/>
              </w:rPr>
              <w:t>MPF Tie Cable ID Target</w:t>
            </w:r>
          </w:p>
        </w:tc>
        <w:tc>
          <w:tcPr>
            <w:tcW w:w="361" w:type="pct"/>
          </w:tcPr>
          <w:p w14:paraId="0130EE9E" w14:textId="77777777" w:rsidR="002021F1" w:rsidRPr="00F0260C" w:rsidRDefault="002021F1" w:rsidP="002021F1">
            <w:pPr>
              <w:spacing w:after="120"/>
              <w:rPr>
                <w:sz w:val="18"/>
                <w:szCs w:val="18"/>
              </w:rPr>
            </w:pPr>
            <w:r w:rsidRPr="00F0260C">
              <w:rPr>
                <w:sz w:val="18"/>
                <w:szCs w:val="18"/>
              </w:rPr>
              <w:t>38</w:t>
            </w:r>
          </w:p>
        </w:tc>
        <w:tc>
          <w:tcPr>
            <w:tcW w:w="591" w:type="pct"/>
          </w:tcPr>
          <w:p w14:paraId="4D3EDF7E" w14:textId="77777777" w:rsidR="002021F1" w:rsidRPr="00F0260C" w:rsidRDefault="002021F1" w:rsidP="002021F1">
            <w:pPr>
              <w:spacing w:after="120"/>
              <w:rPr>
                <w:sz w:val="18"/>
                <w:szCs w:val="18"/>
              </w:rPr>
            </w:pPr>
            <w:r w:rsidRPr="00F0260C">
              <w:rPr>
                <w:sz w:val="18"/>
                <w:szCs w:val="18"/>
              </w:rPr>
              <w:t>20</w:t>
            </w:r>
          </w:p>
        </w:tc>
        <w:tc>
          <w:tcPr>
            <w:tcW w:w="517" w:type="pct"/>
          </w:tcPr>
          <w:p w14:paraId="0010B22E" w14:textId="77777777" w:rsidR="002021F1" w:rsidRPr="00F0260C" w:rsidRDefault="002021F1" w:rsidP="002021F1">
            <w:pPr>
              <w:spacing w:after="120"/>
              <w:rPr>
                <w:sz w:val="18"/>
                <w:szCs w:val="18"/>
              </w:rPr>
            </w:pPr>
            <w:r w:rsidRPr="00F0260C">
              <w:rPr>
                <w:sz w:val="18"/>
                <w:szCs w:val="18"/>
              </w:rPr>
              <w:t>Text</w:t>
            </w:r>
          </w:p>
        </w:tc>
        <w:tc>
          <w:tcPr>
            <w:tcW w:w="1291" w:type="pct"/>
          </w:tcPr>
          <w:p w14:paraId="1B903FA4" w14:textId="77777777" w:rsidR="002021F1" w:rsidRPr="00F0260C" w:rsidRDefault="002021F1" w:rsidP="002021F1">
            <w:pPr>
              <w:jc w:val="both"/>
              <w:rPr>
                <w:sz w:val="18"/>
                <w:szCs w:val="18"/>
              </w:rPr>
            </w:pPr>
          </w:p>
        </w:tc>
        <w:tc>
          <w:tcPr>
            <w:tcW w:w="1290" w:type="pct"/>
          </w:tcPr>
          <w:p w14:paraId="07E64183" w14:textId="77777777" w:rsidR="002021F1" w:rsidRPr="00F0260C" w:rsidRDefault="002021F1" w:rsidP="002021F1">
            <w:pPr>
              <w:jc w:val="both"/>
              <w:rPr>
                <w:sz w:val="18"/>
                <w:szCs w:val="18"/>
              </w:rPr>
            </w:pPr>
          </w:p>
        </w:tc>
      </w:tr>
      <w:tr w:rsidR="002021F1" w:rsidRPr="004269DC" w14:paraId="177FC553" w14:textId="77777777" w:rsidTr="002021F1">
        <w:tc>
          <w:tcPr>
            <w:tcW w:w="951" w:type="pct"/>
          </w:tcPr>
          <w:p w14:paraId="732C881A" w14:textId="77777777" w:rsidR="002021F1" w:rsidRPr="00484C58" w:rsidRDefault="002021F1" w:rsidP="002021F1">
            <w:pPr>
              <w:spacing w:after="120"/>
              <w:rPr>
                <w:sz w:val="18"/>
                <w:szCs w:val="18"/>
                <w:lang w:val="pt-PT"/>
              </w:rPr>
            </w:pPr>
            <w:r w:rsidRPr="00484C58">
              <w:rPr>
                <w:sz w:val="18"/>
                <w:szCs w:val="18"/>
                <w:lang w:val="pt-PT"/>
              </w:rPr>
              <w:t>MPF Tie Pair No Target</w:t>
            </w:r>
          </w:p>
        </w:tc>
        <w:tc>
          <w:tcPr>
            <w:tcW w:w="361" w:type="pct"/>
          </w:tcPr>
          <w:p w14:paraId="0E6E5572" w14:textId="77777777" w:rsidR="002021F1" w:rsidRPr="00F0260C" w:rsidRDefault="002021F1" w:rsidP="002021F1">
            <w:pPr>
              <w:spacing w:after="120"/>
              <w:rPr>
                <w:sz w:val="18"/>
                <w:szCs w:val="18"/>
              </w:rPr>
            </w:pPr>
            <w:r>
              <w:rPr>
                <w:sz w:val="18"/>
                <w:szCs w:val="18"/>
              </w:rPr>
              <w:t>39</w:t>
            </w:r>
          </w:p>
        </w:tc>
        <w:tc>
          <w:tcPr>
            <w:tcW w:w="591" w:type="pct"/>
          </w:tcPr>
          <w:p w14:paraId="39D09D9A" w14:textId="77777777" w:rsidR="002021F1" w:rsidRPr="00F0260C" w:rsidRDefault="002021F1" w:rsidP="002021F1">
            <w:pPr>
              <w:spacing w:after="120"/>
              <w:rPr>
                <w:sz w:val="18"/>
                <w:szCs w:val="18"/>
              </w:rPr>
            </w:pPr>
            <w:r w:rsidRPr="00F0260C">
              <w:rPr>
                <w:sz w:val="18"/>
                <w:szCs w:val="18"/>
              </w:rPr>
              <w:t>20</w:t>
            </w:r>
          </w:p>
        </w:tc>
        <w:tc>
          <w:tcPr>
            <w:tcW w:w="517" w:type="pct"/>
          </w:tcPr>
          <w:p w14:paraId="133AF6B6" w14:textId="77777777" w:rsidR="002021F1" w:rsidRPr="00F0260C" w:rsidRDefault="002021F1" w:rsidP="002021F1">
            <w:pPr>
              <w:spacing w:after="120"/>
              <w:rPr>
                <w:sz w:val="18"/>
                <w:szCs w:val="18"/>
              </w:rPr>
            </w:pPr>
            <w:r w:rsidRPr="00F0260C">
              <w:rPr>
                <w:sz w:val="18"/>
                <w:szCs w:val="18"/>
              </w:rPr>
              <w:t>Text</w:t>
            </w:r>
          </w:p>
        </w:tc>
        <w:tc>
          <w:tcPr>
            <w:tcW w:w="1291" w:type="pct"/>
          </w:tcPr>
          <w:p w14:paraId="58176ED2" w14:textId="77777777" w:rsidR="002021F1" w:rsidRPr="00F0260C" w:rsidRDefault="002021F1" w:rsidP="002021F1">
            <w:pPr>
              <w:jc w:val="both"/>
              <w:rPr>
                <w:sz w:val="18"/>
                <w:szCs w:val="18"/>
              </w:rPr>
            </w:pPr>
          </w:p>
        </w:tc>
        <w:tc>
          <w:tcPr>
            <w:tcW w:w="1290" w:type="pct"/>
          </w:tcPr>
          <w:p w14:paraId="16034BCD" w14:textId="77777777" w:rsidR="002021F1" w:rsidRPr="00F0260C" w:rsidRDefault="002021F1" w:rsidP="002021F1">
            <w:pPr>
              <w:jc w:val="both"/>
              <w:rPr>
                <w:sz w:val="18"/>
                <w:szCs w:val="18"/>
              </w:rPr>
            </w:pPr>
          </w:p>
        </w:tc>
      </w:tr>
      <w:tr w:rsidR="002021F1" w:rsidRPr="004269DC" w14:paraId="4737F546" w14:textId="77777777" w:rsidTr="002021F1">
        <w:tc>
          <w:tcPr>
            <w:tcW w:w="951" w:type="pct"/>
          </w:tcPr>
          <w:p w14:paraId="1BC1D06E" w14:textId="77777777" w:rsidR="002021F1" w:rsidRPr="005D264E" w:rsidRDefault="002021F1" w:rsidP="002021F1">
            <w:pPr>
              <w:spacing w:after="120"/>
              <w:rPr>
                <w:sz w:val="18"/>
                <w:szCs w:val="18"/>
              </w:rPr>
            </w:pPr>
            <w:r w:rsidRPr="005D264E">
              <w:rPr>
                <w:sz w:val="18"/>
                <w:szCs w:val="18"/>
              </w:rPr>
              <w:t>PSTN Tie Cable ID Target</w:t>
            </w:r>
          </w:p>
        </w:tc>
        <w:tc>
          <w:tcPr>
            <w:tcW w:w="361" w:type="pct"/>
          </w:tcPr>
          <w:p w14:paraId="7565C62D" w14:textId="77777777" w:rsidR="002021F1" w:rsidRPr="00F0260C" w:rsidRDefault="002021F1" w:rsidP="002021F1">
            <w:pPr>
              <w:spacing w:after="120"/>
              <w:rPr>
                <w:sz w:val="18"/>
                <w:szCs w:val="18"/>
              </w:rPr>
            </w:pPr>
            <w:r>
              <w:rPr>
                <w:sz w:val="18"/>
                <w:szCs w:val="18"/>
              </w:rPr>
              <w:t>40</w:t>
            </w:r>
          </w:p>
        </w:tc>
        <w:tc>
          <w:tcPr>
            <w:tcW w:w="591" w:type="pct"/>
          </w:tcPr>
          <w:p w14:paraId="5C70B1B8" w14:textId="77777777" w:rsidR="002021F1" w:rsidRPr="00F0260C" w:rsidRDefault="002021F1" w:rsidP="002021F1">
            <w:pPr>
              <w:spacing w:after="120"/>
              <w:rPr>
                <w:sz w:val="18"/>
                <w:szCs w:val="18"/>
              </w:rPr>
            </w:pPr>
            <w:r w:rsidRPr="00F0260C">
              <w:rPr>
                <w:sz w:val="18"/>
                <w:szCs w:val="18"/>
              </w:rPr>
              <w:t>20</w:t>
            </w:r>
          </w:p>
        </w:tc>
        <w:tc>
          <w:tcPr>
            <w:tcW w:w="517" w:type="pct"/>
          </w:tcPr>
          <w:p w14:paraId="6A5EC5F8" w14:textId="77777777" w:rsidR="002021F1" w:rsidRPr="00F0260C" w:rsidRDefault="002021F1" w:rsidP="002021F1">
            <w:pPr>
              <w:spacing w:after="120"/>
              <w:rPr>
                <w:sz w:val="18"/>
                <w:szCs w:val="18"/>
              </w:rPr>
            </w:pPr>
            <w:r w:rsidRPr="00F0260C">
              <w:rPr>
                <w:sz w:val="18"/>
                <w:szCs w:val="18"/>
              </w:rPr>
              <w:t>Text</w:t>
            </w:r>
          </w:p>
        </w:tc>
        <w:tc>
          <w:tcPr>
            <w:tcW w:w="1291" w:type="pct"/>
          </w:tcPr>
          <w:p w14:paraId="50DDAB09" w14:textId="77777777" w:rsidR="002021F1" w:rsidRPr="00F0260C" w:rsidRDefault="002021F1" w:rsidP="002021F1">
            <w:pPr>
              <w:jc w:val="both"/>
              <w:rPr>
                <w:sz w:val="18"/>
                <w:szCs w:val="18"/>
              </w:rPr>
            </w:pPr>
          </w:p>
        </w:tc>
        <w:tc>
          <w:tcPr>
            <w:tcW w:w="1290" w:type="pct"/>
          </w:tcPr>
          <w:p w14:paraId="62F76058" w14:textId="77777777" w:rsidR="002021F1" w:rsidRPr="00F0260C" w:rsidRDefault="002021F1" w:rsidP="002021F1">
            <w:pPr>
              <w:jc w:val="both"/>
              <w:rPr>
                <w:sz w:val="18"/>
                <w:szCs w:val="18"/>
              </w:rPr>
            </w:pPr>
          </w:p>
        </w:tc>
      </w:tr>
      <w:tr w:rsidR="002021F1" w:rsidRPr="004269DC" w14:paraId="60D7E5D2" w14:textId="77777777" w:rsidTr="002021F1">
        <w:tc>
          <w:tcPr>
            <w:tcW w:w="951" w:type="pct"/>
          </w:tcPr>
          <w:p w14:paraId="48C94816" w14:textId="77777777" w:rsidR="002021F1" w:rsidRPr="00484C58" w:rsidRDefault="002021F1" w:rsidP="002021F1">
            <w:pPr>
              <w:spacing w:after="120"/>
              <w:rPr>
                <w:sz w:val="18"/>
                <w:szCs w:val="18"/>
                <w:lang w:val="pt-PT"/>
              </w:rPr>
            </w:pPr>
            <w:r w:rsidRPr="00484C58">
              <w:rPr>
                <w:sz w:val="18"/>
                <w:szCs w:val="18"/>
                <w:lang w:val="pt-PT"/>
              </w:rPr>
              <w:t>PSTN Tie Pair No Target</w:t>
            </w:r>
          </w:p>
        </w:tc>
        <w:tc>
          <w:tcPr>
            <w:tcW w:w="361" w:type="pct"/>
          </w:tcPr>
          <w:p w14:paraId="6CDF3CAC" w14:textId="77777777" w:rsidR="002021F1" w:rsidRPr="00F0260C" w:rsidRDefault="002021F1" w:rsidP="002021F1">
            <w:pPr>
              <w:spacing w:after="120"/>
              <w:rPr>
                <w:sz w:val="18"/>
                <w:szCs w:val="18"/>
              </w:rPr>
            </w:pPr>
            <w:r>
              <w:rPr>
                <w:sz w:val="18"/>
                <w:szCs w:val="18"/>
              </w:rPr>
              <w:t>41</w:t>
            </w:r>
          </w:p>
        </w:tc>
        <w:tc>
          <w:tcPr>
            <w:tcW w:w="591" w:type="pct"/>
          </w:tcPr>
          <w:p w14:paraId="4B2773AB" w14:textId="77777777" w:rsidR="002021F1" w:rsidRPr="00F0260C" w:rsidRDefault="002021F1" w:rsidP="002021F1">
            <w:pPr>
              <w:spacing w:after="120"/>
              <w:rPr>
                <w:sz w:val="18"/>
                <w:szCs w:val="18"/>
              </w:rPr>
            </w:pPr>
            <w:r w:rsidRPr="00F0260C">
              <w:rPr>
                <w:sz w:val="18"/>
                <w:szCs w:val="18"/>
              </w:rPr>
              <w:t>20</w:t>
            </w:r>
          </w:p>
        </w:tc>
        <w:tc>
          <w:tcPr>
            <w:tcW w:w="517" w:type="pct"/>
          </w:tcPr>
          <w:p w14:paraId="438D313A" w14:textId="77777777" w:rsidR="002021F1" w:rsidRPr="00F0260C" w:rsidRDefault="002021F1" w:rsidP="002021F1">
            <w:pPr>
              <w:spacing w:after="120"/>
              <w:rPr>
                <w:sz w:val="18"/>
                <w:szCs w:val="18"/>
              </w:rPr>
            </w:pPr>
            <w:r w:rsidRPr="00F0260C">
              <w:rPr>
                <w:sz w:val="18"/>
                <w:szCs w:val="18"/>
              </w:rPr>
              <w:t>Text</w:t>
            </w:r>
          </w:p>
        </w:tc>
        <w:tc>
          <w:tcPr>
            <w:tcW w:w="1291" w:type="pct"/>
          </w:tcPr>
          <w:p w14:paraId="1AA64A33" w14:textId="77777777" w:rsidR="002021F1" w:rsidRPr="00F0260C" w:rsidRDefault="002021F1" w:rsidP="002021F1">
            <w:pPr>
              <w:jc w:val="both"/>
              <w:rPr>
                <w:sz w:val="18"/>
                <w:szCs w:val="18"/>
              </w:rPr>
            </w:pPr>
          </w:p>
        </w:tc>
        <w:tc>
          <w:tcPr>
            <w:tcW w:w="1290" w:type="pct"/>
          </w:tcPr>
          <w:p w14:paraId="78794EFB" w14:textId="77777777" w:rsidR="002021F1" w:rsidRPr="00F0260C" w:rsidRDefault="002021F1" w:rsidP="002021F1">
            <w:pPr>
              <w:jc w:val="both"/>
              <w:rPr>
                <w:sz w:val="18"/>
                <w:szCs w:val="18"/>
              </w:rPr>
            </w:pPr>
          </w:p>
        </w:tc>
      </w:tr>
      <w:tr w:rsidR="002021F1" w:rsidRPr="004269DC" w14:paraId="6056EEC1" w14:textId="77777777" w:rsidTr="002021F1">
        <w:tc>
          <w:tcPr>
            <w:tcW w:w="951" w:type="pct"/>
          </w:tcPr>
          <w:p w14:paraId="5598A632" w14:textId="77777777" w:rsidR="002021F1" w:rsidRPr="005D264E" w:rsidRDefault="002021F1" w:rsidP="002021F1">
            <w:pPr>
              <w:spacing w:after="120"/>
              <w:rPr>
                <w:sz w:val="18"/>
                <w:szCs w:val="18"/>
              </w:rPr>
            </w:pPr>
            <w:r w:rsidRPr="005D264E">
              <w:rPr>
                <w:sz w:val="18"/>
                <w:szCs w:val="18"/>
              </w:rPr>
              <w:t>Circuit ID Donor</w:t>
            </w:r>
          </w:p>
        </w:tc>
        <w:tc>
          <w:tcPr>
            <w:tcW w:w="361" w:type="pct"/>
          </w:tcPr>
          <w:p w14:paraId="5C2C9E22" w14:textId="77777777" w:rsidR="002021F1" w:rsidRPr="00F0260C" w:rsidRDefault="002021F1" w:rsidP="002021F1">
            <w:pPr>
              <w:spacing w:after="120"/>
              <w:rPr>
                <w:sz w:val="18"/>
                <w:szCs w:val="18"/>
              </w:rPr>
            </w:pPr>
            <w:r>
              <w:rPr>
                <w:sz w:val="18"/>
                <w:szCs w:val="18"/>
              </w:rPr>
              <w:t>42</w:t>
            </w:r>
          </w:p>
        </w:tc>
        <w:tc>
          <w:tcPr>
            <w:tcW w:w="591" w:type="pct"/>
          </w:tcPr>
          <w:p w14:paraId="36BB739D" w14:textId="77777777" w:rsidR="002021F1" w:rsidRPr="00F0260C" w:rsidRDefault="002021F1" w:rsidP="002021F1">
            <w:pPr>
              <w:spacing w:after="120"/>
              <w:rPr>
                <w:sz w:val="18"/>
                <w:szCs w:val="18"/>
              </w:rPr>
            </w:pPr>
            <w:r w:rsidRPr="00F0260C">
              <w:rPr>
                <w:sz w:val="18"/>
                <w:szCs w:val="18"/>
              </w:rPr>
              <w:t>20</w:t>
            </w:r>
          </w:p>
        </w:tc>
        <w:tc>
          <w:tcPr>
            <w:tcW w:w="517" w:type="pct"/>
          </w:tcPr>
          <w:p w14:paraId="504F3224" w14:textId="77777777" w:rsidR="002021F1" w:rsidRPr="00F0260C" w:rsidRDefault="002021F1" w:rsidP="002021F1">
            <w:pPr>
              <w:spacing w:after="120"/>
              <w:rPr>
                <w:sz w:val="18"/>
                <w:szCs w:val="18"/>
              </w:rPr>
            </w:pPr>
            <w:r w:rsidRPr="00F0260C">
              <w:rPr>
                <w:sz w:val="18"/>
                <w:szCs w:val="18"/>
              </w:rPr>
              <w:t>Text</w:t>
            </w:r>
          </w:p>
        </w:tc>
        <w:tc>
          <w:tcPr>
            <w:tcW w:w="1291" w:type="pct"/>
          </w:tcPr>
          <w:p w14:paraId="09435C55" w14:textId="77777777" w:rsidR="002021F1" w:rsidRPr="00F0260C" w:rsidRDefault="002021F1" w:rsidP="002021F1">
            <w:pPr>
              <w:jc w:val="both"/>
              <w:rPr>
                <w:sz w:val="18"/>
                <w:szCs w:val="18"/>
              </w:rPr>
            </w:pPr>
          </w:p>
        </w:tc>
        <w:tc>
          <w:tcPr>
            <w:tcW w:w="1290" w:type="pct"/>
          </w:tcPr>
          <w:p w14:paraId="7839E6C4" w14:textId="77777777" w:rsidR="002021F1" w:rsidRPr="00F0260C" w:rsidRDefault="002021F1" w:rsidP="002021F1">
            <w:pPr>
              <w:jc w:val="both"/>
              <w:rPr>
                <w:sz w:val="18"/>
                <w:szCs w:val="18"/>
              </w:rPr>
            </w:pPr>
          </w:p>
        </w:tc>
      </w:tr>
      <w:tr w:rsidR="002021F1" w:rsidRPr="004269DC" w14:paraId="2707D5F5" w14:textId="77777777" w:rsidTr="002021F1">
        <w:tc>
          <w:tcPr>
            <w:tcW w:w="951" w:type="pct"/>
          </w:tcPr>
          <w:p w14:paraId="02123E34" w14:textId="77777777" w:rsidR="002021F1" w:rsidRPr="005D264E" w:rsidRDefault="002021F1" w:rsidP="002021F1">
            <w:pPr>
              <w:spacing w:after="120"/>
              <w:rPr>
                <w:sz w:val="18"/>
                <w:szCs w:val="18"/>
              </w:rPr>
            </w:pPr>
            <w:r w:rsidRPr="005D264E">
              <w:rPr>
                <w:sz w:val="18"/>
                <w:szCs w:val="18"/>
              </w:rPr>
              <w:t>MPF Tie Cable ID Donor</w:t>
            </w:r>
          </w:p>
        </w:tc>
        <w:tc>
          <w:tcPr>
            <w:tcW w:w="361" w:type="pct"/>
          </w:tcPr>
          <w:p w14:paraId="10E90D70" w14:textId="77777777" w:rsidR="002021F1" w:rsidRPr="00F0260C" w:rsidRDefault="002021F1" w:rsidP="002021F1">
            <w:pPr>
              <w:spacing w:after="120"/>
              <w:rPr>
                <w:sz w:val="18"/>
                <w:szCs w:val="18"/>
              </w:rPr>
            </w:pPr>
            <w:r>
              <w:rPr>
                <w:sz w:val="18"/>
                <w:szCs w:val="18"/>
              </w:rPr>
              <w:t>43</w:t>
            </w:r>
          </w:p>
        </w:tc>
        <w:tc>
          <w:tcPr>
            <w:tcW w:w="591" w:type="pct"/>
          </w:tcPr>
          <w:p w14:paraId="57B52C2C" w14:textId="77777777" w:rsidR="002021F1" w:rsidRPr="00F0260C" w:rsidRDefault="002021F1" w:rsidP="002021F1">
            <w:pPr>
              <w:spacing w:after="120"/>
              <w:rPr>
                <w:sz w:val="18"/>
                <w:szCs w:val="18"/>
              </w:rPr>
            </w:pPr>
            <w:r w:rsidRPr="00F0260C">
              <w:rPr>
                <w:sz w:val="18"/>
                <w:szCs w:val="18"/>
              </w:rPr>
              <w:t>20</w:t>
            </w:r>
          </w:p>
        </w:tc>
        <w:tc>
          <w:tcPr>
            <w:tcW w:w="517" w:type="pct"/>
          </w:tcPr>
          <w:p w14:paraId="5C6C8473" w14:textId="77777777" w:rsidR="002021F1" w:rsidRPr="00F0260C" w:rsidRDefault="002021F1" w:rsidP="002021F1">
            <w:pPr>
              <w:spacing w:after="120"/>
              <w:rPr>
                <w:sz w:val="18"/>
                <w:szCs w:val="18"/>
              </w:rPr>
            </w:pPr>
            <w:r w:rsidRPr="00F0260C">
              <w:rPr>
                <w:sz w:val="18"/>
                <w:szCs w:val="18"/>
              </w:rPr>
              <w:t>Text</w:t>
            </w:r>
          </w:p>
        </w:tc>
        <w:tc>
          <w:tcPr>
            <w:tcW w:w="1291" w:type="pct"/>
          </w:tcPr>
          <w:p w14:paraId="4A222244" w14:textId="77777777" w:rsidR="002021F1" w:rsidRPr="00F0260C" w:rsidRDefault="002021F1" w:rsidP="002021F1">
            <w:pPr>
              <w:jc w:val="both"/>
              <w:rPr>
                <w:sz w:val="18"/>
                <w:szCs w:val="18"/>
              </w:rPr>
            </w:pPr>
          </w:p>
        </w:tc>
        <w:tc>
          <w:tcPr>
            <w:tcW w:w="1290" w:type="pct"/>
          </w:tcPr>
          <w:p w14:paraId="1A897986" w14:textId="77777777" w:rsidR="002021F1" w:rsidRPr="00F0260C" w:rsidRDefault="002021F1" w:rsidP="002021F1">
            <w:pPr>
              <w:jc w:val="both"/>
              <w:rPr>
                <w:sz w:val="18"/>
                <w:szCs w:val="18"/>
              </w:rPr>
            </w:pPr>
          </w:p>
        </w:tc>
      </w:tr>
      <w:tr w:rsidR="002021F1" w:rsidRPr="004269DC" w14:paraId="7A369F3B" w14:textId="77777777" w:rsidTr="002021F1">
        <w:tc>
          <w:tcPr>
            <w:tcW w:w="951" w:type="pct"/>
          </w:tcPr>
          <w:p w14:paraId="72A7EE65" w14:textId="77777777" w:rsidR="002021F1" w:rsidRPr="00484C58" w:rsidRDefault="002021F1" w:rsidP="002021F1">
            <w:pPr>
              <w:spacing w:after="120"/>
              <w:rPr>
                <w:sz w:val="18"/>
                <w:szCs w:val="18"/>
                <w:lang w:val="pt-PT"/>
              </w:rPr>
            </w:pPr>
            <w:r w:rsidRPr="00484C58">
              <w:rPr>
                <w:sz w:val="18"/>
                <w:szCs w:val="18"/>
                <w:lang w:val="pt-PT"/>
              </w:rPr>
              <w:t>MPF Tie Pair No Donor</w:t>
            </w:r>
          </w:p>
        </w:tc>
        <w:tc>
          <w:tcPr>
            <w:tcW w:w="361" w:type="pct"/>
          </w:tcPr>
          <w:p w14:paraId="2F718317" w14:textId="77777777" w:rsidR="002021F1" w:rsidRPr="00F0260C" w:rsidRDefault="002021F1" w:rsidP="002021F1">
            <w:pPr>
              <w:spacing w:after="120"/>
              <w:rPr>
                <w:sz w:val="18"/>
                <w:szCs w:val="18"/>
              </w:rPr>
            </w:pPr>
            <w:r>
              <w:rPr>
                <w:sz w:val="18"/>
                <w:szCs w:val="18"/>
              </w:rPr>
              <w:t>44</w:t>
            </w:r>
          </w:p>
        </w:tc>
        <w:tc>
          <w:tcPr>
            <w:tcW w:w="591" w:type="pct"/>
          </w:tcPr>
          <w:p w14:paraId="30BEE080" w14:textId="77777777" w:rsidR="002021F1" w:rsidRPr="00F0260C" w:rsidRDefault="002021F1" w:rsidP="002021F1">
            <w:pPr>
              <w:spacing w:after="120"/>
              <w:rPr>
                <w:sz w:val="18"/>
                <w:szCs w:val="18"/>
              </w:rPr>
            </w:pPr>
            <w:r w:rsidRPr="00F0260C">
              <w:rPr>
                <w:sz w:val="18"/>
                <w:szCs w:val="18"/>
              </w:rPr>
              <w:t>20</w:t>
            </w:r>
          </w:p>
        </w:tc>
        <w:tc>
          <w:tcPr>
            <w:tcW w:w="517" w:type="pct"/>
          </w:tcPr>
          <w:p w14:paraId="25B74B7E" w14:textId="77777777" w:rsidR="002021F1" w:rsidRPr="00F0260C" w:rsidRDefault="002021F1" w:rsidP="002021F1">
            <w:pPr>
              <w:spacing w:after="120"/>
              <w:rPr>
                <w:sz w:val="18"/>
                <w:szCs w:val="18"/>
              </w:rPr>
            </w:pPr>
            <w:r w:rsidRPr="00F0260C">
              <w:rPr>
                <w:sz w:val="18"/>
                <w:szCs w:val="18"/>
              </w:rPr>
              <w:t>Text</w:t>
            </w:r>
          </w:p>
        </w:tc>
        <w:tc>
          <w:tcPr>
            <w:tcW w:w="1291" w:type="pct"/>
          </w:tcPr>
          <w:p w14:paraId="03D7F512" w14:textId="77777777" w:rsidR="002021F1" w:rsidRPr="00F0260C" w:rsidRDefault="002021F1" w:rsidP="002021F1">
            <w:pPr>
              <w:jc w:val="both"/>
              <w:rPr>
                <w:sz w:val="18"/>
                <w:szCs w:val="18"/>
              </w:rPr>
            </w:pPr>
          </w:p>
        </w:tc>
        <w:tc>
          <w:tcPr>
            <w:tcW w:w="1290" w:type="pct"/>
          </w:tcPr>
          <w:p w14:paraId="0EE17448" w14:textId="77777777" w:rsidR="002021F1" w:rsidRPr="00F0260C" w:rsidRDefault="002021F1" w:rsidP="002021F1">
            <w:pPr>
              <w:jc w:val="both"/>
              <w:rPr>
                <w:sz w:val="18"/>
                <w:szCs w:val="18"/>
              </w:rPr>
            </w:pPr>
          </w:p>
        </w:tc>
      </w:tr>
      <w:tr w:rsidR="002021F1" w:rsidRPr="004269DC" w14:paraId="2E2355F8" w14:textId="77777777" w:rsidTr="002021F1">
        <w:tc>
          <w:tcPr>
            <w:tcW w:w="951" w:type="pct"/>
          </w:tcPr>
          <w:p w14:paraId="1C8799AA" w14:textId="77777777" w:rsidR="002021F1" w:rsidRPr="005D264E" w:rsidRDefault="002021F1" w:rsidP="002021F1">
            <w:pPr>
              <w:spacing w:after="120"/>
              <w:rPr>
                <w:sz w:val="18"/>
                <w:szCs w:val="18"/>
              </w:rPr>
            </w:pPr>
            <w:r w:rsidRPr="005D264E">
              <w:rPr>
                <w:sz w:val="18"/>
                <w:szCs w:val="18"/>
              </w:rPr>
              <w:t>PSTN Tie Cable ID Donor</w:t>
            </w:r>
          </w:p>
        </w:tc>
        <w:tc>
          <w:tcPr>
            <w:tcW w:w="361" w:type="pct"/>
          </w:tcPr>
          <w:p w14:paraId="191ED2B8" w14:textId="77777777" w:rsidR="002021F1" w:rsidRPr="00F0260C" w:rsidRDefault="002021F1" w:rsidP="002021F1">
            <w:pPr>
              <w:spacing w:after="120"/>
              <w:rPr>
                <w:sz w:val="18"/>
                <w:szCs w:val="18"/>
              </w:rPr>
            </w:pPr>
            <w:r>
              <w:rPr>
                <w:sz w:val="18"/>
                <w:szCs w:val="18"/>
              </w:rPr>
              <w:t>45</w:t>
            </w:r>
          </w:p>
        </w:tc>
        <w:tc>
          <w:tcPr>
            <w:tcW w:w="591" w:type="pct"/>
          </w:tcPr>
          <w:p w14:paraId="4E86AD04" w14:textId="77777777" w:rsidR="002021F1" w:rsidRPr="00F0260C" w:rsidRDefault="002021F1" w:rsidP="002021F1">
            <w:pPr>
              <w:spacing w:after="120"/>
              <w:rPr>
                <w:sz w:val="18"/>
                <w:szCs w:val="18"/>
              </w:rPr>
            </w:pPr>
            <w:r w:rsidRPr="00F0260C">
              <w:rPr>
                <w:sz w:val="18"/>
                <w:szCs w:val="18"/>
              </w:rPr>
              <w:t>20</w:t>
            </w:r>
          </w:p>
        </w:tc>
        <w:tc>
          <w:tcPr>
            <w:tcW w:w="517" w:type="pct"/>
          </w:tcPr>
          <w:p w14:paraId="1FA859EE" w14:textId="77777777" w:rsidR="002021F1" w:rsidRPr="00F0260C" w:rsidRDefault="002021F1" w:rsidP="002021F1">
            <w:pPr>
              <w:spacing w:after="120"/>
              <w:rPr>
                <w:sz w:val="18"/>
                <w:szCs w:val="18"/>
              </w:rPr>
            </w:pPr>
            <w:r w:rsidRPr="00F0260C">
              <w:rPr>
                <w:sz w:val="18"/>
                <w:szCs w:val="18"/>
              </w:rPr>
              <w:t>Text</w:t>
            </w:r>
          </w:p>
        </w:tc>
        <w:tc>
          <w:tcPr>
            <w:tcW w:w="1291" w:type="pct"/>
          </w:tcPr>
          <w:p w14:paraId="188ED362" w14:textId="77777777" w:rsidR="002021F1" w:rsidRPr="00F0260C" w:rsidRDefault="002021F1" w:rsidP="002021F1">
            <w:pPr>
              <w:jc w:val="both"/>
              <w:rPr>
                <w:sz w:val="18"/>
                <w:szCs w:val="18"/>
              </w:rPr>
            </w:pPr>
          </w:p>
        </w:tc>
        <w:tc>
          <w:tcPr>
            <w:tcW w:w="1290" w:type="pct"/>
          </w:tcPr>
          <w:p w14:paraId="3A501ADD" w14:textId="77777777" w:rsidR="002021F1" w:rsidRPr="00F0260C" w:rsidRDefault="002021F1" w:rsidP="002021F1">
            <w:pPr>
              <w:jc w:val="both"/>
              <w:rPr>
                <w:sz w:val="18"/>
                <w:szCs w:val="18"/>
              </w:rPr>
            </w:pPr>
          </w:p>
        </w:tc>
      </w:tr>
      <w:tr w:rsidR="002021F1" w:rsidRPr="004269DC" w14:paraId="611F0DB7" w14:textId="77777777" w:rsidTr="002021F1">
        <w:tc>
          <w:tcPr>
            <w:tcW w:w="951" w:type="pct"/>
          </w:tcPr>
          <w:p w14:paraId="1CA5E217" w14:textId="77777777" w:rsidR="002021F1" w:rsidRPr="00484C58" w:rsidRDefault="002021F1" w:rsidP="002021F1">
            <w:pPr>
              <w:spacing w:after="120"/>
              <w:rPr>
                <w:sz w:val="18"/>
                <w:szCs w:val="18"/>
                <w:lang w:val="pt-PT"/>
              </w:rPr>
            </w:pPr>
            <w:r w:rsidRPr="00484C58">
              <w:rPr>
                <w:sz w:val="18"/>
                <w:szCs w:val="18"/>
                <w:lang w:val="pt-PT"/>
              </w:rPr>
              <w:t>PSTN Tie Pair No Donor</w:t>
            </w:r>
          </w:p>
        </w:tc>
        <w:tc>
          <w:tcPr>
            <w:tcW w:w="361" w:type="pct"/>
          </w:tcPr>
          <w:p w14:paraId="22DF3B6A" w14:textId="77777777" w:rsidR="002021F1" w:rsidRPr="00F0260C" w:rsidRDefault="002021F1" w:rsidP="002021F1">
            <w:pPr>
              <w:spacing w:after="120"/>
              <w:rPr>
                <w:sz w:val="18"/>
                <w:szCs w:val="18"/>
              </w:rPr>
            </w:pPr>
            <w:r>
              <w:rPr>
                <w:sz w:val="18"/>
                <w:szCs w:val="18"/>
              </w:rPr>
              <w:t>46</w:t>
            </w:r>
          </w:p>
        </w:tc>
        <w:tc>
          <w:tcPr>
            <w:tcW w:w="591" w:type="pct"/>
          </w:tcPr>
          <w:p w14:paraId="68F707AE" w14:textId="77777777" w:rsidR="002021F1" w:rsidRPr="00F0260C" w:rsidRDefault="002021F1" w:rsidP="002021F1">
            <w:pPr>
              <w:spacing w:after="120"/>
              <w:rPr>
                <w:sz w:val="18"/>
                <w:szCs w:val="18"/>
              </w:rPr>
            </w:pPr>
            <w:r w:rsidRPr="00F0260C">
              <w:rPr>
                <w:sz w:val="18"/>
                <w:szCs w:val="18"/>
              </w:rPr>
              <w:t>20</w:t>
            </w:r>
          </w:p>
        </w:tc>
        <w:tc>
          <w:tcPr>
            <w:tcW w:w="517" w:type="pct"/>
          </w:tcPr>
          <w:p w14:paraId="67EE8490" w14:textId="77777777" w:rsidR="002021F1" w:rsidRPr="00F0260C" w:rsidRDefault="002021F1" w:rsidP="002021F1">
            <w:pPr>
              <w:spacing w:after="120"/>
              <w:rPr>
                <w:sz w:val="18"/>
                <w:szCs w:val="18"/>
              </w:rPr>
            </w:pPr>
            <w:r w:rsidRPr="00F0260C">
              <w:rPr>
                <w:sz w:val="18"/>
                <w:szCs w:val="18"/>
              </w:rPr>
              <w:t>Text</w:t>
            </w:r>
          </w:p>
        </w:tc>
        <w:tc>
          <w:tcPr>
            <w:tcW w:w="1291" w:type="pct"/>
          </w:tcPr>
          <w:p w14:paraId="446066CC" w14:textId="77777777" w:rsidR="002021F1" w:rsidRPr="00F0260C" w:rsidRDefault="002021F1" w:rsidP="002021F1">
            <w:pPr>
              <w:jc w:val="both"/>
              <w:rPr>
                <w:sz w:val="18"/>
                <w:szCs w:val="18"/>
              </w:rPr>
            </w:pPr>
          </w:p>
        </w:tc>
        <w:tc>
          <w:tcPr>
            <w:tcW w:w="1290" w:type="pct"/>
          </w:tcPr>
          <w:p w14:paraId="41547BD2" w14:textId="77777777" w:rsidR="002021F1" w:rsidRPr="00F0260C" w:rsidRDefault="002021F1" w:rsidP="002021F1">
            <w:pPr>
              <w:jc w:val="both"/>
              <w:rPr>
                <w:sz w:val="18"/>
                <w:szCs w:val="18"/>
              </w:rPr>
            </w:pPr>
          </w:p>
        </w:tc>
      </w:tr>
    </w:tbl>
    <w:p w14:paraId="7F5E0AEE" w14:textId="77777777" w:rsidR="002021F1" w:rsidRPr="00097167" w:rsidRDefault="002021F1" w:rsidP="00870DEA">
      <w:pPr>
        <w:pStyle w:val="Heading2"/>
      </w:pPr>
      <w:bookmarkStart w:id="205" w:name="llu_adjust"/>
      <w:bookmarkStart w:id="206" w:name="_Toc268602770"/>
      <w:bookmarkStart w:id="207" w:name="_Toc292189166"/>
      <w:bookmarkStart w:id="208" w:name="_Toc488928587"/>
      <w:bookmarkStart w:id="209" w:name="_Toc488928812"/>
      <w:bookmarkStart w:id="210" w:name="_Ref4779238"/>
      <w:bookmarkStart w:id="211" w:name="_Toc205994560"/>
      <w:bookmarkEnd w:id="205"/>
      <w:r w:rsidRPr="00870DEA">
        <w:t>ADJUSTMENT</w:t>
      </w:r>
      <w:r w:rsidRPr="00097167">
        <w:t xml:space="preserve"> RECORD</w:t>
      </w:r>
      <w:bookmarkEnd w:id="206"/>
      <w:bookmarkEnd w:id="207"/>
      <w:bookmarkEnd w:id="208"/>
      <w:bookmarkEnd w:id="209"/>
      <w:bookmarkEnd w:id="210"/>
      <w:bookmarkEnd w:id="211"/>
    </w:p>
    <w:p w14:paraId="55D64A6A" w14:textId="77777777" w:rsidR="002021F1" w:rsidRPr="00AE5D83" w:rsidRDefault="002021F1" w:rsidP="002021F1">
      <w:pPr>
        <w:jc w:val="both"/>
      </w:pPr>
      <w:r w:rsidRPr="00AE5D83">
        <w:t>The following adjustment records will be included in the output file and will contain the following data.</w:t>
      </w:r>
    </w:p>
    <w:p w14:paraId="18F1AB63" w14:textId="77777777" w:rsidR="002021F1" w:rsidRPr="00AE5D83" w:rsidRDefault="002021F1" w:rsidP="002021F1">
      <w:pPr>
        <w:jc w:val="both"/>
      </w:pPr>
      <w:r w:rsidRPr="00AE5D83">
        <w:t>Record Type:</w:t>
      </w:r>
      <w:r w:rsidRPr="00AE5D83">
        <w:rPr>
          <w:b/>
        </w:rPr>
        <w:t xml:space="preserve"> ADJUSTMENTS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3102"/>
        <w:gridCol w:w="1230"/>
        <w:gridCol w:w="1477"/>
        <w:gridCol w:w="1724"/>
        <w:gridCol w:w="4185"/>
        <w:gridCol w:w="2458"/>
      </w:tblGrid>
      <w:tr w:rsidR="002021F1" w:rsidRPr="005B4766" w14:paraId="67C72A53" w14:textId="77777777" w:rsidTr="005669D1">
        <w:tc>
          <w:tcPr>
            <w:tcW w:w="1094" w:type="pct"/>
          </w:tcPr>
          <w:p w14:paraId="0A48B781" w14:textId="77777777" w:rsidR="002021F1" w:rsidRPr="005B4766" w:rsidRDefault="002021F1" w:rsidP="002021F1">
            <w:pPr>
              <w:spacing w:after="120"/>
              <w:rPr>
                <w:b/>
                <w:sz w:val="18"/>
                <w:szCs w:val="18"/>
              </w:rPr>
            </w:pPr>
            <w:r w:rsidRPr="005B4766">
              <w:rPr>
                <w:b/>
                <w:sz w:val="18"/>
                <w:szCs w:val="18"/>
              </w:rPr>
              <w:t>Field Name</w:t>
            </w:r>
          </w:p>
        </w:tc>
        <w:tc>
          <w:tcPr>
            <w:tcW w:w="434" w:type="pct"/>
          </w:tcPr>
          <w:p w14:paraId="22B48EBB" w14:textId="77777777" w:rsidR="002021F1" w:rsidRPr="005B4766" w:rsidRDefault="002021F1" w:rsidP="002021F1">
            <w:pPr>
              <w:spacing w:after="120"/>
              <w:rPr>
                <w:b/>
                <w:sz w:val="18"/>
                <w:szCs w:val="18"/>
              </w:rPr>
            </w:pPr>
            <w:r w:rsidRPr="005B4766">
              <w:rPr>
                <w:b/>
                <w:sz w:val="18"/>
                <w:szCs w:val="18"/>
              </w:rPr>
              <w:t>Field No</w:t>
            </w:r>
          </w:p>
        </w:tc>
        <w:tc>
          <w:tcPr>
            <w:tcW w:w="521" w:type="pct"/>
          </w:tcPr>
          <w:p w14:paraId="03D45EA0" w14:textId="77777777" w:rsidR="002021F1" w:rsidRPr="005B4766" w:rsidRDefault="002021F1" w:rsidP="002021F1">
            <w:pPr>
              <w:spacing w:after="120"/>
              <w:rPr>
                <w:b/>
                <w:sz w:val="18"/>
                <w:szCs w:val="18"/>
              </w:rPr>
            </w:pPr>
            <w:r w:rsidRPr="005B4766">
              <w:rPr>
                <w:b/>
                <w:sz w:val="18"/>
                <w:szCs w:val="18"/>
              </w:rPr>
              <w:t xml:space="preserve">Maximum Field Length          </w:t>
            </w:r>
          </w:p>
        </w:tc>
        <w:tc>
          <w:tcPr>
            <w:tcW w:w="608" w:type="pct"/>
          </w:tcPr>
          <w:p w14:paraId="053EC691" w14:textId="77777777" w:rsidR="002021F1" w:rsidRPr="005B4766" w:rsidRDefault="002021F1" w:rsidP="002021F1">
            <w:pPr>
              <w:spacing w:after="120"/>
              <w:rPr>
                <w:b/>
                <w:sz w:val="18"/>
                <w:szCs w:val="18"/>
              </w:rPr>
            </w:pPr>
            <w:r w:rsidRPr="005B4766">
              <w:rPr>
                <w:b/>
                <w:sz w:val="18"/>
                <w:szCs w:val="18"/>
              </w:rPr>
              <w:t>Format</w:t>
            </w:r>
          </w:p>
        </w:tc>
        <w:tc>
          <w:tcPr>
            <w:tcW w:w="1476" w:type="pct"/>
          </w:tcPr>
          <w:p w14:paraId="5454631E" w14:textId="77777777" w:rsidR="002021F1" w:rsidRPr="005B4766" w:rsidRDefault="002021F1" w:rsidP="002021F1">
            <w:pPr>
              <w:spacing w:after="120"/>
              <w:rPr>
                <w:b/>
                <w:sz w:val="18"/>
                <w:szCs w:val="18"/>
              </w:rPr>
            </w:pPr>
            <w:r w:rsidRPr="005B4766">
              <w:rPr>
                <w:b/>
                <w:sz w:val="18"/>
                <w:szCs w:val="18"/>
              </w:rPr>
              <w:t>Value</w:t>
            </w:r>
          </w:p>
        </w:tc>
        <w:tc>
          <w:tcPr>
            <w:tcW w:w="867" w:type="pct"/>
          </w:tcPr>
          <w:p w14:paraId="446B69D0" w14:textId="77777777" w:rsidR="002021F1" w:rsidRPr="005B4766" w:rsidRDefault="002021F1" w:rsidP="002021F1">
            <w:pPr>
              <w:spacing w:after="120"/>
              <w:rPr>
                <w:b/>
                <w:sz w:val="18"/>
                <w:szCs w:val="18"/>
              </w:rPr>
            </w:pPr>
            <w:r>
              <w:rPr>
                <w:b/>
                <w:sz w:val="18"/>
                <w:szCs w:val="18"/>
              </w:rPr>
              <w:t>Note</w:t>
            </w:r>
          </w:p>
        </w:tc>
      </w:tr>
      <w:tr w:rsidR="002021F1" w:rsidRPr="005B4766" w14:paraId="3ACCC3EF" w14:textId="77777777" w:rsidTr="005669D1">
        <w:tc>
          <w:tcPr>
            <w:tcW w:w="1094" w:type="pct"/>
          </w:tcPr>
          <w:p w14:paraId="5EAFA338" w14:textId="77777777" w:rsidR="002021F1" w:rsidRPr="005B4766" w:rsidRDefault="002021F1" w:rsidP="002021F1">
            <w:pPr>
              <w:spacing w:after="120"/>
              <w:rPr>
                <w:sz w:val="18"/>
                <w:szCs w:val="18"/>
              </w:rPr>
            </w:pPr>
            <w:r w:rsidRPr="005B4766">
              <w:rPr>
                <w:sz w:val="18"/>
                <w:szCs w:val="18"/>
              </w:rPr>
              <w:t>Record Type</w:t>
            </w:r>
          </w:p>
        </w:tc>
        <w:tc>
          <w:tcPr>
            <w:tcW w:w="434" w:type="pct"/>
          </w:tcPr>
          <w:p w14:paraId="131578DB" w14:textId="77777777" w:rsidR="002021F1" w:rsidRPr="005B4766" w:rsidRDefault="002021F1" w:rsidP="002021F1">
            <w:pPr>
              <w:spacing w:after="120"/>
              <w:rPr>
                <w:sz w:val="18"/>
                <w:szCs w:val="18"/>
              </w:rPr>
            </w:pPr>
            <w:r w:rsidRPr="005B4766">
              <w:rPr>
                <w:sz w:val="18"/>
                <w:szCs w:val="18"/>
              </w:rPr>
              <w:t>1</w:t>
            </w:r>
          </w:p>
        </w:tc>
        <w:tc>
          <w:tcPr>
            <w:tcW w:w="521" w:type="pct"/>
          </w:tcPr>
          <w:p w14:paraId="39CA3769" w14:textId="77777777" w:rsidR="002021F1" w:rsidRPr="005B4766" w:rsidRDefault="002021F1" w:rsidP="002021F1">
            <w:pPr>
              <w:spacing w:after="120"/>
              <w:rPr>
                <w:sz w:val="18"/>
                <w:szCs w:val="18"/>
              </w:rPr>
            </w:pPr>
            <w:r w:rsidRPr="0047304D">
              <w:rPr>
                <w:sz w:val="18"/>
                <w:szCs w:val="18"/>
              </w:rPr>
              <w:t>255</w:t>
            </w:r>
          </w:p>
        </w:tc>
        <w:tc>
          <w:tcPr>
            <w:tcW w:w="608" w:type="pct"/>
          </w:tcPr>
          <w:p w14:paraId="1DBC866C" w14:textId="77777777" w:rsidR="002021F1" w:rsidRPr="005B4766" w:rsidRDefault="002021F1" w:rsidP="002021F1">
            <w:pPr>
              <w:spacing w:after="120"/>
              <w:rPr>
                <w:sz w:val="18"/>
                <w:szCs w:val="18"/>
              </w:rPr>
            </w:pPr>
            <w:r w:rsidRPr="005B4766">
              <w:rPr>
                <w:sz w:val="18"/>
                <w:szCs w:val="18"/>
              </w:rPr>
              <w:t>Text</w:t>
            </w:r>
          </w:p>
        </w:tc>
        <w:tc>
          <w:tcPr>
            <w:tcW w:w="1476" w:type="pct"/>
          </w:tcPr>
          <w:p w14:paraId="647D9774" w14:textId="77777777" w:rsidR="002021F1" w:rsidRPr="001F6B61" w:rsidRDefault="002021F1" w:rsidP="002021F1">
            <w:pPr>
              <w:spacing w:after="120"/>
              <w:rPr>
                <w:sz w:val="18"/>
                <w:szCs w:val="18"/>
              </w:rPr>
            </w:pPr>
            <w:r w:rsidRPr="001F6B61">
              <w:rPr>
                <w:sz w:val="18"/>
                <w:szCs w:val="18"/>
              </w:rPr>
              <w:t>ADJUSTMENTS</w:t>
            </w:r>
          </w:p>
        </w:tc>
        <w:tc>
          <w:tcPr>
            <w:tcW w:w="867" w:type="pct"/>
          </w:tcPr>
          <w:p w14:paraId="41281C26" w14:textId="77777777" w:rsidR="002021F1" w:rsidRPr="001F6B61" w:rsidRDefault="002021F1" w:rsidP="002021F1">
            <w:pPr>
              <w:jc w:val="both"/>
              <w:rPr>
                <w:sz w:val="18"/>
                <w:szCs w:val="18"/>
              </w:rPr>
            </w:pPr>
          </w:p>
        </w:tc>
      </w:tr>
      <w:tr w:rsidR="002021F1" w:rsidRPr="005B4766" w14:paraId="2EF7B013" w14:textId="77777777" w:rsidTr="005669D1">
        <w:tc>
          <w:tcPr>
            <w:tcW w:w="1094" w:type="pct"/>
          </w:tcPr>
          <w:p w14:paraId="5C857167" w14:textId="77777777" w:rsidR="002021F1" w:rsidRPr="005B4766" w:rsidRDefault="002021F1" w:rsidP="002021F1">
            <w:pPr>
              <w:spacing w:after="120"/>
              <w:rPr>
                <w:sz w:val="18"/>
                <w:szCs w:val="18"/>
              </w:rPr>
            </w:pPr>
            <w:r>
              <w:rPr>
                <w:sz w:val="18"/>
                <w:szCs w:val="18"/>
              </w:rPr>
              <w:t>Adjustment Name</w:t>
            </w:r>
          </w:p>
        </w:tc>
        <w:tc>
          <w:tcPr>
            <w:tcW w:w="434" w:type="pct"/>
          </w:tcPr>
          <w:p w14:paraId="065C647F" w14:textId="77777777" w:rsidR="002021F1" w:rsidRPr="005B4766" w:rsidRDefault="002021F1" w:rsidP="002021F1">
            <w:pPr>
              <w:spacing w:after="120"/>
              <w:rPr>
                <w:sz w:val="18"/>
                <w:szCs w:val="18"/>
              </w:rPr>
            </w:pPr>
            <w:r w:rsidRPr="005B4766">
              <w:rPr>
                <w:sz w:val="18"/>
                <w:szCs w:val="18"/>
              </w:rPr>
              <w:t>2</w:t>
            </w:r>
          </w:p>
        </w:tc>
        <w:tc>
          <w:tcPr>
            <w:tcW w:w="521" w:type="pct"/>
          </w:tcPr>
          <w:p w14:paraId="21881B14" w14:textId="77777777" w:rsidR="002021F1" w:rsidRPr="005B4766" w:rsidRDefault="002021F1" w:rsidP="002021F1">
            <w:pPr>
              <w:spacing w:after="120"/>
              <w:rPr>
                <w:sz w:val="18"/>
                <w:szCs w:val="18"/>
              </w:rPr>
            </w:pPr>
            <w:r>
              <w:rPr>
                <w:sz w:val="18"/>
                <w:szCs w:val="18"/>
              </w:rPr>
              <w:t>40</w:t>
            </w:r>
          </w:p>
        </w:tc>
        <w:tc>
          <w:tcPr>
            <w:tcW w:w="608" w:type="pct"/>
          </w:tcPr>
          <w:p w14:paraId="7D8397EB" w14:textId="77777777" w:rsidR="002021F1" w:rsidRPr="005B4766" w:rsidRDefault="002021F1" w:rsidP="002021F1">
            <w:pPr>
              <w:spacing w:after="120"/>
              <w:rPr>
                <w:sz w:val="18"/>
                <w:szCs w:val="18"/>
              </w:rPr>
            </w:pPr>
            <w:r w:rsidRPr="005B4766">
              <w:rPr>
                <w:sz w:val="18"/>
                <w:szCs w:val="18"/>
              </w:rPr>
              <w:t>Text</w:t>
            </w:r>
          </w:p>
        </w:tc>
        <w:tc>
          <w:tcPr>
            <w:tcW w:w="1476" w:type="pct"/>
          </w:tcPr>
          <w:p w14:paraId="3C68016A" w14:textId="77777777" w:rsidR="002021F1" w:rsidRPr="005B4766" w:rsidRDefault="002021F1" w:rsidP="002021F1">
            <w:pPr>
              <w:spacing w:after="120"/>
              <w:rPr>
                <w:sz w:val="18"/>
                <w:szCs w:val="18"/>
              </w:rPr>
            </w:pPr>
            <w:r w:rsidRPr="00AE5D83">
              <w:rPr>
                <w:sz w:val="18"/>
                <w:szCs w:val="18"/>
              </w:rPr>
              <w:t xml:space="preserve">e.g. </w:t>
            </w:r>
            <w:r w:rsidRPr="00DD1408">
              <w:rPr>
                <w:sz w:val="18"/>
                <w:szCs w:val="18"/>
              </w:rPr>
              <w:t>MPF Singleton Abortive Exchange Visit.</w:t>
            </w:r>
          </w:p>
        </w:tc>
        <w:tc>
          <w:tcPr>
            <w:tcW w:w="867" w:type="pct"/>
          </w:tcPr>
          <w:p w14:paraId="7D0B20D6" w14:textId="77777777" w:rsidR="002021F1" w:rsidRPr="00AE5D83" w:rsidRDefault="002021F1" w:rsidP="002021F1">
            <w:pPr>
              <w:jc w:val="both"/>
              <w:rPr>
                <w:sz w:val="18"/>
                <w:szCs w:val="18"/>
              </w:rPr>
            </w:pPr>
          </w:p>
        </w:tc>
      </w:tr>
      <w:tr w:rsidR="002021F1" w:rsidRPr="005B4766" w14:paraId="0E0EC03B" w14:textId="77777777" w:rsidTr="005669D1">
        <w:tc>
          <w:tcPr>
            <w:tcW w:w="1094" w:type="pct"/>
          </w:tcPr>
          <w:p w14:paraId="6F2A85F7" w14:textId="77777777" w:rsidR="002021F1" w:rsidRPr="003C02DF" w:rsidRDefault="002021F1" w:rsidP="002021F1">
            <w:pPr>
              <w:spacing w:after="120"/>
              <w:rPr>
                <w:sz w:val="18"/>
                <w:szCs w:val="18"/>
              </w:rPr>
            </w:pPr>
            <w:r w:rsidRPr="0047304D">
              <w:rPr>
                <w:sz w:val="18"/>
                <w:szCs w:val="18"/>
              </w:rPr>
              <w:t>*</w:t>
            </w:r>
            <w:r w:rsidRPr="003C02DF">
              <w:rPr>
                <w:sz w:val="18"/>
                <w:szCs w:val="18"/>
              </w:rPr>
              <w:t xml:space="preserve">Product Tariff Name </w:t>
            </w:r>
          </w:p>
        </w:tc>
        <w:tc>
          <w:tcPr>
            <w:tcW w:w="434" w:type="pct"/>
          </w:tcPr>
          <w:p w14:paraId="4D62565B" w14:textId="77777777" w:rsidR="002021F1" w:rsidRPr="003C02DF" w:rsidRDefault="002021F1" w:rsidP="002021F1">
            <w:pPr>
              <w:spacing w:after="120"/>
              <w:rPr>
                <w:sz w:val="18"/>
                <w:szCs w:val="18"/>
              </w:rPr>
            </w:pPr>
            <w:r w:rsidRPr="003C02DF">
              <w:rPr>
                <w:sz w:val="18"/>
                <w:szCs w:val="18"/>
              </w:rPr>
              <w:t>3</w:t>
            </w:r>
          </w:p>
        </w:tc>
        <w:tc>
          <w:tcPr>
            <w:tcW w:w="521" w:type="pct"/>
          </w:tcPr>
          <w:p w14:paraId="5097C430" w14:textId="77777777" w:rsidR="002021F1" w:rsidRPr="003C02DF" w:rsidRDefault="002021F1" w:rsidP="002021F1">
            <w:pPr>
              <w:spacing w:after="120"/>
              <w:rPr>
                <w:sz w:val="18"/>
                <w:szCs w:val="18"/>
              </w:rPr>
            </w:pPr>
            <w:r>
              <w:rPr>
                <w:sz w:val="18"/>
                <w:szCs w:val="18"/>
              </w:rPr>
              <w:t>40</w:t>
            </w:r>
          </w:p>
        </w:tc>
        <w:tc>
          <w:tcPr>
            <w:tcW w:w="608" w:type="pct"/>
          </w:tcPr>
          <w:p w14:paraId="694E4B30" w14:textId="77777777" w:rsidR="002021F1" w:rsidRPr="003C02DF" w:rsidRDefault="002021F1" w:rsidP="002021F1">
            <w:pPr>
              <w:spacing w:after="120"/>
              <w:rPr>
                <w:sz w:val="18"/>
                <w:szCs w:val="18"/>
              </w:rPr>
            </w:pPr>
            <w:r w:rsidRPr="003C02DF">
              <w:rPr>
                <w:sz w:val="18"/>
                <w:szCs w:val="18"/>
              </w:rPr>
              <w:t>Text</w:t>
            </w:r>
          </w:p>
        </w:tc>
        <w:tc>
          <w:tcPr>
            <w:tcW w:w="1476" w:type="pct"/>
          </w:tcPr>
          <w:p w14:paraId="7BA763E6" w14:textId="77777777" w:rsidR="002021F1" w:rsidRPr="003C02DF" w:rsidRDefault="002021F1" w:rsidP="002021F1">
            <w:pPr>
              <w:spacing w:after="120"/>
              <w:rPr>
                <w:sz w:val="18"/>
                <w:szCs w:val="18"/>
              </w:rPr>
            </w:pPr>
            <w:r w:rsidRPr="003C02DF">
              <w:rPr>
                <w:sz w:val="18"/>
                <w:szCs w:val="18"/>
              </w:rPr>
              <w:t>N/A</w:t>
            </w:r>
          </w:p>
        </w:tc>
        <w:tc>
          <w:tcPr>
            <w:tcW w:w="867" w:type="pct"/>
          </w:tcPr>
          <w:p w14:paraId="5FB06B3C" w14:textId="77777777" w:rsidR="002021F1" w:rsidRPr="003C02DF" w:rsidRDefault="002021F1" w:rsidP="002021F1">
            <w:pPr>
              <w:jc w:val="both"/>
              <w:rPr>
                <w:sz w:val="18"/>
                <w:szCs w:val="18"/>
              </w:rPr>
            </w:pPr>
          </w:p>
        </w:tc>
      </w:tr>
      <w:tr w:rsidR="002021F1" w:rsidRPr="005B4766" w14:paraId="6E1E55D3" w14:textId="77777777" w:rsidTr="005669D1">
        <w:tc>
          <w:tcPr>
            <w:tcW w:w="1094" w:type="pct"/>
          </w:tcPr>
          <w:p w14:paraId="66F14C55" w14:textId="77777777" w:rsidR="002021F1" w:rsidRPr="003C02DF" w:rsidRDefault="002021F1" w:rsidP="002021F1">
            <w:pPr>
              <w:spacing w:after="120"/>
              <w:rPr>
                <w:sz w:val="18"/>
                <w:szCs w:val="18"/>
              </w:rPr>
            </w:pPr>
            <w:r w:rsidRPr="003C02DF">
              <w:rPr>
                <w:sz w:val="18"/>
                <w:szCs w:val="18"/>
              </w:rPr>
              <w:t>Adjustment free text field</w:t>
            </w:r>
          </w:p>
        </w:tc>
        <w:tc>
          <w:tcPr>
            <w:tcW w:w="434" w:type="pct"/>
          </w:tcPr>
          <w:p w14:paraId="520A3BDC" w14:textId="77777777" w:rsidR="002021F1" w:rsidRPr="003C02DF" w:rsidRDefault="002021F1" w:rsidP="002021F1">
            <w:pPr>
              <w:spacing w:after="120"/>
              <w:rPr>
                <w:sz w:val="18"/>
                <w:szCs w:val="18"/>
              </w:rPr>
            </w:pPr>
            <w:r w:rsidRPr="003C02DF">
              <w:rPr>
                <w:sz w:val="18"/>
                <w:szCs w:val="18"/>
              </w:rPr>
              <w:t>4</w:t>
            </w:r>
          </w:p>
        </w:tc>
        <w:tc>
          <w:tcPr>
            <w:tcW w:w="521" w:type="pct"/>
          </w:tcPr>
          <w:p w14:paraId="6DA73EBC" w14:textId="77777777" w:rsidR="002021F1" w:rsidRPr="003C02DF" w:rsidRDefault="002021F1" w:rsidP="002021F1">
            <w:pPr>
              <w:spacing w:after="120"/>
              <w:rPr>
                <w:sz w:val="18"/>
                <w:szCs w:val="18"/>
              </w:rPr>
            </w:pPr>
            <w:r w:rsidRPr="003C02DF">
              <w:rPr>
                <w:sz w:val="18"/>
                <w:szCs w:val="18"/>
              </w:rPr>
              <w:t>255</w:t>
            </w:r>
          </w:p>
        </w:tc>
        <w:tc>
          <w:tcPr>
            <w:tcW w:w="608" w:type="pct"/>
          </w:tcPr>
          <w:p w14:paraId="441EAE01" w14:textId="77777777" w:rsidR="002021F1" w:rsidRPr="003C02DF" w:rsidRDefault="002021F1" w:rsidP="002021F1">
            <w:pPr>
              <w:spacing w:after="120"/>
              <w:rPr>
                <w:sz w:val="18"/>
                <w:szCs w:val="18"/>
              </w:rPr>
            </w:pPr>
            <w:r w:rsidRPr="003C02DF">
              <w:rPr>
                <w:sz w:val="18"/>
                <w:szCs w:val="18"/>
              </w:rPr>
              <w:t>Text</w:t>
            </w:r>
          </w:p>
        </w:tc>
        <w:tc>
          <w:tcPr>
            <w:tcW w:w="1476" w:type="pct"/>
          </w:tcPr>
          <w:p w14:paraId="68063201" w14:textId="77777777" w:rsidR="002021F1" w:rsidRPr="003C02DF" w:rsidRDefault="002021F1" w:rsidP="002021F1">
            <w:pPr>
              <w:spacing w:after="120"/>
              <w:rPr>
                <w:sz w:val="18"/>
                <w:szCs w:val="18"/>
              </w:rPr>
            </w:pPr>
            <w:r w:rsidRPr="00DD1408">
              <w:rPr>
                <w:sz w:val="18"/>
                <w:szCs w:val="18"/>
              </w:rPr>
              <w:t>e.g. Adjustment for MPF Singleton Abortive Exchange Visit</w:t>
            </w:r>
          </w:p>
        </w:tc>
        <w:tc>
          <w:tcPr>
            <w:tcW w:w="867" w:type="pct"/>
          </w:tcPr>
          <w:p w14:paraId="50B941CE" w14:textId="77777777" w:rsidR="002021F1" w:rsidRPr="003C02DF" w:rsidRDefault="002021F1" w:rsidP="002021F1">
            <w:pPr>
              <w:jc w:val="both"/>
              <w:rPr>
                <w:sz w:val="18"/>
                <w:szCs w:val="18"/>
              </w:rPr>
            </w:pPr>
          </w:p>
        </w:tc>
      </w:tr>
      <w:tr w:rsidR="002021F1" w:rsidRPr="005B4766" w14:paraId="4EC35B55" w14:textId="77777777" w:rsidTr="005669D1">
        <w:tc>
          <w:tcPr>
            <w:tcW w:w="1094" w:type="pct"/>
          </w:tcPr>
          <w:p w14:paraId="1CCF5F43" w14:textId="77777777" w:rsidR="002021F1" w:rsidRPr="003C02DF" w:rsidRDefault="002021F1" w:rsidP="002021F1">
            <w:pPr>
              <w:spacing w:after="120"/>
              <w:rPr>
                <w:sz w:val="18"/>
                <w:szCs w:val="18"/>
              </w:rPr>
            </w:pPr>
            <w:r w:rsidRPr="0047304D">
              <w:rPr>
                <w:sz w:val="18"/>
                <w:szCs w:val="18"/>
              </w:rPr>
              <w:t>*</w:t>
            </w:r>
            <w:r w:rsidRPr="003C02DF">
              <w:rPr>
                <w:sz w:val="18"/>
                <w:szCs w:val="18"/>
              </w:rPr>
              <w:t>Charge Desc/Type</w:t>
            </w:r>
          </w:p>
        </w:tc>
        <w:tc>
          <w:tcPr>
            <w:tcW w:w="434" w:type="pct"/>
          </w:tcPr>
          <w:p w14:paraId="5A865E7C" w14:textId="77777777" w:rsidR="002021F1" w:rsidRPr="003C02DF" w:rsidRDefault="002021F1" w:rsidP="002021F1">
            <w:pPr>
              <w:spacing w:after="120"/>
              <w:rPr>
                <w:sz w:val="18"/>
                <w:szCs w:val="18"/>
              </w:rPr>
            </w:pPr>
            <w:r w:rsidRPr="003C02DF">
              <w:rPr>
                <w:sz w:val="18"/>
                <w:szCs w:val="18"/>
              </w:rPr>
              <w:t>5</w:t>
            </w:r>
          </w:p>
        </w:tc>
        <w:tc>
          <w:tcPr>
            <w:tcW w:w="521" w:type="pct"/>
          </w:tcPr>
          <w:p w14:paraId="6FE3B062" w14:textId="77777777" w:rsidR="002021F1" w:rsidRPr="003C02DF" w:rsidRDefault="002021F1" w:rsidP="002021F1">
            <w:pPr>
              <w:spacing w:after="120"/>
              <w:rPr>
                <w:sz w:val="18"/>
                <w:szCs w:val="18"/>
              </w:rPr>
            </w:pPr>
            <w:r w:rsidRPr="003C02DF">
              <w:rPr>
                <w:sz w:val="18"/>
                <w:szCs w:val="18"/>
              </w:rPr>
              <w:t>20</w:t>
            </w:r>
          </w:p>
        </w:tc>
        <w:tc>
          <w:tcPr>
            <w:tcW w:w="608" w:type="pct"/>
          </w:tcPr>
          <w:p w14:paraId="0CF28AAD" w14:textId="77777777" w:rsidR="002021F1" w:rsidRPr="003C02DF" w:rsidRDefault="002021F1" w:rsidP="002021F1">
            <w:pPr>
              <w:spacing w:after="120"/>
              <w:rPr>
                <w:sz w:val="18"/>
                <w:szCs w:val="18"/>
              </w:rPr>
            </w:pPr>
            <w:r w:rsidRPr="003C02DF">
              <w:rPr>
                <w:sz w:val="18"/>
                <w:szCs w:val="18"/>
              </w:rPr>
              <w:t>Text</w:t>
            </w:r>
          </w:p>
        </w:tc>
        <w:tc>
          <w:tcPr>
            <w:tcW w:w="1476" w:type="pct"/>
          </w:tcPr>
          <w:p w14:paraId="4FBED80D" w14:textId="77777777" w:rsidR="002021F1" w:rsidRPr="003C02DF" w:rsidRDefault="002021F1" w:rsidP="002021F1">
            <w:pPr>
              <w:spacing w:after="120"/>
              <w:rPr>
                <w:sz w:val="18"/>
                <w:szCs w:val="18"/>
              </w:rPr>
            </w:pPr>
            <w:r w:rsidRPr="003C02DF">
              <w:rPr>
                <w:sz w:val="18"/>
                <w:szCs w:val="18"/>
              </w:rPr>
              <w:t>N/A</w:t>
            </w:r>
          </w:p>
        </w:tc>
        <w:tc>
          <w:tcPr>
            <w:tcW w:w="867" w:type="pct"/>
          </w:tcPr>
          <w:p w14:paraId="67735651" w14:textId="77777777" w:rsidR="002021F1" w:rsidRPr="003C02DF" w:rsidRDefault="002021F1" w:rsidP="002021F1">
            <w:pPr>
              <w:jc w:val="both"/>
              <w:rPr>
                <w:sz w:val="18"/>
                <w:szCs w:val="18"/>
              </w:rPr>
            </w:pPr>
          </w:p>
        </w:tc>
      </w:tr>
      <w:tr w:rsidR="002021F1" w:rsidRPr="005B4766" w14:paraId="01BC6AD6" w14:textId="77777777" w:rsidTr="005669D1">
        <w:tc>
          <w:tcPr>
            <w:tcW w:w="1094" w:type="pct"/>
          </w:tcPr>
          <w:p w14:paraId="3793BA06" w14:textId="77777777" w:rsidR="002021F1" w:rsidRPr="003C02DF" w:rsidRDefault="002021F1" w:rsidP="002021F1">
            <w:pPr>
              <w:spacing w:after="120"/>
              <w:rPr>
                <w:sz w:val="18"/>
                <w:szCs w:val="18"/>
              </w:rPr>
            </w:pPr>
            <w:r w:rsidRPr="0047304D">
              <w:rPr>
                <w:sz w:val="18"/>
                <w:szCs w:val="18"/>
              </w:rPr>
              <w:t>*</w:t>
            </w:r>
            <w:r w:rsidRPr="003C02DF">
              <w:rPr>
                <w:sz w:val="18"/>
                <w:szCs w:val="18"/>
              </w:rPr>
              <w:t>Charge Reason</w:t>
            </w:r>
          </w:p>
        </w:tc>
        <w:tc>
          <w:tcPr>
            <w:tcW w:w="434" w:type="pct"/>
          </w:tcPr>
          <w:p w14:paraId="39545278" w14:textId="77777777" w:rsidR="002021F1" w:rsidRPr="003C02DF" w:rsidRDefault="002021F1" w:rsidP="002021F1">
            <w:pPr>
              <w:spacing w:after="120"/>
              <w:rPr>
                <w:sz w:val="18"/>
                <w:szCs w:val="18"/>
              </w:rPr>
            </w:pPr>
            <w:r w:rsidRPr="003C02DF">
              <w:rPr>
                <w:sz w:val="18"/>
                <w:szCs w:val="18"/>
              </w:rPr>
              <w:t>6</w:t>
            </w:r>
          </w:p>
        </w:tc>
        <w:tc>
          <w:tcPr>
            <w:tcW w:w="521" w:type="pct"/>
          </w:tcPr>
          <w:p w14:paraId="72EC9AB6" w14:textId="77777777" w:rsidR="002021F1" w:rsidRPr="003C02DF" w:rsidRDefault="002021F1" w:rsidP="002021F1">
            <w:pPr>
              <w:spacing w:after="120"/>
              <w:rPr>
                <w:sz w:val="18"/>
                <w:szCs w:val="18"/>
              </w:rPr>
            </w:pPr>
            <w:r w:rsidRPr="003C02DF">
              <w:rPr>
                <w:sz w:val="18"/>
                <w:szCs w:val="18"/>
              </w:rPr>
              <w:t>40</w:t>
            </w:r>
          </w:p>
        </w:tc>
        <w:tc>
          <w:tcPr>
            <w:tcW w:w="608" w:type="pct"/>
          </w:tcPr>
          <w:p w14:paraId="79F81F24" w14:textId="77777777" w:rsidR="002021F1" w:rsidRPr="003C02DF" w:rsidRDefault="002021F1" w:rsidP="002021F1">
            <w:pPr>
              <w:spacing w:after="120"/>
              <w:rPr>
                <w:sz w:val="18"/>
                <w:szCs w:val="18"/>
              </w:rPr>
            </w:pPr>
            <w:r w:rsidRPr="003C02DF">
              <w:rPr>
                <w:sz w:val="18"/>
                <w:szCs w:val="18"/>
              </w:rPr>
              <w:t>Text</w:t>
            </w:r>
          </w:p>
        </w:tc>
        <w:tc>
          <w:tcPr>
            <w:tcW w:w="1476" w:type="pct"/>
          </w:tcPr>
          <w:p w14:paraId="3ECF9EFD" w14:textId="77777777" w:rsidR="002021F1" w:rsidRPr="003C02DF" w:rsidRDefault="002021F1" w:rsidP="002021F1">
            <w:pPr>
              <w:spacing w:after="120"/>
              <w:rPr>
                <w:sz w:val="18"/>
                <w:szCs w:val="18"/>
              </w:rPr>
            </w:pPr>
            <w:r w:rsidRPr="003C02DF">
              <w:rPr>
                <w:sz w:val="18"/>
                <w:szCs w:val="18"/>
              </w:rPr>
              <w:t>N/A.</w:t>
            </w:r>
          </w:p>
        </w:tc>
        <w:tc>
          <w:tcPr>
            <w:tcW w:w="867" w:type="pct"/>
          </w:tcPr>
          <w:p w14:paraId="3E1333F1" w14:textId="77777777" w:rsidR="002021F1" w:rsidRPr="003C02DF" w:rsidRDefault="002021F1" w:rsidP="002021F1">
            <w:pPr>
              <w:jc w:val="both"/>
              <w:rPr>
                <w:sz w:val="18"/>
                <w:szCs w:val="18"/>
              </w:rPr>
            </w:pPr>
          </w:p>
        </w:tc>
      </w:tr>
      <w:tr w:rsidR="002021F1" w:rsidRPr="005B4766" w14:paraId="4B4E77F7" w14:textId="77777777" w:rsidTr="005669D1">
        <w:tc>
          <w:tcPr>
            <w:tcW w:w="1094" w:type="pct"/>
          </w:tcPr>
          <w:p w14:paraId="345B55C1" w14:textId="77777777" w:rsidR="002021F1" w:rsidRPr="003C02DF" w:rsidRDefault="002021F1" w:rsidP="002021F1">
            <w:pPr>
              <w:spacing w:after="120"/>
              <w:rPr>
                <w:sz w:val="18"/>
                <w:szCs w:val="18"/>
              </w:rPr>
            </w:pPr>
            <w:r w:rsidRPr="003C02DF">
              <w:rPr>
                <w:sz w:val="18"/>
                <w:szCs w:val="18"/>
              </w:rPr>
              <w:t>Adjustment Date</w:t>
            </w:r>
          </w:p>
        </w:tc>
        <w:tc>
          <w:tcPr>
            <w:tcW w:w="434" w:type="pct"/>
          </w:tcPr>
          <w:p w14:paraId="2EF5A7EE" w14:textId="77777777" w:rsidR="002021F1" w:rsidRPr="003C02DF" w:rsidRDefault="002021F1" w:rsidP="002021F1">
            <w:pPr>
              <w:spacing w:after="120"/>
              <w:rPr>
                <w:sz w:val="18"/>
                <w:szCs w:val="18"/>
              </w:rPr>
            </w:pPr>
            <w:r w:rsidRPr="003C02DF">
              <w:rPr>
                <w:sz w:val="18"/>
                <w:szCs w:val="18"/>
              </w:rPr>
              <w:t>7</w:t>
            </w:r>
          </w:p>
        </w:tc>
        <w:tc>
          <w:tcPr>
            <w:tcW w:w="521" w:type="pct"/>
          </w:tcPr>
          <w:p w14:paraId="213825A3" w14:textId="77777777" w:rsidR="002021F1" w:rsidRPr="003C02DF" w:rsidRDefault="002021F1" w:rsidP="002021F1">
            <w:pPr>
              <w:spacing w:after="120"/>
              <w:rPr>
                <w:sz w:val="18"/>
                <w:szCs w:val="18"/>
              </w:rPr>
            </w:pPr>
          </w:p>
        </w:tc>
        <w:tc>
          <w:tcPr>
            <w:tcW w:w="608" w:type="pct"/>
          </w:tcPr>
          <w:p w14:paraId="02089F55" w14:textId="77777777" w:rsidR="002021F1" w:rsidRPr="003C02DF" w:rsidRDefault="002021F1" w:rsidP="002021F1">
            <w:pPr>
              <w:spacing w:after="120"/>
              <w:rPr>
                <w:sz w:val="18"/>
                <w:szCs w:val="18"/>
              </w:rPr>
            </w:pPr>
            <w:r w:rsidRPr="003C02DF">
              <w:rPr>
                <w:sz w:val="18"/>
                <w:szCs w:val="18"/>
              </w:rPr>
              <w:t>YYYYMMDD</w:t>
            </w:r>
          </w:p>
        </w:tc>
        <w:tc>
          <w:tcPr>
            <w:tcW w:w="1476" w:type="pct"/>
          </w:tcPr>
          <w:p w14:paraId="1FD52D70" w14:textId="77777777" w:rsidR="002021F1" w:rsidRPr="003C02DF" w:rsidRDefault="002021F1" w:rsidP="002021F1">
            <w:pPr>
              <w:spacing w:after="120"/>
              <w:rPr>
                <w:sz w:val="18"/>
                <w:szCs w:val="18"/>
              </w:rPr>
            </w:pPr>
            <w:r w:rsidRPr="003C02DF">
              <w:rPr>
                <w:sz w:val="18"/>
                <w:szCs w:val="18"/>
              </w:rPr>
              <w:t>e.g. 20090101</w:t>
            </w:r>
          </w:p>
        </w:tc>
        <w:tc>
          <w:tcPr>
            <w:tcW w:w="867" w:type="pct"/>
          </w:tcPr>
          <w:p w14:paraId="503CE5F3" w14:textId="77777777" w:rsidR="002021F1" w:rsidRPr="003C02DF" w:rsidRDefault="002021F1" w:rsidP="002021F1">
            <w:pPr>
              <w:jc w:val="both"/>
              <w:rPr>
                <w:sz w:val="18"/>
                <w:szCs w:val="18"/>
              </w:rPr>
            </w:pPr>
          </w:p>
        </w:tc>
      </w:tr>
      <w:tr w:rsidR="002021F1" w:rsidRPr="005B4766" w14:paraId="3ED7B5F2" w14:textId="77777777" w:rsidTr="005669D1">
        <w:tc>
          <w:tcPr>
            <w:tcW w:w="1094" w:type="pct"/>
          </w:tcPr>
          <w:p w14:paraId="1C5D0CA9" w14:textId="77777777" w:rsidR="002021F1" w:rsidRPr="003C02DF" w:rsidRDefault="002021F1" w:rsidP="002021F1">
            <w:pPr>
              <w:spacing w:after="120"/>
              <w:rPr>
                <w:sz w:val="18"/>
                <w:szCs w:val="18"/>
              </w:rPr>
            </w:pPr>
            <w:r w:rsidRPr="0047304D">
              <w:rPr>
                <w:sz w:val="18"/>
                <w:szCs w:val="18"/>
              </w:rPr>
              <w:t>*</w:t>
            </w:r>
            <w:r w:rsidRPr="003C02DF">
              <w:rPr>
                <w:sz w:val="18"/>
                <w:szCs w:val="18"/>
              </w:rPr>
              <w:t>End Date</w:t>
            </w:r>
          </w:p>
        </w:tc>
        <w:tc>
          <w:tcPr>
            <w:tcW w:w="434" w:type="pct"/>
          </w:tcPr>
          <w:p w14:paraId="38BB5F46" w14:textId="77777777" w:rsidR="002021F1" w:rsidRPr="003C02DF" w:rsidRDefault="002021F1" w:rsidP="002021F1">
            <w:pPr>
              <w:spacing w:after="120"/>
              <w:rPr>
                <w:sz w:val="18"/>
                <w:szCs w:val="18"/>
              </w:rPr>
            </w:pPr>
            <w:r w:rsidRPr="003C02DF">
              <w:rPr>
                <w:sz w:val="18"/>
                <w:szCs w:val="18"/>
              </w:rPr>
              <w:t>8</w:t>
            </w:r>
          </w:p>
        </w:tc>
        <w:tc>
          <w:tcPr>
            <w:tcW w:w="521" w:type="pct"/>
          </w:tcPr>
          <w:p w14:paraId="0742DCE5" w14:textId="77777777" w:rsidR="002021F1" w:rsidRPr="003C02DF" w:rsidRDefault="002021F1" w:rsidP="002021F1">
            <w:pPr>
              <w:spacing w:after="120"/>
              <w:rPr>
                <w:sz w:val="18"/>
                <w:szCs w:val="18"/>
              </w:rPr>
            </w:pPr>
          </w:p>
        </w:tc>
        <w:tc>
          <w:tcPr>
            <w:tcW w:w="608" w:type="pct"/>
          </w:tcPr>
          <w:p w14:paraId="2B20F637" w14:textId="77777777" w:rsidR="002021F1" w:rsidRPr="003C02DF" w:rsidRDefault="002021F1" w:rsidP="002021F1">
            <w:pPr>
              <w:spacing w:after="120"/>
              <w:rPr>
                <w:sz w:val="18"/>
                <w:szCs w:val="18"/>
              </w:rPr>
            </w:pPr>
            <w:r w:rsidRPr="003C02DF">
              <w:rPr>
                <w:sz w:val="18"/>
                <w:szCs w:val="18"/>
              </w:rPr>
              <w:t>YYYYMMDD</w:t>
            </w:r>
          </w:p>
        </w:tc>
        <w:tc>
          <w:tcPr>
            <w:tcW w:w="1476" w:type="pct"/>
          </w:tcPr>
          <w:p w14:paraId="2A925839" w14:textId="77777777" w:rsidR="002021F1" w:rsidRPr="003C02DF" w:rsidRDefault="002021F1" w:rsidP="002021F1">
            <w:pPr>
              <w:spacing w:after="120"/>
              <w:rPr>
                <w:sz w:val="18"/>
                <w:szCs w:val="18"/>
              </w:rPr>
            </w:pPr>
            <w:r w:rsidRPr="003C02DF">
              <w:rPr>
                <w:sz w:val="18"/>
                <w:szCs w:val="18"/>
              </w:rPr>
              <w:t>N/A</w:t>
            </w:r>
          </w:p>
        </w:tc>
        <w:tc>
          <w:tcPr>
            <w:tcW w:w="867" w:type="pct"/>
          </w:tcPr>
          <w:p w14:paraId="4B4F5E0B" w14:textId="77777777" w:rsidR="002021F1" w:rsidRPr="003C02DF" w:rsidRDefault="002021F1" w:rsidP="002021F1">
            <w:pPr>
              <w:jc w:val="both"/>
              <w:rPr>
                <w:sz w:val="18"/>
                <w:szCs w:val="18"/>
              </w:rPr>
            </w:pPr>
          </w:p>
        </w:tc>
      </w:tr>
      <w:tr w:rsidR="002021F1" w:rsidRPr="005B4766" w14:paraId="48FAEC4C" w14:textId="77777777" w:rsidTr="005669D1">
        <w:tc>
          <w:tcPr>
            <w:tcW w:w="1094" w:type="pct"/>
          </w:tcPr>
          <w:p w14:paraId="746BD89B" w14:textId="77777777" w:rsidR="002021F1" w:rsidRPr="003C02DF" w:rsidRDefault="002021F1" w:rsidP="002021F1">
            <w:pPr>
              <w:spacing w:after="120"/>
              <w:rPr>
                <w:sz w:val="18"/>
                <w:szCs w:val="18"/>
              </w:rPr>
            </w:pPr>
            <w:r w:rsidRPr="0047304D">
              <w:rPr>
                <w:sz w:val="18"/>
                <w:szCs w:val="18"/>
              </w:rPr>
              <w:t>*</w:t>
            </w:r>
            <w:r w:rsidRPr="003C02DF">
              <w:rPr>
                <w:sz w:val="18"/>
                <w:szCs w:val="18"/>
              </w:rPr>
              <w:t>Address Line 1</w:t>
            </w:r>
          </w:p>
        </w:tc>
        <w:tc>
          <w:tcPr>
            <w:tcW w:w="434" w:type="pct"/>
          </w:tcPr>
          <w:p w14:paraId="6861AE63" w14:textId="77777777" w:rsidR="002021F1" w:rsidRPr="003C02DF" w:rsidRDefault="002021F1" w:rsidP="002021F1">
            <w:pPr>
              <w:spacing w:after="120"/>
              <w:rPr>
                <w:sz w:val="18"/>
                <w:szCs w:val="18"/>
              </w:rPr>
            </w:pPr>
            <w:r w:rsidRPr="003C02DF">
              <w:rPr>
                <w:sz w:val="18"/>
                <w:szCs w:val="18"/>
              </w:rPr>
              <w:t>9</w:t>
            </w:r>
          </w:p>
        </w:tc>
        <w:tc>
          <w:tcPr>
            <w:tcW w:w="521" w:type="pct"/>
          </w:tcPr>
          <w:p w14:paraId="066C0461" w14:textId="77777777" w:rsidR="002021F1" w:rsidRPr="003C02DF" w:rsidRDefault="002021F1" w:rsidP="002021F1">
            <w:pPr>
              <w:spacing w:after="120"/>
              <w:rPr>
                <w:sz w:val="18"/>
                <w:szCs w:val="18"/>
              </w:rPr>
            </w:pPr>
            <w:r w:rsidRPr="003C02DF">
              <w:rPr>
                <w:sz w:val="18"/>
                <w:szCs w:val="18"/>
              </w:rPr>
              <w:t>80</w:t>
            </w:r>
          </w:p>
        </w:tc>
        <w:tc>
          <w:tcPr>
            <w:tcW w:w="608" w:type="pct"/>
          </w:tcPr>
          <w:p w14:paraId="78F0ACBD" w14:textId="77777777" w:rsidR="002021F1" w:rsidRPr="003C02DF" w:rsidRDefault="002021F1" w:rsidP="002021F1">
            <w:pPr>
              <w:spacing w:after="120"/>
              <w:rPr>
                <w:sz w:val="18"/>
                <w:szCs w:val="18"/>
              </w:rPr>
            </w:pPr>
            <w:r w:rsidRPr="003C02DF">
              <w:rPr>
                <w:sz w:val="18"/>
                <w:szCs w:val="18"/>
              </w:rPr>
              <w:t>Text</w:t>
            </w:r>
          </w:p>
        </w:tc>
        <w:tc>
          <w:tcPr>
            <w:tcW w:w="1476" w:type="pct"/>
          </w:tcPr>
          <w:p w14:paraId="441FD502" w14:textId="77777777" w:rsidR="002021F1" w:rsidRPr="003C02DF" w:rsidRDefault="002021F1" w:rsidP="002021F1">
            <w:pPr>
              <w:spacing w:after="120"/>
              <w:rPr>
                <w:sz w:val="18"/>
                <w:szCs w:val="18"/>
              </w:rPr>
            </w:pPr>
            <w:r w:rsidRPr="003C02DF">
              <w:rPr>
                <w:sz w:val="18"/>
                <w:szCs w:val="18"/>
              </w:rPr>
              <w:t>N/A</w:t>
            </w:r>
          </w:p>
        </w:tc>
        <w:tc>
          <w:tcPr>
            <w:tcW w:w="867" w:type="pct"/>
          </w:tcPr>
          <w:p w14:paraId="143B7B6E" w14:textId="77777777" w:rsidR="002021F1" w:rsidRPr="003C02DF" w:rsidRDefault="002021F1" w:rsidP="002021F1">
            <w:pPr>
              <w:jc w:val="both"/>
              <w:rPr>
                <w:sz w:val="18"/>
                <w:szCs w:val="18"/>
              </w:rPr>
            </w:pPr>
          </w:p>
        </w:tc>
      </w:tr>
      <w:tr w:rsidR="002021F1" w:rsidRPr="005B4766" w14:paraId="277FD33D" w14:textId="77777777" w:rsidTr="005669D1">
        <w:tc>
          <w:tcPr>
            <w:tcW w:w="1094" w:type="pct"/>
          </w:tcPr>
          <w:p w14:paraId="5D48086F" w14:textId="77777777" w:rsidR="002021F1" w:rsidRPr="003C02DF" w:rsidRDefault="002021F1" w:rsidP="002021F1">
            <w:pPr>
              <w:spacing w:after="120"/>
              <w:rPr>
                <w:sz w:val="18"/>
                <w:szCs w:val="18"/>
              </w:rPr>
            </w:pPr>
            <w:r w:rsidRPr="0047304D">
              <w:rPr>
                <w:sz w:val="18"/>
                <w:szCs w:val="18"/>
              </w:rPr>
              <w:t>*</w:t>
            </w:r>
            <w:r w:rsidRPr="003C02DF">
              <w:rPr>
                <w:sz w:val="18"/>
                <w:szCs w:val="18"/>
              </w:rPr>
              <w:t>Post Code</w:t>
            </w:r>
          </w:p>
        </w:tc>
        <w:tc>
          <w:tcPr>
            <w:tcW w:w="434" w:type="pct"/>
          </w:tcPr>
          <w:p w14:paraId="2F786896" w14:textId="77777777" w:rsidR="002021F1" w:rsidRPr="003C02DF" w:rsidRDefault="002021F1" w:rsidP="002021F1">
            <w:pPr>
              <w:spacing w:after="120"/>
              <w:rPr>
                <w:sz w:val="18"/>
                <w:szCs w:val="18"/>
              </w:rPr>
            </w:pPr>
            <w:r w:rsidRPr="003C02DF">
              <w:rPr>
                <w:sz w:val="18"/>
                <w:szCs w:val="18"/>
              </w:rPr>
              <w:t>10</w:t>
            </w:r>
          </w:p>
        </w:tc>
        <w:tc>
          <w:tcPr>
            <w:tcW w:w="521" w:type="pct"/>
          </w:tcPr>
          <w:p w14:paraId="3951094D" w14:textId="77777777" w:rsidR="002021F1" w:rsidRPr="003C02DF" w:rsidRDefault="002021F1" w:rsidP="002021F1">
            <w:pPr>
              <w:spacing w:after="120"/>
              <w:rPr>
                <w:sz w:val="18"/>
                <w:szCs w:val="18"/>
              </w:rPr>
            </w:pPr>
            <w:r w:rsidRPr="003C02DF">
              <w:rPr>
                <w:sz w:val="18"/>
                <w:szCs w:val="18"/>
              </w:rPr>
              <w:t>16</w:t>
            </w:r>
          </w:p>
        </w:tc>
        <w:tc>
          <w:tcPr>
            <w:tcW w:w="608" w:type="pct"/>
          </w:tcPr>
          <w:p w14:paraId="74DE9B66" w14:textId="77777777" w:rsidR="002021F1" w:rsidRPr="003C02DF" w:rsidRDefault="002021F1" w:rsidP="002021F1">
            <w:pPr>
              <w:spacing w:after="120"/>
              <w:rPr>
                <w:sz w:val="18"/>
                <w:szCs w:val="18"/>
              </w:rPr>
            </w:pPr>
            <w:r w:rsidRPr="003C02DF">
              <w:rPr>
                <w:sz w:val="18"/>
                <w:szCs w:val="18"/>
              </w:rPr>
              <w:t>Text</w:t>
            </w:r>
          </w:p>
        </w:tc>
        <w:tc>
          <w:tcPr>
            <w:tcW w:w="1476" w:type="pct"/>
          </w:tcPr>
          <w:p w14:paraId="1AFC7C63" w14:textId="77777777" w:rsidR="002021F1" w:rsidRPr="003C02DF" w:rsidRDefault="002021F1" w:rsidP="002021F1">
            <w:pPr>
              <w:spacing w:after="120"/>
              <w:rPr>
                <w:sz w:val="18"/>
                <w:szCs w:val="18"/>
              </w:rPr>
            </w:pPr>
            <w:r w:rsidRPr="003C02DF">
              <w:rPr>
                <w:sz w:val="18"/>
                <w:szCs w:val="18"/>
              </w:rPr>
              <w:t>N/A</w:t>
            </w:r>
          </w:p>
        </w:tc>
        <w:tc>
          <w:tcPr>
            <w:tcW w:w="867" w:type="pct"/>
          </w:tcPr>
          <w:p w14:paraId="633C9DD5" w14:textId="77777777" w:rsidR="002021F1" w:rsidRPr="003C02DF" w:rsidRDefault="002021F1" w:rsidP="002021F1">
            <w:pPr>
              <w:jc w:val="both"/>
              <w:rPr>
                <w:sz w:val="18"/>
                <w:szCs w:val="18"/>
              </w:rPr>
            </w:pPr>
          </w:p>
        </w:tc>
      </w:tr>
      <w:tr w:rsidR="002021F1" w:rsidRPr="005B4766" w14:paraId="4129A1D9" w14:textId="77777777" w:rsidTr="005669D1">
        <w:tc>
          <w:tcPr>
            <w:tcW w:w="1094" w:type="pct"/>
          </w:tcPr>
          <w:p w14:paraId="6DD7A359" w14:textId="77777777" w:rsidR="002021F1" w:rsidRPr="003C02DF" w:rsidRDefault="002021F1" w:rsidP="002021F1">
            <w:pPr>
              <w:spacing w:after="120"/>
              <w:rPr>
                <w:sz w:val="18"/>
                <w:szCs w:val="18"/>
              </w:rPr>
            </w:pPr>
            <w:r w:rsidRPr="0047304D">
              <w:rPr>
                <w:sz w:val="18"/>
                <w:szCs w:val="18"/>
              </w:rPr>
              <w:t>*</w:t>
            </w:r>
            <w:r w:rsidRPr="003C02DF">
              <w:rPr>
                <w:sz w:val="18"/>
                <w:szCs w:val="18"/>
              </w:rPr>
              <w:t>CSS/</w:t>
            </w:r>
            <w:r w:rsidR="00A26F4E">
              <w:rPr>
                <w:sz w:val="18"/>
                <w:szCs w:val="18"/>
              </w:rPr>
              <w:t>Siebel</w:t>
            </w:r>
            <w:r w:rsidRPr="003C02DF">
              <w:rPr>
                <w:sz w:val="18"/>
                <w:szCs w:val="18"/>
              </w:rPr>
              <w:t xml:space="preserve"> Job No</w:t>
            </w:r>
          </w:p>
        </w:tc>
        <w:tc>
          <w:tcPr>
            <w:tcW w:w="434" w:type="pct"/>
          </w:tcPr>
          <w:p w14:paraId="04A28585" w14:textId="77777777" w:rsidR="002021F1" w:rsidRPr="003C02DF" w:rsidRDefault="002021F1" w:rsidP="002021F1">
            <w:pPr>
              <w:spacing w:after="120"/>
              <w:rPr>
                <w:sz w:val="18"/>
                <w:szCs w:val="18"/>
              </w:rPr>
            </w:pPr>
            <w:r w:rsidRPr="003C02DF">
              <w:rPr>
                <w:sz w:val="18"/>
                <w:szCs w:val="18"/>
              </w:rPr>
              <w:t>11</w:t>
            </w:r>
          </w:p>
        </w:tc>
        <w:tc>
          <w:tcPr>
            <w:tcW w:w="521" w:type="pct"/>
          </w:tcPr>
          <w:p w14:paraId="69E90047" w14:textId="77777777" w:rsidR="002021F1" w:rsidRPr="003C02DF" w:rsidRDefault="002021F1" w:rsidP="002021F1">
            <w:pPr>
              <w:spacing w:after="120"/>
              <w:rPr>
                <w:sz w:val="18"/>
                <w:szCs w:val="18"/>
              </w:rPr>
            </w:pPr>
            <w:r w:rsidRPr="003C02DF">
              <w:rPr>
                <w:sz w:val="18"/>
                <w:szCs w:val="18"/>
              </w:rPr>
              <w:t>20</w:t>
            </w:r>
          </w:p>
        </w:tc>
        <w:tc>
          <w:tcPr>
            <w:tcW w:w="608" w:type="pct"/>
          </w:tcPr>
          <w:p w14:paraId="2ABC9024" w14:textId="77777777" w:rsidR="002021F1" w:rsidRPr="003C02DF" w:rsidRDefault="002021F1" w:rsidP="002021F1">
            <w:pPr>
              <w:spacing w:after="120"/>
              <w:rPr>
                <w:sz w:val="18"/>
                <w:szCs w:val="18"/>
              </w:rPr>
            </w:pPr>
            <w:r w:rsidRPr="003C02DF">
              <w:rPr>
                <w:sz w:val="18"/>
                <w:szCs w:val="18"/>
              </w:rPr>
              <w:t>Text</w:t>
            </w:r>
          </w:p>
        </w:tc>
        <w:tc>
          <w:tcPr>
            <w:tcW w:w="1476" w:type="pct"/>
          </w:tcPr>
          <w:p w14:paraId="1EF28195" w14:textId="77777777" w:rsidR="002021F1" w:rsidRPr="003C02DF" w:rsidRDefault="002021F1" w:rsidP="002021F1">
            <w:pPr>
              <w:spacing w:after="120"/>
              <w:rPr>
                <w:sz w:val="18"/>
                <w:szCs w:val="18"/>
              </w:rPr>
            </w:pPr>
            <w:r w:rsidRPr="003C02DF">
              <w:rPr>
                <w:sz w:val="18"/>
                <w:szCs w:val="18"/>
              </w:rPr>
              <w:t>N/A</w:t>
            </w:r>
          </w:p>
        </w:tc>
        <w:tc>
          <w:tcPr>
            <w:tcW w:w="867" w:type="pct"/>
          </w:tcPr>
          <w:p w14:paraId="5861F610" w14:textId="77777777" w:rsidR="002021F1" w:rsidRPr="003C02DF" w:rsidRDefault="002021F1" w:rsidP="002021F1">
            <w:pPr>
              <w:jc w:val="both"/>
              <w:rPr>
                <w:sz w:val="18"/>
                <w:szCs w:val="18"/>
              </w:rPr>
            </w:pPr>
          </w:p>
        </w:tc>
      </w:tr>
      <w:tr w:rsidR="002021F1" w:rsidRPr="005B4766" w14:paraId="0E8F502C" w14:textId="77777777" w:rsidTr="005669D1">
        <w:tc>
          <w:tcPr>
            <w:tcW w:w="1094" w:type="pct"/>
          </w:tcPr>
          <w:p w14:paraId="7532DA18" w14:textId="77777777" w:rsidR="002021F1" w:rsidRPr="003C02DF" w:rsidRDefault="002021F1" w:rsidP="002021F1">
            <w:pPr>
              <w:spacing w:after="120"/>
              <w:rPr>
                <w:sz w:val="18"/>
                <w:szCs w:val="18"/>
              </w:rPr>
            </w:pPr>
            <w:r w:rsidRPr="0047304D">
              <w:rPr>
                <w:sz w:val="18"/>
                <w:szCs w:val="18"/>
              </w:rPr>
              <w:t>*</w:t>
            </w:r>
            <w:r w:rsidRPr="003C02DF">
              <w:rPr>
                <w:sz w:val="18"/>
                <w:szCs w:val="18"/>
              </w:rPr>
              <w:t>Cust/SP Order No/Fault No.1</w:t>
            </w:r>
          </w:p>
        </w:tc>
        <w:tc>
          <w:tcPr>
            <w:tcW w:w="434" w:type="pct"/>
          </w:tcPr>
          <w:p w14:paraId="3AE5C9DF" w14:textId="77777777" w:rsidR="002021F1" w:rsidRPr="003C02DF" w:rsidRDefault="002021F1" w:rsidP="002021F1">
            <w:pPr>
              <w:spacing w:after="120"/>
              <w:rPr>
                <w:sz w:val="18"/>
                <w:szCs w:val="18"/>
              </w:rPr>
            </w:pPr>
            <w:r w:rsidRPr="003C02DF">
              <w:rPr>
                <w:sz w:val="18"/>
                <w:szCs w:val="18"/>
              </w:rPr>
              <w:t>12</w:t>
            </w:r>
          </w:p>
        </w:tc>
        <w:tc>
          <w:tcPr>
            <w:tcW w:w="521" w:type="pct"/>
          </w:tcPr>
          <w:p w14:paraId="1C7E534B" w14:textId="77777777" w:rsidR="002021F1" w:rsidRPr="003C02DF" w:rsidRDefault="002021F1" w:rsidP="002021F1">
            <w:pPr>
              <w:spacing w:after="120"/>
              <w:rPr>
                <w:sz w:val="18"/>
                <w:szCs w:val="18"/>
              </w:rPr>
            </w:pPr>
            <w:r w:rsidRPr="003C02DF">
              <w:rPr>
                <w:sz w:val="18"/>
                <w:szCs w:val="18"/>
              </w:rPr>
              <w:t>20</w:t>
            </w:r>
          </w:p>
        </w:tc>
        <w:tc>
          <w:tcPr>
            <w:tcW w:w="608" w:type="pct"/>
          </w:tcPr>
          <w:p w14:paraId="354E3193" w14:textId="77777777" w:rsidR="002021F1" w:rsidRPr="003C02DF" w:rsidRDefault="002021F1" w:rsidP="002021F1">
            <w:pPr>
              <w:spacing w:after="120"/>
              <w:rPr>
                <w:sz w:val="18"/>
                <w:szCs w:val="18"/>
              </w:rPr>
            </w:pPr>
            <w:r w:rsidRPr="003C02DF">
              <w:rPr>
                <w:sz w:val="18"/>
                <w:szCs w:val="18"/>
              </w:rPr>
              <w:t>Text</w:t>
            </w:r>
          </w:p>
        </w:tc>
        <w:tc>
          <w:tcPr>
            <w:tcW w:w="1476" w:type="pct"/>
          </w:tcPr>
          <w:p w14:paraId="13D09944" w14:textId="77777777" w:rsidR="002021F1" w:rsidRPr="003C02DF" w:rsidRDefault="002021F1" w:rsidP="002021F1">
            <w:pPr>
              <w:spacing w:after="120"/>
              <w:rPr>
                <w:sz w:val="18"/>
                <w:szCs w:val="18"/>
              </w:rPr>
            </w:pPr>
            <w:r w:rsidRPr="003C02DF">
              <w:rPr>
                <w:sz w:val="18"/>
                <w:szCs w:val="18"/>
              </w:rPr>
              <w:t>N/A</w:t>
            </w:r>
          </w:p>
        </w:tc>
        <w:tc>
          <w:tcPr>
            <w:tcW w:w="867" w:type="pct"/>
          </w:tcPr>
          <w:p w14:paraId="44947668" w14:textId="77777777" w:rsidR="002021F1" w:rsidRPr="003C02DF" w:rsidRDefault="002021F1" w:rsidP="002021F1">
            <w:pPr>
              <w:jc w:val="both"/>
              <w:rPr>
                <w:sz w:val="18"/>
                <w:szCs w:val="18"/>
              </w:rPr>
            </w:pPr>
          </w:p>
        </w:tc>
      </w:tr>
      <w:tr w:rsidR="002021F1" w:rsidRPr="005B4766" w14:paraId="7183DD98" w14:textId="77777777" w:rsidTr="005669D1">
        <w:tc>
          <w:tcPr>
            <w:tcW w:w="1094" w:type="pct"/>
          </w:tcPr>
          <w:p w14:paraId="2B035A0A" w14:textId="77777777" w:rsidR="002021F1" w:rsidRPr="003C02DF" w:rsidRDefault="002021F1" w:rsidP="002021F1">
            <w:pPr>
              <w:spacing w:after="120"/>
              <w:rPr>
                <w:sz w:val="18"/>
                <w:szCs w:val="18"/>
              </w:rPr>
            </w:pPr>
            <w:r w:rsidRPr="0047304D">
              <w:rPr>
                <w:sz w:val="18"/>
                <w:szCs w:val="18"/>
              </w:rPr>
              <w:t>*</w:t>
            </w:r>
            <w:r w:rsidRPr="003C02DF">
              <w:rPr>
                <w:sz w:val="18"/>
                <w:szCs w:val="18"/>
              </w:rPr>
              <w:t>Cust/SP Order No/Fault No.2</w:t>
            </w:r>
          </w:p>
        </w:tc>
        <w:tc>
          <w:tcPr>
            <w:tcW w:w="434" w:type="pct"/>
          </w:tcPr>
          <w:p w14:paraId="3AA1F1FF" w14:textId="77777777" w:rsidR="002021F1" w:rsidRPr="003C02DF" w:rsidRDefault="002021F1" w:rsidP="002021F1">
            <w:pPr>
              <w:spacing w:after="120"/>
              <w:rPr>
                <w:sz w:val="18"/>
                <w:szCs w:val="18"/>
              </w:rPr>
            </w:pPr>
            <w:r w:rsidRPr="003C02DF">
              <w:rPr>
                <w:sz w:val="18"/>
                <w:szCs w:val="18"/>
              </w:rPr>
              <w:t>13</w:t>
            </w:r>
          </w:p>
        </w:tc>
        <w:tc>
          <w:tcPr>
            <w:tcW w:w="521" w:type="pct"/>
          </w:tcPr>
          <w:p w14:paraId="71CD9E99" w14:textId="77777777" w:rsidR="002021F1" w:rsidRPr="003C02DF" w:rsidRDefault="002021F1" w:rsidP="002021F1">
            <w:pPr>
              <w:spacing w:after="120"/>
              <w:rPr>
                <w:sz w:val="18"/>
                <w:szCs w:val="18"/>
              </w:rPr>
            </w:pPr>
            <w:r w:rsidRPr="003C02DF">
              <w:rPr>
                <w:sz w:val="18"/>
                <w:szCs w:val="18"/>
              </w:rPr>
              <w:t>20</w:t>
            </w:r>
          </w:p>
        </w:tc>
        <w:tc>
          <w:tcPr>
            <w:tcW w:w="608" w:type="pct"/>
          </w:tcPr>
          <w:p w14:paraId="784A410D" w14:textId="77777777" w:rsidR="002021F1" w:rsidRPr="003C02DF" w:rsidRDefault="002021F1" w:rsidP="002021F1">
            <w:pPr>
              <w:spacing w:after="120"/>
              <w:rPr>
                <w:sz w:val="18"/>
                <w:szCs w:val="18"/>
              </w:rPr>
            </w:pPr>
            <w:r w:rsidRPr="003C02DF">
              <w:rPr>
                <w:sz w:val="18"/>
                <w:szCs w:val="18"/>
              </w:rPr>
              <w:t>Text</w:t>
            </w:r>
          </w:p>
        </w:tc>
        <w:tc>
          <w:tcPr>
            <w:tcW w:w="1476" w:type="pct"/>
          </w:tcPr>
          <w:p w14:paraId="53AE7819" w14:textId="77777777" w:rsidR="002021F1" w:rsidRPr="003C02DF" w:rsidRDefault="002021F1" w:rsidP="002021F1">
            <w:pPr>
              <w:spacing w:after="120"/>
              <w:rPr>
                <w:sz w:val="18"/>
                <w:szCs w:val="18"/>
              </w:rPr>
            </w:pPr>
            <w:r w:rsidRPr="003C02DF">
              <w:rPr>
                <w:sz w:val="18"/>
                <w:szCs w:val="18"/>
              </w:rPr>
              <w:t>N/A</w:t>
            </w:r>
          </w:p>
        </w:tc>
        <w:tc>
          <w:tcPr>
            <w:tcW w:w="867" w:type="pct"/>
          </w:tcPr>
          <w:p w14:paraId="674231F8" w14:textId="77777777" w:rsidR="002021F1" w:rsidRPr="003C02DF" w:rsidRDefault="002021F1" w:rsidP="002021F1">
            <w:pPr>
              <w:jc w:val="both"/>
              <w:rPr>
                <w:sz w:val="18"/>
                <w:szCs w:val="18"/>
              </w:rPr>
            </w:pPr>
          </w:p>
        </w:tc>
      </w:tr>
      <w:tr w:rsidR="002021F1" w:rsidRPr="005B4766" w14:paraId="721A544A" w14:textId="77777777" w:rsidTr="005669D1">
        <w:tc>
          <w:tcPr>
            <w:tcW w:w="1094" w:type="pct"/>
          </w:tcPr>
          <w:p w14:paraId="6AD8FCA3" w14:textId="77777777" w:rsidR="002021F1" w:rsidRPr="003C02DF" w:rsidRDefault="002021F1" w:rsidP="002021F1">
            <w:pPr>
              <w:spacing w:after="120"/>
              <w:rPr>
                <w:sz w:val="18"/>
                <w:szCs w:val="18"/>
              </w:rPr>
            </w:pPr>
            <w:r w:rsidRPr="0047304D">
              <w:rPr>
                <w:sz w:val="18"/>
                <w:szCs w:val="18"/>
              </w:rPr>
              <w:t>*</w:t>
            </w:r>
            <w:r w:rsidRPr="003C02DF">
              <w:rPr>
                <w:sz w:val="18"/>
                <w:szCs w:val="18"/>
              </w:rPr>
              <w:t>Quantity/HDFP air count</w:t>
            </w:r>
          </w:p>
        </w:tc>
        <w:tc>
          <w:tcPr>
            <w:tcW w:w="434" w:type="pct"/>
          </w:tcPr>
          <w:p w14:paraId="2160F320" w14:textId="77777777" w:rsidR="002021F1" w:rsidRPr="003C02DF" w:rsidRDefault="002021F1" w:rsidP="002021F1">
            <w:pPr>
              <w:spacing w:after="120"/>
              <w:rPr>
                <w:sz w:val="18"/>
                <w:szCs w:val="18"/>
              </w:rPr>
            </w:pPr>
            <w:r w:rsidRPr="003C02DF">
              <w:rPr>
                <w:sz w:val="18"/>
                <w:szCs w:val="18"/>
              </w:rPr>
              <w:t>14</w:t>
            </w:r>
          </w:p>
        </w:tc>
        <w:tc>
          <w:tcPr>
            <w:tcW w:w="521" w:type="pct"/>
          </w:tcPr>
          <w:p w14:paraId="1F5BDA7C" w14:textId="77777777" w:rsidR="002021F1" w:rsidRPr="003C02DF" w:rsidRDefault="002021F1" w:rsidP="002021F1">
            <w:pPr>
              <w:spacing w:after="120"/>
              <w:rPr>
                <w:sz w:val="18"/>
                <w:szCs w:val="18"/>
              </w:rPr>
            </w:pPr>
            <w:r w:rsidRPr="003C02DF">
              <w:rPr>
                <w:sz w:val="18"/>
                <w:szCs w:val="18"/>
              </w:rPr>
              <w:t>9</w:t>
            </w:r>
          </w:p>
        </w:tc>
        <w:tc>
          <w:tcPr>
            <w:tcW w:w="608" w:type="pct"/>
          </w:tcPr>
          <w:p w14:paraId="21D981F1" w14:textId="77777777" w:rsidR="002021F1" w:rsidRPr="003C02DF" w:rsidRDefault="002021F1" w:rsidP="002021F1">
            <w:pPr>
              <w:spacing w:after="120"/>
              <w:rPr>
                <w:sz w:val="18"/>
                <w:szCs w:val="18"/>
              </w:rPr>
            </w:pPr>
            <w:r w:rsidRPr="003C02DF">
              <w:rPr>
                <w:sz w:val="18"/>
                <w:szCs w:val="18"/>
              </w:rPr>
              <w:t>Num</w:t>
            </w:r>
          </w:p>
        </w:tc>
        <w:tc>
          <w:tcPr>
            <w:tcW w:w="1476" w:type="pct"/>
          </w:tcPr>
          <w:p w14:paraId="305ACB8D" w14:textId="77777777" w:rsidR="002021F1" w:rsidRPr="003C02DF" w:rsidRDefault="002021F1" w:rsidP="002021F1">
            <w:pPr>
              <w:spacing w:after="120"/>
              <w:rPr>
                <w:sz w:val="18"/>
                <w:szCs w:val="18"/>
              </w:rPr>
            </w:pPr>
            <w:r w:rsidRPr="003C02DF">
              <w:rPr>
                <w:sz w:val="18"/>
                <w:szCs w:val="18"/>
              </w:rPr>
              <w:t>N/A</w:t>
            </w:r>
          </w:p>
        </w:tc>
        <w:tc>
          <w:tcPr>
            <w:tcW w:w="867" w:type="pct"/>
          </w:tcPr>
          <w:p w14:paraId="263FA143" w14:textId="77777777" w:rsidR="002021F1" w:rsidRPr="003C02DF" w:rsidRDefault="002021F1" w:rsidP="002021F1">
            <w:pPr>
              <w:jc w:val="both"/>
              <w:rPr>
                <w:sz w:val="18"/>
                <w:szCs w:val="18"/>
              </w:rPr>
            </w:pPr>
          </w:p>
        </w:tc>
      </w:tr>
      <w:tr w:rsidR="002021F1" w:rsidRPr="005B4766" w14:paraId="77FC8696" w14:textId="77777777" w:rsidTr="005669D1">
        <w:tc>
          <w:tcPr>
            <w:tcW w:w="1094" w:type="pct"/>
          </w:tcPr>
          <w:p w14:paraId="772089A0" w14:textId="77777777" w:rsidR="002021F1" w:rsidRPr="003C02DF" w:rsidRDefault="002021F1" w:rsidP="002021F1">
            <w:pPr>
              <w:spacing w:after="120"/>
              <w:rPr>
                <w:sz w:val="18"/>
                <w:szCs w:val="18"/>
              </w:rPr>
            </w:pPr>
            <w:r w:rsidRPr="0047304D">
              <w:rPr>
                <w:sz w:val="18"/>
                <w:szCs w:val="18"/>
              </w:rPr>
              <w:t>*</w:t>
            </w:r>
            <w:r w:rsidRPr="003C02DF">
              <w:rPr>
                <w:sz w:val="18"/>
                <w:szCs w:val="18"/>
              </w:rPr>
              <w:t>Units</w:t>
            </w:r>
          </w:p>
        </w:tc>
        <w:tc>
          <w:tcPr>
            <w:tcW w:w="434" w:type="pct"/>
          </w:tcPr>
          <w:p w14:paraId="364CAAF3" w14:textId="77777777" w:rsidR="002021F1" w:rsidRPr="003C02DF" w:rsidRDefault="002021F1" w:rsidP="002021F1">
            <w:pPr>
              <w:spacing w:after="120"/>
              <w:rPr>
                <w:sz w:val="18"/>
                <w:szCs w:val="18"/>
              </w:rPr>
            </w:pPr>
            <w:r w:rsidRPr="003C02DF">
              <w:rPr>
                <w:sz w:val="18"/>
                <w:szCs w:val="18"/>
              </w:rPr>
              <w:t>15</w:t>
            </w:r>
          </w:p>
        </w:tc>
        <w:tc>
          <w:tcPr>
            <w:tcW w:w="521" w:type="pct"/>
          </w:tcPr>
          <w:p w14:paraId="3646EE71" w14:textId="77777777" w:rsidR="002021F1" w:rsidRPr="003C02DF" w:rsidRDefault="002021F1" w:rsidP="002021F1">
            <w:pPr>
              <w:spacing w:after="120"/>
              <w:rPr>
                <w:sz w:val="18"/>
                <w:szCs w:val="18"/>
              </w:rPr>
            </w:pPr>
            <w:r w:rsidRPr="003C02DF">
              <w:rPr>
                <w:sz w:val="18"/>
                <w:szCs w:val="18"/>
              </w:rPr>
              <w:t>40</w:t>
            </w:r>
          </w:p>
        </w:tc>
        <w:tc>
          <w:tcPr>
            <w:tcW w:w="608" w:type="pct"/>
          </w:tcPr>
          <w:p w14:paraId="5A362770" w14:textId="77777777" w:rsidR="002021F1" w:rsidRPr="003C02DF" w:rsidRDefault="002021F1" w:rsidP="002021F1">
            <w:pPr>
              <w:spacing w:after="120"/>
              <w:rPr>
                <w:sz w:val="18"/>
                <w:szCs w:val="18"/>
              </w:rPr>
            </w:pPr>
            <w:r w:rsidRPr="003C02DF">
              <w:rPr>
                <w:sz w:val="18"/>
                <w:szCs w:val="18"/>
              </w:rPr>
              <w:t>Text</w:t>
            </w:r>
          </w:p>
        </w:tc>
        <w:tc>
          <w:tcPr>
            <w:tcW w:w="1476" w:type="pct"/>
          </w:tcPr>
          <w:p w14:paraId="6A93CAFA" w14:textId="77777777" w:rsidR="002021F1" w:rsidRPr="003C02DF" w:rsidRDefault="002021F1" w:rsidP="002021F1">
            <w:pPr>
              <w:spacing w:after="120"/>
              <w:rPr>
                <w:sz w:val="18"/>
                <w:szCs w:val="18"/>
              </w:rPr>
            </w:pPr>
            <w:r w:rsidRPr="003C02DF">
              <w:rPr>
                <w:sz w:val="18"/>
                <w:szCs w:val="18"/>
              </w:rPr>
              <w:t>N/A</w:t>
            </w:r>
          </w:p>
        </w:tc>
        <w:tc>
          <w:tcPr>
            <w:tcW w:w="867" w:type="pct"/>
          </w:tcPr>
          <w:p w14:paraId="42DECA1D" w14:textId="77777777" w:rsidR="002021F1" w:rsidRPr="003C02DF" w:rsidRDefault="002021F1" w:rsidP="002021F1">
            <w:pPr>
              <w:jc w:val="both"/>
              <w:rPr>
                <w:sz w:val="18"/>
                <w:szCs w:val="18"/>
              </w:rPr>
            </w:pPr>
          </w:p>
        </w:tc>
      </w:tr>
      <w:tr w:rsidR="002021F1" w:rsidRPr="005B4766" w14:paraId="3F409F22" w14:textId="77777777" w:rsidTr="005669D1">
        <w:tc>
          <w:tcPr>
            <w:tcW w:w="1094" w:type="pct"/>
          </w:tcPr>
          <w:p w14:paraId="2DC41058" w14:textId="77777777" w:rsidR="002021F1" w:rsidRPr="003C02DF" w:rsidRDefault="002021F1" w:rsidP="002021F1">
            <w:pPr>
              <w:spacing w:after="120"/>
              <w:rPr>
                <w:sz w:val="18"/>
                <w:szCs w:val="18"/>
              </w:rPr>
            </w:pPr>
            <w:r w:rsidRPr="0047304D">
              <w:rPr>
                <w:sz w:val="18"/>
                <w:szCs w:val="18"/>
              </w:rPr>
              <w:t>*</w:t>
            </w:r>
            <w:r w:rsidRPr="003C02DF">
              <w:rPr>
                <w:sz w:val="18"/>
                <w:szCs w:val="18"/>
              </w:rPr>
              <w:t>Unit rate</w:t>
            </w:r>
          </w:p>
        </w:tc>
        <w:tc>
          <w:tcPr>
            <w:tcW w:w="434" w:type="pct"/>
          </w:tcPr>
          <w:p w14:paraId="55B3D084" w14:textId="77777777" w:rsidR="002021F1" w:rsidRPr="003C02DF" w:rsidRDefault="002021F1" w:rsidP="002021F1">
            <w:pPr>
              <w:spacing w:after="120"/>
              <w:rPr>
                <w:sz w:val="18"/>
                <w:szCs w:val="18"/>
              </w:rPr>
            </w:pPr>
            <w:r w:rsidRPr="003C02DF">
              <w:rPr>
                <w:sz w:val="18"/>
                <w:szCs w:val="18"/>
              </w:rPr>
              <w:t>16</w:t>
            </w:r>
          </w:p>
        </w:tc>
        <w:tc>
          <w:tcPr>
            <w:tcW w:w="521" w:type="pct"/>
          </w:tcPr>
          <w:p w14:paraId="6E533BE8" w14:textId="77777777" w:rsidR="002021F1" w:rsidRPr="003C02DF" w:rsidRDefault="002021F1" w:rsidP="002021F1">
            <w:pPr>
              <w:spacing w:after="120"/>
              <w:rPr>
                <w:sz w:val="18"/>
                <w:szCs w:val="18"/>
              </w:rPr>
            </w:pPr>
            <w:r w:rsidRPr="003C02DF">
              <w:rPr>
                <w:sz w:val="18"/>
                <w:szCs w:val="18"/>
              </w:rPr>
              <w:t>18</w:t>
            </w:r>
          </w:p>
        </w:tc>
        <w:tc>
          <w:tcPr>
            <w:tcW w:w="608" w:type="pct"/>
          </w:tcPr>
          <w:p w14:paraId="0A2E18F6" w14:textId="77777777" w:rsidR="002021F1" w:rsidRPr="003C02DF" w:rsidRDefault="002021F1" w:rsidP="002021F1">
            <w:pPr>
              <w:spacing w:after="120"/>
              <w:rPr>
                <w:sz w:val="18"/>
                <w:szCs w:val="18"/>
              </w:rPr>
            </w:pPr>
            <w:r w:rsidRPr="003C02DF">
              <w:rPr>
                <w:sz w:val="18"/>
                <w:szCs w:val="18"/>
              </w:rPr>
              <w:t>Num</w:t>
            </w:r>
          </w:p>
        </w:tc>
        <w:tc>
          <w:tcPr>
            <w:tcW w:w="1476" w:type="pct"/>
          </w:tcPr>
          <w:p w14:paraId="25805B94" w14:textId="77777777" w:rsidR="002021F1" w:rsidRPr="003C02DF" w:rsidRDefault="002021F1" w:rsidP="002021F1">
            <w:pPr>
              <w:spacing w:after="120"/>
              <w:rPr>
                <w:sz w:val="18"/>
                <w:szCs w:val="18"/>
              </w:rPr>
            </w:pPr>
            <w:r w:rsidRPr="003C02DF">
              <w:rPr>
                <w:sz w:val="18"/>
                <w:szCs w:val="18"/>
              </w:rPr>
              <w:t>N/A</w:t>
            </w:r>
          </w:p>
        </w:tc>
        <w:tc>
          <w:tcPr>
            <w:tcW w:w="867" w:type="pct"/>
          </w:tcPr>
          <w:p w14:paraId="4845F7CF" w14:textId="77777777" w:rsidR="002021F1" w:rsidRPr="003C02DF" w:rsidRDefault="002021F1" w:rsidP="002021F1">
            <w:pPr>
              <w:jc w:val="both"/>
              <w:rPr>
                <w:sz w:val="18"/>
                <w:szCs w:val="18"/>
              </w:rPr>
            </w:pPr>
          </w:p>
        </w:tc>
      </w:tr>
      <w:tr w:rsidR="002021F1" w:rsidRPr="005B4766" w14:paraId="08EFD500" w14:textId="77777777" w:rsidTr="005669D1">
        <w:tc>
          <w:tcPr>
            <w:tcW w:w="1094" w:type="pct"/>
          </w:tcPr>
          <w:p w14:paraId="2D25BA83" w14:textId="77777777" w:rsidR="002021F1" w:rsidRPr="003C02DF" w:rsidRDefault="002021F1" w:rsidP="002021F1">
            <w:pPr>
              <w:spacing w:after="120"/>
              <w:rPr>
                <w:sz w:val="18"/>
                <w:szCs w:val="18"/>
              </w:rPr>
            </w:pPr>
            <w:r w:rsidRPr="003C02DF">
              <w:rPr>
                <w:sz w:val="18"/>
                <w:szCs w:val="18"/>
              </w:rPr>
              <w:t>Net Value</w:t>
            </w:r>
          </w:p>
        </w:tc>
        <w:tc>
          <w:tcPr>
            <w:tcW w:w="434" w:type="pct"/>
          </w:tcPr>
          <w:p w14:paraId="1B71014B" w14:textId="77777777" w:rsidR="002021F1" w:rsidRPr="003C02DF" w:rsidRDefault="002021F1" w:rsidP="002021F1">
            <w:pPr>
              <w:spacing w:after="120"/>
              <w:rPr>
                <w:sz w:val="18"/>
                <w:szCs w:val="18"/>
              </w:rPr>
            </w:pPr>
            <w:r w:rsidRPr="003C02DF">
              <w:rPr>
                <w:sz w:val="18"/>
                <w:szCs w:val="18"/>
              </w:rPr>
              <w:t>17</w:t>
            </w:r>
          </w:p>
        </w:tc>
        <w:tc>
          <w:tcPr>
            <w:tcW w:w="521" w:type="pct"/>
          </w:tcPr>
          <w:p w14:paraId="594B5B95" w14:textId="77777777" w:rsidR="002021F1" w:rsidRPr="003C02DF" w:rsidRDefault="002021F1" w:rsidP="002021F1">
            <w:pPr>
              <w:spacing w:after="120"/>
              <w:rPr>
                <w:sz w:val="18"/>
                <w:szCs w:val="18"/>
              </w:rPr>
            </w:pPr>
            <w:r w:rsidRPr="003C02DF">
              <w:rPr>
                <w:sz w:val="18"/>
                <w:szCs w:val="18"/>
              </w:rPr>
              <w:t>18</w:t>
            </w:r>
          </w:p>
        </w:tc>
        <w:tc>
          <w:tcPr>
            <w:tcW w:w="608" w:type="pct"/>
          </w:tcPr>
          <w:p w14:paraId="3B054BF4" w14:textId="77777777" w:rsidR="002021F1" w:rsidRPr="003C02DF" w:rsidRDefault="002021F1" w:rsidP="002021F1">
            <w:pPr>
              <w:spacing w:after="120"/>
              <w:rPr>
                <w:sz w:val="18"/>
                <w:szCs w:val="18"/>
              </w:rPr>
            </w:pPr>
            <w:r w:rsidRPr="003C02DF">
              <w:rPr>
                <w:sz w:val="18"/>
                <w:szCs w:val="18"/>
              </w:rPr>
              <w:t>Num</w:t>
            </w:r>
          </w:p>
        </w:tc>
        <w:tc>
          <w:tcPr>
            <w:tcW w:w="1476" w:type="pct"/>
          </w:tcPr>
          <w:p w14:paraId="553FADE6" w14:textId="77777777" w:rsidR="002021F1" w:rsidRPr="003C02DF" w:rsidRDefault="002021F1" w:rsidP="002021F1">
            <w:pPr>
              <w:spacing w:after="120"/>
              <w:rPr>
                <w:sz w:val="18"/>
                <w:szCs w:val="18"/>
              </w:rPr>
            </w:pPr>
            <w:r w:rsidRPr="003C02DF">
              <w:rPr>
                <w:sz w:val="18"/>
                <w:szCs w:val="18"/>
              </w:rPr>
              <w:t>e.g. 141 = £1.41</w:t>
            </w:r>
          </w:p>
        </w:tc>
        <w:tc>
          <w:tcPr>
            <w:tcW w:w="867" w:type="pct"/>
          </w:tcPr>
          <w:p w14:paraId="06FF3DBB" w14:textId="77777777" w:rsidR="002021F1" w:rsidRPr="003C02DF" w:rsidRDefault="002021F1" w:rsidP="002021F1">
            <w:pPr>
              <w:jc w:val="both"/>
              <w:rPr>
                <w:sz w:val="18"/>
                <w:szCs w:val="18"/>
              </w:rPr>
            </w:pPr>
          </w:p>
        </w:tc>
      </w:tr>
      <w:tr w:rsidR="002021F1" w:rsidRPr="00484C58" w14:paraId="476AC128" w14:textId="77777777" w:rsidTr="005669D1">
        <w:tc>
          <w:tcPr>
            <w:tcW w:w="1094" w:type="pct"/>
          </w:tcPr>
          <w:p w14:paraId="73CB1EF6" w14:textId="77777777" w:rsidR="002021F1" w:rsidRPr="003C02DF" w:rsidRDefault="002021F1" w:rsidP="002021F1">
            <w:pPr>
              <w:spacing w:after="120"/>
              <w:rPr>
                <w:sz w:val="18"/>
                <w:szCs w:val="18"/>
              </w:rPr>
            </w:pPr>
            <w:r w:rsidRPr="003C02DF">
              <w:rPr>
                <w:sz w:val="18"/>
                <w:szCs w:val="18"/>
              </w:rPr>
              <w:t>VAT Status</w:t>
            </w:r>
          </w:p>
        </w:tc>
        <w:tc>
          <w:tcPr>
            <w:tcW w:w="434" w:type="pct"/>
          </w:tcPr>
          <w:p w14:paraId="526FCBE3" w14:textId="77777777" w:rsidR="002021F1" w:rsidRPr="003C02DF" w:rsidRDefault="002021F1" w:rsidP="002021F1">
            <w:pPr>
              <w:spacing w:after="120"/>
              <w:rPr>
                <w:sz w:val="18"/>
                <w:szCs w:val="18"/>
              </w:rPr>
            </w:pPr>
            <w:r w:rsidRPr="003C02DF">
              <w:rPr>
                <w:sz w:val="18"/>
                <w:szCs w:val="18"/>
              </w:rPr>
              <w:t>18</w:t>
            </w:r>
          </w:p>
        </w:tc>
        <w:tc>
          <w:tcPr>
            <w:tcW w:w="521" w:type="pct"/>
          </w:tcPr>
          <w:p w14:paraId="25ED9B82" w14:textId="77777777" w:rsidR="002021F1" w:rsidRPr="003C02DF" w:rsidRDefault="002021F1" w:rsidP="002021F1">
            <w:pPr>
              <w:spacing w:after="120"/>
              <w:rPr>
                <w:sz w:val="18"/>
                <w:szCs w:val="18"/>
              </w:rPr>
            </w:pPr>
            <w:r w:rsidRPr="003C02DF">
              <w:rPr>
                <w:sz w:val="18"/>
                <w:szCs w:val="18"/>
              </w:rPr>
              <w:t>2</w:t>
            </w:r>
          </w:p>
        </w:tc>
        <w:tc>
          <w:tcPr>
            <w:tcW w:w="608" w:type="pct"/>
          </w:tcPr>
          <w:p w14:paraId="27738E1D" w14:textId="77777777" w:rsidR="002021F1" w:rsidRPr="003C02DF" w:rsidRDefault="002021F1" w:rsidP="002021F1">
            <w:pPr>
              <w:spacing w:after="120"/>
              <w:rPr>
                <w:sz w:val="18"/>
                <w:szCs w:val="18"/>
              </w:rPr>
            </w:pPr>
            <w:r w:rsidRPr="003C02DF">
              <w:rPr>
                <w:sz w:val="18"/>
                <w:szCs w:val="18"/>
              </w:rPr>
              <w:t>Num</w:t>
            </w:r>
          </w:p>
        </w:tc>
        <w:tc>
          <w:tcPr>
            <w:tcW w:w="1476" w:type="pct"/>
          </w:tcPr>
          <w:p w14:paraId="171FB7BE" w14:textId="77777777" w:rsidR="002021F1" w:rsidRPr="00484C58" w:rsidRDefault="002021F1" w:rsidP="002021F1">
            <w:pPr>
              <w:spacing w:after="120"/>
              <w:rPr>
                <w:sz w:val="18"/>
                <w:szCs w:val="18"/>
                <w:lang w:val="sv-SE"/>
              </w:rPr>
            </w:pPr>
            <w:r w:rsidRPr="00484C58">
              <w:rPr>
                <w:sz w:val="18"/>
                <w:szCs w:val="18"/>
                <w:lang w:val="sv-SE"/>
              </w:rPr>
              <w:t>e.g.</w:t>
            </w:r>
          </w:p>
          <w:p w14:paraId="36D8B942" w14:textId="77777777" w:rsidR="002021F1" w:rsidRPr="00484C58" w:rsidRDefault="002021F1" w:rsidP="002021F1">
            <w:pPr>
              <w:spacing w:after="120"/>
              <w:rPr>
                <w:sz w:val="18"/>
                <w:szCs w:val="18"/>
                <w:lang w:val="sv-SE"/>
              </w:rPr>
            </w:pPr>
            <w:r w:rsidRPr="00484C58">
              <w:rPr>
                <w:sz w:val="18"/>
                <w:szCs w:val="18"/>
                <w:lang w:val="sv-SE"/>
              </w:rPr>
              <w:t>1 = standard</w:t>
            </w:r>
          </w:p>
          <w:p w14:paraId="3347EC86" w14:textId="77777777" w:rsidR="002021F1" w:rsidRPr="00484C58" w:rsidRDefault="002021F1" w:rsidP="002021F1">
            <w:pPr>
              <w:spacing w:after="120"/>
              <w:rPr>
                <w:sz w:val="18"/>
                <w:szCs w:val="18"/>
                <w:lang w:val="sv-SE"/>
              </w:rPr>
            </w:pPr>
            <w:r w:rsidRPr="00484C58">
              <w:rPr>
                <w:sz w:val="18"/>
                <w:szCs w:val="18"/>
                <w:lang w:val="sv-SE"/>
              </w:rPr>
              <w:t>2 = VAT exempt</w:t>
            </w:r>
          </w:p>
        </w:tc>
        <w:tc>
          <w:tcPr>
            <w:tcW w:w="867" w:type="pct"/>
          </w:tcPr>
          <w:p w14:paraId="69499875" w14:textId="77777777" w:rsidR="002021F1" w:rsidRPr="00484C58" w:rsidRDefault="002021F1" w:rsidP="002021F1">
            <w:pPr>
              <w:jc w:val="both"/>
              <w:rPr>
                <w:sz w:val="18"/>
                <w:szCs w:val="18"/>
                <w:lang w:val="sv-SE"/>
              </w:rPr>
            </w:pPr>
          </w:p>
        </w:tc>
      </w:tr>
      <w:tr w:rsidR="002021F1" w:rsidRPr="005B4766" w14:paraId="4107E4CB" w14:textId="77777777" w:rsidTr="005669D1">
        <w:tc>
          <w:tcPr>
            <w:tcW w:w="1094" w:type="pct"/>
          </w:tcPr>
          <w:p w14:paraId="6580F0A6" w14:textId="77777777" w:rsidR="002021F1" w:rsidRPr="003C02DF" w:rsidRDefault="002021F1" w:rsidP="002021F1">
            <w:pPr>
              <w:spacing w:after="120"/>
              <w:rPr>
                <w:sz w:val="18"/>
                <w:szCs w:val="18"/>
              </w:rPr>
            </w:pPr>
            <w:r w:rsidRPr="0047304D">
              <w:rPr>
                <w:sz w:val="18"/>
                <w:szCs w:val="18"/>
              </w:rPr>
              <w:t>*</w:t>
            </w:r>
            <w:r w:rsidRPr="003C02DF">
              <w:rPr>
                <w:sz w:val="18"/>
                <w:szCs w:val="18"/>
              </w:rPr>
              <w:t>CSS Account Number</w:t>
            </w:r>
          </w:p>
        </w:tc>
        <w:tc>
          <w:tcPr>
            <w:tcW w:w="434" w:type="pct"/>
          </w:tcPr>
          <w:p w14:paraId="1E9CF755" w14:textId="77777777" w:rsidR="002021F1" w:rsidRPr="003C02DF" w:rsidRDefault="002021F1" w:rsidP="002021F1">
            <w:pPr>
              <w:spacing w:after="120"/>
              <w:rPr>
                <w:sz w:val="18"/>
                <w:szCs w:val="18"/>
              </w:rPr>
            </w:pPr>
            <w:r w:rsidRPr="003C02DF">
              <w:rPr>
                <w:sz w:val="18"/>
                <w:szCs w:val="18"/>
              </w:rPr>
              <w:t>19</w:t>
            </w:r>
          </w:p>
        </w:tc>
        <w:tc>
          <w:tcPr>
            <w:tcW w:w="521" w:type="pct"/>
          </w:tcPr>
          <w:p w14:paraId="06C9485B" w14:textId="77777777" w:rsidR="002021F1" w:rsidRPr="003C02DF" w:rsidRDefault="002021F1" w:rsidP="002021F1">
            <w:pPr>
              <w:spacing w:after="120"/>
              <w:rPr>
                <w:sz w:val="18"/>
                <w:szCs w:val="18"/>
              </w:rPr>
            </w:pPr>
            <w:r w:rsidRPr="003C02DF">
              <w:rPr>
                <w:sz w:val="18"/>
                <w:szCs w:val="18"/>
              </w:rPr>
              <w:t>20</w:t>
            </w:r>
          </w:p>
        </w:tc>
        <w:tc>
          <w:tcPr>
            <w:tcW w:w="608" w:type="pct"/>
          </w:tcPr>
          <w:p w14:paraId="72E981AE" w14:textId="77777777" w:rsidR="002021F1" w:rsidRPr="003C02DF" w:rsidRDefault="002021F1" w:rsidP="002021F1">
            <w:pPr>
              <w:spacing w:after="120"/>
              <w:rPr>
                <w:sz w:val="18"/>
                <w:szCs w:val="18"/>
              </w:rPr>
            </w:pPr>
            <w:r w:rsidRPr="003C02DF">
              <w:rPr>
                <w:sz w:val="18"/>
                <w:szCs w:val="18"/>
              </w:rPr>
              <w:t>Text</w:t>
            </w:r>
          </w:p>
        </w:tc>
        <w:tc>
          <w:tcPr>
            <w:tcW w:w="1476" w:type="pct"/>
          </w:tcPr>
          <w:p w14:paraId="0320DA04" w14:textId="77777777" w:rsidR="002021F1" w:rsidRPr="003C02DF" w:rsidRDefault="002021F1" w:rsidP="002021F1">
            <w:pPr>
              <w:spacing w:after="120"/>
              <w:rPr>
                <w:sz w:val="18"/>
                <w:szCs w:val="18"/>
              </w:rPr>
            </w:pPr>
            <w:r w:rsidRPr="003C02DF">
              <w:rPr>
                <w:sz w:val="18"/>
                <w:szCs w:val="18"/>
              </w:rPr>
              <w:t>N/A</w:t>
            </w:r>
          </w:p>
        </w:tc>
        <w:tc>
          <w:tcPr>
            <w:tcW w:w="867" w:type="pct"/>
          </w:tcPr>
          <w:p w14:paraId="1E586ADA" w14:textId="77777777" w:rsidR="002021F1" w:rsidRPr="003C02DF" w:rsidRDefault="002021F1" w:rsidP="002021F1">
            <w:pPr>
              <w:jc w:val="both"/>
              <w:rPr>
                <w:sz w:val="18"/>
                <w:szCs w:val="18"/>
              </w:rPr>
            </w:pPr>
          </w:p>
        </w:tc>
      </w:tr>
      <w:tr w:rsidR="002021F1" w:rsidRPr="005B4766" w14:paraId="2871AF99" w14:textId="77777777" w:rsidTr="005669D1">
        <w:tc>
          <w:tcPr>
            <w:tcW w:w="1094" w:type="pct"/>
          </w:tcPr>
          <w:p w14:paraId="66E1280B" w14:textId="77777777" w:rsidR="002021F1" w:rsidRPr="003C02DF" w:rsidRDefault="002021F1" w:rsidP="002021F1">
            <w:pPr>
              <w:spacing w:after="120"/>
              <w:rPr>
                <w:sz w:val="18"/>
                <w:szCs w:val="18"/>
              </w:rPr>
            </w:pPr>
            <w:r w:rsidRPr="0047304D">
              <w:rPr>
                <w:sz w:val="18"/>
                <w:szCs w:val="18"/>
              </w:rPr>
              <w:t>*</w:t>
            </w:r>
            <w:r w:rsidRPr="003C02DF">
              <w:rPr>
                <w:sz w:val="18"/>
                <w:szCs w:val="18"/>
              </w:rPr>
              <w:t>Prod Type</w:t>
            </w:r>
          </w:p>
        </w:tc>
        <w:tc>
          <w:tcPr>
            <w:tcW w:w="434" w:type="pct"/>
          </w:tcPr>
          <w:p w14:paraId="66CA2834" w14:textId="77777777" w:rsidR="002021F1" w:rsidRPr="003C02DF" w:rsidRDefault="002021F1" w:rsidP="002021F1">
            <w:pPr>
              <w:spacing w:after="120"/>
              <w:rPr>
                <w:sz w:val="18"/>
                <w:szCs w:val="18"/>
              </w:rPr>
            </w:pPr>
            <w:r w:rsidRPr="003C02DF">
              <w:rPr>
                <w:sz w:val="18"/>
                <w:szCs w:val="18"/>
              </w:rPr>
              <w:t>20</w:t>
            </w:r>
          </w:p>
        </w:tc>
        <w:tc>
          <w:tcPr>
            <w:tcW w:w="521" w:type="pct"/>
          </w:tcPr>
          <w:p w14:paraId="7475368B" w14:textId="77777777" w:rsidR="002021F1" w:rsidRPr="003C02DF" w:rsidRDefault="002021F1" w:rsidP="002021F1">
            <w:pPr>
              <w:spacing w:after="120"/>
              <w:rPr>
                <w:sz w:val="18"/>
                <w:szCs w:val="18"/>
              </w:rPr>
            </w:pPr>
            <w:r w:rsidRPr="003C02DF">
              <w:rPr>
                <w:sz w:val="18"/>
                <w:szCs w:val="18"/>
              </w:rPr>
              <w:t>20</w:t>
            </w:r>
          </w:p>
        </w:tc>
        <w:tc>
          <w:tcPr>
            <w:tcW w:w="608" w:type="pct"/>
          </w:tcPr>
          <w:p w14:paraId="4FBA62AA" w14:textId="77777777" w:rsidR="002021F1" w:rsidRPr="003C02DF" w:rsidRDefault="002021F1" w:rsidP="002021F1">
            <w:pPr>
              <w:spacing w:after="120"/>
              <w:rPr>
                <w:sz w:val="18"/>
                <w:szCs w:val="18"/>
              </w:rPr>
            </w:pPr>
            <w:r w:rsidRPr="003C02DF">
              <w:rPr>
                <w:sz w:val="18"/>
                <w:szCs w:val="18"/>
              </w:rPr>
              <w:t>Text</w:t>
            </w:r>
          </w:p>
        </w:tc>
        <w:tc>
          <w:tcPr>
            <w:tcW w:w="1476" w:type="pct"/>
          </w:tcPr>
          <w:p w14:paraId="3C67EA73" w14:textId="77777777" w:rsidR="002021F1" w:rsidRPr="003C02DF" w:rsidRDefault="002021F1" w:rsidP="002021F1">
            <w:pPr>
              <w:spacing w:after="120"/>
              <w:rPr>
                <w:sz w:val="18"/>
                <w:szCs w:val="18"/>
              </w:rPr>
            </w:pPr>
            <w:r w:rsidRPr="003C02DF">
              <w:rPr>
                <w:sz w:val="18"/>
                <w:szCs w:val="18"/>
              </w:rPr>
              <w:t>N/A</w:t>
            </w:r>
          </w:p>
        </w:tc>
        <w:tc>
          <w:tcPr>
            <w:tcW w:w="867" w:type="pct"/>
          </w:tcPr>
          <w:p w14:paraId="799A1DAF" w14:textId="77777777" w:rsidR="002021F1" w:rsidRPr="003C02DF" w:rsidRDefault="002021F1" w:rsidP="002021F1">
            <w:pPr>
              <w:jc w:val="both"/>
              <w:rPr>
                <w:sz w:val="18"/>
                <w:szCs w:val="18"/>
              </w:rPr>
            </w:pPr>
          </w:p>
        </w:tc>
      </w:tr>
      <w:tr w:rsidR="002021F1" w:rsidRPr="005B4766" w14:paraId="2A1B343A" w14:textId="77777777" w:rsidTr="005669D1">
        <w:tc>
          <w:tcPr>
            <w:tcW w:w="1094" w:type="pct"/>
          </w:tcPr>
          <w:p w14:paraId="2C6A3F26" w14:textId="77777777" w:rsidR="002021F1" w:rsidRPr="003C02DF" w:rsidRDefault="002021F1" w:rsidP="002021F1">
            <w:pPr>
              <w:spacing w:after="120"/>
              <w:rPr>
                <w:sz w:val="18"/>
                <w:szCs w:val="18"/>
              </w:rPr>
            </w:pPr>
            <w:r w:rsidRPr="0047304D">
              <w:rPr>
                <w:sz w:val="18"/>
                <w:szCs w:val="18"/>
              </w:rPr>
              <w:t>*</w:t>
            </w:r>
            <w:r w:rsidRPr="003C02DF">
              <w:rPr>
                <w:sz w:val="18"/>
                <w:szCs w:val="18"/>
              </w:rPr>
              <w:t>OR Service ID</w:t>
            </w:r>
          </w:p>
        </w:tc>
        <w:tc>
          <w:tcPr>
            <w:tcW w:w="434" w:type="pct"/>
          </w:tcPr>
          <w:p w14:paraId="030561FC" w14:textId="77777777" w:rsidR="002021F1" w:rsidRPr="003C02DF" w:rsidRDefault="002021F1" w:rsidP="002021F1">
            <w:pPr>
              <w:spacing w:after="120"/>
              <w:rPr>
                <w:sz w:val="18"/>
                <w:szCs w:val="18"/>
              </w:rPr>
            </w:pPr>
            <w:r w:rsidRPr="003C02DF">
              <w:rPr>
                <w:sz w:val="18"/>
                <w:szCs w:val="18"/>
              </w:rPr>
              <w:t>21</w:t>
            </w:r>
          </w:p>
        </w:tc>
        <w:tc>
          <w:tcPr>
            <w:tcW w:w="521" w:type="pct"/>
          </w:tcPr>
          <w:p w14:paraId="008CB779" w14:textId="77777777" w:rsidR="002021F1" w:rsidRPr="003C02DF" w:rsidRDefault="002021F1" w:rsidP="002021F1">
            <w:pPr>
              <w:spacing w:after="120"/>
              <w:rPr>
                <w:sz w:val="18"/>
                <w:szCs w:val="18"/>
              </w:rPr>
            </w:pPr>
            <w:r w:rsidRPr="003C02DF">
              <w:rPr>
                <w:sz w:val="18"/>
                <w:szCs w:val="18"/>
              </w:rPr>
              <w:t>20</w:t>
            </w:r>
          </w:p>
        </w:tc>
        <w:tc>
          <w:tcPr>
            <w:tcW w:w="608" w:type="pct"/>
          </w:tcPr>
          <w:p w14:paraId="316755E8" w14:textId="77777777" w:rsidR="002021F1" w:rsidRPr="003C02DF" w:rsidRDefault="002021F1" w:rsidP="002021F1">
            <w:pPr>
              <w:spacing w:after="120"/>
              <w:rPr>
                <w:sz w:val="18"/>
                <w:szCs w:val="18"/>
              </w:rPr>
            </w:pPr>
            <w:r w:rsidRPr="003C02DF">
              <w:rPr>
                <w:sz w:val="18"/>
                <w:szCs w:val="18"/>
              </w:rPr>
              <w:t>Text</w:t>
            </w:r>
          </w:p>
        </w:tc>
        <w:tc>
          <w:tcPr>
            <w:tcW w:w="1476" w:type="pct"/>
          </w:tcPr>
          <w:p w14:paraId="6457718D" w14:textId="77777777" w:rsidR="002021F1" w:rsidRPr="003C02DF" w:rsidRDefault="002021F1" w:rsidP="002021F1">
            <w:pPr>
              <w:spacing w:after="120"/>
              <w:rPr>
                <w:sz w:val="18"/>
                <w:szCs w:val="18"/>
              </w:rPr>
            </w:pPr>
            <w:r w:rsidRPr="003C02DF">
              <w:rPr>
                <w:sz w:val="18"/>
                <w:szCs w:val="18"/>
              </w:rPr>
              <w:t>N/A</w:t>
            </w:r>
          </w:p>
        </w:tc>
        <w:tc>
          <w:tcPr>
            <w:tcW w:w="867" w:type="pct"/>
          </w:tcPr>
          <w:p w14:paraId="09AC17D6" w14:textId="77777777" w:rsidR="002021F1" w:rsidRPr="003C02DF" w:rsidRDefault="002021F1" w:rsidP="002021F1">
            <w:pPr>
              <w:jc w:val="both"/>
              <w:rPr>
                <w:sz w:val="18"/>
                <w:szCs w:val="18"/>
              </w:rPr>
            </w:pPr>
          </w:p>
        </w:tc>
      </w:tr>
      <w:tr w:rsidR="002021F1" w:rsidRPr="005B4766" w14:paraId="6701483F" w14:textId="77777777" w:rsidTr="005669D1">
        <w:tc>
          <w:tcPr>
            <w:tcW w:w="1094" w:type="pct"/>
          </w:tcPr>
          <w:p w14:paraId="70AF537C" w14:textId="77777777" w:rsidR="002021F1" w:rsidRPr="003C02DF" w:rsidRDefault="002021F1" w:rsidP="002021F1">
            <w:pPr>
              <w:spacing w:after="120"/>
              <w:rPr>
                <w:sz w:val="18"/>
                <w:szCs w:val="18"/>
              </w:rPr>
            </w:pPr>
            <w:r w:rsidRPr="0047304D">
              <w:rPr>
                <w:sz w:val="18"/>
                <w:szCs w:val="18"/>
              </w:rPr>
              <w:t>*</w:t>
            </w:r>
            <w:r w:rsidRPr="003C02DF">
              <w:rPr>
                <w:sz w:val="18"/>
                <w:szCs w:val="18"/>
              </w:rPr>
              <w:t>Circuit ID</w:t>
            </w:r>
          </w:p>
        </w:tc>
        <w:tc>
          <w:tcPr>
            <w:tcW w:w="434" w:type="pct"/>
          </w:tcPr>
          <w:p w14:paraId="1122A1A7" w14:textId="77777777" w:rsidR="002021F1" w:rsidRPr="003C02DF" w:rsidRDefault="002021F1" w:rsidP="002021F1">
            <w:pPr>
              <w:spacing w:after="120"/>
              <w:rPr>
                <w:sz w:val="18"/>
                <w:szCs w:val="18"/>
              </w:rPr>
            </w:pPr>
            <w:r w:rsidRPr="003C02DF">
              <w:rPr>
                <w:sz w:val="18"/>
                <w:szCs w:val="18"/>
              </w:rPr>
              <w:t>22</w:t>
            </w:r>
          </w:p>
        </w:tc>
        <w:tc>
          <w:tcPr>
            <w:tcW w:w="521" w:type="pct"/>
          </w:tcPr>
          <w:p w14:paraId="78A042D4" w14:textId="77777777" w:rsidR="002021F1" w:rsidRPr="003C02DF" w:rsidRDefault="002021F1" w:rsidP="002021F1">
            <w:pPr>
              <w:spacing w:after="120"/>
              <w:rPr>
                <w:sz w:val="18"/>
                <w:szCs w:val="18"/>
              </w:rPr>
            </w:pPr>
            <w:r w:rsidRPr="003C02DF">
              <w:rPr>
                <w:sz w:val="18"/>
                <w:szCs w:val="18"/>
              </w:rPr>
              <w:t>20</w:t>
            </w:r>
          </w:p>
        </w:tc>
        <w:tc>
          <w:tcPr>
            <w:tcW w:w="608" w:type="pct"/>
          </w:tcPr>
          <w:p w14:paraId="3730C3F0" w14:textId="77777777" w:rsidR="002021F1" w:rsidRPr="003C02DF" w:rsidRDefault="002021F1" w:rsidP="002021F1">
            <w:pPr>
              <w:spacing w:after="120"/>
              <w:rPr>
                <w:sz w:val="18"/>
                <w:szCs w:val="18"/>
              </w:rPr>
            </w:pPr>
            <w:r w:rsidRPr="003C02DF">
              <w:rPr>
                <w:sz w:val="18"/>
                <w:szCs w:val="18"/>
              </w:rPr>
              <w:t>Text</w:t>
            </w:r>
          </w:p>
        </w:tc>
        <w:tc>
          <w:tcPr>
            <w:tcW w:w="1476" w:type="pct"/>
          </w:tcPr>
          <w:p w14:paraId="64D9B104" w14:textId="77777777" w:rsidR="002021F1" w:rsidRPr="003C02DF" w:rsidRDefault="002021F1" w:rsidP="002021F1">
            <w:pPr>
              <w:spacing w:after="120"/>
              <w:rPr>
                <w:sz w:val="18"/>
                <w:szCs w:val="18"/>
              </w:rPr>
            </w:pPr>
            <w:r w:rsidRPr="003C02DF">
              <w:rPr>
                <w:sz w:val="18"/>
                <w:szCs w:val="18"/>
              </w:rPr>
              <w:t>N/A</w:t>
            </w:r>
          </w:p>
        </w:tc>
        <w:tc>
          <w:tcPr>
            <w:tcW w:w="867" w:type="pct"/>
          </w:tcPr>
          <w:p w14:paraId="0E68D6B3" w14:textId="77777777" w:rsidR="002021F1" w:rsidRPr="003C02DF" w:rsidRDefault="002021F1" w:rsidP="002021F1">
            <w:pPr>
              <w:jc w:val="both"/>
              <w:rPr>
                <w:sz w:val="18"/>
                <w:szCs w:val="18"/>
              </w:rPr>
            </w:pPr>
          </w:p>
        </w:tc>
      </w:tr>
      <w:tr w:rsidR="002021F1" w:rsidRPr="005B4766" w14:paraId="3207AAE8" w14:textId="77777777" w:rsidTr="005669D1">
        <w:tc>
          <w:tcPr>
            <w:tcW w:w="1094" w:type="pct"/>
          </w:tcPr>
          <w:p w14:paraId="373D9412" w14:textId="77777777" w:rsidR="002021F1" w:rsidRPr="003C02DF" w:rsidRDefault="002021F1" w:rsidP="002021F1">
            <w:pPr>
              <w:spacing w:after="120"/>
              <w:rPr>
                <w:sz w:val="18"/>
                <w:szCs w:val="18"/>
              </w:rPr>
            </w:pPr>
            <w:r w:rsidRPr="0047304D">
              <w:rPr>
                <w:sz w:val="18"/>
                <w:szCs w:val="18"/>
              </w:rPr>
              <w:t>*</w:t>
            </w:r>
            <w:r w:rsidRPr="003C02DF">
              <w:rPr>
                <w:sz w:val="18"/>
                <w:szCs w:val="18"/>
              </w:rPr>
              <w:t>MDF Site</w:t>
            </w:r>
          </w:p>
        </w:tc>
        <w:tc>
          <w:tcPr>
            <w:tcW w:w="434" w:type="pct"/>
          </w:tcPr>
          <w:p w14:paraId="506641B1" w14:textId="77777777" w:rsidR="002021F1" w:rsidRPr="003C02DF" w:rsidRDefault="002021F1" w:rsidP="002021F1">
            <w:pPr>
              <w:spacing w:after="120"/>
              <w:rPr>
                <w:sz w:val="18"/>
                <w:szCs w:val="18"/>
              </w:rPr>
            </w:pPr>
            <w:r w:rsidRPr="003C02DF">
              <w:rPr>
                <w:sz w:val="18"/>
                <w:szCs w:val="18"/>
              </w:rPr>
              <w:t>23</w:t>
            </w:r>
          </w:p>
        </w:tc>
        <w:tc>
          <w:tcPr>
            <w:tcW w:w="521" w:type="pct"/>
          </w:tcPr>
          <w:p w14:paraId="7DF30441" w14:textId="77777777" w:rsidR="002021F1" w:rsidRPr="003C02DF" w:rsidRDefault="002021F1" w:rsidP="002021F1">
            <w:pPr>
              <w:spacing w:after="120"/>
              <w:rPr>
                <w:sz w:val="18"/>
                <w:szCs w:val="18"/>
              </w:rPr>
            </w:pPr>
            <w:r w:rsidRPr="003C02DF">
              <w:rPr>
                <w:sz w:val="18"/>
                <w:szCs w:val="18"/>
              </w:rPr>
              <w:t>20</w:t>
            </w:r>
          </w:p>
        </w:tc>
        <w:tc>
          <w:tcPr>
            <w:tcW w:w="608" w:type="pct"/>
          </w:tcPr>
          <w:p w14:paraId="6EF73376" w14:textId="77777777" w:rsidR="002021F1" w:rsidRPr="003C02DF" w:rsidRDefault="002021F1" w:rsidP="002021F1">
            <w:pPr>
              <w:spacing w:after="120"/>
              <w:rPr>
                <w:sz w:val="18"/>
                <w:szCs w:val="18"/>
              </w:rPr>
            </w:pPr>
            <w:r w:rsidRPr="003C02DF">
              <w:rPr>
                <w:sz w:val="18"/>
                <w:szCs w:val="18"/>
              </w:rPr>
              <w:t>Text</w:t>
            </w:r>
          </w:p>
        </w:tc>
        <w:tc>
          <w:tcPr>
            <w:tcW w:w="1476" w:type="pct"/>
          </w:tcPr>
          <w:p w14:paraId="1C7E2DD4" w14:textId="77777777" w:rsidR="002021F1" w:rsidRPr="003C02DF" w:rsidRDefault="002021F1" w:rsidP="002021F1">
            <w:pPr>
              <w:spacing w:after="120"/>
              <w:rPr>
                <w:sz w:val="18"/>
                <w:szCs w:val="18"/>
              </w:rPr>
            </w:pPr>
            <w:r w:rsidRPr="003C02DF">
              <w:rPr>
                <w:sz w:val="18"/>
                <w:szCs w:val="18"/>
              </w:rPr>
              <w:t>N/A</w:t>
            </w:r>
          </w:p>
        </w:tc>
        <w:tc>
          <w:tcPr>
            <w:tcW w:w="867" w:type="pct"/>
          </w:tcPr>
          <w:p w14:paraId="2FB0F083" w14:textId="77777777" w:rsidR="002021F1" w:rsidRPr="003C02DF" w:rsidRDefault="002021F1" w:rsidP="002021F1">
            <w:pPr>
              <w:jc w:val="both"/>
              <w:rPr>
                <w:sz w:val="18"/>
                <w:szCs w:val="18"/>
              </w:rPr>
            </w:pPr>
          </w:p>
        </w:tc>
      </w:tr>
      <w:tr w:rsidR="002021F1" w:rsidRPr="005B4766" w14:paraId="274C23B5" w14:textId="77777777" w:rsidTr="005669D1">
        <w:tc>
          <w:tcPr>
            <w:tcW w:w="1094" w:type="pct"/>
          </w:tcPr>
          <w:p w14:paraId="6B344D89" w14:textId="77777777" w:rsidR="002021F1" w:rsidRPr="003C02DF" w:rsidRDefault="002021F1" w:rsidP="002021F1">
            <w:pPr>
              <w:spacing w:after="120"/>
              <w:rPr>
                <w:sz w:val="18"/>
                <w:szCs w:val="18"/>
              </w:rPr>
            </w:pPr>
            <w:r w:rsidRPr="0047304D">
              <w:rPr>
                <w:sz w:val="18"/>
                <w:szCs w:val="18"/>
              </w:rPr>
              <w:t>*</w:t>
            </w:r>
            <w:r w:rsidRPr="003C02DF">
              <w:rPr>
                <w:sz w:val="18"/>
                <w:szCs w:val="18"/>
              </w:rPr>
              <w:t>Room ID</w:t>
            </w:r>
          </w:p>
        </w:tc>
        <w:tc>
          <w:tcPr>
            <w:tcW w:w="434" w:type="pct"/>
          </w:tcPr>
          <w:p w14:paraId="508F7701" w14:textId="77777777" w:rsidR="002021F1" w:rsidRPr="003C02DF" w:rsidRDefault="002021F1" w:rsidP="002021F1">
            <w:pPr>
              <w:spacing w:after="120"/>
              <w:rPr>
                <w:sz w:val="18"/>
                <w:szCs w:val="18"/>
              </w:rPr>
            </w:pPr>
            <w:r w:rsidRPr="003C02DF">
              <w:rPr>
                <w:sz w:val="18"/>
                <w:szCs w:val="18"/>
              </w:rPr>
              <w:t>24</w:t>
            </w:r>
          </w:p>
        </w:tc>
        <w:tc>
          <w:tcPr>
            <w:tcW w:w="521" w:type="pct"/>
          </w:tcPr>
          <w:p w14:paraId="2AD5537B" w14:textId="77777777" w:rsidR="002021F1" w:rsidRPr="003C02DF" w:rsidRDefault="002021F1" w:rsidP="002021F1">
            <w:pPr>
              <w:spacing w:after="120"/>
              <w:rPr>
                <w:sz w:val="18"/>
                <w:szCs w:val="18"/>
              </w:rPr>
            </w:pPr>
            <w:r w:rsidRPr="003C02DF">
              <w:rPr>
                <w:sz w:val="18"/>
                <w:szCs w:val="18"/>
              </w:rPr>
              <w:t>20</w:t>
            </w:r>
          </w:p>
        </w:tc>
        <w:tc>
          <w:tcPr>
            <w:tcW w:w="608" w:type="pct"/>
          </w:tcPr>
          <w:p w14:paraId="54F061A9" w14:textId="77777777" w:rsidR="002021F1" w:rsidRPr="003C02DF" w:rsidRDefault="002021F1" w:rsidP="002021F1">
            <w:pPr>
              <w:spacing w:after="120"/>
              <w:rPr>
                <w:sz w:val="18"/>
                <w:szCs w:val="18"/>
              </w:rPr>
            </w:pPr>
            <w:r w:rsidRPr="003C02DF">
              <w:rPr>
                <w:sz w:val="18"/>
                <w:szCs w:val="18"/>
              </w:rPr>
              <w:t>Text</w:t>
            </w:r>
          </w:p>
        </w:tc>
        <w:tc>
          <w:tcPr>
            <w:tcW w:w="1476" w:type="pct"/>
          </w:tcPr>
          <w:p w14:paraId="24DF7147" w14:textId="77777777" w:rsidR="002021F1" w:rsidRPr="003C02DF" w:rsidRDefault="002021F1" w:rsidP="002021F1">
            <w:pPr>
              <w:spacing w:after="120"/>
              <w:rPr>
                <w:sz w:val="18"/>
                <w:szCs w:val="18"/>
              </w:rPr>
            </w:pPr>
            <w:r w:rsidRPr="003C02DF">
              <w:rPr>
                <w:sz w:val="18"/>
                <w:szCs w:val="18"/>
              </w:rPr>
              <w:t>N/A</w:t>
            </w:r>
          </w:p>
        </w:tc>
        <w:tc>
          <w:tcPr>
            <w:tcW w:w="867" w:type="pct"/>
          </w:tcPr>
          <w:p w14:paraId="2B098550" w14:textId="77777777" w:rsidR="002021F1" w:rsidRPr="003C02DF" w:rsidRDefault="002021F1" w:rsidP="002021F1">
            <w:pPr>
              <w:jc w:val="both"/>
              <w:rPr>
                <w:sz w:val="18"/>
                <w:szCs w:val="18"/>
              </w:rPr>
            </w:pPr>
          </w:p>
        </w:tc>
      </w:tr>
      <w:tr w:rsidR="002021F1" w:rsidRPr="005B4766" w14:paraId="1A97A868" w14:textId="77777777" w:rsidTr="005669D1">
        <w:tc>
          <w:tcPr>
            <w:tcW w:w="1094" w:type="pct"/>
          </w:tcPr>
          <w:p w14:paraId="2F02A1D5" w14:textId="77777777" w:rsidR="002021F1" w:rsidRPr="003C02DF" w:rsidRDefault="002021F1" w:rsidP="002021F1">
            <w:pPr>
              <w:spacing w:after="120"/>
              <w:rPr>
                <w:sz w:val="18"/>
                <w:szCs w:val="18"/>
              </w:rPr>
            </w:pPr>
            <w:r w:rsidRPr="0047304D">
              <w:rPr>
                <w:sz w:val="18"/>
                <w:szCs w:val="18"/>
              </w:rPr>
              <w:t>*</w:t>
            </w:r>
            <w:r w:rsidRPr="003C02DF">
              <w:rPr>
                <w:sz w:val="18"/>
                <w:szCs w:val="18"/>
              </w:rPr>
              <w:t>Service ID</w:t>
            </w:r>
          </w:p>
        </w:tc>
        <w:tc>
          <w:tcPr>
            <w:tcW w:w="434" w:type="pct"/>
          </w:tcPr>
          <w:p w14:paraId="1307425F" w14:textId="77777777" w:rsidR="002021F1" w:rsidRPr="003C02DF" w:rsidRDefault="002021F1" w:rsidP="002021F1">
            <w:pPr>
              <w:spacing w:after="120"/>
              <w:rPr>
                <w:sz w:val="18"/>
                <w:szCs w:val="18"/>
              </w:rPr>
            </w:pPr>
            <w:r w:rsidRPr="003C02DF">
              <w:rPr>
                <w:sz w:val="18"/>
                <w:szCs w:val="18"/>
              </w:rPr>
              <w:t>25</w:t>
            </w:r>
          </w:p>
        </w:tc>
        <w:tc>
          <w:tcPr>
            <w:tcW w:w="521" w:type="pct"/>
          </w:tcPr>
          <w:p w14:paraId="1889EFC2" w14:textId="77777777" w:rsidR="002021F1" w:rsidRPr="003C02DF" w:rsidRDefault="002021F1" w:rsidP="002021F1">
            <w:pPr>
              <w:spacing w:after="120"/>
              <w:rPr>
                <w:sz w:val="18"/>
                <w:szCs w:val="18"/>
              </w:rPr>
            </w:pPr>
            <w:r>
              <w:rPr>
                <w:sz w:val="18"/>
                <w:szCs w:val="18"/>
              </w:rPr>
              <w:t>40</w:t>
            </w:r>
          </w:p>
        </w:tc>
        <w:tc>
          <w:tcPr>
            <w:tcW w:w="608" w:type="pct"/>
          </w:tcPr>
          <w:p w14:paraId="7EBFB69F" w14:textId="77777777" w:rsidR="002021F1" w:rsidRPr="003C02DF" w:rsidRDefault="002021F1" w:rsidP="002021F1">
            <w:pPr>
              <w:spacing w:after="120"/>
              <w:rPr>
                <w:sz w:val="18"/>
                <w:szCs w:val="18"/>
              </w:rPr>
            </w:pPr>
            <w:r w:rsidRPr="003C02DF">
              <w:rPr>
                <w:sz w:val="18"/>
                <w:szCs w:val="18"/>
              </w:rPr>
              <w:t>Text</w:t>
            </w:r>
          </w:p>
        </w:tc>
        <w:tc>
          <w:tcPr>
            <w:tcW w:w="1476" w:type="pct"/>
          </w:tcPr>
          <w:p w14:paraId="1BCDE71A" w14:textId="77777777" w:rsidR="002021F1" w:rsidRPr="003C02DF" w:rsidRDefault="002021F1" w:rsidP="002021F1">
            <w:pPr>
              <w:spacing w:after="120"/>
              <w:rPr>
                <w:sz w:val="18"/>
                <w:szCs w:val="18"/>
              </w:rPr>
            </w:pPr>
            <w:r w:rsidRPr="003C02DF">
              <w:rPr>
                <w:sz w:val="18"/>
                <w:szCs w:val="18"/>
              </w:rPr>
              <w:t>N/A</w:t>
            </w:r>
          </w:p>
        </w:tc>
        <w:tc>
          <w:tcPr>
            <w:tcW w:w="867" w:type="pct"/>
          </w:tcPr>
          <w:p w14:paraId="4527954E" w14:textId="77777777" w:rsidR="002021F1" w:rsidRPr="003C02DF" w:rsidRDefault="002021F1" w:rsidP="002021F1">
            <w:pPr>
              <w:jc w:val="both"/>
              <w:rPr>
                <w:sz w:val="18"/>
                <w:szCs w:val="18"/>
              </w:rPr>
            </w:pPr>
          </w:p>
        </w:tc>
      </w:tr>
      <w:tr w:rsidR="002021F1" w:rsidRPr="005B4766" w14:paraId="48701CF1" w14:textId="77777777" w:rsidTr="005669D1">
        <w:tc>
          <w:tcPr>
            <w:tcW w:w="1094" w:type="pct"/>
          </w:tcPr>
          <w:p w14:paraId="472453CE" w14:textId="77777777" w:rsidR="002021F1" w:rsidRPr="003C02DF" w:rsidRDefault="002021F1" w:rsidP="002021F1">
            <w:pPr>
              <w:spacing w:after="120"/>
              <w:rPr>
                <w:sz w:val="18"/>
                <w:szCs w:val="18"/>
              </w:rPr>
            </w:pPr>
            <w:r w:rsidRPr="0047304D">
              <w:rPr>
                <w:sz w:val="18"/>
                <w:szCs w:val="18"/>
              </w:rPr>
              <w:t>*</w:t>
            </w:r>
            <w:r w:rsidRPr="003C02DF">
              <w:rPr>
                <w:sz w:val="18"/>
                <w:szCs w:val="18"/>
              </w:rPr>
              <w:t>Event Class</w:t>
            </w:r>
          </w:p>
        </w:tc>
        <w:tc>
          <w:tcPr>
            <w:tcW w:w="434" w:type="pct"/>
          </w:tcPr>
          <w:p w14:paraId="57AFDE40" w14:textId="77777777" w:rsidR="002021F1" w:rsidRPr="003C02DF" w:rsidRDefault="002021F1" w:rsidP="002021F1">
            <w:pPr>
              <w:spacing w:after="120"/>
              <w:rPr>
                <w:sz w:val="18"/>
                <w:szCs w:val="18"/>
              </w:rPr>
            </w:pPr>
            <w:r w:rsidRPr="003C02DF">
              <w:rPr>
                <w:sz w:val="18"/>
                <w:szCs w:val="18"/>
              </w:rPr>
              <w:t>26</w:t>
            </w:r>
          </w:p>
        </w:tc>
        <w:tc>
          <w:tcPr>
            <w:tcW w:w="521" w:type="pct"/>
          </w:tcPr>
          <w:p w14:paraId="10EE23FB" w14:textId="77777777" w:rsidR="002021F1" w:rsidRPr="003C02DF" w:rsidRDefault="002021F1" w:rsidP="002021F1">
            <w:pPr>
              <w:spacing w:after="120"/>
              <w:rPr>
                <w:sz w:val="18"/>
                <w:szCs w:val="18"/>
              </w:rPr>
            </w:pPr>
            <w:r>
              <w:rPr>
                <w:sz w:val="18"/>
                <w:szCs w:val="18"/>
              </w:rPr>
              <w:t>40</w:t>
            </w:r>
          </w:p>
        </w:tc>
        <w:tc>
          <w:tcPr>
            <w:tcW w:w="608" w:type="pct"/>
          </w:tcPr>
          <w:p w14:paraId="1AE708C9" w14:textId="77777777" w:rsidR="002021F1" w:rsidRPr="003C02DF" w:rsidRDefault="002021F1" w:rsidP="002021F1">
            <w:pPr>
              <w:spacing w:after="120"/>
              <w:rPr>
                <w:sz w:val="18"/>
                <w:szCs w:val="18"/>
              </w:rPr>
            </w:pPr>
            <w:r w:rsidRPr="003C02DF">
              <w:rPr>
                <w:sz w:val="18"/>
                <w:szCs w:val="18"/>
              </w:rPr>
              <w:t>Text</w:t>
            </w:r>
          </w:p>
        </w:tc>
        <w:tc>
          <w:tcPr>
            <w:tcW w:w="1476" w:type="pct"/>
          </w:tcPr>
          <w:p w14:paraId="2C48CE21" w14:textId="77777777" w:rsidR="002021F1" w:rsidRPr="003C02DF" w:rsidRDefault="002021F1" w:rsidP="002021F1">
            <w:pPr>
              <w:spacing w:after="120"/>
              <w:rPr>
                <w:sz w:val="18"/>
                <w:szCs w:val="18"/>
              </w:rPr>
            </w:pPr>
            <w:r w:rsidRPr="003C02DF">
              <w:rPr>
                <w:sz w:val="18"/>
                <w:szCs w:val="18"/>
              </w:rPr>
              <w:t>N/A</w:t>
            </w:r>
          </w:p>
        </w:tc>
        <w:tc>
          <w:tcPr>
            <w:tcW w:w="867" w:type="pct"/>
          </w:tcPr>
          <w:p w14:paraId="001889EE" w14:textId="77777777" w:rsidR="002021F1" w:rsidRPr="003C02DF" w:rsidRDefault="002021F1" w:rsidP="002021F1">
            <w:pPr>
              <w:jc w:val="both"/>
              <w:rPr>
                <w:sz w:val="18"/>
                <w:szCs w:val="18"/>
              </w:rPr>
            </w:pPr>
          </w:p>
        </w:tc>
      </w:tr>
      <w:tr w:rsidR="002021F1" w:rsidRPr="005B4766" w14:paraId="51B8A237" w14:textId="77777777" w:rsidTr="005669D1">
        <w:tc>
          <w:tcPr>
            <w:tcW w:w="1094" w:type="pct"/>
          </w:tcPr>
          <w:p w14:paraId="10132D36" w14:textId="77777777" w:rsidR="002021F1" w:rsidRPr="003C02DF" w:rsidRDefault="002021F1" w:rsidP="002021F1">
            <w:pPr>
              <w:spacing w:after="120"/>
              <w:rPr>
                <w:sz w:val="18"/>
                <w:szCs w:val="18"/>
              </w:rPr>
            </w:pPr>
            <w:r w:rsidRPr="0047304D">
              <w:rPr>
                <w:sz w:val="18"/>
                <w:szCs w:val="18"/>
              </w:rPr>
              <w:t>*</w:t>
            </w:r>
            <w:r w:rsidRPr="003C02DF">
              <w:rPr>
                <w:sz w:val="18"/>
                <w:szCs w:val="18"/>
              </w:rPr>
              <w:t>Event Name</w:t>
            </w:r>
          </w:p>
        </w:tc>
        <w:tc>
          <w:tcPr>
            <w:tcW w:w="434" w:type="pct"/>
          </w:tcPr>
          <w:p w14:paraId="4ABA21B2" w14:textId="77777777" w:rsidR="002021F1" w:rsidRPr="003C02DF" w:rsidRDefault="002021F1" w:rsidP="002021F1">
            <w:pPr>
              <w:spacing w:after="120"/>
              <w:rPr>
                <w:sz w:val="18"/>
                <w:szCs w:val="18"/>
              </w:rPr>
            </w:pPr>
            <w:r w:rsidRPr="003C02DF">
              <w:rPr>
                <w:sz w:val="18"/>
                <w:szCs w:val="18"/>
              </w:rPr>
              <w:t>27</w:t>
            </w:r>
          </w:p>
        </w:tc>
        <w:tc>
          <w:tcPr>
            <w:tcW w:w="521" w:type="pct"/>
          </w:tcPr>
          <w:p w14:paraId="61AB8287" w14:textId="77777777" w:rsidR="002021F1" w:rsidRPr="003C02DF" w:rsidRDefault="002021F1" w:rsidP="002021F1">
            <w:pPr>
              <w:spacing w:after="120"/>
              <w:rPr>
                <w:sz w:val="18"/>
                <w:szCs w:val="18"/>
              </w:rPr>
            </w:pPr>
            <w:r>
              <w:rPr>
                <w:sz w:val="18"/>
                <w:szCs w:val="18"/>
              </w:rPr>
              <w:t>40</w:t>
            </w:r>
          </w:p>
        </w:tc>
        <w:tc>
          <w:tcPr>
            <w:tcW w:w="608" w:type="pct"/>
          </w:tcPr>
          <w:p w14:paraId="0BBB5F38" w14:textId="77777777" w:rsidR="002021F1" w:rsidRPr="003C02DF" w:rsidRDefault="002021F1" w:rsidP="002021F1">
            <w:pPr>
              <w:spacing w:after="120"/>
              <w:rPr>
                <w:sz w:val="18"/>
                <w:szCs w:val="18"/>
              </w:rPr>
            </w:pPr>
            <w:r w:rsidRPr="003C02DF">
              <w:rPr>
                <w:sz w:val="18"/>
                <w:szCs w:val="18"/>
              </w:rPr>
              <w:t>Text</w:t>
            </w:r>
          </w:p>
        </w:tc>
        <w:tc>
          <w:tcPr>
            <w:tcW w:w="1476" w:type="pct"/>
          </w:tcPr>
          <w:p w14:paraId="2E40A995" w14:textId="77777777" w:rsidR="002021F1" w:rsidRPr="003C02DF" w:rsidRDefault="002021F1" w:rsidP="002021F1">
            <w:pPr>
              <w:spacing w:after="120"/>
              <w:rPr>
                <w:sz w:val="18"/>
                <w:szCs w:val="18"/>
              </w:rPr>
            </w:pPr>
            <w:r w:rsidRPr="003C02DF">
              <w:rPr>
                <w:sz w:val="18"/>
                <w:szCs w:val="18"/>
              </w:rPr>
              <w:t>N/A</w:t>
            </w:r>
          </w:p>
        </w:tc>
        <w:tc>
          <w:tcPr>
            <w:tcW w:w="867" w:type="pct"/>
          </w:tcPr>
          <w:p w14:paraId="01B6827D" w14:textId="77777777" w:rsidR="002021F1" w:rsidRPr="003C02DF" w:rsidRDefault="002021F1" w:rsidP="002021F1">
            <w:pPr>
              <w:jc w:val="both"/>
              <w:rPr>
                <w:sz w:val="18"/>
                <w:szCs w:val="18"/>
              </w:rPr>
            </w:pPr>
          </w:p>
        </w:tc>
      </w:tr>
      <w:tr w:rsidR="002021F1" w:rsidRPr="005B4766" w14:paraId="177BD38E" w14:textId="77777777" w:rsidTr="005669D1">
        <w:tc>
          <w:tcPr>
            <w:tcW w:w="1094" w:type="pct"/>
          </w:tcPr>
          <w:p w14:paraId="333409A6" w14:textId="77777777" w:rsidR="002021F1" w:rsidRPr="003C02DF" w:rsidRDefault="002021F1" w:rsidP="002021F1">
            <w:pPr>
              <w:spacing w:after="120"/>
              <w:rPr>
                <w:sz w:val="18"/>
                <w:szCs w:val="18"/>
              </w:rPr>
            </w:pPr>
            <w:r w:rsidRPr="0047304D">
              <w:rPr>
                <w:sz w:val="18"/>
                <w:szCs w:val="18"/>
              </w:rPr>
              <w:t>*</w:t>
            </w:r>
            <w:r w:rsidRPr="003C02DF">
              <w:rPr>
                <w:sz w:val="18"/>
                <w:szCs w:val="18"/>
              </w:rPr>
              <w:t>CBUK reference number</w:t>
            </w:r>
          </w:p>
        </w:tc>
        <w:tc>
          <w:tcPr>
            <w:tcW w:w="434" w:type="pct"/>
          </w:tcPr>
          <w:p w14:paraId="6E6304D6" w14:textId="77777777" w:rsidR="002021F1" w:rsidRPr="003C02DF" w:rsidRDefault="002021F1" w:rsidP="002021F1">
            <w:pPr>
              <w:spacing w:after="120"/>
              <w:rPr>
                <w:sz w:val="18"/>
                <w:szCs w:val="18"/>
              </w:rPr>
            </w:pPr>
            <w:r w:rsidRPr="003C02DF">
              <w:rPr>
                <w:sz w:val="18"/>
                <w:szCs w:val="18"/>
              </w:rPr>
              <w:t>28</w:t>
            </w:r>
          </w:p>
        </w:tc>
        <w:tc>
          <w:tcPr>
            <w:tcW w:w="521" w:type="pct"/>
          </w:tcPr>
          <w:p w14:paraId="67BD7648" w14:textId="77777777" w:rsidR="002021F1" w:rsidRPr="003C02DF" w:rsidRDefault="002021F1" w:rsidP="002021F1">
            <w:pPr>
              <w:spacing w:after="120"/>
              <w:rPr>
                <w:sz w:val="18"/>
                <w:szCs w:val="18"/>
              </w:rPr>
            </w:pPr>
            <w:r w:rsidRPr="003C02DF">
              <w:rPr>
                <w:sz w:val="18"/>
                <w:szCs w:val="18"/>
              </w:rPr>
              <w:t>20</w:t>
            </w:r>
          </w:p>
        </w:tc>
        <w:tc>
          <w:tcPr>
            <w:tcW w:w="608" w:type="pct"/>
          </w:tcPr>
          <w:p w14:paraId="6A6FA1C3" w14:textId="77777777" w:rsidR="002021F1" w:rsidRPr="003C02DF" w:rsidRDefault="002021F1" w:rsidP="002021F1">
            <w:pPr>
              <w:spacing w:after="120"/>
              <w:rPr>
                <w:sz w:val="18"/>
                <w:szCs w:val="18"/>
              </w:rPr>
            </w:pPr>
            <w:r w:rsidRPr="003C02DF">
              <w:rPr>
                <w:sz w:val="18"/>
                <w:szCs w:val="18"/>
              </w:rPr>
              <w:t>Text</w:t>
            </w:r>
          </w:p>
        </w:tc>
        <w:tc>
          <w:tcPr>
            <w:tcW w:w="1476" w:type="pct"/>
          </w:tcPr>
          <w:p w14:paraId="579DAE79" w14:textId="77777777" w:rsidR="002021F1" w:rsidRPr="003C02DF" w:rsidRDefault="002021F1" w:rsidP="002021F1">
            <w:pPr>
              <w:spacing w:after="120"/>
              <w:rPr>
                <w:sz w:val="18"/>
                <w:szCs w:val="18"/>
              </w:rPr>
            </w:pPr>
            <w:r w:rsidRPr="003C02DF">
              <w:rPr>
                <w:sz w:val="18"/>
                <w:szCs w:val="18"/>
              </w:rPr>
              <w:t>N/A</w:t>
            </w:r>
          </w:p>
        </w:tc>
        <w:tc>
          <w:tcPr>
            <w:tcW w:w="867" w:type="pct"/>
          </w:tcPr>
          <w:p w14:paraId="573B42BB" w14:textId="77777777" w:rsidR="002021F1" w:rsidRPr="003C02DF" w:rsidRDefault="002021F1" w:rsidP="002021F1">
            <w:pPr>
              <w:jc w:val="both"/>
              <w:rPr>
                <w:sz w:val="18"/>
                <w:szCs w:val="18"/>
              </w:rPr>
            </w:pPr>
          </w:p>
        </w:tc>
      </w:tr>
      <w:tr w:rsidR="002021F1" w:rsidRPr="005B4766" w14:paraId="42381408" w14:textId="77777777" w:rsidTr="005669D1">
        <w:tc>
          <w:tcPr>
            <w:tcW w:w="1094" w:type="pct"/>
          </w:tcPr>
          <w:p w14:paraId="046FBD57" w14:textId="77777777" w:rsidR="002021F1" w:rsidRPr="003C02DF" w:rsidRDefault="002021F1" w:rsidP="002021F1">
            <w:pPr>
              <w:spacing w:after="120"/>
              <w:rPr>
                <w:sz w:val="18"/>
                <w:szCs w:val="18"/>
              </w:rPr>
            </w:pPr>
            <w:r w:rsidRPr="0047304D">
              <w:rPr>
                <w:sz w:val="18"/>
                <w:szCs w:val="18"/>
              </w:rPr>
              <w:t>*</w:t>
            </w:r>
            <w:r w:rsidRPr="003C02DF">
              <w:rPr>
                <w:sz w:val="18"/>
                <w:szCs w:val="18"/>
              </w:rPr>
              <w:t>CLI</w:t>
            </w:r>
          </w:p>
        </w:tc>
        <w:tc>
          <w:tcPr>
            <w:tcW w:w="434" w:type="pct"/>
          </w:tcPr>
          <w:p w14:paraId="4DBF6269" w14:textId="77777777" w:rsidR="002021F1" w:rsidRPr="003C02DF" w:rsidRDefault="002021F1" w:rsidP="002021F1">
            <w:pPr>
              <w:spacing w:after="120"/>
              <w:rPr>
                <w:sz w:val="18"/>
                <w:szCs w:val="18"/>
              </w:rPr>
            </w:pPr>
            <w:r w:rsidRPr="003C02DF">
              <w:rPr>
                <w:sz w:val="18"/>
                <w:szCs w:val="18"/>
              </w:rPr>
              <w:t>29</w:t>
            </w:r>
          </w:p>
        </w:tc>
        <w:tc>
          <w:tcPr>
            <w:tcW w:w="521" w:type="pct"/>
          </w:tcPr>
          <w:p w14:paraId="422F2BA3" w14:textId="77777777" w:rsidR="002021F1" w:rsidRPr="003C02DF" w:rsidRDefault="002021F1" w:rsidP="002021F1">
            <w:pPr>
              <w:spacing w:after="120"/>
              <w:rPr>
                <w:sz w:val="18"/>
                <w:szCs w:val="18"/>
              </w:rPr>
            </w:pPr>
            <w:r w:rsidRPr="003C02DF">
              <w:rPr>
                <w:sz w:val="18"/>
                <w:szCs w:val="18"/>
              </w:rPr>
              <w:t>20</w:t>
            </w:r>
          </w:p>
        </w:tc>
        <w:tc>
          <w:tcPr>
            <w:tcW w:w="608" w:type="pct"/>
          </w:tcPr>
          <w:p w14:paraId="26A9EFB9" w14:textId="77777777" w:rsidR="002021F1" w:rsidRPr="003C02DF" w:rsidRDefault="002021F1" w:rsidP="002021F1">
            <w:pPr>
              <w:spacing w:after="120"/>
              <w:rPr>
                <w:sz w:val="18"/>
                <w:szCs w:val="18"/>
              </w:rPr>
            </w:pPr>
            <w:r w:rsidRPr="003C02DF">
              <w:rPr>
                <w:sz w:val="18"/>
                <w:szCs w:val="18"/>
              </w:rPr>
              <w:t>Text</w:t>
            </w:r>
          </w:p>
        </w:tc>
        <w:tc>
          <w:tcPr>
            <w:tcW w:w="1476" w:type="pct"/>
          </w:tcPr>
          <w:p w14:paraId="605E4813" w14:textId="77777777" w:rsidR="002021F1" w:rsidRPr="003C02DF" w:rsidRDefault="002021F1" w:rsidP="002021F1">
            <w:pPr>
              <w:spacing w:after="120"/>
              <w:rPr>
                <w:sz w:val="18"/>
                <w:szCs w:val="18"/>
              </w:rPr>
            </w:pPr>
            <w:r w:rsidRPr="003C02DF">
              <w:rPr>
                <w:sz w:val="18"/>
                <w:szCs w:val="18"/>
              </w:rPr>
              <w:t>N/A</w:t>
            </w:r>
          </w:p>
        </w:tc>
        <w:tc>
          <w:tcPr>
            <w:tcW w:w="867" w:type="pct"/>
          </w:tcPr>
          <w:p w14:paraId="1BFFDFC4" w14:textId="77777777" w:rsidR="002021F1" w:rsidRPr="003C02DF" w:rsidRDefault="002021F1" w:rsidP="002021F1">
            <w:pPr>
              <w:jc w:val="both"/>
              <w:rPr>
                <w:sz w:val="18"/>
                <w:szCs w:val="18"/>
              </w:rPr>
            </w:pPr>
          </w:p>
        </w:tc>
      </w:tr>
      <w:tr w:rsidR="002021F1" w:rsidRPr="005B4766" w14:paraId="5F82A1BD" w14:textId="77777777" w:rsidTr="005669D1">
        <w:tc>
          <w:tcPr>
            <w:tcW w:w="1094" w:type="pct"/>
          </w:tcPr>
          <w:p w14:paraId="7C6548B9" w14:textId="77777777" w:rsidR="002021F1" w:rsidRPr="003C02DF" w:rsidRDefault="002021F1" w:rsidP="002021F1">
            <w:pPr>
              <w:spacing w:after="120"/>
              <w:rPr>
                <w:sz w:val="18"/>
                <w:szCs w:val="18"/>
              </w:rPr>
            </w:pPr>
            <w:r w:rsidRPr="0047304D">
              <w:rPr>
                <w:sz w:val="18"/>
                <w:szCs w:val="18"/>
              </w:rPr>
              <w:t>*</w:t>
            </w:r>
            <w:r w:rsidRPr="003C02DF">
              <w:rPr>
                <w:sz w:val="18"/>
                <w:szCs w:val="18"/>
              </w:rPr>
              <w:t>MAC code</w:t>
            </w:r>
          </w:p>
        </w:tc>
        <w:tc>
          <w:tcPr>
            <w:tcW w:w="434" w:type="pct"/>
          </w:tcPr>
          <w:p w14:paraId="54A3EEE5" w14:textId="77777777" w:rsidR="002021F1" w:rsidRPr="003C02DF" w:rsidRDefault="002021F1" w:rsidP="002021F1">
            <w:pPr>
              <w:spacing w:after="120"/>
              <w:rPr>
                <w:sz w:val="18"/>
                <w:szCs w:val="18"/>
              </w:rPr>
            </w:pPr>
            <w:r w:rsidRPr="003C02DF">
              <w:rPr>
                <w:sz w:val="18"/>
                <w:szCs w:val="18"/>
              </w:rPr>
              <w:t>30</w:t>
            </w:r>
          </w:p>
        </w:tc>
        <w:tc>
          <w:tcPr>
            <w:tcW w:w="521" w:type="pct"/>
          </w:tcPr>
          <w:p w14:paraId="3010B39D" w14:textId="77777777" w:rsidR="002021F1" w:rsidRPr="003C02DF" w:rsidRDefault="002021F1" w:rsidP="002021F1">
            <w:pPr>
              <w:spacing w:after="120"/>
              <w:rPr>
                <w:sz w:val="18"/>
                <w:szCs w:val="18"/>
              </w:rPr>
            </w:pPr>
            <w:r w:rsidRPr="003C02DF">
              <w:rPr>
                <w:sz w:val="18"/>
                <w:szCs w:val="18"/>
              </w:rPr>
              <w:t>20</w:t>
            </w:r>
          </w:p>
        </w:tc>
        <w:tc>
          <w:tcPr>
            <w:tcW w:w="608" w:type="pct"/>
          </w:tcPr>
          <w:p w14:paraId="0BC76182" w14:textId="77777777" w:rsidR="002021F1" w:rsidRPr="003C02DF" w:rsidRDefault="002021F1" w:rsidP="002021F1">
            <w:pPr>
              <w:spacing w:after="120"/>
              <w:rPr>
                <w:sz w:val="18"/>
                <w:szCs w:val="18"/>
              </w:rPr>
            </w:pPr>
            <w:r w:rsidRPr="003C02DF">
              <w:rPr>
                <w:sz w:val="18"/>
                <w:szCs w:val="18"/>
              </w:rPr>
              <w:t>Text</w:t>
            </w:r>
          </w:p>
        </w:tc>
        <w:tc>
          <w:tcPr>
            <w:tcW w:w="1476" w:type="pct"/>
          </w:tcPr>
          <w:p w14:paraId="7AF47909" w14:textId="77777777" w:rsidR="002021F1" w:rsidRPr="003C02DF" w:rsidRDefault="002021F1" w:rsidP="002021F1">
            <w:pPr>
              <w:spacing w:after="120"/>
              <w:rPr>
                <w:sz w:val="18"/>
                <w:szCs w:val="18"/>
              </w:rPr>
            </w:pPr>
            <w:r w:rsidRPr="003C02DF">
              <w:rPr>
                <w:sz w:val="18"/>
                <w:szCs w:val="18"/>
              </w:rPr>
              <w:t>N/A</w:t>
            </w:r>
          </w:p>
        </w:tc>
        <w:tc>
          <w:tcPr>
            <w:tcW w:w="867" w:type="pct"/>
          </w:tcPr>
          <w:p w14:paraId="0FD4530C" w14:textId="77777777" w:rsidR="002021F1" w:rsidRPr="003C02DF" w:rsidRDefault="002021F1" w:rsidP="002021F1">
            <w:pPr>
              <w:jc w:val="both"/>
              <w:rPr>
                <w:sz w:val="18"/>
                <w:szCs w:val="18"/>
              </w:rPr>
            </w:pPr>
          </w:p>
        </w:tc>
      </w:tr>
      <w:tr w:rsidR="005669D1" w:rsidRPr="005B4766" w14:paraId="30FF86F6" w14:textId="77777777" w:rsidTr="005669D1">
        <w:tc>
          <w:tcPr>
            <w:tcW w:w="1094" w:type="pct"/>
          </w:tcPr>
          <w:p w14:paraId="3183BA36" w14:textId="77777777" w:rsidR="005669D1" w:rsidRPr="003C02DF" w:rsidRDefault="005669D1" w:rsidP="005669D1">
            <w:pPr>
              <w:spacing w:after="120"/>
              <w:rPr>
                <w:sz w:val="18"/>
                <w:szCs w:val="18"/>
              </w:rPr>
            </w:pPr>
            <w:r w:rsidRPr="0047304D">
              <w:rPr>
                <w:sz w:val="18"/>
                <w:szCs w:val="18"/>
              </w:rPr>
              <w:t>*</w:t>
            </w:r>
            <w:r w:rsidRPr="00583571">
              <w:rPr>
                <w:sz w:val="18"/>
                <w:szCs w:val="18"/>
              </w:rPr>
              <w:t>Invoice Id</w:t>
            </w:r>
          </w:p>
        </w:tc>
        <w:tc>
          <w:tcPr>
            <w:tcW w:w="434" w:type="pct"/>
          </w:tcPr>
          <w:p w14:paraId="258B6856" w14:textId="77777777" w:rsidR="005669D1" w:rsidRPr="003C02DF" w:rsidRDefault="005669D1" w:rsidP="005669D1">
            <w:pPr>
              <w:spacing w:after="120"/>
              <w:rPr>
                <w:sz w:val="18"/>
                <w:szCs w:val="18"/>
              </w:rPr>
            </w:pPr>
            <w:r w:rsidRPr="003C02DF">
              <w:rPr>
                <w:sz w:val="18"/>
                <w:szCs w:val="18"/>
              </w:rPr>
              <w:t>31</w:t>
            </w:r>
          </w:p>
        </w:tc>
        <w:tc>
          <w:tcPr>
            <w:tcW w:w="521" w:type="pct"/>
          </w:tcPr>
          <w:p w14:paraId="702E5FFD" w14:textId="77777777" w:rsidR="005669D1" w:rsidRPr="003C02DF" w:rsidRDefault="005669D1" w:rsidP="005669D1">
            <w:pPr>
              <w:spacing w:after="120"/>
              <w:rPr>
                <w:sz w:val="18"/>
                <w:szCs w:val="18"/>
              </w:rPr>
            </w:pPr>
            <w:r w:rsidRPr="003C02DF">
              <w:rPr>
                <w:sz w:val="18"/>
                <w:szCs w:val="18"/>
              </w:rPr>
              <w:t>2</w:t>
            </w:r>
            <w:r>
              <w:rPr>
                <w:sz w:val="18"/>
                <w:szCs w:val="18"/>
              </w:rPr>
              <w:t>5</w:t>
            </w:r>
            <w:r w:rsidRPr="003C02DF">
              <w:rPr>
                <w:sz w:val="18"/>
                <w:szCs w:val="18"/>
              </w:rPr>
              <w:t>0</w:t>
            </w:r>
            <w:r>
              <w:rPr>
                <w:sz w:val="18"/>
                <w:szCs w:val="18"/>
              </w:rPr>
              <w:t>0</w:t>
            </w:r>
          </w:p>
        </w:tc>
        <w:tc>
          <w:tcPr>
            <w:tcW w:w="608" w:type="pct"/>
          </w:tcPr>
          <w:p w14:paraId="3E256851" w14:textId="77777777" w:rsidR="005669D1" w:rsidRPr="003C02DF" w:rsidRDefault="005669D1" w:rsidP="005669D1">
            <w:pPr>
              <w:spacing w:after="120"/>
              <w:rPr>
                <w:sz w:val="18"/>
                <w:szCs w:val="18"/>
              </w:rPr>
            </w:pPr>
            <w:r w:rsidRPr="003C02DF">
              <w:rPr>
                <w:sz w:val="18"/>
                <w:szCs w:val="18"/>
              </w:rPr>
              <w:t>Text</w:t>
            </w:r>
          </w:p>
        </w:tc>
        <w:tc>
          <w:tcPr>
            <w:tcW w:w="1476" w:type="pct"/>
          </w:tcPr>
          <w:p w14:paraId="3C1FCB8F" w14:textId="77777777" w:rsidR="005669D1" w:rsidRDefault="005669D1" w:rsidP="00AA6268">
            <w:pPr>
              <w:spacing w:after="120"/>
              <w:rPr>
                <w:rFonts w:ascii="Calibri" w:hAnsi="Calibri"/>
                <w:color w:val="000000"/>
                <w:sz w:val="22"/>
                <w:szCs w:val="22"/>
              </w:rPr>
            </w:pPr>
            <w:r>
              <w:rPr>
                <w:rFonts w:cs="Arial"/>
                <w:sz w:val="18"/>
                <w:szCs w:val="18"/>
              </w:rPr>
              <w:t>e.g.</w:t>
            </w:r>
            <w:r>
              <w:rPr>
                <w:rFonts w:ascii="Calibri" w:hAnsi="Calibri"/>
                <w:color w:val="000000"/>
                <w:sz w:val="22"/>
                <w:szCs w:val="22"/>
              </w:rPr>
              <w:t>GM00000023 M001 1/GM00000023 M002 1</w:t>
            </w:r>
          </w:p>
          <w:p w14:paraId="2AD10883" w14:textId="77777777" w:rsidR="005669D1" w:rsidRPr="005669D1" w:rsidRDefault="005669D1" w:rsidP="005669D1">
            <w:pPr>
              <w:spacing w:after="120"/>
              <w:rPr>
                <w:rFonts w:cs="Arial"/>
                <w:sz w:val="18"/>
                <w:szCs w:val="18"/>
              </w:rPr>
            </w:pPr>
            <w:r>
              <w:rPr>
                <w:rFonts w:ascii="Calibri" w:hAnsi="Calibri"/>
                <w:color w:val="000000"/>
                <w:sz w:val="22"/>
                <w:szCs w:val="22"/>
              </w:rPr>
              <w:t>etc..</w:t>
            </w:r>
            <w:r w:rsidRPr="004E6AA3">
              <w:rPr>
                <w:sz w:val="18"/>
                <w:szCs w:val="18"/>
              </w:rPr>
              <w:t>.</w:t>
            </w:r>
          </w:p>
        </w:tc>
        <w:tc>
          <w:tcPr>
            <w:tcW w:w="867" w:type="pct"/>
          </w:tcPr>
          <w:p w14:paraId="30406215" w14:textId="77777777" w:rsidR="005669D1" w:rsidRPr="003C02DF" w:rsidRDefault="00EA4F53" w:rsidP="005669D1">
            <w:pPr>
              <w:jc w:val="both"/>
              <w:rPr>
                <w:sz w:val="18"/>
                <w:szCs w:val="18"/>
              </w:rPr>
            </w:pPr>
            <w:r>
              <w:rPr>
                <w:sz w:val="18"/>
                <w:szCs w:val="18"/>
              </w:rPr>
              <w:t xml:space="preserve">Invoice Id is list of </w:t>
            </w:r>
            <w:r w:rsidR="00B058B2">
              <w:rPr>
                <w:sz w:val="18"/>
                <w:szCs w:val="18"/>
              </w:rPr>
              <w:t>invoices</w:t>
            </w:r>
            <w:r>
              <w:rPr>
                <w:sz w:val="18"/>
                <w:szCs w:val="18"/>
              </w:rPr>
              <w:t xml:space="preserve"> against which charges are reconciled.</w:t>
            </w:r>
          </w:p>
        </w:tc>
      </w:tr>
      <w:tr w:rsidR="005669D1" w:rsidRPr="005B4766" w14:paraId="4A704472" w14:textId="77777777" w:rsidTr="005669D1">
        <w:tc>
          <w:tcPr>
            <w:tcW w:w="1094" w:type="pct"/>
          </w:tcPr>
          <w:p w14:paraId="55E96235" w14:textId="77777777" w:rsidR="005669D1" w:rsidRPr="003C02DF" w:rsidRDefault="005669D1" w:rsidP="005669D1">
            <w:pPr>
              <w:spacing w:after="120"/>
              <w:rPr>
                <w:sz w:val="18"/>
                <w:szCs w:val="18"/>
              </w:rPr>
            </w:pPr>
            <w:r w:rsidRPr="0047304D">
              <w:rPr>
                <w:sz w:val="18"/>
                <w:szCs w:val="18"/>
              </w:rPr>
              <w:t>*</w:t>
            </w:r>
            <w:r w:rsidRPr="003C02DF">
              <w:rPr>
                <w:sz w:val="18"/>
                <w:szCs w:val="18"/>
              </w:rPr>
              <w:t>TRC Start date time</w:t>
            </w:r>
          </w:p>
        </w:tc>
        <w:tc>
          <w:tcPr>
            <w:tcW w:w="434" w:type="pct"/>
          </w:tcPr>
          <w:p w14:paraId="75697919" w14:textId="77777777" w:rsidR="005669D1" w:rsidRPr="003C02DF" w:rsidRDefault="005669D1" w:rsidP="005669D1">
            <w:pPr>
              <w:spacing w:after="120"/>
              <w:rPr>
                <w:sz w:val="18"/>
                <w:szCs w:val="18"/>
              </w:rPr>
            </w:pPr>
            <w:r w:rsidRPr="003C02DF">
              <w:rPr>
                <w:sz w:val="18"/>
                <w:szCs w:val="18"/>
              </w:rPr>
              <w:t>32</w:t>
            </w:r>
          </w:p>
        </w:tc>
        <w:tc>
          <w:tcPr>
            <w:tcW w:w="521" w:type="pct"/>
          </w:tcPr>
          <w:p w14:paraId="6A5798DC" w14:textId="77777777" w:rsidR="005669D1" w:rsidRPr="003C02DF" w:rsidRDefault="005669D1" w:rsidP="005669D1">
            <w:pPr>
              <w:spacing w:after="120"/>
              <w:rPr>
                <w:sz w:val="18"/>
                <w:szCs w:val="18"/>
              </w:rPr>
            </w:pPr>
            <w:r w:rsidRPr="003C02DF">
              <w:rPr>
                <w:sz w:val="18"/>
                <w:szCs w:val="18"/>
              </w:rPr>
              <w:t>20</w:t>
            </w:r>
          </w:p>
        </w:tc>
        <w:tc>
          <w:tcPr>
            <w:tcW w:w="608" w:type="pct"/>
          </w:tcPr>
          <w:p w14:paraId="3D90159A" w14:textId="77777777" w:rsidR="005669D1" w:rsidRPr="003C02DF" w:rsidRDefault="005669D1" w:rsidP="005669D1">
            <w:pPr>
              <w:spacing w:after="120"/>
              <w:rPr>
                <w:sz w:val="18"/>
                <w:szCs w:val="18"/>
              </w:rPr>
            </w:pPr>
            <w:r w:rsidRPr="003C02DF">
              <w:rPr>
                <w:sz w:val="18"/>
                <w:szCs w:val="18"/>
              </w:rPr>
              <w:t>Text</w:t>
            </w:r>
          </w:p>
        </w:tc>
        <w:tc>
          <w:tcPr>
            <w:tcW w:w="1476" w:type="pct"/>
          </w:tcPr>
          <w:p w14:paraId="5B997B14" w14:textId="77777777" w:rsidR="005669D1" w:rsidRPr="003C02DF" w:rsidRDefault="005669D1" w:rsidP="005669D1">
            <w:pPr>
              <w:spacing w:after="120"/>
              <w:rPr>
                <w:sz w:val="18"/>
                <w:szCs w:val="18"/>
              </w:rPr>
            </w:pPr>
            <w:r w:rsidRPr="003C02DF">
              <w:rPr>
                <w:sz w:val="18"/>
                <w:szCs w:val="18"/>
              </w:rPr>
              <w:t>N/A</w:t>
            </w:r>
          </w:p>
        </w:tc>
        <w:tc>
          <w:tcPr>
            <w:tcW w:w="867" w:type="pct"/>
          </w:tcPr>
          <w:p w14:paraId="2A1388B5" w14:textId="77777777" w:rsidR="005669D1" w:rsidRPr="003C02DF" w:rsidRDefault="005669D1" w:rsidP="005669D1">
            <w:pPr>
              <w:jc w:val="both"/>
              <w:rPr>
                <w:sz w:val="18"/>
                <w:szCs w:val="18"/>
              </w:rPr>
            </w:pPr>
          </w:p>
        </w:tc>
      </w:tr>
      <w:tr w:rsidR="005669D1" w:rsidRPr="005B4766" w14:paraId="3BC0A3FE" w14:textId="77777777" w:rsidTr="005669D1">
        <w:tc>
          <w:tcPr>
            <w:tcW w:w="1094" w:type="pct"/>
          </w:tcPr>
          <w:p w14:paraId="4FFEA833" w14:textId="77777777" w:rsidR="005669D1" w:rsidRPr="003C02DF" w:rsidRDefault="005669D1" w:rsidP="005669D1">
            <w:pPr>
              <w:spacing w:after="120"/>
              <w:rPr>
                <w:sz w:val="18"/>
                <w:szCs w:val="18"/>
              </w:rPr>
            </w:pPr>
            <w:r w:rsidRPr="0047304D">
              <w:rPr>
                <w:sz w:val="18"/>
                <w:szCs w:val="18"/>
              </w:rPr>
              <w:t>*</w:t>
            </w:r>
            <w:r w:rsidRPr="003C02DF">
              <w:rPr>
                <w:sz w:val="18"/>
                <w:szCs w:val="18"/>
              </w:rPr>
              <w:t>Clear code</w:t>
            </w:r>
          </w:p>
        </w:tc>
        <w:tc>
          <w:tcPr>
            <w:tcW w:w="434" w:type="pct"/>
          </w:tcPr>
          <w:p w14:paraId="77877DBF" w14:textId="77777777" w:rsidR="005669D1" w:rsidRPr="003C02DF" w:rsidRDefault="005669D1" w:rsidP="005669D1">
            <w:pPr>
              <w:spacing w:after="120"/>
              <w:rPr>
                <w:sz w:val="18"/>
                <w:szCs w:val="18"/>
              </w:rPr>
            </w:pPr>
            <w:r w:rsidRPr="003C02DF">
              <w:rPr>
                <w:sz w:val="18"/>
                <w:szCs w:val="18"/>
              </w:rPr>
              <w:t>33</w:t>
            </w:r>
          </w:p>
        </w:tc>
        <w:tc>
          <w:tcPr>
            <w:tcW w:w="521" w:type="pct"/>
          </w:tcPr>
          <w:p w14:paraId="23F004B2" w14:textId="77777777" w:rsidR="005669D1" w:rsidRPr="003C02DF" w:rsidRDefault="005669D1" w:rsidP="005669D1">
            <w:pPr>
              <w:spacing w:after="120"/>
              <w:rPr>
                <w:sz w:val="18"/>
                <w:szCs w:val="18"/>
              </w:rPr>
            </w:pPr>
            <w:r w:rsidRPr="003C02DF">
              <w:rPr>
                <w:sz w:val="18"/>
                <w:szCs w:val="18"/>
              </w:rPr>
              <w:t>20</w:t>
            </w:r>
          </w:p>
        </w:tc>
        <w:tc>
          <w:tcPr>
            <w:tcW w:w="608" w:type="pct"/>
          </w:tcPr>
          <w:p w14:paraId="49F0E154" w14:textId="77777777" w:rsidR="005669D1" w:rsidRPr="003C02DF" w:rsidRDefault="005669D1" w:rsidP="005669D1">
            <w:pPr>
              <w:spacing w:after="120"/>
              <w:rPr>
                <w:sz w:val="18"/>
                <w:szCs w:val="18"/>
              </w:rPr>
            </w:pPr>
            <w:r w:rsidRPr="003C02DF">
              <w:rPr>
                <w:sz w:val="18"/>
                <w:szCs w:val="18"/>
              </w:rPr>
              <w:t>Text</w:t>
            </w:r>
          </w:p>
        </w:tc>
        <w:tc>
          <w:tcPr>
            <w:tcW w:w="1476" w:type="pct"/>
          </w:tcPr>
          <w:p w14:paraId="390123FD" w14:textId="77777777" w:rsidR="005669D1" w:rsidRPr="003C02DF" w:rsidRDefault="005669D1" w:rsidP="005669D1">
            <w:pPr>
              <w:spacing w:after="120"/>
              <w:rPr>
                <w:sz w:val="18"/>
                <w:szCs w:val="18"/>
              </w:rPr>
            </w:pPr>
            <w:r w:rsidRPr="003C02DF">
              <w:rPr>
                <w:sz w:val="18"/>
                <w:szCs w:val="18"/>
              </w:rPr>
              <w:t>N/A</w:t>
            </w:r>
          </w:p>
        </w:tc>
        <w:tc>
          <w:tcPr>
            <w:tcW w:w="867" w:type="pct"/>
          </w:tcPr>
          <w:p w14:paraId="7BCE7DE5" w14:textId="77777777" w:rsidR="005669D1" w:rsidRPr="003C02DF" w:rsidRDefault="005669D1" w:rsidP="005669D1">
            <w:pPr>
              <w:jc w:val="both"/>
              <w:rPr>
                <w:sz w:val="18"/>
                <w:szCs w:val="18"/>
              </w:rPr>
            </w:pPr>
          </w:p>
        </w:tc>
      </w:tr>
      <w:tr w:rsidR="005669D1" w:rsidRPr="005B4766" w14:paraId="6E75AAD5" w14:textId="77777777" w:rsidTr="005669D1">
        <w:tc>
          <w:tcPr>
            <w:tcW w:w="1094" w:type="pct"/>
          </w:tcPr>
          <w:p w14:paraId="68600D08" w14:textId="77777777" w:rsidR="005669D1" w:rsidRPr="003C02DF" w:rsidRDefault="005669D1" w:rsidP="005669D1">
            <w:pPr>
              <w:spacing w:after="120"/>
              <w:rPr>
                <w:sz w:val="18"/>
                <w:szCs w:val="18"/>
              </w:rPr>
            </w:pPr>
            <w:r w:rsidRPr="0047304D">
              <w:rPr>
                <w:sz w:val="18"/>
                <w:szCs w:val="18"/>
              </w:rPr>
              <w:t>*</w:t>
            </w:r>
            <w:r w:rsidRPr="003C02DF">
              <w:rPr>
                <w:sz w:val="18"/>
                <w:szCs w:val="18"/>
              </w:rPr>
              <w:t>TRC description code</w:t>
            </w:r>
          </w:p>
        </w:tc>
        <w:tc>
          <w:tcPr>
            <w:tcW w:w="434" w:type="pct"/>
          </w:tcPr>
          <w:p w14:paraId="47E0C9DE" w14:textId="77777777" w:rsidR="005669D1" w:rsidRPr="003C02DF" w:rsidRDefault="005669D1" w:rsidP="005669D1">
            <w:pPr>
              <w:spacing w:after="120"/>
              <w:rPr>
                <w:sz w:val="18"/>
                <w:szCs w:val="18"/>
              </w:rPr>
            </w:pPr>
            <w:r w:rsidRPr="003C02DF">
              <w:rPr>
                <w:sz w:val="18"/>
                <w:szCs w:val="18"/>
              </w:rPr>
              <w:t>34</w:t>
            </w:r>
          </w:p>
        </w:tc>
        <w:tc>
          <w:tcPr>
            <w:tcW w:w="521" w:type="pct"/>
          </w:tcPr>
          <w:p w14:paraId="15AD1AF3" w14:textId="77777777" w:rsidR="005669D1" w:rsidRPr="003C02DF" w:rsidRDefault="005669D1" w:rsidP="005669D1">
            <w:pPr>
              <w:spacing w:after="120"/>
              <w:rPr>
                <w:sz w:val="18"/>
                <w:szCs w:val="18"/>
              </w:rPr>
            </w:pPr>
            <w:r w:rsidRPr="003C02DF">
              <w:rPr>
                <w:sz w:val="18"/>
                <w:szCs w:val="18"/>
              </w:rPr>
              <w:t>20</w:t>
            </w:r>
          </w:p>
        </w:tc>
        <w:tc>
          <w:tcPr>
            <w:tcW w:w="608" w:type="pct"/>
          </w:tcPr>
          <w:p w14:paraId="2CEF92D4" w14:textId="77777777" w:rsidR="005669D1" w:rsidRPr="003C02DF" w:rsidRDefault="005669D1" w:rsidP="005669D1">
            <w:pPr>
              <w:spacing w:after="120"/>
              <w:rPr>
                <w:sz w:val="18"/>
                <w:szCs w:val="18"/>
              </w:rPr>
            </w:pPr>
            <w:r w:rsidRPr="003C02DF">
              <w:rPr>
                <w:sz w:val="18"/>
                <w:szCs w:val="18"/>
              </w:rPr>
              <w:t>Text</w:t>
            </w:r>
          </w:p>
        </w:tc>
        <w:tc>
          <w:tcPr>
            <w:tcW w:w="1476" w:type="pct"/>
          </w:tcPr>
          <w:p w14:paraId="7DE08B7B" w14:textId="77777777" w:rsidR="005669D1" w:rsidRPr="003C02DF" w:rsidRDefault="005669D1" w:rsidP="005669D1">
            <w:pPr>
              <w:spacing w:after="120"/>
              <w:rPr>
                <w:sz w:val="18"/>
                <w:szCs w:val="18"/>
              </w:rPr>
            </w:pPr>
            <w:r w:rsidRPr="003C02DF">
              <w:rPr>
                <w:sz w:val="18"/>
                <w:szCs w:val="18"/>
              </w:rPr>
              <w:t>N/A</w:t>
            </w:r>
          </w:p>
        </w:tc>
        <w:tc>
          <w:tcPr>
            <w:tcW w:w="867" w:type="pct"/>
          </w:tcPr>
          <w:p w14:paraId="2A53DDEE" w14:textId="77777777" w:rsidR="005669D1" w:rsidRPr="003C02DF" w:rsidRDefault="005669D1" w:rsidP="005669D1">
            <w:pPr>
              <w:jc w:val="both"/>
              <w:rPr>
                <w:sz w:val="18"/>
                <w:szCs w:val="18"/>
              </w:rPr>
            </w:pPr>
          </w:p>
        </w:tc>
      </w:tr>
      <w:tr w:rsidR="005669D1" w:rsidRPr="005B4766" w14:paraId="5E5CFECC" w14:textId="77777777" w:rsidTr="005669D1">
        <w:tc>
          <w:tcPr>
            <w:tcW w:w="1094" w:type="pct"/>
          </w:tcPr>
          <w:p w14:paraId="33279023" w14:textId="77777777" w:rsidR="005669D1" w:rsidRPr="003C02DF" w:rsidRDefault="005669D1" w:rsidP="005669D1">
            <w:pPr>
              <w:spacing w:after="120"/>
              <w:rPr>
                <w:sz w:val="18"/>
                <w:szCs w:val="18"/>
              </w:rPr>
            </w:pPr>
            <w:r w:rsidRPr="0047304D">
              <w:rPr>
                <w:sz w:val="18"/>
                <w:szCs w:val="18"/>
              </w:rPr>
              <w:t>*</w:t>
            </w:r>
            <w:r w:rsidRPr="003C02DF">
              <w:rPr>
                <w:sz w:val="18"/>
                <w:szCs w:val="18"/>
              </w:rPr>
              <w:t>Price list reference</w:t>
            </w:r>
          </w:p>
        </w:tc>
        <w:tc>
          <w:tcPr>
            <w:tcW w:w="434" w:type="pct"/>
          </w:tcPr>
          <w:p w14:paraId="0FD151C7" w14:textId="77777777" w:rsidR="005669D1" w:rsidRPr="003C02DF" w:rsidRDefault="005669D1" w:rsidP="005669D1">
            <w:pPr>
              <w:spacing w:after="120"/>
              <w:rPr>
                <w:sz w:val="18"/>
                <w:szCs w:val="18"/>
              </w:rPr>
            </w:pPr>
            <w:r w:rsidRPr="003C02DF">
              <w:rPr>
                <w:sz w:val="18"/>
                <w:szCs w:val="18"/>
              </w:rPr>
              <w:t>35</w:t>
            </w:r>
          </w:p>
        </w:tc>
        <w:tc>
          <w:tcPr>
            <w:tcW w:w="521" w:type="pct"/>
          </w:tcPr>
          <w:p w14:paraId="6C3B0892" w14:textId="77777777" w:rsidR="005669D1" w:rsidRPr="003C02DF" w:rsidRDefault="005669D1" w:rsidP="005669D1">
            <w:pPr>
              <w:spacing w:after="120"/>
              <w:rPr>
                <w:sz w:val="18"/>
                <w:szCs w:val="18"/>
              </w:rPr>
            </w:pPr>
            <w:r>
              <w:rPr>
                <w:sz w:val="18"/>
                <w:szCs w:val="18"/>
              </w:rPr>
              <w:t>256</w:t>
            </w:r>
          </w:p>
        </w:tc>
        <w:tc>
          <w:tcPr>
            <w:tcW w:w="608" w:type="pct"/>
          </w:tcPr>
          <w:p w14:paraId="2FC4BB9B" w14:textId="77777777" w:rsidR="005669D1" w:rsidRPr="003C02DF" w:rsidRDefault="005669D1" w:rsidP="005669D1">
            <w:pPr>
              <w:spacing w:after="120"/>
              <w:rPr>
                <w:sz w:val="18"/>
                <w:szCs w:val="18"/>
              </w:rPr>
            </w:pPr>
            <w:r w:rsidRPr="003C02DF">
              <w:rPr>
                <w:sz w:val="18"/>
                <w:szCs w:val="18"/>
              </w:rPr>
              <w:t>Text</w:t>
            </w:r>
          </w:p>
        </w:tc>
        <w:tc>
          <w:tcPr>
            <w:tcW w:w="1476" w:type="pct"/>
          </w:tcPr>
          <w:p w14:paraId="295DF8CF" w14:textId="77777777" w:rsidR="005669D1" w:rsidRPr="005B4766" w:rsidRDefault="005669D1" w:rsidP="005669D1">
            <w:pPr>
              <w:spacing w:after="120"/>
              <w:rPr>
                <w:sz w:val="18"/>
                <w:szCs w:val="18"/>
              </w:rPr>
            </w:pPr>
            <w:r w:rsidRPr="00DC796F">
              <w:rPr>
                <w:sz w:val="18"/>
                <w:szCs w:val="18"/>
              </w:rPr>
              <w:t>Not populated currently.</w:t>
            </w:r>
          </w:p>
        </w:tc>
        <w:tc>
          <w:tcPr>
            <w:tcW w:w="867" w:type="pct"/>
          </w:tcPr>
          <w:p w14:paraId="151EEC54" w14:textId="77777777" w:rsidR="005669D1" w:rsidRPr="003C02DF" w:rsidRDefault="005669D1" w:rsidP="005669D1">
            <w:pPr>
              <w:jc w:val="both"/>
              <w:rPr>
                <w:sz w:val="18"/>
                <w:szCs w:val="18"/>
              </w:rPr>
            </w:pPr>
          </w:p>
        </w:tc>
      </w:tr>
      <w:tr w:rsidR="005669D1" w:rsidRPr="005B4766" w14:paraId="41D09EAA" w14:textId="77777777" w:rsidTr="005669D1">
        <w:tc>
          <w:tcPr>
            <w:tcW w:w="1094" w:type="pct"/>
          </w:tcPr>
          <w:p w14:paraId="30A7BF5D" w14:textId="77777777" w:rsidR="005669D1" w:rsidRPr="003C02DF" w:rsidRDefault="005669D1" w:rsidP="005669D1">
            <w:pPr>
              <w:spacing w:after="120"/>
              <w:rPr>
                <w:sz w:val="18"/>
                <w:szCs w:val="18"/>
              </w:rPr>
            </w:pPr>
            <w:r w:rsidRPr="0047304D">
              <w:rPr>
                <w:sz w:val="18"/>
                <w:szCs w:val="18"/>
              </w:rPr>
              <w:t>*</w:t>
            </w:r>
            <w:r>
              <w:rPr>
                <w:sz w:val="18"/>
                <w:szCs w:val="18"/>
              </w:rPr>
              <w:t>P</w:t>
            </w:r>
            <w:r w:rsidRPr="003C02DF">
              <w:rPr>
                <w:sz w:val="18"/>
                <w:szCs w:val="18"/>
              </w:rPr>
              <w:t>rice list description</w:t>
            </w:r>
          </w:p>
        </w:tc>
        <w:tc>
          <w:tcPr>
            <w:tcW w:w="434" w:type="pct"/>
          </w:tcPr>
          <w:p w14:paraId="2E6511CD" w14:textId="77777777" w:rsidR="005669D1" w:rsidRPr="003C02DF" w:rsidRDefault="005669D1" w:rsidP="005669D1">
            <w:pPr>
              <w:spacing w:after="120"/>
              <w:rPr>
                <w:sz w:val="18"/>
                <w:szCs w:val="18"/>
              </w:rPr>
            </w:pPr>
            <w:r w:rsidRPr="003C02DF">
              <w:rPr>
                <w:sz w:val="18"/>
                <w:szCs w:val="18"/>
              </w:rPr>
              <w:t>36</w:t>
            </w:r>
          </w:p>
        </w:tc>
        <w:tc>
          <w:tcPr>
            <w:tcW w:w="521" w:type="pct"/>
          </w:tcPr>
          <w:p w14:paraId="7668B618" w14:textId="77777777" w:rsidR="005669D1" w:rsidRPr="003C02DF" w:rsidRDefault="005669D1" w:rsidP="005669D1">
            <w:pPr>
              <w:spacing w:after="120"/>
              <w:rPr>
                <w:sz w:val="18"/>
                <w:szCs w:val="18"/>
              </w:rPr>
            </w:pPr>
            <w:r>
              <w:rPr>
                <w:sz w:val="18"/>
                <w:szCs w:val="18"/>
              </w:rPr>
              <w:t>256</w:t>
            </w:r>
          </w:p>
        </w:tc>
        <w:tc>
          <w:tcPr>
            <w:tcW w:w="608" w:type="pct"/>
          </w:tcPr>
          <w:p w14:paraId="2A1EA1A5" w14:textId="77777777" w:rsidR="005669D1" w:rsidRPr="003C02DF" w:rsidRDefault="005669D1" w:rsidP="005669D1">
            <w:pPr>
              <w:spacing w:after="120"/>
              <w:rPr>
                <w:sz w:val="18"/>
                <w:szCs w:val="18"/>
              </w:rPr>
            </w:pPr>
            <w:r w:rsidRPr="003C02DF">
              <w:rPr>
                <w:sz w:val="18"/>
                <w:szCs w:val="18"/>
              </w:rPr>
              <w:t>Text</w:t>
            </w:r>
          </w:p>
        </w:tc>
        <w:tc>
          <w:tcPr>
            <w:tcW w:w="1476" w:type="pct"/>
          </w:tcPr>
          <w:p w14:paraId="742BF235" w14:textId="77777777" w:rsidR="005669D1" w:rsidRPr="005B4766" w:rsidRDefault="005669D1" w:rsidP="005669D1">
            <w:pPr>
              <w:spacing w:after="120"/>
              <w:rPr>
                <w:sz w:val="18"/>
                <w:szCs w:val="18"/>
              </w:rPr>
            </w:pPr>
            <w:r w:rsidRPr="00DC796F">
              <w:rPr>
                <w:sz w:val="18"/>
                <w:szCs w:val="18"/>
              </w:rPr>
              <w:t>Not populated currently.</w:t>
            </w:r>
          </w:p>
        </w:tc>
        <w:tc>
          <w:tcPr>
            <w:tcW w:w="867" w:type="pct"/>
          </w:tcPr>
          <w:p w14:paraId="54F7CF18" w14:textId="77777777" w:rsidR="005669D1" w:rsidRPr="003C02DF" w:rsidRDefault="005669D1" w:rsidP="005669D1">
            <w:pPr>
              <w:jc w:val="both"/>
              <w:rPr>
                <w:sz w:val="18"/>
                <w:szCs w:val="18"/>
              </w:rPr>
            </w:pPr>
          </w:p>
        </w:tc>
      </w:tr>
    </w:tbl>
    <w:p w14:paraId="7B63BC84" w14:textId="77777777" w:rsidR="002021F1" w:rsidRDefault="002021F1" w:rsidP="002021F1">
      <w:pPr>
        <w:jc w:val="both"/>
        <w:rPr>
          <w:sz w:val="18"/>
          <w:szCs w:val="18"/>
        </w:rPr>
      </w:pPr>
      <w:r w:rsidRPr="00057F98">
        <w:rPr>
          <w:sz w:val="18"/>
          <w:szCs w:val="18"/>
        </w:rPr>
        <w:t>* Asterisk = Fields whose values will not get populated initially. A further development will be deployed later to populate the remaining fields</w:t>
      </w:r>
    </w:p>
    <w:p w14:paraId="3C440F36" w14:textId="77777777" w:rsidR="00FC0876" w:rsidRDefault="00FC0876" w:rsidP="002021F1">
      <w:pPr>
        <w:jc w:val="both"/>
        <w:rPr>
          <w:sz w:val="18"/>
          <w:szCs w:val="18"/>
        </w:rPr>
        <w:sectPr w:rsidR="00FC0876" w:rsidSect="00596C1E">
          <w:headerReference w:type="default" r:id="rId21"/>
          <w:headerReference w:type="first" r:id="rId22"/>
          <w:pgSz w:w="16840" w:h="11900" w:orient="landscape"/>
          <w:pgMar w:top="1440" w:right="1440" w:bottom="1440" w:left="1440" w:header="708" w:footer="708" w:gutter="0"/>
          <w:cols w:space="708"/>
          <w:titlePg/>
          <w:docGrid w:linePitch="360"/>
        </w:sectPr>
      </w:pPr>
    </w:p>
    <w:p w14:paraId="1A085CD1" w14:textId="77777777" w:rsidR="002021F1" w:rsidRPr="00097167" w:rsidRDefault="002021F1" w:rsidP="00870DEA">
      <w:pPr>
        <w:pStyle w:val="Heading2"/>
      </w:pPr>
      <w:bookmarkStart w:id="212" w:name="llu_billsummary"/>
      <w:bookmarkStart w:id="213" w:name="_Toc268602771"/>
      <w:bookmarkStart w:id="214" w:name="_Toc292189167"/>
      <w:bookmarkStart w:id="215" w:name="_Toc488928588"/>
      <w:bookmarkStart w:id="216" w:name="_Toc488928813"/>
      <w:bookmarkStart w:id="217" w:name="_Ref4779244"/>
      <w:bookmarkStart w:id="218" w:name="_Toc205994561"/>
      <w:bookmarkEnd w:id="212"/>
      <w:r w:rsidRPr="00097167">
        <w:t xml:space="preserve">BILL </w:t>
      </w:r>
      <w:r w:rsidRPr="00870DEA">
        <w:t>SUMMARY</w:t>
      </w:r>
      <w:r w:rsidRPr="00097167">
        <w:t xml:space="preserve"> RECORD</w:t>
      </w:r>
      <w:bookmarkEnd w:id="213"/>
      <w:bookmarkEnd w:id="214"/>
      <w:bookmarkEnd w:id="215"/>
      <w:bookmarkEnd w:id="216"/>
      <w:bookmarkEnd w:id="217"/>
      <w:bookmarkEnd w:id="218"/>
    </w:p>
    <w:p w14:paraId="4DDD7B5E" w14:textId="77777777" w:rsidR="002021F1" w:rsidRPr="00AE5D83" w:rsidRDefault="002021F1" w:rsidP="002021F1">
      <w:pPr>
        <w:jc w:val="both"/>
      </w:pPr>
      <w:r w:rsidRPr="00AE5D83">
        <w:t>The following single circuit summary record will be included in the output file. For different products, Bill Summary Records positions and field name varies.</w:t>
      </w:r>
    </w:p>
    <w:p w14:paraId="44D29CE4" w14:textId="77777777" w:rsidR="002021F1" w:rsidRPr="00AE5D83" w:rsidRDefault="002021F1" w:rsidP="002021F1">
      <w:pPr>
        <w:jc w:val="both"/>
      </w:pPr>
      <w:r w:rsidRPr="00AE5D83">
        <w:t xml:space="preserve">RECORDTYPE: </w:t>
      </w:r>
      <w:r w:rsidRPr="00AE5D83">
        <w:rPr>
          <w:b/>
        </w:rPr>
        <w:t>BILLSUMMARYRECORD</w:t>
      </w:r>
      <w:r w:rsidRPr="00AE5D83" w:rsidDel="00DB1257">
        <w:t xml:space="preserve"> </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992"/>
        <w:gridCol w:w="772"/>
        <w:gridCol w:w="1107"/>
        <w:gridCol w:w="1094"/>
        <w:gridCol w:w="2697"/>
        <w:gridCol w:w="1574"/>
      </w:tblGrid>
      <w:tr w:rsidR="002021F1" w:rsidRPr="005B4766" w14:paraId="4C16210E" w14:textId="77777777" w:rsidTr="00FC0876">
        <w:tc>
          <w:tcPr>
            <w:tcW w:w="1078" w:type="pct"/>
          </w:tcPr>
          <w:p w14:paraId="5ED9A534" w14:textId="77777777" w:rsidR="002021F1" w:rsidRPr="005B4766" w:rsidRDefault="002021F1" w:rsidP="002021F1">
            <w:pPr>
              <w:jc w:val="both"/>
              <w:rPr>
                <w:b/>
                <w:sz w:val="18"/>
                <w:szCs w:val="18"/>
              </w:rPr>
            </w:pPr>
            <w:r w:rsidRPr="005B4766">
              <w:rPr>
                <w:b/>
                <w:sz w:val="18"/>
                <w:szCs w:val="18"/>
              </w:rPr>
              <w:t>Field Name</w:t>
            </w:r>
          </w:p>
        </w:tc>
        <w:tc>
          <w:tcPr>
            <w:tcW w:w="418" w:type="pct"/>
          </w:tcPr>
          <w:p w14:paraId="5EA39594" w14:textId="77777777" w:rsidR="002021F1" w:rsidRPr="005B4766" w:rsidRDefault="002021F1" w:rsidP="002021F1">
            <w:pPr>
              <w:jc w:val="both"/>
              <w:rPr>
                <w:b/>
                <w:sz w:val="18"/>
                <w:szCs w:val="18"/>
              </w:rPr>
            </w:pPr>
            <w:r w:rsidRPr="005B4766">
              <w:rPr>
                <w:b/>
                <w:sz w:val="18"/>
                <w:szCs w:val="18"/>
              </w:rPr>
              <w:t>Field No</w:t>
            </w:r>
          </w:p>
        </w:tc>
        <w:tc>
          <w:tcPr>
            <w:tcW w:w="599" w:type="pct"/>
          </w:tcPr>
          <w:p w14:paraId="44AE38DD" w14:textId="77777777" w:rsidR="002021F1" w:rsidRPr="005B4766" w:rsidRDefault="002021F1" w:rsidP="002021F1">
            <w:pPr>
              <w:jc w:val="both"/>
              <w:rPr>
                <w:b/>
                <w:sz w:val="18"/>
                <w:szCs w:val="18"/>
              </w:rPr>
            </w:pPr>
            <w:r w:rsidRPr="005B4766">
              <w:rPr>
                <w:b/>
                <w:sz w:val="18"/>
                <w:szCs w:val="18"/>
              </w:rPr>
              <w:t xml:space="preserve">Maximum Field Length          </w:t>
            </w:r>
          </w:p>
        </w:tc>
        <w:tc>
          <w:tcPr>
            <w:tcW w:w="592" w:type="pct"/>
          </w:tcPr>
          <w:p w14:paraId="6AC857EA" w14:textId="77777777" w:rsidR="002021F1" w:rsidRPr="005B4766" w:rsidRDefault="002021F1" w:rsidP="002021F1">
            <w:pPr>
              <w:jc w:val="both"/>
              <w:rPr>
                <w:b/>
                <w:sz w:val="18"/>
                <w:szCs w:val="18"/>
              </w:rPr>
            </w:pPr>
            <w:r w:rsidRPr="005B4766">
              <w:rPr>
                <w:b/>
                <w:sz w:val="18"/>
                <w:szCs w:val="18"/>
              </w:rPr>
              <w:t>Format</w:t>
            </w:r>
          </w:p>
        </w:tc>
        <w:tc>
          <w:tcPr>
            <w:tcW w:w="1460" w:type="pct"/>
          </w:tcPr>
          <w:p w14:paraId="22E19FD9" w14:textId="77777777" w:rsidR="002021F1" w:rsidRPr="005B4766" w:rsidRDefault="002021F1" w:rsidP="002021F1">
            <w:pPr>
              <w:jc w:val="both"/>
              <w:rPr>
                <w:b/>
                <w:sz w:val="18"/>
                <w:szCs w:val="18"/>
              </w:rPr>
            </w:pPr>
            <w:r w:rsidRPr="005B4766">
              <w:rPr>
                <w:b/>
                <w:sz w:val="18"/>
                <w:szCs w:val="18"/>
              </w:rPr>
              <w:t>Value</w:t>
            </w:r>
          </w:p>
        </w:tc>
        <w:tc>
          <w:tcPr>
            <w:tcW w:w="852" w:type="pct"/>
          </w:tcPr>
          <w:p w14:paraId="44BE1AC7" w14:textId="77777777" w:rsidR="002021F1" w:rsidRPr="005B4766" w:rsidRDefault="002021F1" w:rsidP="002021F1">
            <w:pPr>
              <w:jc w:val="both"/>
              <w:rPr>
                <w:b/>
                <w:sz w:val="18"/>
                <w:szCs w:val="18"/>
              </w:rPr>
            </w:pPr>
            <w:r>
              <w:rPr>
                <w:b/>
                <w:sz w:val="18"/>
                <w:szCs w:val="18"/>
              </w:rPr>
              <w:t>Note</w:t>
            </w:r>
          </w:p>
        </w:tc>
      </w:tr>
      <w:tr w:rsidR="002021F1" w:rsidRPr="005B4766" w14:paraId="5D707C32" w14:textId="77777777" w:rsidTr="00FC0876">
        <w:tc>
          <w:tcPr>
            <w:tcW w:w="1078" w:type="pct"/>
          </w:tcPr>
          <w:p w14:paraId="07FEEAFC" w14:textId="77777777" w:rsidR="002021F1" w:rsidRPr="005B4766" w:rsidRDefault="002021F1" w:rsidP="002021F1">
            <w:pPr>
              <w:spacing w:after="120"/>
              <w:rPr>
                <w:sz w:val="18"/>
                <w:szCs w:val="18"/>
              </w:rPr>
            </w:pPr>
            <w:r w:rsidRPr="005B4766">
              <w:rPr>
                <w:sz w:val="18"/>
                <w:szCs w:val="18"/>
              </w:rPr>
              <w:t>Record Type</w:t>
            </w:r>
          </w:p>
        </w:tc>
        <w:tc>
          <w:tcPr>
            <w:tcW w:w="418" w:type="pct"/>
          </w:tcPr>
          <w:p w14:paraId="5989714E" w14:textId="77777777" w:rsidR="002021F1" w:rsidRPr="005B4766" w:rsidRDefault="002021F1" w:rsidP="002021F1">
            <w:pPr>
              <w:spacing w:after="120"/>
              <w:rPr>
                <w:sz w:val="18"/>
                <w:szCs w:val="18"/>
              </w:rPr>
            </w:pPr>
            <w:r w:rsidRPr="005B4766">
              <w:rPr>
                <w:sz w:val="18"/>
                <w:szCs w:val="18"/>
              </w:rPr>
              <w:t>1</w:t>
            </w:r>
          </w:p>
        </w:tc>
        <w:tc>
          <w:tcPr>
            <w:tcW w:w="599" w:type="pct"/>
          </w:tcPr>
          <w:p w14:paraId="08CC9A2D" w14:textId="77777777" w:rsidR="002021F1" w:rsidRPr="005B4766" w:rsidRDefault="002021F1" w:rsidP="002021F1">
            <w:pPr>
              <w:spacing w:after="120"/>
              <w:rPr>
                <w:sz w:val="18"/>
                <w:szCs w:val="18"/>
              </w:rPr>
            </w:pPr>
            <w:r w:rsidRPr="0047304D">
              <w:rPr>
                <w:sz w:val="18"/>
                <w:szCs w:val="18"/>
              </w:rPr>
              <w:t>255</w:t>
            </w:r>
          </w:p>
        </w:tc>
        <w:tc>
          <w:tcPr>
            <w:tcW w:w="592" w:type="pct"/>
          </w:tcPr>
          <w:p w14:paraId="2C4365D9" w14:textId="77777777" w:rsidR="002021F1" w:rsidRPr="005B4766" w:rsidRDefault="002021F1" w:rsidP="002021F1">
            <w:pPr>
              <w:spacing w:after="120"/>
              <w:rPr>
                <w:sz w:val="18"/>
                <w:szCs w:val="18"/>
              </w:rPr>
            </w:pPr>
            <w:r w:rsidRPr="005B4766">
              <w:rPr>
                <w:sz w:val="18"/>
                <w:szCs w:val="18"/>
              </w:rPr>
              <w:t>Text</w:t>
            </w:r>
          </w:p>
        </w:tc>
        <w:tc>
          <w:tcPr>
            <w:tcW w:w="1460" w:type="pct"/>
          </w:tcPr>
          <w:p w14:paraId="30A703D5" w14:textId="77777777" w:rsidR="002021F1" w:rsidRPr="00D32C01" w:rsidRDefault="002021F1" w:rsidP="002021F1">
            <w:pPr>
              <w:spacing w:after="120"/>
              <w:rPr>
                <w:sz w:val="18"/>
                <w:szCs w:val="18"/>
              </w:rPr>
            </w:pPr>
            <w:r w:rsidRPr="00D32C01">
              <w:rPr>
                <w:sz w:val="18"/>
                <w:szCs w:val="18"/>
              </w:rPr>
              <w:t>BILLSUMMARYRECORD</w:t>
            </w:r>
          </w:p>
        </w:tc>
        <w:tc>
          <w:tcPr>
            <w:tcW w:w="852" w:type="pct"/>
          </w:tcPr>
          <w:p w14:paraId="124ADF98" w14:textId="77777777" w:rsidR="002021F1" w:rsidRPr="005B4766" w:rsidRDefault="002021F1" w:rsidP="002021F1">
            <w:pPr>
              <w:jc w:val="both"/>
              <w:rPr>
                <w:sz w:val="18"/>
                <w:szCs w:val="18"/>
              </w:rPr>
            </w:pPr>
          </w:p>
        </w:tc>
      </w:tr>
      <w:tr w:rsidR="002021F1" w:rsidRPr="005B4766" w14:paraId="38BAE89F" w14:textId="77777777" w:rsidTr="00FC0876">
        <w:tc>
          <w:tcPr>
            <w:tcW w:w="1078" w:type="pct"/>
          </w:tcPr>
          <w:p w14:paraId="3F5969EC" w14:textId="77777777" w:rsidR="002021F1" w:rsidRPr="001014D4" w:rsidRDefault="002021F1" w:rsidP="002021F1">
            <w:pPr>
              <w:spacing w:after="120"/>
              <w:rPr>
                <w:sz w:val="18"/>
                <w:szCs w:val="18"/>
              </w:rPr>
            </w:pPr>
            <w:r w:rsidRPr="001014D4">
              <w:rPr>
                <w:sz w:val="18"/>
                <w:szCs w:val="18"/>
              </w:rPr>
              <w:t>Net total of total bill charges</w:t>
            </w:r>
          </w:p>
        </w:tc>
        <w:tc>
          <w:tcPr>
            <w:tcW w:w="418" w:type="pct"/>
          </w:tcPr>
          <w:p w14:paraId="644161D1" w14:textId="77777777" w:rsidR="002021F1" w:rsidRPr="005B4766" w:rsidRDefault="002021F1" w:rsidP="002021F1">
            <w:pPr>
              <w:spacing w:after="120"/>
              <w:rPr>
                <w:sz w:val="18"/>
                <w:szCs w:val="18"/>
              </w:rPr>
            </w:pPr>
            <w:r>
              <w:rPr>
                <w:sz w:val="18"/>
                <w:szCs w:val="18"/>
              </w:rPr>
              <w:t>2</w:t>
            </w:r>
          </w:p>
        </w:tc>
        <w:tc>
          <w:tcPr>
            <w:tcW w:w="599" w:type="pct"/>
          </w:tcPr>
          <w:p w14:paraId="3B527C06" w14:textId="77777777" w:rsidR="002021F1" w:rsidRPr="005B4766" w:rsidRDefault="002021F1" w:rsidP="002021F1">
            <w:pPr>
              <w:spacing w:after="120"/>
              <w:rPr>
                <w:sz w:val="18"/>
                <w:szCs w:val="18"/>
              </w:rPr>
            </w:pPr>
            <w:r>
              <w:rPr>
                <w:sz w:val="18"/>
                <w:szCs w:val="18"/>
              </w:rPr>
              <w:t>18</w:t>
            </w:r>
          </w:p>
        </w:tc>
        <w:tc>
          <w:tcPr>
            <w:tcW w:w="592" w:type="pct"/>
          </w:tcPr>
          <w:p w14:paraId="666CB7A3" w14:textId="77777777" w:rsidR="002021F1" w:rsidRPr="005B4766" w:rsidRDefault="002021F1" w:rsidP="002021F1">
            <w:pPr>
              <w:spacing w:after="120"/>
              <w:rPr>
                <w:sz w:val="18"/>
                <w:szCs w:val="18"/>
              </w:rPr>
            </w:pPr>
            <w:r w:rsidRPr="005B4766">
              <w:rPr>
                <w:sz w:val="18"/>
                <w:szCs w:val="18"/>
              </w:rPr>
              <w:t>Num</w:t>
            </w:r>
          </w:p>
        </w:tc>
        <w:tc>
          <w:tcPr>
            <w:tcW w:w="1460" w:type="pct"/>
          </w:tcPr>
          <w:p w14:paraId="73CDD0A9" w14:textId="77777777" w:rsidR="002021F1" w:rsidRPr="005B4766"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52" w:type="pct"/>
          </w:tcPr>
          <w:p w14:paraId="39CAEB8A" w14:textId="77777777" w:rsidR="002021F1" w:rsidRPr="0006028F" w:rsidRDefault="002021F1" w:rsidP="002021F1">
            <w:pPr>
              <w:jc w:val="both"/>
              <w:rPr>
                <w:sz w:val="18"/>
                <w:szCs w:val="18"/>
              </w:rPr>
            </w:pPr>
          </w:p>
        </w:tc>
      </w:tr>
      <w:tr w:rsidR="002021F1" w:rsidRPr="005B4766" w14:paraId="0605AA84" w14:textId="77777777" w:rsidTr="00FC0876">
        <w:tc>
          <w:tcPr>
            <w:tcW w:w="1078" w:type="pct"/>
          </w:tcPr>
          <w:p w14:paraId="757AED48" w14:textId="77777777" w:rsidR="002021F1" w:rsidRPr="001014D4" w:rsidRDefault="002021F1" w:rsidP="002021F1">
            <w:pPr>
              <w:spacing w:after="120"/>
              <w:rPr>
                <w:sz w:val="18"/>
                <w:szCs w:val="18"/>
              </w:rPr>
            </w:pPr>
            <w:r w:rsidRPr="001014D4">
              <w:rPr>
                <w:sz w:val="18"/>
                <w:szCs w:val="18"/>
              </w:rPr>
              <w:t>Total VAT due on bill</w:t>
            </w:r>
          </w:p>
        </w:tc>
        <w:tc>
          <w:tcPr>
            <w:tcW w:w="418" w:type="pct"/>
          </w:tcPr>
          <w:p w14:paraId="07EDD4FA" w14:textId="77777777" w:rsidR="002021F1" w:rsidRPr="005B4766" w:rsidRDefault="002021F1" w:rsidP="002021F1">
            <w:pPr>
              <w:spacing w:after="120"/>
              <w:rPr>
                <w:sz w:val="18"/>
                <w:szCs w:val="18"/>
              </w:rPr>
            </w:pPr>
            <w:r>
              <w:rPr>
                <w:sz w:val="18"/>
                <w:szCs w:val="18"/>
              </w:rPr>
              <w:t>3</w:t>
            </w:r>
          </w:p>
        </w:tc>
        <w:tc>
          <w:tcPr>
            <w:tcW w:w="599" w:type="pct"/>
          </w:tcPr>
          <w:p w14:paraId="4A102B00" w14:textId="77777777" w:rsidR="002021F1" w:rsidRPr="005B4766" w:rsidRDefault="002021F1" w:rsidP="002021F1">
            <w:pPr>
              <w:spacing w:after="120"/>
              <w:rPr>
                <w:sz w:val="18"/>
                <w:szCs w:val="18"/>
              </w:rPr>
            </w:pPr>
            <w:r>
              <w:rPr>
                <w:sz w:val="18"/>
                <w:szCs w:val="18"/>
              </w:rPr>
              <w:t>18</w:t>
            </w:r>
          </w:p>
        </w:tc>
        <w:tc>
          <w:tcPr>
            <w:tcW w:w="592" w:type="pct"/>
          </w:tcPr>
          <w:p w14:paraId="694E70F8" w14:textId="77777777" w:rsidR="002021F1" w:rsidRPr="005B4766" w:rsidRDefault="002021F1" w:rsidP="002021F1">
            <w:pPr>
              <w:spacing w:after="120"/>
              <w:rPr>
                <w:sz w:val="18"/>
                <w:szCs w:val="18"/>
              </w:rPr>
            </w:pPr>
            <w:r w:rsidRPr="005B4766">
              <w:rPr>
                <w:sz w:val="18"/>
                <w:szCs w:val="18"/>
              </w:rPr>
              <w:t>Num</w:t>
            </w:r>
          </w:p>
        </w:tc>
        <w:tc>
          <w:tcPr>
            <w:tcW w:w="1460" w:type="pct"/>
          </w:tcPr>
          <w:p w14:paraId="0150CF5C" w14:textId="77777777" w:rsidR="002021F1" w:rsidRPr="005B4766"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52" w:type="pct"/>
          </w:tcPr>
          <w:p w14:paraId="142FBA2A" w14:textId="77777777" w:rsidR="002021F1" w:rsidRPr="0006028F" w:rsidRDefault="002021F1" w:rsidP="002021F1">
            <w:pPr>
              <w:jc w:val="both"/>
              <w:rPr>
                <w:sz w:val="18"/>
                <w:szCs w:val="18"/>
              </w:rPr>
            </w:pPr>
          </w:p>
        </w:tc>
      </w:tr>
      <w:tr w:rsidR="002021F1" w:rsidRPr="005B4766" w14:paraId="597D24CA" w14:textId="77777777" w:rsidTr="00FC0876">
        <w:tc>
          <w:tcPr>
            <w:tcW w:w="1078" w:type="pct"/>
          </w:tcPr>
          <w:p w14:paraId="226B2CFC" w14:textId="77777777" w:rsidR="002021F1" w:rsidRPr="001014D4" w:rsidRDefault="002021F1" w:rsidP="002021F1">
            <w:pPr>
              <w:spacing w:after="120"/>
              <w:rPr>
                <w:sz w:val="18"/>
                <w:szCs w:val="18"/>
              </w:rPr>
            </w:pPr>
            <w:r w:rsidRPr="001014D4">
              <w:rPr>
                <w:sz w:val="18"/>
                <w:szCs w:val="18"/>
              </w:rPr>
              <w:t>Net total of charges, NOT subject to VAT</w:t>
            </w:r>
          </w:p>
        </w:tc>
        <w:tc>
          <w:tcPr>
            <w:tcW w:w="418" w:type="pct"/>
          </w:tcPr>
          <w:p w14:paraId="04A98306" w14:textId="77777777" w:rsidR="002021F1" w:rsidRPr="005B4766" w:rsidRDefault="002021F1" w:rsidP="002021F1">
            <w:pPr>
              <w:spacing w:after="120"/>
              <w:rPr>
                <w:sz w:val="18"/>
                <w:szCs w:val="18"/>
              </w:rPr>
            </w:pPr>
            <w:r>
              <w:rPr>
                <w:sz w:val="18"/>
                <w:szCs w:val="18"/>
              </w:rPr>
              <w:t>4</w:t>
            </w:r>
          </w:p>
        </w:tc>
        <w:tc>
          <w:tcPr>
            <w:tcW w:w="599" w:type="pct"/>
          </w:tcPr>
          <w:p w14:paraId="7614333D" w14:textId="77777777" w:rsidR="002021F1" w:rsidRPr="005B4766" w:rsidRDefault="002021F1" w:rsidP="002021F1">
            <w:pPr>
              <w:spacing w:after="120"/>
              <w:rPr>
                <w:sz w:val="18"/>
                <w:szCs w:val="18"/>
              </w:rPr>
            </w:pPr>
            <w:r>
              <w:rPr>
                <w:sz w:val="18"/>
                <w:szCs w:val="18"/>
              </w:rPr>
              <w:t>18</w:t>
            </w:r>
          </w:p>
        </w:tc>
        <w:tc>
          <w:tcPr>
            <w:tcW w:w="592" w:type="pct"/>
          </w:tcPr>
          <w:p w14:paraId="7FFE9A3D" w14:textId="77777777" w:rsidR="002021F1" w:rsidRPr="005B4766" w:rsidRDefault="002021F1" w:rsidP="002021F1">
            <w:pPr>
              <w:spacing w:after="120"/>
              <w:rPr>
                <w:sz w:val="18"/>
                <w:szCs w:val="18"/>
              </w:rPr>
            </w:pPr>
            <w:r w:rsidRPr="005B4766">
              <w:rPr>
                <w:sz w:val="18"/>
                <w:szCs w:val="18"/>
              </w:rPr>
              <w:t>Num</w:t>
            </w:r>
          </w:p>
        </w:tc>
        <w:tc>
          <w:tcPr>
            <w:tcW w:w="1460" w:type="pct"/>
          </w:tcPr>
          <w:p w14:paraId="65700E1E" w14:textId="77777777" w:rsidR="002021F1" w:rsidRPr="005B4766"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52" w:type="pct"/>
          </w:tcPr>
          <w:p w14:paraId="16DA8DC3" w14:textId="77777777" w:rsidR="002021F1" w:rsidRPr="0006028F" w:rsidRDefault="002021F1" w:rsidP="002021F1">
            <w:pPr>
              <w:jc w:val="both"/>
              <w:rPr>
                <w:sz w:val="18"/>
                <w:szCs w:val="18"/>
              </w:rPr>
            </w:pPr>
          </w:p>
        </w:tc>
      </w:tr>
      <w:tr w:rsidR="002021F1" w:rsidRPr="00705394" w14:paraId="63CA8196" w14:textId="77777777" w:rsidTr="00FC0876">
        <w:tc>
          <w:tcPr>
            <w:tcW w:w="1078" w:type="pct"/>
          </w:tcPr>
          <w:p w14:paraId="30F94701" w14:textId="77777777" w:rsidR="002021F1" w:rsidRPr="001014D4" w:rsidRDefault="002021F1" w:rsidP="002021F1">
            <w:pPr>
              <w:spacing w:after="120"/>
              <w:rPr>
                <w:sz w:val="18"/>
                <w:szCs w:val="18"/>
              </w:rPr>
            </w:pPr>
            <w:r w:rsidRPr="001014D4">
              <w:rPr>
                <w:sz w:val="18"/>
                <w:szCs w:val="18"/>
              </w:rPr>
              <w:t>Invoice total due including any VAT</w:t>
            </w:r>
          </w:p>
        </w:tc>
        <w:tc>
          <w:tcPr>
            <w:tcW w:w="418" w:type="pct"/>
          </w:tcPr>
          <w:p w14:paraId="6625C13C" w14:textId="77777777" w:rsidR="002021F1" w:rsidRPr="005B4766" w:rsidRDefault="002021F1" w:rsidP="002021F1">
            <w:pPr>
              <w:spacing w:after="120"/>
              <w:rPr>
                <w:sz w:val="18"/>
                <w:szCs w:val="18"/>
              </w:rPr>
            </w:pPr>
            <w:r>
              <w:rPr>
                <w:sz w:val="18"/>
                <w:szCs w:val="18"/>
              </w:rPr>
              <w:t>5</w:t>
            </w:r>
          </w:p>
        </w:tc>
        <w:tc>
          <w:tcPr>
            <w:tcW w:w="599" w:type="pct"/>
          </w:tcPr>
          <w:p w14:paraId="51730CC3" w14:textId="77777777" w:rsidR="002021F1" w:rsidRPr="005B4766" w:rsidRDefault="002021F1" w:rsidP="002021F1">
            <w:pPr>
              <w:spacing w:after="120"/>
              <w:rPr>
                <w:sz w:val="18"/>
                <w:szCs w:val="18"/>
              </w:rPr>
            </w:pPr>
            <w:r>
              <w:rPr>
                <w:sz w:val="18"/>
                <w:szCs w:val="18"/>
              </w:rPr>
              <w:t>18</w:t>
            </w:r>
          </w:p>
        </w:tc>
        <w:tc>
          <w:tcPr>
            <w:tcW w:w="592" w:type="pct"/>
          </w:tcPr>
          <w:p w14:paraId="45BD793E" w14:textId="77777777" w:rsidR="002021F1" w:rsidRPr="005B4766" w:rsidRDefault="002021F1" w:rsidP="002021F1">
            <w:pPr>
              <w:spacing w:after="120"/>
              <w:rPr>
                <w:sz w:val="18"/>
                <w:szCs w:val="18"/>
              </w:rPr>
            </w:pPr>
            <w:r w:rsidRPr="005B4766">
              <w:rPr>
                <w:sz w:val="18"/>
                <w:szCs w:val="18"/>
              </w:rPr>
              <w:t>Num</w:t>
            </w:r>
          </w:p>
        </w:tc>
        <w:tc>
          <w:tcPr>
            <w:tcW w:w="1460" w:type="pct"/>
          </w:tcPr>
          <w:p w14:paraId="10E128A7" w14:textId="77777777" w:rsidR="002021F1" w:rsidRPr="0070539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52" w:type="pct"/>
          </w:tcPr>
          <w:p w14:paraId="28E13C14" w14:textId="77777777" w:rsidR="002021F1" w:rsidRPr="0006028F" w:rsidRDefault="002021F1" w:rsidP="002021F1">
            <w:pPr>
              <w:jc w:val="both"/>
              <w:rPr>
                <w:sz w:val="18"/>
                <w:szCs w:val="18"/>
              </w:rPr>
            </w:pPr>
          </w:p>
        </w:tc>
      </w:tr>
      <w:tr w:rsidR="002021F1" w:rsidRPr="00705394" w14:paraId="7E9DB76F" w14:textId="77777777" w:rsidTr="00FC0876">
        <w:tc>
          <w:tcPr>
            <w:tcW w:w="1078" w:type="pct"/>
          </w:tcPr>
          <w:p w14:paraId="6ADA4BC7" w14:textId="77777777" w:rsidR="002021F1" w:rsidRPr="001A6D81" w:rsidRDefault="002021F1" w:rsidP="002021F1">
            <w:pPr>
              <w:spacing w:after="120"/>
              <w:rPr>
                <w:sz w:val="18"/>
                <w:szCs w:val="18"/>
              </w:rPr>
            </w:pPr>
            <w:r w:rsidRPr="001A6D81">
              <w:rPr>
                <w:sz w:val="18"/>
                <w:szCs w:val="18"/>
              </w:rPr>
              <w:t>Summary total of all one</w:t>
            </w:r>
            <w:r w:rsidR="00393CFE">
              <w:rPr>
                <w:sz w:val="18"/>
                <w:szCs w:val="18"/>
              </w:rPr>
              <w:t xml:space="preserve"> </w:t>
            </w:r>
            <w:r w:rsidRPr="001A6D81">
              <w:rPr>
                <w:sz w:val="18"/>
                <w:szCs w:val="18"/>
              </w:rPr>
              <w:t>-</w:t>
            </w:r>
            <w:r w:rsidR="00393CFE">
              <w:rPr>
                <w:sz w:val="18"/>
                <w:szCs w:val="18"/>
              </w:rPr>
              <w:t xml:space="preserve"> </w:t>
            </w:r>
            <w:r w:rsidRPr="001A6D81">
              <w:rPr>
                <w:sz w:val="18"/>
                <w:szCs w:val="18"/>
              </w:rPr>
              <w:t>off charges</w:t>
            </w:r>
          </w:p>
        </w:tc>
        <w:tc>
          <w:tcPr>
            <w:tcW w:w="418" w:type="pct"/>
          </w:tcPr>
          <w:p w14:paraId="539A0DE6" w14:textId="77777777" w:rsidR="002021F1" w:rsidRPr="005B4766" w:rsidRDefault="002021F1" w:rsidP="002021F1">
            <w:pPr>
              <w:spacing w:after="120"/>
              <w:rPr>
                <w:sz w:val="18"/>
                <w:szCs w:val="18"/>
              </w:rPr>
            </w:pPr>
            <w:r>
              <w:rPr>
                <w:sz w:val="18"/>
                <w:szCs w:val="18"/>
              </w:rPr>
              <w:t>6</w:t>
            </w:r>
          </w:p>
        </w:tc>
        <w:tc>
          <w:tcPr>
            <w:tcW w:w="599" w:type="pct"/>
          </w:tcPr>
          <w:p w14:paraId="58140D17" w14:textId="77777777" w:rsidR="002021F1" w:rsidRPr="005B4766" w:rsidRDefault="002021F1" w:rsidP="002021F1">
            <w:pPr>
              <w:spacing w:after="120"/>
              <w:rPr>
                <w:sz w:val="18"/>
                <w:szCs w:val="18"/>
              </w:rPr>
            </w:pPr>
            <w:r>
              <w:rPr>
                <w:sz w:val="18"/>
                <w:szCs w:val="18"/>
              </w:rPr>
              <w:t>18</w:t>
            </w:r>
          </w:p>
        </w:tc>
        <w:tc>
          <w:tcPr>
            <w:tcW w:w="592" w:type="pct"/>
          </w:tcPr>
          <w:p w14:paraId="144711B6" w14:textId="77777777" w:rsidR="002021F1" w:rsidRPr="005B4766" w:rsidRDefault="002021F1" w:rsidP="002021F1">
            <w:pPr>
              <w:spacing w:after="120"/>
              <w:rPr>
                <w:sz w:val="18"/>
                <w:szCs w:val="18"/>
              </w:rPr>
            </w:pPr>
            <w:r w:rsidRPr="005B4766">
              <w:rPr>
                <w:sz w:val="18"/>
                <w:szCs w:val="18"/>
              </w:rPr>
              <w:t>Num</w:t>
            </w:r>
          </w:p>
        </w:tc>
        <w:tc>
          <w:tcPr>
            <w:tcW w:w="1460" w:type="pct"/>
          </w:tcPr>
          <w:p w14:paraId="057F2B3E" w14:textId="77777777" w:rsidR="002021F1" w:rsidRPr="0070539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52" w:type="pct"/>
          </w:tcPr>
          <w:p w14:paraId="7AAA9EDE" w14:textId="77777777" w:rsidR="002021F1" w:rsidRPr="0006028F" w:rsidRDefault="002021F1" w:rsidP="002021F1">
            <w:pPr>
              <w:jc w:val="both"/>
              <w:rPr>
                <w:sz w:val="18"/>
                <w:szCs w:val="18"/>
              </w:rPr>
            </w:pPr>
          </w:p>
        </w:tc>
      </w:tr>
      <w:tr w:rsidR="002021F1" w:rsidRPr="008A2A14" w14:paraId="415CF56E" w14:textId="77777777" w:rsidTr="00FC0876">
        <w:tc>
          <w:tcPr>
            <w:tcW w:w="1078" w:type="pct"/>
          </w:tcPr>
          <w:p w14:paraId="03932938" w14:textId="77777777" w:rsidR="002021F1" w:rsidRPr="001A6D81" w:rsidRDefault="002021F1" w:rsidP="002021F1">
            <w:pPr>
              <w:spacing w:after="120"/>
              <w:rPr>
                <w:sz w:val="18"/>
                <w:szCs w:val="18"/>
              </w:rPr>
            </w:pPr>
            <w:r w:rsidRPr="001A6D81">
              <w:rPr>
                <w:sz w:val="18"/>
                <w:szCs w:val="18"/>
              </w:rPr>
              <w:t>Summary total of all periodic charges</w:t>
            </w:r>
          </w:p>
        </w:tc>
        <w:tc>
          <w:tcPr>
            <w:tcW w:w="418" w:type="pct"/>
          </w:tcPr>
          <w:p w14:paraId="3FA1019E" w14:textId="77777777" w:rsidR="002021F1" w:rsidRPr="005B4766" w:rsidRDefault="002021F1" w:rsidP="002021F1">
            <w:pPr>
              <w:spacing w:after="120"/>
              <w:rPr>
                <w:sz w:val="18"/>
                <w:szCs w:val="18"/>
              </w:rPr>
            </w:pPr>
            <w:r>
              <w:rPr>
                <w:sz w:val="18"/>
                <w:szCs w:val="18"/>
              </w:rPr>
              <w:t>7</w:t>
            </w:r>
          </w:p>
        </w:tc>
        <w:tc>
          <w:tcPr>
            <w:tcW w:w="599" w:type="pct"/>
          </w:tcPr>
          <w:p w14:paraId="1EC7CDB0" w14:textId="77777777" w:rsidR="002021F1" w:rsidRDefault="002021F1" w:rsidP="002021F1">
            <w:pPr>
              <w:spacing w:after="120"/>
              <w:rPr>
                <w:sz w:val="18"/>
                <w:szCs w:val="18"/>
              </w:rPr>
            </w:pPr>
            <w:r>
              <w:rPr>
                <w:sz w:val="18"/>
                <w:szCs w:val="18"/>
              </w:rPr>
              <w:t>18</w:t>
            </w:r>
          </w:p>
        </w:tc>
        <w:tc>
          <w:tcPr>
            <w:tcW w:w="592" w:type="pct"/>
          </w:tcPr>
          <w:p w14:paraId="722A90C2" w14:textId="77777777" w:rsidR="002021F1" w:rsidRPr="005B4766" w:rsidRDefault="002021F1" w:rsidP="002021F1">
            <w:pPr>
              <w:spacing w:after="120"/>
              <w:rPr>
                <w:sz w:val="18"/>
                <w:szCs w:val="18"/>
              </w:rPr>
            </w:pPr>
            <w:r w:rsidRPr="005B4766">
              <w:rPr>
                <w:sz w:val="18"/>
                <w:szCs w:val="18"/>
              </w:rPr>
              <w:t>Num</w:t>
            </w:r>
          </w:p>
        </w:tc>
        <w:tc>
          <w:tcPr>
            <w:tcW w:w="1460" w:type="pct"/>
          </w:tcPr>
          <w:p w14:paraId="660048AD" w14:textId="77777777" w:rsidR="002021F1" w:rsidRPr="008A2A1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52" w:type="pct"/>
          </w:tcPr>
          <w:p w14:paraId="33F10BC3" w14:textId="77777777" w:rsidR="002021F1" w:rsidRPr="0006028F" w:rsidRDefault="002021F1" w:rsidP="002021F1">
            <w:pPr>
              <w:jc w:val="both"/>
              <w:rPr>
                <w:sz w:val="18"/>
                <w:szCs w:val="18"/>
              </w:rPr>
            </w:pPr>
          </w:p>
        </w:tc>
      </w:tr>
      <w:tr w:rsidR="002021F1" w:rsidRPr="008A2A14" w14:paraId="19F1AAAC" w14:textId="77777777" w:rsidTr="00FC0876">
        <w:tc>
          <w:tcPr>
            <w:tcW w:w="1078" w:type="pct"/>
          </w:tcPr>
          <w:p w14:paraId="264062A4" w14:textId="77777777" w:rsidR="002021F1" w:rsidRPr="001A6D81" w:rsidRDefault="002021F1" w:rsidP="002021F1">
            <w:pPr>
              <w:spacing w:after="120"/>
              <w:rPr>
                <w:sz w:val="18"/>
                <w:szCs w:val="18"/>
              </w:rPr>
            </w:pPr>
            <w:r w:rsidRPr="001A6D81">
              <w:rPr>
                <w:sz w:val="18"/>
                <w:szCs w:val="18"/>
              </w:rPr>
              <w:t>Summary total of all event charges</w:t>
            </w:r>
          </w:p>
        </w:tc>
        <w:tc>
          <w:tcPr>
            <w:tcW w:w="418" w:type="pct"/>
          </w:tcPr>
          <w:p w14:paraId="0F14F3B7" w14:textId="77777777" w:rsidR="002021F1" w:rsidRPr="005B4766" w:rsidRDefault="002021F1" w:rsidP="002021F1">
            <w:pPr>
              <w:spacing w:after="120"/>
              <w:rPr>
                <w:sz w:val="18"/>
                <w:szCs w:val="18"/>
              </w:rPr>
            </w:pPr>
            <w:r>
              <w:rPr>
                <w:sz w:val="18"/>
                <w:szCs w:val="18"/>
              </w:rPr>
              <w:t>8</w:t>
            </w:r>
          </w:p>
        </w:tc>
        <w:tc>
          <w:tcPr>
            <w:tcW w:w="599" w:type="pct"/>
          </w:tcPr>
          <w:p w14:paraId="31D6678F" w14:textId="77777777" w:rsidR="002021F1" w:rsidRDefault="002021F1" w:rsidP="002021F1">
            <w:pPr>
              <w:spacing w:after="120"/>
              <w:rPr>
                <w:sz w:val="18"/>
                <w:szCs w:val="18"/>
              </w:rPr>
            </w:pPr>
            <w:r>
              <w:rPr>
                <w:sz w:val="18"/>
                <w:szCs w:val="18"/>
              </w:rPr>
              <w:t>18</w:t>
            </w:r>
          </w:p>
        </w:tc>
        <w:tc>
          <w:tcPr>
            <w:tcW w:w="592" w:type="pct"/>
          </w:tcPr>
          <w:p w14:paraId="094F95A5" w14:textId="77777777" w:rsidR="002021F1" w:rsidRPr="005B4766" w:rsidRDefault="002021F1" w:rsidP="002021F1">
            <w:pPr>
              <w:spacing w:after="120"/>
              <w:rPr>
                <w:sz w:val="18"/>
                <w:szCs w:val="18"/>
              </w:rPr>
            </w:pPr>
            <w:r w:rsidRPr="005B4766">
              <w:rPr>
                <w:sz w:val="18"/>
                <w:szCs w:val="18"/>
              </w:rPr>
              <w:t>Num</w:t>
            </w:r>
          </w:p>
        </w:tc>
        <w:tc>
          <w:tcPr>
            <w:tcW w:w="1460" w:type="pct"/>
          </w:tcPr>
          <w:p w14:paraId="4D2C935D" w14:textId="77777777" w:rsidR="002021F1" w:rsidRPr="008A2A1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52" w:type="pct"/>
          </w:tcPr>
          <w:p w14:paraId="421E2802" w14:textId="77777777" w:rsidR="002021F1" w:rsidRPr="0006028F" w:rsidRDefault="002021F1" w:rsidP="002021F1">
            <w:pPr>
              <w:jc w:val="both"/>
              <w:rPr>
                <w:sz w:val="18"/>
                <w:szCs w:val="18"/>
              </w:rPr>
            </w:pPr>
          </w:p>
        </w:tc>
      </w:tr>
      <w:tr w:rsidR="002021F1" w:rsidRPr="008A2A14" w14:paraId="51F31E4C" w14:textId="77777777" w:rsidTr="00FC0876">
        <w:tc>
          <w:tcPr>
            <w:tcW w:w="1078" w:type="pct"/>
          </w:tcPr>
          <w:p w14:paraId="672D4912" w14:textId="77777777" w:rsidR="002021F1" w:rsidRPr="001A6D81" w:rsidRDefault="002021F1" w:rsidP="002021F1">
            <w:pPr>
              <w:spacing w:after="120"/>
              <w:rPr>
                <w:sz w:val="18"/>
                <w:szCs w:val="18"/>
              </w:rPr>
            </w:pPr>
            <w:r w:rsidRPr="001A6D81">
              <w:rPr>
                <w:sz w:val="18"/>
                <w:szCs w:val="18"/>
              </w:rPr>
              <w:t>Summary total of all non product/event charges</w:t>
            </w:r>
          </w:p>
        </w:tc>
        <w:tc>
          <w:tcPr>
            <w:tcW w:w="418" w:type="pct"/>
          </w:tcPr>
          <w:p w14:paraId="4F592768" w14:textId="77777777" w:rsidR="002021F1" w:rsidRPr="005B4766" w:rsidRDefault="002021F1" w:rsidP="002021F1">
            <w:pPr>
              <w:spacing w:after="120"/>
              <w:rPr>
                <w:sz w:val="18"/>
                <w:szCs w:val="18"/>
              </w:rPr>
            </w:pPr>
            <w:r>
              <w:rPr>
                <w:sz w:val="18"/>
                <w:szCs w:val="18"/>
              </w:rPr>
              <w:t>9</w:t>
            </w:r>
          </w:p>
        </w:tc>
        <w:tc>
          <w:tcPr>
            <w:tcW w:w="599" w:type="pct"/>
          </w:tcPr>
          <w:p w14:paraId="2A49A1E4" w14:textId="77777777" w:rsidR="002021F1" w:rsidRDefault="002021F1" w:rsidP="002021F1">
            <w:pPr>
              <w:spacing w:after="120"/>
              <w:rPr>
                <w:sz w:val="18"/>
                <w:szCs w:val="18"/>
              </w:rPr>
            </w:pPr>
            <w:r>
              <w:rPr>
                <w:sz w:val="18"/>
                <w:szCs w:val="18"/>
              </w:rPr>
              <w:t>18</w:t>
            </w:r>
          </w:p>
        </w:tc>
        <w:tc>
          <w:tcPr>
            <w:tcW w:w="592" w:type="pct"/>
          </w:tcPr>
          <w:p w14:paraId="65D46AE3" w14:textId="77777777" w:rsidR="002021F1" w:rsidRPr="005B4766" w:rsidRDefault="002021F1" w:rsidP="002021F1">
            <w:pPr>
              <w:spacing w:after="120"/>
              <w:rPr>
                <w:sz w:val="18"/>
                <w:szCs w:val="18"/>
              </w:rPr>
            </w:pPr>
            <w:r w:rsidRPr="005B4766">
              <w:rPr>
                <w:sz w:val="18"/>
                <w:szCs w:val="18"/>
              </w:rPr>
              <w:t>Num</w:t>
            </w:r>
          </w:p>
        </w:tc>
        <w:tc>
          <w:tcPr>
            <w:tcW w:w="1460" w:type="pct"/>
          </w:tcPr>
          <w:p w14:paraId="2115761C" w14:textId="77777777" w:rsidR="002021F1" w:rsidRPr="008A2A1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52" w:type="pct"/>
          </w:tcPr>
          <w:p w14:paraId="4F60DC60" w14:textId="77777777" w:rsidR="002021F1" w:rsidRPr="0006028F" w:rsidRDefault="002021F1" w:rsidP="002021F1">
            <w:pPr>
              <w:jc w:val="both"/>
              <w:rPr>
                <w:sz w:val="18"/>
                <w:szCs w:val="18"/>
              </w:rPr>
            </w:pPr>
          </w:p>
        </w:tc>
      </w:tr>
      <w:tr w:rsidR="002021F1" w:rsidRPr="008A2A14" w14:paraId="12B1C7D9" w14:textId="77777777" w:rsidTr="00FC0876">
        <w:tc>
          <w:tcPr>
            <w:tcW w:w="1078" w:type="pct"/>
          </w:tcPr>
          <w:p w14:paraId="76DE3820" w14:textId="77777777" w:rsidR="002021F1" w:rsidRPr="00131843" w:rsidRDefault="002021F1" w:rsidP="002021F1">
            <w:pPr>
              <w:spacing w:after="120"/>
              <w:rPr>
                <w:sz w:val="18"/>
                <w:szCs w:val="18"/>
              </w:rPr>
            </w:pPr>
            <w:r w:rsidRPr="00131843">
              <w:rPr>
                <w:sz w:val="18"/>
                <w:szCs w:val="18"/>
              </w:rPr>
              <w:t>Summary of Test Session Request Charges</w:t>
            </w:r>
          </w:p>
        </w:tc>
        <w:tc>
          <w:tcPr>
            <w:tcW w:w="418" w:type="pct"/>
          </w:tcPr>
          <w:p w14:paraId="461C20C1" w14:textId="77777777" w:rsidR="002021F1" w:rsidRDefault="002021F1" w:rsidP="002021F1">
            <w:pPr>
              <w:spacing w:after="120"/>
              <w:rPr>
                <w:sz w:val="18"/>
                <w:szCs w:val="18"/>
              </w:rPr>
            </w:pPr>
            <w:r>
              <w:rPr>
                <w:sz w:val="18"/>
                <w:szCs w:val="18"/>
              </w:rPr>
              <w:t>10</w:t>
            </w:r>
          </w:p>
        </w:tc>
        <w:tc>
          <w:tcPr>
            <w:tcW w:w="599" w:type="pct"/>
          </w:tcPr>
          <w:p w14:paraId="40217324" w14:textId="77777777" w:rsidR="002021F1" w:rsidRDefault="002021F1" w:rsidP="002021F1">
            <w:pPr>
              <w:spacing w:after="120"/>
              <w:rPr>
                <w:sz w:val="18"/>
                <w:szCs w:val="18"/>
              </w:rPr>
            </w:pPr>
            <w:r>
              <w:rPr>
                <w:sz w:val="18"/>
                <w:szCs w:val="18"/>
              </w:rPr>
              <w:t>18</w:t>
            </w:r>
          </w:p>
        </w:tc>
        <w:tc>
          <w:tcPr>
            <w:tcW w:w="592" w:type="pct"/>
          </w:tcPr>
          <w:p w14:paraId="5E4AFC8D" w14:textId="77777777" w:rsidR="002021F1" w:rsidRPr="005B4766" w:rsidRDefault="002021F1" w:rsidP="002021F1">
            <w:pPr>
              <w:spacing w:after="120"/>
              <w:rPr>
                <w:sz w:val="18"/>
                <w:szCs w:val="18"/>
              </w:rPr>
            </w:pPr>
            <w:r w:rsidRPr="005B4766">
              <w:rPr>
                <w:sz w:val="18"/>
                <w:szCs w:val="18"/>
              </w:rPr>
              <w:t>Num</w:t>
            </w:r>
          </w:p>
        </w:tc>
        <w:tc>
          <w:tcPr>
            <w:tcW w:w="1460" w:type="pct"/>
          </w:tcPr>
          <w:p w14:paraId="7DC78A35" w14:textId="77777777" w:rsidR="002021F1" w:rsidRPr="0006028F" w:rsidRDefault="002021F1" w:rsidP="002021F1">
            <w:pPr>
              <w:spacing w:after="120"/>
              <w:rPr>
                <w:sz w:val="18"/>
                <w:szCs w:val="18"/>
              </w:rPr>
            </w:pPr>
            <w:r w:rsidRPr="00532FDD">
              <w:rPr>
                <w:sz w:val="18"/>
                <w:szCs w:val="18"/>
              </w:rPr>
              <w:t xml:space="preserve">The charges are in pence. Hence the value of 520 should be read as £5.2 and 3600 should be read as £36.00. </w:t>
            </w:r>
          </w:p>
        </w:tc>
        <w:tc>
          <w:tcPr>
            <w:tcW w:w="852" w:type="pct"/>
          </w:tcPr>
          <w:p w14:paraId="6B0DFD0D" w14:textId="77777777" w:rsidR="002021F1" w:rsidRPr="0006028F" w:rsidRDefault="002021F1" w:rsidP="002021F1">
            <w:pPr>
              <w:jc w:val="both"/>
              <w:rPr>
                <w:sz w:val="18"/>
                <w:szCs w:val="18"/>
              </w:rPr>
            </w:pPr>
          </w:p>
        </w:tc>
      </w:tr>
      <w:tr w:rsidR="002021F1" w:rsidRPr="008A2A14" w14:paraId="1B038BE9" w14:textId="77777777" w:rsidTr="00FC0876">
        <w:tc>
          <w:tcPr>
            <w:tcW w:w="1078" w:type="pct"/>
          </w:tcPr>
          <w:p w14:paraId="494C8781" w14:textId="77777777" w:rsidR="002021F1" w:rsidRPr="00131843" w:rsidRDefault="002021F1" w:rsidP="002021F1">
            <w:pPr>
              <w:spacing w:after="120"/>
              <w:rPr>
                <w:sz w:val="18"/>
                <w:szCs w:val="18"/>
              </w:rPr>
            </w:pPr>
            <w:r w:rsidRPr="00131843">
              <w:rPr>
                <w:sz w:val="18"/>
                <w:szCs w:val="18"/>
              </w:rPr>
              <w:t>Summary total of all Flexi Cease charges</w:t>
            </w:r>
          </w:p>
        </w:tc>
        <w:tc>
          <w:tcPr>
            <w:tcW w:w="418" w:type="pct"/>
          </w:tcPr>
          <w:p w14:paraId="17F73822" w14:textId="77777777" w:rsidR="002021F1" w:rsidRDefault="002021F1" w:rsidP="002021F1">
            <w:pPr>
              <w:spacing w:after="120"/>
              <w:rPr>
                <w:sz w:val="18"/>
                <w:szCs w:val="18"/>
              </w:rPr>
            </w:pPr>
            <w:r>
              <w:rPr>
                <w:sz w:val="18"/>
                <w:szCs w:val="18"/>
              </w:rPr>
              <w:t>11</w:t>
            </w:r>
          </w:p>
        </w:tc>
        <w:tc>
          <w:tcPr>
            <w:tcW w:w="599" w:type="pct"/>
          </w:tcPr>
          <w:p w14:paraId="023122C8" w14:textId="77777777" w:rsidR="002021F1" w:rsidRDefault="002021F1" w:rsidP="002021F1">
            <w:pPr>
              <w:spacing w:after="120"/>
              <w:rPr>
                <w:sz w:val="18"/>
                <w:szCs w:val="18"/>
              </w:rPr>
            </w:pPr>
            <w:r>
              <w:rPr>
                <w:sz w:val="18"/>
                <w:szCs w:val="18"/>
              </w:rPr>
              <w:t>18</w:t>
            </w:r>
          </w:p>
        </w:tc>
        <w:tc>
          <w:tcPr>
            <w:tcW w:w="592" w:type="pct"/>
          </w:tcPr>
          <w:p w14:paraId="32100F80" w14:textId="77777777" w:rsidR="002021F1" w:rsidRPr="005B4766" w:rsidRDefault="002021F1" w:rsidP="002021F1">
            <w:pPr>
              <w:spacing w:after="120"/>
              <w:rPr>
                <w:sz w:val="18"/>
                <w:szCs w:val="18"/>
              </w:rPr>
            </w:pPr>
            <w:r w:rsidRPr="005B4766">
              <w:rPr>
                <w:sz w:val="18"/>
                <w:szCs w:val="18"/>
              </w:rPr>
              <w:t>Num</w:t>
            </w:r>
          </w:p>
        </w:tc>
        <w:tc>
          <w:tcPr>
            <w:tcW w:w="1460" w:type="pct"/>
          </w:tcPr>
          <w:p w14:paraId="2D2F67DD" w14:textId="77777777" w:rsidR="002021F1" w:rsidRPr="0006028F" w:rsidRDefault="002021F1" w:rsidP="002021F1">
            <w:pPr>
              <w:spacing w:after="120"/>
              <w:rPr>
                <w:sz w:val="18"/>
                <w:szCs w:val="18"/>
              </w:rPr>
            </w:pPr>
            <w:r w:rsidRPr="00532FDD">
              <w:rPr>
                <w:sz w:val="18"/>
                <w:szCs w:val="18"/>
              </w:rPr>
              <w:t xml:space="preserve">The charges are in pence. Hence the value of 520 should be read as £5.2 and 3600 should be read as £36.00. </w:t>
            </w:r>
          </w:p>
        </w:tc>
        <w:tc>
          <w:tcPr>
            <w:tcW w:w="852" w:type="pct"/>
          </w:tcPr>
          <w:p w14:paraId="0EB042E9" w14:textId="77777777" w:rsidR="002021F1" w:rsidRPr="0006028F" w:rsidRDefault="002021F1" w:rsidP="002021F1">
            <w:pPr>
              <w:jc w:val="both"/>
              <w:rPr>
                <w:sz w:val="18"/>
                <w:szCs w:val="18"/>
              </w:rPr>
            </w:pPr>
          </w:p>
        </w:tc>
      </w:tr>
    </w:tbl>
    <w:p w14:paraId="721B2403" w14:textId="77777777" w:rsidR="00A151BB" w:rsidRPr="00A151BB" w:rsidRDefault="00FC0876" w:rsidP="00870DEA">
      <w:pPr>
        <w:pStyle w:val="Heading1"/>
      </w:pPr>
      <w:r>
        <w:br w:type="page"/>
      </w:r>
      <w:bookmarkStart w:id="219" w:name="_Toc488928589"/>
      <w:bookmarkStart w:id="220" w:name="_Toc488928814"/>
      <w:bookmarkStart w:id="221" w:name="_Toc205994562"/>
      <w:r w:rsidR="00632AE8">
        <w:t xml:space="preserve">NGA </w:t>
      </w:r>
      <w:r w:rsidR="00632AE8" w:rsidRPr="00870DEA">
        <w:t>Products</w:t>
      </w:r>
      <w:r w:rsidR="00632AE8">
        <w:t xml:space="preserve"> Bill Backup</w:t>
      </w:r>
      <w:bookmarkEnd w:id="219"/>
      <w:bookmarkEnd w:id="220"/>
      <w:bookmarkEnd w:id="221"/>
    </w:p>
    <w:p w14:paraId="1641740A" w14:textId="77777777" w:rsidR="002021F1" w:rsidRDefault="002021F1" w:rsidP="00870DEA">
      <w:pPr>
        <w:pStyle w:val="Heading2"/>
      </w:pPr>
      <w:bookmarkStart w:id="222" w:name="_Bill_Backup_Data"/>
      <w:bookmarkStart w:id="223" w:name="_Toc268602773"/>
      <w:bookmarkStart w:id="224" w:name="_Toc292189169"/>
      <w:bookmarkStart w:id="225" w:name="description"/>
      <w:bookmarkStart w:id="226" w:name="billbackup"/>
      <w:bookmarkStart w:id="227" w:name="_Toc488928590"/>
      <w:bookmarkStart w:id="228" w:name="_Toc488928815"/>
      <w:bookmarkStart w:id="229" w:name="_Toc205994563"/>
      <w:bookmarkEnd w:id="222"/>
      <w:r>
        <w:t xml:space="preserve">Bill </w:t>
      </w:r>
      <w:r w:rsidRPr="00870DEA">
        <w:t>Backup</w:t>
      </w:r>
      <w:r>
        <w:t xml:space="preserve"> Data File</w:t>
      </w:r>
      <w:bookmarkEnd w:id="223"/>
      <w:bookmarkEnd w:id="224"/>
      <w:bookmarkEnd w:id="227"/>
      <w:bookmarkEnd w:id="228"/>
      <w:bookmarkEnd w:id="229"/>
    </w:p>
    <w:bookmarkEnd w:id="225"/>
    <w:bookmarkEnd w:id="226"/>
    <w:p w14:paraId="680D5B4D" w14:textId="77777777" w:rsidR="002021F1" w:rsidRDefault="002021F1" w:rsidP="002021F1">
      <w:pPr>
        <w:jc w:val="both"/>
        <w:rPr>
          <w:sz w:val="22"/>
          <w:szCs w:val="22"/>
        </w:rPr>
      </w:pPr>
      <w:r w:rsidRPr="00B52478">
        <w:rPr>
          <w:sz w:val="22"/>
          <w:szCs w:val="22"/>
        </w:rPr>
        <w:t>The bill backup files will contain a number of different types of records as listed.</w:t>
      </w:r>
    </w:p>
    <w:p w14:paraId="6374979A" w14:textId="77777777" w:rsidR="002021F1" w:rsidRPr="00B51E8E" w:rsidRDefault="002021F1" w:rsidP="008C5985">
      <w:pPr>
        <w:numPr>
          <w:ilvl w:val="0"/>
          <w:numId w:val="12"/>
        </w:numPr>
        <w:spacing w:after="120" w:line="240" w:lineRule="auto"/>
        <w:jc w:val="both"/>
        <w:rPr>
          <w:sz w:val="22"/>
          <w:szCs w:val="22"/>
        </w:rPr>
      </w:pPr>
      <w:r w:rsidRPr="00B51E8E">
        <w:t>Customer record (identified by CUSTOMERRECORD). This will be used to identify which CP is being billed and what the account number is etc.</w:t>
      </w:r>
    </w:p>
    <w:p w14:paraId="0AE8C7BD" w14:textId="77777777" w:rsidR="002021F1" w:rsidRPr="003D3A3A" w:rsidRDefault="002021F1" w:rsidP="008C5985">
      <w:pPr>
        <w:numPr>
          <w:ilvl w:val="0"/>
          <w:numId w:val="6"/>
        </w:numPr>
        <w:tabs>
          <w:tab w:val="clear" w:pos="360"/>
          <w:tab w:val="num" w:pos="720"/>
        </w:tabs>
        <w:spacing w:after="120" w:line="240" w:lineRule="auto"/>
        <w:ind w:left="720"/>
        <w:jc w:val="both"/>
      </w:pPr>
      <w:r w:rsidRPr="003D3A3A">
        <w:t>Product Charge (identified by PRODUCTCHARGE) – this is used for the following charge categories:</w:t>
      </w:r>
    </w:p>
    <w:p w14:paraId="1F435A81" w14:textId="77777777" w:rsidR="002021F1" w:rsidRPr="003D3A3A" w:rsidRDefault="002021F1" w:rsidP="008C5985">
      <w:pPr>
        <w:numPr>
          <w:ilvl w:val="0"/>
          <w:numId w:val="6"/>
        </w:numPr>
        <w:tabs>
          <w:tab w:val="clear" w:pos="360"/>
          <w:tab w:val="num" w:pos="1080"/>
        </w:tabs>
        <w:spacing w:after="120" w:line="240" w:lineRule="auto"/>
        <w:ind w:left="1080"/>
        <w:jc w:val="both"/>
      </w:pPr>
      <w:r w:rsidRPr="003D3A3A">
        <w:t>Connection charges (for new supply and transfer charges)</w:t>
      </w:r>
    </w:p>
    <w:p w14:paraId="75F3CD38" w14:textId="77777777" w:rsidR="002021F1" w:rsidRPr="003D3A3A" w:rsidRDefault="002021F1" w:rsidP="008C5985">
      <w:pPr>
        <w:numPr>
          <w:ilvl w:val="0"/>
          <w:numId w:val="6"/>
        </w:numPr>
        <w:tabs>
          <w:tab w:val="clear" w:pos="360"/>
          <w:tab w:val="num" w:pos="1080"/>
        </w:tabs>
        <w:spacing w:after="120" w:line="240" w:lineRule="auto"/>
        <w:ind w:left="1080"/>
        <w:jc w:val="both"/>
      </w:pPr>
      <w:r w:rsidRPr="003D3A3A">
        <w:t>Rental charges</w:t>
      </w:r>
    </w:p>
    <w:p w14:paraId="2514CCB0" w14:textId="77777777" w:rsidR="002021F1" w:rsidRPr="003D3A3A" w:rsidRDefault="002021F1" w:rsidP="008C5985">
      <w:pPr>
        <w:numPr>
          <w:ilvl w:val="0"/>
          <w:numId w:val="6"/>
        </w:numPr>
        <w:tabs>
          <w:tab w:val="clear" w:pos="360"/>
          <w:tab w:val="num" w:pos="1080"/>
        </w:tabs>
        <w:spacing w:after="120" w:line="240" w:lineRule="auto"/>
        <w:ind w:left="1080"/>
        <w:jc w:val="both"/>
      </w:pPr>
      <w:r w:rsidRPr="003D3A3A">
        <w:t>Contract termination charges</w:t>
      </w:r>
    </w:p>
    <w:p w14:paraId="29FD52C8" w14:textId="77777777" w:rsidR="002021F1" w:rsidRPr="003D3A3A" w:rsidRDefault="002021F1" w:rsidP="008C5985">
      <w:pPr>
        <w:numPr>
          <w:ilvl w:val="0"/>
          <w:numId w:val="6"/>
        </w:numPr>
        <w:tabs>
          <w:tab w:val="clear" w:pos="360"/>
          <w:tab w:val="num" w:pos="720"/>
        </w:tabs>
        <w:spacing w:after="120" w:line="240" w:lineRule="auto"/>
        <w:ind w:left="720"/>
        <w:jc w:val="both"/>
      </w:pPr>
      <w:r w:rsidRPr="003D3A3A">
        <w:t xml:space="preserve">Event charges (identified by EVENTCHARGE) – used for miscellaneous charges and credits charges. </w:t>
      </w:r>
    </w:p>
    <w:p w14:paraId="765D8A23" w14:textId="77777777" w:rsidR="002021F1" w:rsidRPr="003D3A3A" w:rsidRDefault="002021F1" w:rsidP="008C5985">
      <w:pPr>
        <w:numPr>
          <w:ilvl w:val="0"/>
          <w:numId w:val="6"/>
        </w:numPr>
        <w:tabs>
          <w:tab w:val="clear" w:pos="360"/>
          <w:tab w:val="num" w:pos="720"/>
        </w:tabs>
        <w:spacing w:after="120" w:line="240" w:lineRule="auto"/>
        <w:ind w:left="720"/>
        <w:jc w:val="both"/>
      </w:pPr>
      <w:r w:rsidRPr="003D3A3A">
        <w:t>Adjustments (identified by ADJUSTMENT) – used for miscellaneous bill adjustments.</w:t>
      </w:r>
    </w:p>
    <w:p w14:paraId="7D89457D" w14:textId="77777777" w:rsidR="002021F1" w:rsidRPr="003D3A3A" w:rsidRDefault="002021F1" w:rsidP="008C5985">
      <w:pPr>
        <w:numPr>
          <w:ilvl w:val="0"/>
          <w:numId w:val="6"/>
        </w:numPr>
        <w:tabs>
          <w:tab w:val="clear" w:pos="360"/>
          <w:tab w:val="num" w:pos="720"/>
        </w:tabs>
        <w:spacing w:after="120" w:line="240" w:lineRule="auto"/>
        <w:ind w:left="720"/>
        <w:jc w:val="both"/>
      </w:pPr>
      <w:r w:rsidRPr="003D3A3A">
        <w:rPr>
          <w:rFonts w:cs="Arial"/>
        </w:rPr>
        <w:t xml:space="preserve">BILL SUMMARY RECORD </w:t>
      </w:r>
      <w:r w:rsidRPr="003D3A3A">
        <w:t xml:space="preserve">(identified by </w:t>
      </w:r>
      <w:r w:rsidRPr="003D3A3A">
        <w:rPr>
          <w:rFonts w:cs="Arial"/>
        </w:rPr>
        <w:t>BILLSUMMARYRECORD)</w:t>
      </w:r>
      <w:r w:rsidRPr="003D3A3A">
        <w:t xml:space="preserve"> – used for displaying the summary in bill.</w:t>
      </w:r>
    </w:p>
    <w:p w14:paraId="163BD874" w14:textId="77777777" w:rsidR="002021F1" w:rsidRPr="000844A0" w:rsidRDefault="002021F1" w:rsidP="002021F1">
      <w:pPr>
        <w:jc w:val="both"/>
        <w:rPr>
          <w:sz w:val="22"/>
          <w:szCs w:val="22"/>
        </w:rPr>
      </w:pPr>
      <w:r>
        <w:br w:type="page"/>
      </w:r>
      <w:r w:rsidRPr="00B52478">
        <w:rPr>
          <w:b/>
          <w:sz w:val="22"/>
          <w:szCs w:val="22"/>
        </w:rPr>
        <w:t xml:space="preserve">FILE FORMAT      </w:t>
      </w:r>
      <w:r w:rsidR="000279C0">
        <w:rPr>
          <w:sz w:val="22"/>
          <w:szCs w:val="22"/>
        </w:rPr>
        <w:t>(using | as the delimiter)</w:t>
      </w:r>
    </w:p>
    <w:p w14:paraId="10EBA05A" w14:textId="77777777" w:rsidR="002021F1" w:rsidRPr="006C7693" w:rsidRDefault="00443979" w:rsidP="00844270">
      <w:pPr>
        <w:jc w:val="both"/>
        <w:rPr>
          <w:rFonts w:cs="Arial"/>
        </w:rPr>
      </w:pPr>
      <w:r>
        <w:fldChar w:fldCharType="begin"/>
      </w:r>
      <w:r>
        <w:instrText xml:space="preserve"> REF _Ref4779309 \r </w:instrText>
      </w:r>
      <w:r>
        <w:fldChar w:fldCharType="separate"/>
      </w:r>
      <w:r>
        <w:t>4.2</w:t>
      </w:r>
      <w:r>
        <w:fldChar w:fldCharType="end"/>
      </w:r>
      <w:r w:rsidR="002844C4">
        <w:tab/>
      </w:r>
      <w:hyperlink w:anchor="_FILE_FORMAT" w:history="1">
        <w:r w:rsidR="002021F1" w:rsidRPr="006C7693">
          <w:rPr>
            <w:rStyle w:val="Hyperlink"/>
            <w:rFonts w:cs="Arial"/>
          </w:rPr>
          <w:t>DE</w:t>
        </w:r>
        <w:r w:rsidR="002021F1" w:rsidRPr="006C7693">
          <w:rPr>
            <w:rStyle w:val="Hyperlink"/>
            <w:rFonts w:cs="Arial"/>
          </w:rPr>
          <w:t>S</w:t>
        </w:r>
        <w:r w:rsidR="002021F1" w:rsidRPr="006C7693">
          <w:rPr>
            <w:rStyle w:val="Hyperlink"/>
            <w:rFonts w:cs="Arial"/>
          </w:rPr>
          <w:t>CR</w:t>
        </w:r>
        <w:r w:rsidR="002021F1" w:rsidRPr="006C7693">
          <w:rPr>
            <w:rStyle w:val="Hyperlink"/>
            <w:rFonts w:cs="Arial"/>
          </w:rPr>
          <w:t>I</w:t>
        </w:r>
        <w:r w:rsidR="002021F1" w:rsidRPr="006C7693">
          <w:rPr>
            <w:rStyle w:val="Hyperlink"/>
            <w:rFonts w:cs="Arial"/>
          </w:rPr>
          <w:t>PTI</w:t>
        </w:r>
        <w:r w:rsidR="002021F1" w:rsidRPr="006C7693">
          <w:rPr>
            <w:rStyle w:val="Hyperlink"/>
            <w:rFonts w:cs="Arial"/>
          </w:rPr>
          <w:t>O</w:t>
        </w:r>
        <w:r w:rsidR="002021F1" w:rsidRPr="006C7693">
          <w:rPr>
            <w:rStyle w:val="Hyperlink"/>
            <w:rFonts w:cs="Arial"/>
          </w:rPr>
          <w:t>N</w:t>
        </w:r>
      </w:hyperlink>
      <w:r w:rsidR="002021F1" w:rsidRPr="006C7693">
        <w:rPr>
          <w:rFonts w:cs="Arial"/>
        </w:rPr>
        <w:t xml:space="preserve">      </w:t>
      </w:r>
    </w:p>
    <w:p w14:paraId="3A7357BD" w14:textId="77777777" w:rsidR="002021F1" w:rsidRPr="006C7693" w:rsidRDefault="00443979" w:rsidP="002021F1">
      <w:pPr>
        <w:jc w:val="both"/>
        <w:rPr>
          <w:rFonts w:cs="Arial"/>
        </w:rPr>
      </w:pPr>
      <w:r>
        <w:fldChar w:fldCharType="begin"/>
      </w:r>
      <w:r>
        <w:instrText xml:space="preserve"> REF _Ref4779315 \r </w:instrText>
      </w:r>
      <w:r>
        <w:fldChar w:fldCharType="separate"/>
      </w:r>
      <w:r>
        <w:t>4.3</w:t>
      </w:r>
      <w:r>
        <w:fldChar w:fldCharType="end"/>
      </w:r>
      <w:r w:rsidR="002844C4">
        <w:tab/>
      </w:r>
      <w:hyperlink w:anchor="_HEADER_RECORD_1" w:history="1">
        <w:r w:rsidR="002021F1" w:rsidRPr="006C7693">
          <w:rPr>
            <w:rStyle w:val="Hyperlink"/>
            <w:rFonts w:cs="Arial"/>
          </w:rPr>
          <w:t>HEADE</w:t>
        </w:r>
        <w:r w:rsidR="002021F1" w:rsidRPr="006C7693">
          <w:rPr>
            <w:rStyle w:val="Hyperlink"/>
            <w:rFonts w:cs="Arial"/>
          </w:rPr>
          <w:t>R</w:t>
        </w:r>
        <w:r w:rsidR="002021F1" w:rsidRPr="006C7693">
          <w:rPr>
            <w:rStyle w:val="Hyperlink"/>
            <w:rFonts w:cs="Arial"/>
          </w:rPr>
          <w:t xml:space="preserve"> REC</w:t>
        </w:r>
        <w:r w:rsidR="002021F1" w:rsidRPr="006C7693">
          <w:rPr>
            <w:rStyle w:val="Hyperlink"/>
            <w:rFonts w:cs="Arial"/>
          </w:rPr>
          <w:t>O</w:t>
        </w:r>
        <w:r w:rsidR="002021F1" w:rsidRPr="006C7693">
          <w:rPr>
            <w:rStyle w:val="Hyperlink"/>
            <w:rFonts w:cs="Arial"/>
          </w:rPr>
          <w:t>RD</w:t>
        </w:r>
      </w:hyperlink>
      <w:r w:rsidR="002021F1" w:rsidRPr="006C7693">
        <w:rPr>
          <w:rFonts w:cs="Arial"/>
        </w:rPr>
        <w:t xml:space="preserve">                                                                     </w:t>
      </w:r>
    </w:p>
    <w:p w14:paraId="75F9CC97" w14:textId="77777777" w:rsidR="002021F1" w:rsidRPr="006C7693" w:rsidRDefault="00443979" w:rsidP="002021F1">
      <w:pPr>
        <w:jc w:val="both"/>
        <w:rPr>
          <w:rFonts w:cs="Arial"/>
        </w:rPr>
      </w:pPr>
      <w:r>
        <w:fldChar w:fldCharType="begin"/>
      </w:r>
      <w:r>
        <w:instrText xml:space="preserve"> REF _Ref4779323 \r </w:instrText>
      </w:r>
      <w:r>
        <w:fldChar w:fldCharType="separate"/>
      </w:r>
      <w:r>
        <w:t>4.4</w:t>
      </w:r>
      <w:r>
        <w:fldChar w:fldCharType="end"/>
      </w:r>
      <w:r w:rsidR="002844C4">
        <w:tab/>
      </w:r>
      <w:hyperlink w:anchor="_PRODUCT_CHARGES_RECORD" w:history="1">
        <w:r w:rsidR="002021F1" w:rsidRPr="006C7693">
          <w:rPr>
            <w:rStyle w:val="Hyperlink"/>
            <w:rFonts w:cs="Arial"/>
          </w:rPr>
          <w:t>PROD</w:t>
        </w:r>
        <w:r w:rsidR="002021F1" w:rsidRPr="006C7693">
          <w:rPr>
            <w:rStyle w:val="Hyperlink"/>
            <w:rFonts w:cs="Arial"/>
          </w:rPr>
          <w:t>U</w:t>
        </w:r>
        <w:r w:rsidR="002021F1" w:rsidRPr="006C7693">
          <w:rPr>
            <w:rStyle w:val="Hyperlink"/>
            <w:rFonts w:cs="Arial"/>
          </w:rPr>
          <w:t>CT CH</w:t>
        </w:r>
        <w:r w:rsidR="002021F1" w:rsidRPr="006C7693">
          <w:rPr>
            <w:rStyle w:val="Hyperlink"/>
            <w:rFonts w:cs="Arial"/>
          </w:rPr>
          <w:t>A</w:t>
        </w:r>
        <w:r w:rsidR="002021F1" w:rsidRPr="006C7693">
          <w:rPr>
            <w:rStyle w:val="Hyperlink"/>
            <w:rFonts w:cs="Arial"/>
          </w:rPr>
          <w:t>RGES RECORD</w:t>
        </w:r>
      </w:hyperlink>
      <w:r w:rsidR="002021F1" w:rsidRPr="006C7693">
        <w:rPr>
          <w:rFonts w:cs="Arial"/>
        </w:rPr>
        <w:t xml:space="preserve">                                           </w:t>
      </w:r>
    </w:p>
    <w:p w14:paraId="0B2AC262" w14:textId="77777777" w:rsidR="002021F1" w:rsidRPr="006C7693" w:rsidRDefault="00443979" w:rsidP="002021F1">
      <w:pPr>
        <w:jc w:val="both"/>
        <w:rPr>
          <w:rStyle w:val="Hyperlink"/>
          <w:rFonts w:cs="Arial"/>
        </w:rPr>
      </w:pPr>
      <w:r>
        <w:rPr>
          <w:rFonts w:cs="Arial"/>
        </w:rPr>
        <w:fldChar w:fldCharType="begin"/>
      </w:r>
      <w:r>
        <w:rPr>
          <w:rFonts w:cs="Arial"/>
        </w:rPr>
        <w:instrText xml:space="preserve"> REF _Ref4779330 \r </w:instrText>
      </w:r>
      <w:r>
        <w:rPr>
          <w:rFonts w:cs="Arial"/>
        </w:rPr>
        <w:fldChar w:fldCharType="separate"/>
      </w:r>
      <w:r>
        <w:rPr>
          <w:rFonts w:cs="Arial"/>
        </w:rPr>
        <w:t>4.5</w:t>
      </w:r>
      <w:r>
        <w:rPr>
          <w:rFonts w:cs="Arial"/>
        </w:rPr>
        <w:fldChar w:fldCharType="end"/>
      </w:r>
      <w:r w:rsidR="002844C4">
        <w:rPr>
          <w:rFonts w:cs="Arial"/>
        </w:rPr>
        <w:tab/>
      </w:r>
      <w:r w:rsidR="002021F1" w:rsidRPr="006C7693">
        <w:rPr>
          <w:rFonts w:cs="Arial"/>
        </w:rPr>
        <w:fldChar w:fldCharType="begin"/>
      </w:r>
      <w:r>
        <w:rPr>
          <w:rFonts w:cs="Arial"/>
        </w:rPr>
        <w:instrText>HYPERLINK  \l "_EVENT_CHARGES_RECORD"</w:instrText>
      </w:r>
      <w:r w:rsidRPr="006C7693">
        <w:rPr>
          <w:rFonts w:cs="Arial"/>
        </w:rPr>
      </w:r>
      <w:r w:rsidR="002021F1" w:rsidRPr="006C7693">
        <w:rPr>
          <w:rFonts w:cs="Arial"/>
        </w:rPr>
        <w:fldChar w:fldCharType="separate"/>
      </w:r>
      <w:r w:rsidR="002021F1" w:rsidRPr="006C7693">
        <w:rPr>
          <w:rStyle w:val="Hyperlink"/>
          <w:rFonts w:cs="Arial"/>
        </w:rPr>
        <w:t>EVEN</w:t>
      </w:r>
      <w:r w:rsidR="002021F1" w:rsidRPr="006C7693">
        <w:rPr>
          <w:rStyle w:val="Hyperlink"/>
          <w:rFonts w:cs="Arial"/>
        </w:rPr>
        <w:t>T</w:t>
      </w:r>
      <w:r w:rsidR="002021F1" w:rsidRPr="006C7693">
        <w:rPr>
          <w:rStyle w:val="Hyperlink"/>
          <w:rFonts w:cs="Arial"/>
        </w:rPr>
        <w:t xml:space="preserve"> </w:t>
      </w:r>
      <w:r w:rsidR="002021F1" w:rsidRPr="006C7693">
        <w:rPr>
          <w:rStyle w:val="Hyperlink"/>
          <w:rFonts w:cs="Arial"/>
        </w:rPr>
        <w:t>CHAR</w:t>
      </w:r>
      <w:r w:rsidR="002021F1" w:rsidRPr="006C7693">
        <w:rPr>
          <w:rStyle w:val="Hyperlink"/>
          <w:rFonts w:cs="Arial"/>
        </w:rPr>
        <w:t>G</w:t>
      </w:r>
      <w:r w:rsidR="002021F1" w:rsidRPr="006C7693">
        <w:rPr>
          <w:rStyle w:val="Hyperlink"/>
          <w:rFonts w:cs="Arial"/>
        </w:rPr>
        <w:t>ES RECORD</w:t>
      </w:r>
    </w:p>
    <w:p w14:paraId="026FD118" w14:textId="77777777" w:rsidR="002021F1" w:rsidRPr="006C7693" w:rsidRDefault="002021F1" w:rsidP="002021F1">
      <w:pPr>
        <w:jc w:val="both"/>
        <w:rPr>
          <w:rStyle w:val="Hyperlink"/>
          <w:rFonts w:cs="Arial"/>
        </w:rPr>
      </w:pPr>
      <w:r w:rsidRPr="006C7693">
        <w:rPr>
          <w:rFonts w:cs="Arial"/>
        </w:rPr>
        <w:fldChar w:fldCharType="end"/>
      </w:r>
      <w:r w:rsidR="00443979">
        <w:rPr>
          <w:rFonts w:cs="Arial"/>
        </w:rPr>
        <w:fldChar w:fldCharType="begin"/>
      </w:r>
      <w:r w:rsidR="00443979">
        <w:rPr>
          <w:rFonts w:cs="Arial"/>
        </w:rPr>
        <w:instrText xml:space="preserve"> REF _Ref4779336 \r </w:instrText>
      </w:r>
      <w:r w:rsidR="00443979">
        <w:rPr>
          <w:rFonts w:cs="Arial"/>
        </w:rPr>
        <w:fldChar w:fldCharType="separate"/>
      </w:r>
      <w:r w:rsidR="00443979">
        <w:rPr>
          <w:rFonts w:cs="Arial"/>
        </w:rPr>
        <w:t>4.6</w:t>
      </w:r>
      <w:r w:rsidR="00443979">
        <w:rPr>
          <w:rFonts w:cs="Arial"/>
        </w:rPr>
        <w:fldChar w:fldCharType="end"/>
      </w:r>
      <w:r w:rsidR="002844C4">
        <w:rPr>
          <w:rFonts w:cs="Arial"/>
        </w:rPr>
        <w:tab/>
      </w:r>
      <w:r w:rsidRPr="006C7693">
        <w:rPr>
          <w:rFonts w:cs="Arial"/>
        </w:rPr>
        <w:fldChar w:fldCharType="begin"/>
      </w:r>
      <w:r w:rsidR="00443979">
        <w:rPr>
          <w:rFonts w:cs="Arial"/>
        </w:rPr>
        <w:instrText>HYPERLINK  \l "_ADJUSTMENT_RECORD_1"</w:instrText>
      </w:r>
      <w:r w:rsidR="00443979" w:rsidRPr="006C7693">
        <w:rPr>
          <w:rFonts w:cs="Arial"/>
        </w:rPr>
      </w:r>
      <w:r w:rsidRPr="006C7693">
        <w:rPr>
          <w:rFonts w:cs="Arial"/>
        </w:rPr>
        <w:fldChar w:fldCharType="separate"/>
      </w:r>
      <w:r w:rsidRPr="006C7693">
        <w:rPr>
          <w:rStyle w:val="Hyperlink"/>
          <w:rFonts w:cs="Arial"/>
        </w:rPr>
        <w:t>ADJ</w:t>
      </w:r>
      <w:r w:rsidRPr="006C7693">
        <w:rPr>
          <w:rStyle w:val="Hyperlink"/>
          <w:rFonts w:cs="Arial"/>
        </w:rPr>
        <w:t>U</w:t>
      </w:r>
      <w:r w:rsidRPr="006C7693">
        <w:rPr>
          <w:rStyle w:val="Hyperlink"/>
          <w:rFonts w:cs="Arial"/>
        </w:rPr>
        <w:t>STMEN</w:t>
      </w:r>
      <w:r w:rsidRPr="006C7693">
        <w:rPr>
          <w:rStyle w:val="Hyperlink"/>
          <w:rFonts w:cs="Arial"/>
        </w:rPr>
        <w:t>T</w:t>
      </w:r>
      <w:r w:rsidRPr="006C7693">
        <w:rPr>
          <w:rStyle w:val="Hyperlink"/>
          <w:rFonts w:cs="Arial"/>
        </w:rPr>
        <w:t>S REC</w:t>
      </w:r>
      <w:r w:rsidRPr="006C7693">
        <w:rPr>
          <w:rStyle w:val="Hyperlink"/>
          <w:rFonts w:cs="Arial"/>
        </w:rPr>
        <w:t>O</w:t>
      </w:r>
      <w:r w:rsidRPr="006C7693">
        <w:rPr>
          <w:rStyle w:val="Hyperlink"/>
          <w:rFonts w:cs="Arial"/>
        </w:rPr>
        <w:t>RD</w:t>
      </w:r>
    </w:p>
    <w:p w14:paraId="16B52EA2" w14:textId="77777777" w:rsidR="002021F1" w:rsidRPr="003F016E" w:rsidRDefault="002021F1" w:rsidP="002021F1">
      <w:pPr>
        <w:jc w:val="both"/>
        <w:rPr>
          <w:rStyle w:val="Hyperlink"/>
          <w:rFonts w:cs="Arial"/>
        </w:rPr>
      </w:pPr>
      <w:r w:rsidRPr="006C7693">
        <w:rPr>
          <w:rFonts w:cs="Arial"/>
        </w:rPr>
        <w:fldChar w:fldCharType="end"/>
      </w:r>
      <w:r w:rsidR="00443979">
        <w:rPr>
          <w:rFonts w:cs="Arial"/>
        </w:rPr>
        <w:fldChar w:fldCharType="begin"/>
      </w:r>
      <w:r w:rsidR="00443979">
        <w:rPr>
          <w:rFonts w:cs="Arial"/>
        </w:rPr>
        <w:instrText xml:space="preserve"> REF _Ref4779342 \r </w:instrText>
      </w:r>
      <w:r w:rsidR="00443979">
        <w:rPr>
          <w:rFonts w:cs="Arial"/>
        </w:rPr>
        <w:fldChar w:fldCharType="separate"/>
      </w:r>
      <w:r w:rsidR="00443979">
        <w:rPr>
          <w:rFonts w:cs="Arial"/>
        </w:rPr>
        <w:t>4.7</w:t>
      </w:r>
      <w:r w:rsidR="00443979">
        <w:rPr>
          <w:rFonts w:cs="Arial"/>
        </w:rPr>
        <w:fldChar w:fldCharType="end"/>
      </w:r>
      <w:r w:rsidR="002844C4">
        <w:rPr>
          <w:rFonts w:cs="Arial"/>
        </w:rPr>
        <w:tab/>
      </w:r>
      <w:r>
        <w:rPr>
          <w:rFonts w:cs="Arial"/>
        </w:rPr>
        <w:fldChar w:fldCharType="begin"/>
      </w:r>
      <w:r w:rsidR="00443979">
        <w:rPr>
          <w:rFonts w:cs="Arial"/>
        </w:rPr>
        <w:instrText>HYPERLINK  \l "_BILL_SUMMARY_RECORD_1"</w:instrText>
      </w:r>
      <w:r w:rsidR="00443979">
        <w:rPr>
          <w:rFonts w:cs="Arial"/>
        </w:rPr>
      </w:r>
      <w:r>
        <w:rPr>
          <w:rFonts w:cs="Arial"/>
        </w:rPr>
        <w:fldChar w:fldCharType="separate"/>
      </w:r>
      <w:r w:rsidRPr="006C7693">
        <w:rPr>
          <w:rStyle w:val="Hyperlink"/>
          <w:rFonts w:cs="Arial"/>
        </w:rPr>
        <w:t>BILL S</w:t>
      </w:r>
      <w:r w:rsidRPr="006C7693">
        <w:rPr>
          <w:rStyle w:val="Hyperlink"/>
          <w:rFonts w:cs="Arial"/>
        </w:rPr>
        <w:t>U</w:t>
      </w:r>
      <w:r w:rsidRPr="006C7693">
        <w:rPr>
          <w:rStyle w:val="Hyperlink"/>
          <w:rFonts w:cs="Arial"/>
        </w:rPr>
        <w:t>MMAR</w:t>
      </w:r>
      <w:r w:rsidRPr="006C7693">
        <w:rPr>
          <w:rStyle w:val="Hyperlink"/>
          <w:rFonts w:cs="Arial"/>
        </w:rPr>
        <w:t>Y</w:t>
      </w:r>
      <w:r w:rsidRPr="006C7693">
        <w:rPr>
          <w:rStyle w:val="Hyperlink"/>
          <w:rFonts w:cs="Arial"/>
        </w:rPr>
        <w:t xml:space="preserve"> </w:t>
      </w:r>
      <w:r w:rsidRPr="006C7693">
        <w:rPr>
          <w:rStyle w:val="Hyperlink"/>
          <w:rFonts w:cs="Arial"/>
        </w:rPr>
        <w:t>RECORD</w:t>
      </w:r>
      <w:r>
        <w:rPr>
          <w:rStyle w:val="Hyperlink"/>
          <w:rFonts w:cs="Arial"/>
        </w:rPr>
        <w:t xml:space="preserve">  </w:t>
      </w:r>
    </w:p>
    <w:p w14:paraId="3FCAB713" w14:textId="77777777" w:rsidR="002021F1" w:rsidRDefault="002021F1" w:rsidP="002021F1">
      <w:pPr>
        <w:jc w:val="both"/>
        <w:rPr>
          <w:b/>
        </w:rPr>
      </w:pPr>
      <w:r>
        <w:rPr>
          <w:rFonts w:cs="Arial"/>
        </w:rPr>
        <w:fldChar w:fldCharType="end"/>
      </w:r>
    </w:p>
    <w:p w14:paraId="5EDE238D" w14:textId="77777777" w:rsidR="002021F1" w:rsidRPr="00B52478" w:rsidRDefault="002021F1" w:rsidP="002021F1">
      <w:pPr>
        <w:jc w:val="both"/>
        <w:rPr>
          <w:rFonts w:cs="Arial"/>
          <w:sz w:val="22"/>
          <w:szCs w:val="22"/>
        </w:rPr>
      </w:pPr>
      <w:r w:rsidRPr="00976CC6">
        <w:rPr>
          <w:b/>
        </w:rPr>
        <w:t>Note</w:t>
      </w:r>
      <w:r w:rsidRPr="002055C1">
        <w:t>: Use above hyperlinks to traverse through desired section. Please move the mouse over the sections and then click control (ctrl) key</w:t>
      </w:r>
      <w:r>
        <w:rPr>
          <w:rFonts w:cs="Arial"/>
          <w:sz w:val="22"/>
          <w:szCs w:val="22"/>
        </w:rPr>
        <w:t xml:space="preserve"> </w:t>
      </w:r>
    </w:p>
    <w:p w14:paraId="0B06B54A" w14:textId="77777777" w:rsidR="002021F1" w:rsidRPr="005B4766" w:rsidRDefault="002021F1" w:rsidP="002021F1">
      <w:pPr>
        <w:jc w:val="both"/>
        <w:rPr>
          <w:rFonts w:cs="Arial"/>
          <w:b/>
          <w:bCs/>
          <w:sz w:val="22"/>
          <w:szCs w:val="22"/>
        </w:rPr>
      </w:pPr>
      <w:r w:rsidRPr="005B4766">
        <w:rPr>
          <w:rFonts w:cs="Arial"/>
          <w:b/>
          <w:bCs/>
          <w:sz w:val="22"/>
          <w:szCs w:val="22"/>
        </w:rPr>
        <w:t>****************************************************************</w:t>
      </w:r>
    </w:p>
    <w:p w14:paraId="1B657BED" w14:textId="77777777" w:rsidR="002021F1" w:rsidRPr="005B4766" w:rsidRDefault="002021F1" w:rsidP="002021F1">
      <w:pPr>
        <w:jc w:val="both"/>
        <w:rPr>
          <w:rFonts w:cs="Arial"/>
          <w:b/>
          <w:bCs/>
          <w:sz w:val="22"/>
          <w:szCs w:val="22"/>
        </w:rPr>
      </w:pPr>
      <w:r w:rsidRPr="005B4766">
        <w:rPr>
          <w:rFonts w:cs="Arial"/>
          <w:b/>
          <w:bCs/>
          <w:sz w:val="22"/>
          <w:szCs w:val="22"/>
        </w:rPr>
        <w:t>*Initial comments*</w:t>
      </w:r>
    </w:p>
    <w:p w14:paraId="1F4FF4BD" w14:textId="77777777" w:rsidR="002021F1" w:rsidRPr="005B4766" w:rsidRDefault="002021F1" w:rsidP="002021F1">
      <w:pPr>
        <w:jc w:val="both"/>
        <w:rPr>
          <w:rFonts w:cs="Arial"/>
          <w:b/>
          <w:bCs/>
          <w:sz w:val="22"/>
          <w:szCs w:val="22"/>
        </w:rPr>
      </w:pPr>
      <w:r w:rsidRPr="005B4766">
        <w:rPr>
          <w:rFonts w:cs="Arial"/>
          <w:b/>
          <w:bCs/>
          <w:sz w:val="22"/>
          <w:szCs w:val="22"/>
        </w:rPr>
        <w:t>****************************************************************</w:t>
      </w:r>
    </w:p>
    <w:p w14:paraId="596CAEA1" w14:textId="77777777" w:rsidR="002021F1" w:rsidRPr="000A3970" w:rsidRDefault="002021F1" w:rsidP="00870DEA">
      <w:pPr>
        <w:pStyle w:val="Heading2"/>
      </w:pPr>
      <w:bookmarkStart w:id="230" w:name="_FILE_FORMAT"/>
      <w:bookmarkStart w:id="231" w:name="_4.1._DESCRIPTION"/>
      <w:bookmarkStart w:id="232" w:name="_Toc268602774"/>
      <w:bookmarkStart w:id="233" w:name="_Toc488928592"/>
      <w:bookmarkStart w:id="234" w:name="_Toc488928817"/>
      <w:bookmarkStart w:id="235" w:name="_Ref4779309"/>
      <w:bookmarkStart w:id="236" w:name="_Toc205994564"/>
      <w:bookmarkEnd w:id="230"/>
      <w:bookmarkEnd w:id="231"/>
      <w:r w:rsidRPr="00870DEA">
        <w:t>DESCRIPTION</w:t>
      </w:r>
      <w:bookmarkEnd w:id="232"/>
      <w:bookmarkEnd w:id="233"/>
      <w:bookmarkEnd w:id="234"/>
      <w:bookmarkEnd w:id="235"/>
      <w:bookmarkEnd w:id="236"/>
    </w:p>
    <w:p w14:paraId="39744AA1" w14:textId="77777777" w:rsidR="002021F1" w:rsidRPr="005B4766" w:rsidRDefault="002021F1" w:rsidP="002021F1">
      <w:pPr>
        <w:jc w:val="both"/>
        <w:rPr>
          <w:rFonts w:cs="Arial"/>
          <w:sz w:val="22"/>
          <w:szCs w:val="22"/>
        </w:rPr>
      </w:pPr>
      <w:r w:rsidRPr="005B4766">
        <w:rPr>
          <w:rFonts w:cs="Arial"/>
          <w:sz w:val="22"/>
          <w:szCs w:val="22"/>
        </w:rPr>
        <w:t>This document describes the layout and organisation of the new bill data extract</w:t>
      </w:r>
    </w:p>
    <w:p w14:paraId="3D5FCACB" w14:textId="77777777" w:rsidR="002021F1" w:rsidRPr="005B4766" w:rsidRDefault="002021F1" w:rsidP="002021F1">
      <w:pPr>
        <w:jc w:val="both"/>
        <w:rPr>
          <w:rFonts w:cs="Arial"/>
          <w:sz w:val="22"/>
          <w:szCs w:val="22"/>
        </w:rPr>
      </w:pPr>
      <w:r w:rsidRPr="005B4766">
        <w:rPr>
          <w:rFonts w:cs="Arial"/>
          <w:sz w:val="22"/>
          <w:szCs w:val="22"/>
        </w:rPr>
        <w:t>format(s). The bill data extract format is delivered for information purposes only.</w:t>
      </w:r>
    </w:p>
    <w:p w14:paraId="1EF3B274" w14:textId="77777777" w:rsidR="002021F1" w:rsidRPr="00EC4F9F" w:rsidRDefault="002021F1" w:rsidP="002021F1">
      <w:pPr>
        <w:jc w:val="both"/>
      </w:pPr>
      <w:r w:rsidRPr="005B4766">
        <w:rPr>
          <w:rFonts w:cs="Arial"/>
          <w:sz w:val="22"/>
          <w:szCs w:val="22"/>
        </w:rPr>
        <w:t>The taxable invoice is the accompanying rtf document</w:t>
      </w:r>
      <w:r>
        <w:rPr>
          <w:rFonts w:cs="Arial"/>
          <w:sz w:val="22"/>
          <w:szCs w:val="22"/>
        </w:rPr>
        <w:t>.</w:t>
      </w:r>
    </w:p>
    <w:p w14:paraId="0611C46A" w14:textId="77777777" w:rsidR="002021F1" w:rsidRPr="005B4766" w:rsidRDefault="002021F1" w:rsidP="002021F1">
      <w:pPr>
        <w:autoSpaceDE w:val="0"/>
        <w:autoSpaceDN w:val="0"/>
        <w:adjustRightInd w:val="0"/>
        <w:jc w:val="both"/>
        <w:rPr>
          <w:rFonts w:cs="Arial"/>
          <w:b/>
          <w:bCs/>
          <w:sz w:val="22"/>
        </w:rPr>
      </w:pPr>
      <w:r w:rsidRPr="005B4766">
        <w:rPr>
          <w:rFonts w:cs="Arial"/>
          <w:b/>
          <w:bCs/>
          <w:sz w:val="22"/>
        </w:rPr>
        <w:t xml:space="preserve">***************** Details of attributes in a record type </w:t>
      </w:r>
      <w:r>
        <w:rPr>
          <w:rFonts w:cs="Arial"/>
          <w:b/>
          <w:bCs/>
          <w:sz w:val="22"/>
        </w:rPr>
        <w:t>*****************</w:t>
      </w:r>
    </w:p>
    <w:p w14:paraId="72A8D9CA" w14:textId="77777777" w:rsidR="002021F1" w:rsidRPr="005B4766" w:rsidRDefault="002021F1" w:rsidP="002021F1">
      <w:pPr>
        <w:autoSpaceDE w:val="0"/>
        <w:autoSpaceDN w:val="0"/>
        <w:adjustRightInd w:val="0"/>
        <w:jc w:val="both"/>
        <w:rPr>
          <w:rFonts w:cs="Arial"/>
          <w:sz w:val="22"/>
        </w:rPr>
      </w:pPr>
      <w:r w:rsidRPr="005B4766">
        <w:rPr>
          <w:rFonts w:cs="Arial"/>
          <w:sz w:val="22"/>
        </w:rPr>
        <w:t xml:space="preserve">Field Name                         </w:t>
      </w:r>
      <w:r w:rsidR="00060D3A">
        <w:rPr>
          <w:rFonts w:cs="Arial"/>
          <w:sz w:val="22"/>
        </w:rPr>
        <w:t xml:space="preserve"> </w:t>
      </w:r>
      <w:r w:rsidR="00060D3A">
        <w:rPr>
          <w:rFonts w:cs="Arial"/>
          <w:sz w:val="22"/>
        </w:rPr>
        <w:tab/>
      </w:r>
      <w:r w:rsidRPr="005B4766">
        <w:rPr>
          <w:rFonts w:cs="Arial"/>
          <w:sz w:val="22"/>
        </w:rPr>
        <w:t>: Name of data field present in a record of a Backup File.</w:t>
      </w:r>
    </w:p>
    <w:p w14:paraId="52B81EEE" w14:textId="77777777" w:rsidR="002021F1" w:rsidRPr="005B4766" w:rsidRDefault="002021F1" w:rsidP="002021F1">
      <w:pPr>
        <w:autoSpaceDE w:val="0"/>
        <w:autoSpaceDN w:val="0"/>
        <w:adjustRightInd w:val="0"/>
        <w:jc w:val="both"/>
        <w:rPr>
          <w:rFonts w:cs="Arial"/>
          <w:sz w:val="22"/>
        </w:rPr>
      </w:pPr>
      <w:r w:rsidRPr="005B4766">
        <w:rPr>
          <w:rFonts w:cs="Arial"/>
          <w:sz w:val="22"/>
        </w:rPr>
        <w:t xml:space="preserve">Field No.                      </w:t>
      </w:r>
      <w:r w:rsidR="00060D3A">
        <w:rPr>
          <w:rFonts w:cs="Arial"/>
          <w:sz w:val="22"/>
        </w:rPr>
        <w:t xml:space="preserve">       </w:t>
      </w:r>
      <w:r w:rsidR="00060D3A">
        <w:rPr>
          <w:rFonts w:cs="Arial"/>
          <w:sz w:val="22"/>
        </w:rPr>
        <w:tab/>
        <w:t>:</w:t>
      </w:r>
      <w:r w:rsidRPr="005B4766">
        <w:rPr>
          <w:rFonts w:cs="Arial"/>
          <w:sz w:val="22"/>
        </w:rPr>
        <w:t xml:space="preserve"> Position of data field in a record of a Backup File.</w:t>
      </w:r>
    </w:p>
    <w:p w14:paraId="7C8776BC" w14:textId="77777777" w:rsidR="002021F1" w:rsidRPr="005B4766" w:rsidRDefault="002021F1" w:rsidP="002021F1">
      <w:pPr>
        <w:autoSpaceDE w:val="0"/>
        <w:autoSpaceDN w:val="0"/>
        <w:adjustRightInd w:val="0"/>
        <w:jc w:val="both"/>
        <w:rPr>
          <w:rFonts w:cs="Arial"/>
          <w:sz w:val="22"/>
        </w:rPr>
      </w:pPr>
      <w:r w:rsidRPr="005B4766">
        <w:rPr>
          <w:rFonts w:cs="Arial"/>
          <w:sz w:val="22"/>
        </w:rPr>
        <w:t xml:space="preserve">Maximum Field Length         </w:t>
      </w:r>
      <w:r w:rsidR="00060D3A">
        <w:rPr>
          <w:rFonts w:cs="Arial"/>
          <w:sz w:val="22"/>
        </w:rPr>
        <w:tab/>
      </w:r>
      <w:r w:rsidRPr="005B4766">
        <w:rPr>
          <w:rFonts w:cs="Arial"/>
          <w:sz w:val="22"/>
        </w:rPr>
        <w:t>: Maximum length of data field in the record.</w:t>
      </w:r>
    </w:p>
    <w:p w14:paraId="73E3082C" w14:textId="77777777" w:rsidR="002021F1" w:rsidRPr="005B4766" w:rsidRDefault="002021F1" w:rsidP="002021F1">
      <w:pPr>
        <w:autoSpaceDE w:val="0"/>
        <w:autoSpaceDN w:val="0"/>
        <w:adjustRightInd w:val="0"/>
        <w:jc w:val="both"/>
        <w:rPr>
          <w:rFonts w:cs="Arial"/>
          <w:sz w:val="22"/>
        </w:rPr>
      </w:pPr>
      <w:r w:rsidRPr="005B4766">
        <w:rPr>
          <w:rFonts w:cs="Arial"/>
          <w:sz w:val="22"/>
        </w:rPr>
        <w:t xml:space="preserve">Format                 </w:t>
      </w:r>
      <w:r w:rsidR="00060D3A">
        <w:rPr>
          <w:rFonts w:cs="Arial"/>
          <w:sz w:val="22"/>
        </w:rPr>
        <w:t xml:space="preserve">          </w:t>
      </w:r>
      <w:r w:rsidR="00060D3A">
        <w:rPr>
          <w:rFonts w:cs="Arial"/>
          <w:sz w:val="22"/>
        </w:rPr>
        <w:tab/>
      </w:r>
      <w:r w:rsidRPr="005B4766">
        <w:rPr>
          <w:rFonts w:cs="Arial"/>
          <w:sz w:val="22"/>
        </w:rPr>
        <w:t>: Type and format of the data field in the record (for e.g. text, number, date with specified format etc.).</w:t>
      </w:r>
    </w:p>
    <w:p w14:paraId="67BD862E" w14:textId="77777777" w:rsidR="002021F1" w:rsidRDefault="002021F1" w:rsidP="002021F1">
      <w:pPr>
        <w:pBdr>
          <w:bottom w:val="dotted" w:sz="24" w:space="1" w:color="auto"/>
        </w:pBdr>
        <w:autoSpaceDE w:val="0"/>
        <w:autoSpaceDN w:val="0"/>
        <w:adjustRightInd w:val="0"/>
        <w:jc w:val="both"/>
        <w:rPr>
          <w:rFonts w:cs="Arial"/>
          <w:sz w:val="22"/>
        </w:rPr>
      </w:pPr>
      <w:r w:rsidRPr="005B4766">
        <w:rPr>
          <w:rFonts w:cs="Arial"/>
          <w:sz w:val="22"/>
        </w:rPr>
        <w:t xml:space="preserve">Value  </w:t>
      </w:r>
      <w:r w:rsidR="00060D3A">
        <w:rPr>
          <w:rFonts w:cs="Arial"/>
          <w:sz w:val="22"/>
        </w:rPr>
        <w:t xml:space="preserve">                               </w:t>
      </w:r>
      <w:r w:rsidR="00060D3A">
        <w:rPr>
          <w:rFonts w:cs="Arial"/>
          <w:sz w:val="22"/>
        </w:rPr>
        <w:tab/>
      </w:r>
      <w:r w:rsidRPr="005B4766">
        <w:rPr>
          <w:rFonts w:cs="Arial"/>
          <w:sz w:val="22"/>
        </w:rPr>
        <w:t>: Possible value for data set.</w:t>
      </w:r>
    </w:p>
    <w:p w14:paraId="6CD178D6" w14:textId="77777777" w:rsidR="002021F1" w:rsidRPr="005B4766" w:rsidRDefault="002021F1" w:rsidP="00870DEA">
      <w:pPr>
        <w:pStyle w:val="Heading2"/>
      </w:pPr>
      <w:bookmarkStart w:id="237" w:name="_Toc268602775"/>
      <w:bookmarkStart w:id="238" w:name="_Toc292189171"/>
      <w:bookmarkStart w:id="239" w:name="header"/>
      <w:bookmarkStart w:id="240" w:name="_Toc488928593"/>
      <w:bookmarkStart w:id="241" w:name="_Toc488928818"/>
      <w:bookmarkStart w:id="242" w:name="_Ref4779315"/>
      <w:bookmarkStart w:id="243" w:name="_HEADER_RECORD_1"/>
      <w:bookmarkStart w:id="244" w:name="_Toc205994565"/>
      <w:bookmarkEnd w:id="243"/>
      <w:r w:rsidRPr="00870DEA">
        <w:t>HEADER</w:t>
      </w:r>
      <w:r w:rsidRPr="005B4766">
        <w:t xml:space="preserve"> RECORD</w:t>
      </w:r>
      <w:bookmarkEnd w:id="237"/>
      <w:bookmarkEnd w:id="238"/>
      <w:bookmarkEnd w:id="240"/>
      <w:bookmarkEnd w:id="241"/>
      <w:bookmarkEnd w:id="242"/>
      <w:bookmarkEnd w:id="244"/>
    </w:p>
    <w:bookmarkEnd w:id="239"/>
    <w:p w14:paraId="3B1599B0" w14:textId="77777777" w:rsidR="002021F1" w:rsidRPr="00C96757" w:rsidRDefault="002021F1" w:rsidP="002021F1">
      <w:pPr>
        <w:jc w:val="both"/>
      </w:pPr>
      <w:r w:rsidRPr="00C96757">
        <w:t>The Customer Detail header record will be the first record in the file and will contain the following character separated bill data.</w:t>
      </w:r>
    </w:p>
    <w:p w14:paraId="46B5B6CD" w14:textId="77777777" w:rsidR="002021F1" w:rsidRDefault="002021F1" w:rsidP="002021F1">
      <w:pPr>
        <w:jc w:val="both"/>
        <w:rPr>
          <w:b/>
        </w:rPr>
      </w:pPr>
      <w:r w:rsidRPr="008432BB">
        <w:t>Record Type:</w:t>
      </w:r>
      <w:r w:rsidRPr="008432BB">
        <w:rPr>
          <w:b/>
        </w:rPr>
        <w:t xml:space="preserve"> CUSTOMERRECORD</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2445"/>
        <w:gridCol w:w="1164"/>
        <w:gridCol w:w="1164"/>
        <w:gridCol w:w="1358"/>
        <w:gridCol w:w="3105"/>
      </w:tblGrid>
      <w:tr w:rsidR="002021F1" w:rsidRPr="005B4766" w14:paraId="7308B840" w14:textId="77777777" w:rsidTr="002021F1">
        <w:tc>
          <w:tcPr>
            <w:tcW w:w="1324" w:type="pct"/>
          </w:tcPr>
          <w:p w14:paraId="4432A359" w14:textId="77777777" w:rsidR="002021F1" w:rsidRPr="005B4766" w:rsidRDefault="002021F1" w:rsidP="002021F1">
            <w:pPr>
              <w:spacing w:after="120"/>
              <w:rPr>
                <w:b/>
                <w:sz w:val="18"/>
                <w:szCs w:val="18"/>
              </w:rPr>
            </w:pPr>
            <w:r w:rsidRPr="005B4766">
              <w:rPr>
                <w:b/>
                <w:sz w:val="18"/>
                <w:szCs w:val="18"/>
              </w:rPr>
              <w:t>Field Name</w:t>
            </w:r>
          </w:p>
        </w:tc>
        <w:tc>
          <w:tcPr>
            <w:tcW w:w="630" w:type="pct"/>
          </w:tcPr>
          <w:p w14:paraId="65B1751B" w14:textId="77777777" w:rsidR="002021F1" w:rsidRPr="005B4766" w:rsidRDefault="002021F1" w:rsidP="002021F1">
            <w:pPr>
              <w:spacing w:after="120"/>
              <w:rPr>
                <w:b/>
                <w:sz w:val="18"/>
                <w:szCs w:val="18"/>
              </w:rPr>
            </w:pPr>
            <w:r w:rsidRPr="005B4766">
              <w:rPr>
                <w:b/>
                <w:sz w:val="18"/>
                <w:szCs w:val="18"/>
              </w:rPr>
              <w:t>Field No</w:t>
            </w:r>
          </w:p>
        </w:tc>
        <w:tc>
          <w:tcPr>
            <w:tcW w:w="630" w:type="pct"/>
          </w:tcPr>
          <w:p w14:paraId="63E67C9A" w14:textId="77777777" w:rsidR="002021F1" w:rsidRPr="005B4766" w:rsidRDefault="002021F1" w:rsidP="002021F1">
            <w:pPr>
              <w:spacing w:after="120"/>
              <w:rPr>
                <w:b/>
                <w:sz w:val="18"/>
                <w:szCs w:val="18"/>
              </w:rPr>
            </w:pPr>
            <w:r w:rsidRPr="005B4766">
              <w:rPr>
                <w:b/>
                <w:sz w:val="18"/>
                <w:szCs w:val="18"/>
              </w:rPr>
              <w:t xml:space="preserve">Maximum Field Length          </w:t>
            </w:r>
          </w:p>
        </w:tc>
        <w:tc>
          <w:tcPr>
            <w:tcW w:w="735" w:type="pct"/>
          </w:tcPr>
          <w:p w14:paraId="1C46FA16" w14:textId="77777777" w:rsidR="002021F1" w:rsidRPr="005B4766" w:rsidRDefault="002021F1" w:rsidP="002021F1">
            <w:pPr>
              <w:spacing w:after="120"/>
              <w:rPr>
                <w:b/>
                <w:sz w:val="18"/>
                <w:szCs w:val="18"/>
              </w:rPr>
            </w:pPr>
            <w:r w:rsidRPr="005B4766">
              <w:rPr>
                <w:b/>
                <w:sz w:val="18"/>
                <w:szCs w:val="18"/>
              </w:rPr>
              <w:t>Format</w:t>
            </w:r>
          </w:p>
        </w:tc>
        <w:tc>
          <w:tcPr>
            <w:tcW w:w="1681" w:type="pct"/>
          </w:tcPr>
          <w:p w14:paraId="69F4E52C" w14:textId="77777777" w:rsidR="002021F1" w:rsidRPr="005B4766" w:rsidRDefault="002021F1" w:rsidP="002021F1">
            <w:pPr>
              <w:spacing w:after="120"/>
              <w:rPr>
                <w:b/>
                <w:sz w:val="18"/>
                <w:szCs w:val="18"/>
              </w:rPr>
            </w:pPr>
            <w:r w:rsidRPr="005B4766">
              <w:rPr>
                <w:b/>
                <w:sz w:val="18"/>
                <w:szCs w:val="18"/>
              </w:rPr>
              <w:t>Value</w:t>
            </w:r>
          </w:p>
        </w:tc>
      </w:tr>
      <w:tr w:rsidR="002021F1" w:rsidRPr="005B4766" w14:paraId="28C40B07" w14:textId="77777777" w:rsidTr="002021F1">
        <w:tc>
          <w:tcPr>
            <w:tcW w:w="1324" w:type="pct"/>
          </w:tcPr>
          <w:p w14:paraId="30916557" w14:textId="77777777" w:rsidR="002021F1" w:rsidRPr="005B4766" w:rsidRDefault="002021F1" w:rsidP="002021F1">
            <w:pPr>
              <w:spacing w:after="120"/>
              <w:rPr>
                <w:sz w:val="18"/>
                <w:szCs w:val="18"/>
              </w:rPr>
            </w:pPr>
            <w:r w:rsidRPr="005B4766">
              <w:rPr>
                <w:sz w:val="18"/>
                <w:szCs w:val="18"/>
              </w:rPr>
              <w:t>Record Type</w:t>
            </w:r>
          </w:p>
        </w:tc>
        <w:tc>
          <w:tcPr>
            <w:tcW w:w="630" w:type="pct"/>
          </w:tcPr>
          <w:p w14:paraId="54E97845" w14:textId="77777777" w:rsidR="002021F1" w:rsidRPr="005B4766" w:rsidRDefault="002021F1" w:rsidP="002021F1">
            <w:pPr>
              <w:spacing w:after="120"/>
              <w:rPr>
                <w:sz w:val="18"/>
                <w:szCs w:val="18"/>
              </w:rPr>
            </w:pPr>
            <w:r w:rsidRPr="005B4766">
              <w:rPr>
                <w:sz w:val="18"/>
                <w:szCs w:val="18"/>
              </w:rPr>
              <w:t>1</w:t>
            </w:r>
          </w:p>
        </w:tc>
        <w:tc>
          <w:tcPr>
            <w:tcW w:w="630" w:type="pct"/>
          </w:tcPr>
          <w:p w14:paraId="1BB7DBB7" w14:textId="77777777" w:rsidR="002021F1" w:rsidRPr="005B4766" w:rsidRDefault="002021F1" w:rsidP="002021F1">
            <w:pPr>
              <w:spacing w:after="120"/>
              <w:rPr>
                <w:sz w:val="18"/>
                <w:szCs w:val="18"/>
              </w:rPr>
            </w:pPr>
            <w:r>
              <w:rPr>
                <w:sz w:val="18"/>
                <w:szCs w:val="18"/>
              </w:rPr>
              <w:t>255</w:t>
            </w:r>
          </w:p>
        </w:tc>
        <w:tc>
          <w:tcPr>
            <w:tcW w:w="735" w:type="pct"/>
          </w:tcPr>
          <w:p w14:paraId="7774BD7D" w14:textId="77777777" w:rsidR="002021F1" w:rsidRPr="005B4766" w:rsidRDefault="002021F1" w:rsidP="002021F1">
            <w:pPr>
              <w:spacing w:after="120"/>
              <w:rPr>
                <w:sz w:val="18"/>
                <w:szCs w:val="18"/>
              </w:rPr>
            </w:pPr>
            <w:r w:rsidRPr="005B4766">
              <w:rPr>
                <w:sz w:val="18"/>
                <w:szCs w:val="18"/>
              </w:rPr>
              <w:t>Text</w:t>
            </w:r>
          </w:p>
        </w:tc>
        <w:tc>
          <w:tcPr>
            <w:tcW w:w="1681" w:type="pct"/>
          </w:tcPr>
          <w:p w14:paraId="54966596" w14:textId="77777777" w:rsidR="002021F1" w:rsidRPr="005B4766" w:rsidRDefault="002021F1" w:rsidP="002021F1">
            <w:pPr>
              <w:spacing w:after="120"/>
              <w:rPr>
                <w:sz w:val="18"/>
                <w:szCs w:val="18"/>
              </w:rPr>
            </w:pPr>
            <w:r w:rsidRPr="005B4766">
              <w:rPr>
                <w:sz w:val="18"/>
                <w:szCs w:val="18"/>
              </w:rPr>
              <w:t>CUSTOMERRECORD</w:t>
            </w:r>
          </w:p>
        </w:tc>
      </w:tr>
      <w:tr w:rsidR="002021F1" w:rsidRPr="005B4766" w14:paraId="769EA948" w14:textId="77777777" w:rsidTr="002021F1">
        <w:tc>
          <w:tcPr>
            <w:tcW w:w="1324" w:type="pct"/>
          </w:tcPr>
          <w:p w14:paraId="03E7D5BA" w14:textId="77777777" w:rsidR="002021F1" w:rsidRPr="005B4766" w:rsidRDefault="002021F1" w:rsidP="002021F1">
            <w:pPr>
              <w:spacing w:after="120"/>
              <w:rPr>
                <w:sz w:val="18"/>
                <w:szCs w:val="18"/>
              </w:rPr>
            </w:pPr>
            <w:r w:rsidRPr="005B4766">
              <w:rPr>
                <w:sz w:val="18"/>
                <w:szCs w:val="18"/>
              </w:rPr>
              <w:t>Geneva customer reference</w:t>
            </w:r>
          </w:p>
        </w:tc>
        <w:tc>
          <w:tcPr>
            <w:tcW w:w="630" w:type="pct"/>
          </w:tcPr>
          <w:p w14:paraId="6FFEED4D" w14:textId="77777777" w:rsidR="002021F1" w:rsidRPr="005B4766" w:rsidRDefault="002021F1" w:rsidP="002021F1">
            <w:pPr>
              <w:spacing w:after="120"/>
              <w:rPr>
                <w:sz w:val="18"/>
                <w:szCs w:val="18"/>
              </w:rPr>
            </w:pPr>
            <w:r w:rsidRPr="005B4766">
              <w:rPr>
                <w:sz w:val="18"/>
                <w:szCs w:val="18"/>
              </w:rPr>
              <w:t>2</w:t>
            </w:r>
          </w:p>
        </w:tc>
        <w:tc>
          <w:tcPr>
            <w:tcW w:w="630" w:type="pct"/>
          </w:tcPr>
          <w:p w14:paraId="21E28DAC" w14:textId="77777777" w:rsidR="002021F1" w:rsidRPr="005B4766" w:rsidRDefault="002021F1" w:rsidP="002021F1">
            <w:pPr>
              <w:spacing w:after="120"/>
              <w:rPr>
                <w:sz w:val="18"/>
                <w:szCs w:val="18"/>
              </w:rPr>
            </w:pPr>
            <w:r w:rsidRPr="005B4766">
              <w:rPr>
                <w:sz w:val="18"/>
                <w:szCs w:val="18"/>
              </w:rPr>
              <w:t>20</w:t>
            </w:r>
          </w:p>
        </w:tc>
        <w:tc>
          <w:tcPr>
            <w:tcW w:w="735" w:type="pct"/>
          </w:tcPr>
          <w:p w14:paraId="0B61CC24" w14:textId="77777777" w:rsidR="002021F1" w:rsidRPr="005B4766" w:rsidRDefault="002021F1" w:rsidP="002021F1">
            <w:pPr>
              <w:spacing w:after="120"/>
              <w:rPr>
                <w:sz w:val="18"/>
                <w:szCs w:val="18"/>
              </w:rPr>
            </w:pPr>
            <w:r w:rsidRPr="005B4766">
              <w:rPr>
                <w:sz w:val="18"/>
                <w:szCs w:val="18"/>
              </w:rPr>
              <w:t>Text</w:t>
            </w:r>
          </w:p>
        </w:tc>
        <w:tc>
          <w:tcPr>
            <w:tcW w:w="1681" w:type="pct"/>
          </w:tcPr>
          <w:p w14:paraId="41E12D96" w14:textId="77777777" w:rsidR="002021F1" w:rsidRPr="005B4766" w:rsidRDefault="002021F1" w:rsidP="002021F1">
            <w:pPr>
              <w:spacing w:after="120"/>
              <w:rPr>
                <w:sz w:val="18"/>
                <w:szCs w:val="18"/>
              </w:rPr>
            </w:pPr>
            <w:r w:rsidRPr="005B4766">
              <w:rPr>
                <w:sz w:val="18"/>
                <w:szCs w:val="18"/>
              </w:rPr>
              <w:t xml:space="preserve">e.g. </w:t>
            </w:r>
            <w:r w:rsidRPr="00FC6168">
              <w:rPr>
                <w:sz w:val="18"/>
                <w:szCs w:val="18"/>
              </w:rPr>
              <w:t>GEA001</w:t>
            </w:r>
          </w:p>
        </w:tc>
      </w:tr>
      <w:tr w:rsidR="002021F1" w:rsidRPr="005B4766" w14:paraId="00EF7D36" w14:textId="77777777" w:rsidTr="002021F1">
        <w:tc>
          <w:tcPr>
            <w:tcW w:w="1324" w:type="pct"/>
          </w:tcPr>
          <w:p w14:paraId="3FD12E89" w14:textId="77777777" w:rsidR="002021F1" w:rsidRPr="005B4766" w:rsidRDefault="002021F1" w:rsidP="002021F1">
            <w:pPr>
              <w:spacing w:after="120"/>
              <w:rPr>
                <w:sz w:val="18"/>
                <w:szCs w:val="18"/>
              </w:rPr>
            </w:pPr>
            <w:r w:rsidRPr="005B4766">
              <w:rPr>
                <w:sz w:val="18"/>
                <w:szCs w:val="18"/>
              </w:rPr>
              <w:t>Account reference</w:t>
            </w:r>
          </w:p>
        </w:tc>
        <w:tc>
          <w:tcPr>
            <w:tcW w:w="630" w:type="pct"/>
          </w:tcPr>
          <w:p w14:paraId="56F30F84" w14:textId="77777777" w:rsidR="002021F1" w:rsidRPr="005B4766" w:rsidRDefault="002021F1" w:rsidP="002021F1">
            <w:pPr>
              <w:spacing w:after="120"/>
              <w:rPr>
                <w:sz w:val="18"/>
                <w:szCs w:val="18"/>
              </w:rPr>
            </w:pPr>
            <w:r w:rsidRPr="005B4766">
              <w:rPr>
                <w:sz w:val="18"/>
                <w:szCs w:val="18"/>
              </w:rPr>
              <w:t>3</w:t>
            </w:r>
          </w:p>
        </w:tc>
        <w:tc>
          <w:tcPr>
            <w:tcW w:w="630" w:type="pct"/>
          </w:tcPr>
          <w:p w14:paraId="45A71B50" w14:textId="77777777" w:rsidR="002021F1" w:rsidRPr="005B4766" w:rsidRDefault="002021F1" w:rsidP="002021F1">
            <w:pPr>
              <w:spacing w:after="120"/>
              <w:rPr>
                <w:sz w:val="18"/>
                <w:szCs w:val="18"/>
              </w:rPr>
            </w:pPr>
            <w:r w:rsidRPr="005B4766">
              <w:rPr>
                <w:sz w:val="18"/>
                <w:szCs w:val="18"/>
              </w:rPr>
              <w:t>20</w:t>
            </w:r>
          </w:p>
        </w:tc>
        <w:tc>
          <w:tcPr>
            <w:tcW w:w="735" w:type="pct"/>
          </w:tcPr>
          <w:p w14:paraId="36CF962B" w14:textId="77777777" w:rsidR="002021F1" w:rsidRPr="005B4766" w:rsidRDefault="002021F1" w:rsidP="002021F1">
            <w:pPr>
              <w:spacing w:after="120"/>
              <w:rPr>
                <w:sz w:val="18"/>
                <w:szCs w:val="18"/>
              </w:rPr>
            </w:pPr>
            <w:r w:rsidRPr="005B4766">
              <w:rPr>
                <w:sz w:val="18"/>
                <w:szCs w:val="18"/>
              </w:rPr>
              <w:t>Text</w:t>
            </w:r>
          </w:p>
        </w:tc>
        <w:tc>
          <w:tcPr>
            <w:tcW w:w="1681" w:type="pct"/>
          </w:tcPr>
          <w:p w14:paraId="54C0BBBF" w14:textId="77777777" w:rsidR="002021F1" w:rsidRPr="005B4766" w:rsidRDefault="002021F1" w:rsidP="002021F1">
            <w:pPr>
              <w:spacing w:after="120"/>
              <w:rPr>
                <w:sz w:val="18"/>
                <w:szCs w:val="18"/>
              </w:rPr>
            </w:pPr>
            <w:r w:rsidRPr="005B4766">
              <w:rPr>
                <w:sz w:val="18"/>
                <w:szCs w:val="18"/>
              </w:rPr>
              <w:t xml:space="preserve">e.g. </w:t>
            </w:r>
            <w:r w:rsidRPr="00295D08">
              <w:rPr>
                <w:sz w:val="18"/>
                <w:szCs w:val="18"/>
              </w:rPr>
              <w:t>GD55811342</w:t>
            </w:r>
          </w:p>
        </w:tc>
      </w:tr>
      <w:tr w:rsidR="002021F1" w:rsidRPr="005B4766" w14:paraId="43EC1096" w14:textId="77777777" w:rsidTr="002021F1">
        <w:tc>
          <w:tcPr>
            <w:tcW w:w="1324" w:type="pct"/>
          </w:tcPr>
          <w:p w14:paraId="7EA32687" w14:textId="77777777" w:rsidR="002021F1" w:rsidRPr="005B4766" w:rsidRDefault="002021F1" w:rsidP="002021F1">
            <w:pPr>
              <w:spacing w:after="120"/>
              <w:rPr>
                <w:sz w:val="18"/>
                <w:szCs w:val="18"/>
              </w:rPr>
            </w:pPr>
            <w:r w:rsidRPr="005B4766">
              <w:rPr>
                <w:sz w:val="18"/>
                <w:szCs w:val="18"/>
              </w:rPr>
              <w:t>Invoice  reference</w:t>
            </w:r>
          </w:p>
        </w:tc>
        <w:tc>
          <w:tcPr>
            <w:tcW w:w="630" w:type="pct"/>
          </w:tcPr>
          <w:p w14:paraId="540A05CD" w14:textId="77777777" w:rsidR="002021F1" w:rsidRPr="005B4766" w:rsidRDefault="002021F1" w:rsidP="002021F1">
            <w:pPr>
              <w:spacing w:after="120"/>
              <w:rPr>
                <w:sz w:val="18"/>
                <w:szCs w:val="18"/>
              </w:rPr>
            </w:pPr>
            <w:r w:rsidRPr="005B4766">
              <w:rPr>
                <w:sz w:val="18"/>
                <w:szCs w:val="18"/>
              </w:rPr>
              <w:t>4</w:t>
            </w:r>
          </w:p>
        </w:tc>
        <w:tc>
          <w:tcPr>
            <w:tcW w:w="630" w:type="pct"/>
          </w:tcPr>
          <w:p w14:paraId="1F8D5920" w14:textId="77777777" w:rsidR="002021F1" w:rsidRPr="005B4766" w:rsidRDefault="002021F1" w:rsidP="002021F1">
            <w:pPr>
              <w:spacing w:after="120"/>
              <w:rPr>
                <w:sz w:val="18"/>
                <w:szCs w:val="18"/>
              </w:rPr>
            </w:pPr>
            <w:r>
              <w:rPr>
                <w:sz w:val="18"/>
                <w:szCs w:val="18"/>
              </w:rPr>
              <w:t>30</w:t>
            </w:r>
          </w:p>
        </w:tc>
        <w:tc>
          <w:tcPr>
            <w:tcW w:w="735" w:type="pct"/>
          </w:tcPr>
          <w:p w14:paraId="0CA0D753" w14:textId="77777777" w:rsidR="002021F1" w:rsidRPr="005B4766" w:rsidRDefault="002021F1" w:rsidP="002021F1">
            <w:pPr>
              <w:spacing w:after="120"/>
              <w:rPr>
                <w:sz w:val="18"/>
                <w:szCs w:val="18"/>
              </w:rPr>
            </w:pPr>
            <w:r w:rsidRPr="005B4766">
              <w:rPr>
                <w:sz w:val="18"/>
                <w:szCs w:val="18"/>
              </w:rPr>
              <w:t>Text</w:t>
            </w:r>
          </w:p>
        </w:tc>
        <w:tc>
          <w:tcPr>
            <w:tcW w:w="1681" w:type="pct"/>
          </w:tcPr>
          <w:p w14:paraId="1171558F" w14:textId="77777777" w:rsidR="002021F1" w:rsidRPr="005B4766" w:rsidRDefault="002021F1" w:rsidP="002021F1">
            <w:pPr>
              <w:spacing w:after="120"/>
              <w:rPr>
                <w:sz w:val="18"/>
                <w:szCs w:val="18"/>
              </w:rPr>
            </w:pPr>
            <w:r w:rsidRPr="005B4766">
              <w:rPr>
                <w:sz w:val="18"/>
                <w:szCs w:val="18"/>
              </w:rPr>
              <w:t xml:space="preserve">e.g. </w:t>
            </w:r>
            <w:r w:rsidRPr="00295D08">
              <w:rPr>
                <w:sz w:val="18"/>
                <w:szCs w:val="18"/>
              </w:rPr>
              <w:t>GD55811342 M002</w:t>
            </w:r>
          </w:p>
        </w:tc>
      </w:tr>
      <w:tr w:rsidR="002021F1" w:rsidRPr="005B4766" w14:paraId="0CCAB216" w14:textId="77777777" w:rsidTr="002021F1">
        <w:tc>
          <w:tcPr>
            <w:tcW w:w="1324" w:type="pct"/>
            <w:tcBorders>
              <w:bottom w:val="nil"/>
            </w:tcBorders>
          </w:tcPr>
          <w:p w14:paraId="524528D3" w14:textId="77777777" w:rsidR="002021F1" w:rsidRPr="005B4766" w:rsidRDefault="002021F1" w:rsidP="002021F1">
            <w:pPr>
              <w:spacing w:after="120"/>
              <w:rPr>
                <w:sz w:val="18"/>
                <w:szCs w:val="18"/>
              </w:rPr>
            </w:pPr>
            <w:r w:rsidRPr="005B4766">
              <w:rPr>
                <w:sz w:val="18"/>
                <w:szCs w:val="18"/>
              </w:rPr>
              <w:t>Bill tax date</w:t>
            </w:r>
          </w:p>
        </w:tc>
        <w:tc>
          <w:tcPr>
            <w:tcW w:w="630" w:type="pct"/>
            <w:tcBorders>
              <w:bottom w:val="nil"/>
            </w:tcBorders>
          </w:tcPr>
          <w:p w14:paraId="423C1ACB" w14:textId="77777777" w:rsidR="002021F1" w:rsidRPr="005B4766" w:rsidRDefault="002021F1" w:rsidP="002021F1">
            <w:pPr>
              <w:spacing w:after="120"/>
              <w:rPr>
                <w:sz w:val="18"/>
                <w:szCs w:val="18"/>
              </w:rPr>
            </w:pPr>
            <w:r w:rsidRPr="005B4766">
              <w:rPr>
                <w:sz w:val="18"/>
                <w:szCs w:val="18"/>
              </w:rPr>
              <w:t>5</w:t>
            </w:r>
          </w:p>
        </w:tc>
        <w:tc>
          <w:tcPr>
            <w:tcW w:w="630" w:type="pct"/>
            <w:tcBorders>
              <w:bottom w:val="nil"/>
            </w:tcBorders>
          </w:tcPr>
          <w:p w14:paraId="16DCA60E" w14:textId="77777777" w:rsidR="002021F1" w:rsidRPr="005B4766" w:rsidRDefault="002021F1" w:rsidP="002021F1">
            <w:pPr>
              <w:spacing w:after="120"/>
              <w:rPr>
                <w:sz w:val="18"/>
                <w:szCs w:val="18"/>
              </w:rPr>
            </w:pPr>
            <w:r w:rsidRPr="005B4766">
              <w:rPr>
                <w:sz w:val="18"/>
                <w:szCs w:val="18"/>
              </w:rPr>
              <w:t>DATE</w:t>
            </w:r>
          </w:p>
        </w:tc>
        <w:tc>
          <w:tcPr>
            <w:tcW w:w="735" w:type="pct"/>
            <w:tcBorders>
              <w:bottom w:val="nil"/>
            </w:tcBorders>
          </w:tcPr>
          <w:p w14:paraId="29DB256E" w14:textId="77777777" w:rsidR="002021F1" w:rsidRPr="005B4766" w:rsidRDefault="002021F1" w:rsidP="002021F1">
            <w:pPr>
              <w:spacing w:after="120"/>
              <w:rPr>
                <w:sz w:val="18"/>
                <w:szCs w:val="18"/>
              </w:rPr>
            </w:pPr>
            <w:r w:rsidRPr="005B4766">
              <w:rPr>
                <w:sz w:val="18"/>
                <w:szCs w:val="18"/>
              </w:rPr>
              <w:t>YYYYMMDD</w:t>
            </w:r>
          </w:p>
        </w:tc>
        <w:tc>
          <w:tcPr>
            <w:tcW w:w="1681" w:type="pct"/>
            <w:tcBorders>
              <w:bottom w:val="nil"/>
            </w:tcBorders>
          </w:tcPr>
          <w:p w14:paraId="5737A53B" w14:textId="77777777" w:rsidR="002021F1" w:rsidRPr="005B4766" w:rsidRDefault="002021F1" w:rsidP="002021F1">
            <w:pPr>
              <w:spacing w:after="120"/>
              <w:rPr>
                <w:sz w:val="18"/>
                <w:szCs w:val="18"/>
              </w:rPr>
            </w:pPr>
            <w:r w:rsidRPr="005B4766">
              <w:rPr>
                <w:sz w:val="18"/>
                <w:szCs w:val="18"/>
              </w:rPr>
              <w:t>e.g. 20090101</w:t>
            </w:r>
          </w:p>
        </w:tc>
      </w:tr>
      <w:tr w:rsidR="002021F1" w:rsidRPr="005B4766" w14:paraId="17EE21AD" w14:textId="77777777" w:rsidTr="002021F1">
        <w:tc>
          <w:tcPr>
            <w:tcW w:w="1324" w:type="pct"/>
          </w:tcPr>
          <w:p w14:paraId="571EADD0" w14:textId="77777777" w:rsidR="002021F1" w:rsidRPr="005B4766" w:rsidRDefault="002021F1" w:rsidP="002021F1">
            <w:pPr>
              <w:spacing w:after="120"/>
              <w:rPr>
                <w:sz w:val="18"/>
                <w:szCs w:val="18"/>
              </w:rPr>
            </w:pPr>
            <w:r w:rsidRPr="005B4766">
              <w:rPr>
                <w:sz w:val="18"/>
                <w:szCs w:val="18"/>
              </w:rPr>
              <w:t>Business</w:t>
            </w:r>
            <w:r>
              <w:rPr>
                <w:sz w:val="18"/>
                <w:szCs w:val="18"/>
              </w:rPr>
              <w:t xml:space="preserve"> </w:t>
            </w:r>
            <w:r w:rsidRPr="005B4766">
              <w:rPr>
                <w:sz w:val="18"/>
                <w:szCs w:val="18"/>
              </w:rPr>
              <w:t>name</w:t>
            </w:r>
          </w:p>
        </w:tc>
        <w:tc>
          <w:tcPr>
            <w:tcW w:w="630" w:type="pct"/>
          </w:tcPr>
          <w:p w14:paraId="4EFEEAC4" w14:textId="77777777" w:rsidR="002021F1" w:rsidRPr="005B4766" w:rsidRDefault="002021F1" w:rsidP="002021F1">
            <w:pPr>
              <w:spacing w:after="120"/>
              <w:rPr>
                <w:sz w:val="18"/>
                <w:szCs w:val="18"/>
              </w:rPr>
            </w:pPr>
            <w:r w:rsidRPr="005B4766">
              <w:rPr>
                <w:sz w:val="18"/>
                <w:szCs w:val="18"/>
              </w:rPr>
              <w:t>6</w:t>
            </w:r>
          </w:p>
        </w:tc>
        <w:tc>
          <w:tcPr>
            <w:tcW w:w="630" w:type="pct"/>
          </w:tcPr>
          <w:p w14:paraId="248131C1" w14:textId="77777777" w:rsidR="002021F1" w:rsidRPr="005B4766" w:rsidRDefault="002021F1" w:rsidP="002021F1">
            <w:pPr>
              <w:spacing w:after="120"/>
              <w:rPr>
                <w:sz w:val="18"/>
                <w:szCs w:val="18"/>
              </w:rPr>
            </w:pPr>
            <w:r>
              <w:rPr>
                <w:sz w:val="18"/>
                <w:szCs w:val="18"/>
              </w:rPr>
              <w:t>100</w:t>
            </w:r>
          </w:p>
        </w:tc>
        <w:tc>
          <w:tcPr>
            <w:tcW w:w="735" w:type="pct"/>
          </w:tcPr>
          <w:p w14:paraId="0B5E76B5" w14:textId="77777777" w:rsidR="002021F1" w:rsidRPr="005B4766" w:rsidRDefault="002021F1" w:rsidP="002021F1">
            <w:pPr>
              <w:spacing w:after="120"/>
              <w:rPr>
                <w:sz w:val="18"/>
                <w:szCs w:val="18"/>
              </w:rPr>
            </w:pPr>
            <w:r w:rsidRPr="005B4766">
              <w:rPr>
                <w:sz w:val="18"/>
                <w:szCs w:val="18"/>
              </w:rPr>
              <w:t>Text</w:t>
            </w:r>
          </w:p>
        </w:tc>
        <w:tc>
          <w:tcPr>
            <w:tcW w:w="1681" w:type="pct"/>
          </w:tcPr>
          <w:p w14:paraId="41FCBD12" w14:textId="77777777" w:rsidR="002021F1" w:rsidRPr="005B4766" w:rsidRDefault="002021F1" w:rsidP="002021F1">
            <w:pPr>
              <w:spacing w:after="120"/>
              <w:rPr>
                <w:sz w:val="18"/>
                <w:szCs w:val="18"/>
              </w:rPr>
            </w:pPr>
            <w:r>
              <w:rPr>
                <w:sz w:val="18"/>
                <w:szCs w:val="18"/>
              </w:rPr>
              <w:t xml:space="preserve">e.g. </w:t>
            </w:r>
            <w:r w:rsidRPr="00B26DC9">
              <w:rPr>
                <w:sz w:val="18"/>
                <w:szCs w:val="18"/>
              </w:rPr>
              <w:t>ABC COMMUNICATION</w:t>
            </w:r>
          </w:p>
        </w:tc>
      </w:tr>
      <w:tr w:rsidR="002021F1" w:rsidRPr="005B4766" w14:paraId="10CF0FFD" w14:textId="77777777" w:rsidTr="002021F1">
        <w:tc>
          <w:tcPr>
            <w:tcW w:w="1324" w:type="pct"/>
          </w:tcPr>
          <w:p w14:paraId="258E9DED" w14:textId="77777777" w:rsidR="002021F1" w:rsidRPr="005B4766" w:rsidRDefault="002021F1" w:rsidP="002021F1">
            <w:pPr>
              <w:spacing w:after="120"/>
              <w:rPr>
                <w:sz w:val="18"/>
                <w:szCs w:val="18"/>
              </w:rPr>
            </w:pPr>
            <w:r w:rsidRPr="005B4766">
              <w:rPr>
                <w:sz w:val="18"/>
                <w:szCs w:val="18"/>
              </w:rPr>
              <w:t>Address name if available</w:t>
            </w:r>
          </w:p>
        </w:tc>
        <w:tc>
          <w:tcPr>
            <w:tcW w:w="630" w:type="pct"/>
          </w:tcPr>
          <w:p w14:paraId="6B4D49CA" w14:textId="77777777" w:rsidR="002021F1" w:rsidRPr="005B4766" w:rsidRDefault="002021F1" w:rsidP="002021F1">
            <w:pPr>
              <w:spacing w:after="120"/>
              <w:rPr>
                <w:sz w:val="18"/>
                <w:szCs w:val="18"/>
              </w:rPr>
            </w:pPr>
            <w:r w:rsidRPr="005B4766">
              <w:rPr>
                <w:sz w:val="18"/>
                <w:szCs w:val="18"/>
              </w:rPr>
              <w:t>7</w:t>
            </w:r>
          </w:p>
        </w:tc>
        <w:tc>
          <w:tcPr>
            <w:tcW w:w="630" w:type="pct"/>
          </w:tcPr>
          <w:p w14:paraId="0F14A92C" w14:textId="77777777" w:rsidR="002021F1" w:rsidRPr="005B4766" w:rsidRDefault="002021F1" w:rsidP="002021F1">
            <w:pPr>
              <w:spacing w:after="120"/>
              <w:rPr>
                <w:sz w:val="18"/>
                <w:szCs w:val="18"/>
              </w:rPr>
            </w:pPr>
            <w:r>
              <w:rPr>
                <w:sz w:val="18"/>
                <w:szCs w:val="18"/>
              </w:rPr>
              <w:t>225</w:t>
            </w:r>
          </w:p>
        </w:tc>
        <w:tc>
          <w:tcPr>
            <w:tcW w:w="735" w:type="pct"/>
          </w:tcPr>
          <w:p w14:paraId="26AAA7EC" w14:textId="77777777" w:rsidR="002021F1" w:rsidRPr="005B4766" w:rsidRDefault="002021F1" w:rsidP="002021F1">
            <w:pPr>
              <w:spacing w:after="120"/>
              <w:rPr>
                <w:sz w:val="18"/>
                <w:szCs w:val="18"/>
              </w:rPr>
            </w:pPr>
            <w:r w:rsidRPr="005B4766">
              <w:rPr>
                <w:sz w:val="18"/>
                <w:szCs w:val="18"/>
              </w:rPr>
              <w:t>Text</w:t>
            </w:r>
          </w:p>
        </w:tc>
        <w:tc>
          <w:tcPr>
            <w:tcW w:w="1681" w:type="pct"/>
          </w:tcPr>
          <w:p w14:paraId="7BF8BF47" w14:textId="77777777" w:rsidR="002021F1" w:rsidRPr="00B26DC9" w:rsidRDefault="002021F1" w:rsidP="002021F1">
            <w:pPr>
              <w:spacing w:after="120"/>
              <w:rPr>
                <w:sz w:val="18"/>
                <w:szCs w:val="18"/>
              </w:rPr>
            </w:pPr>
            <w:r w:rsidRPr="00B26DC9">
              <w:rPr>
                <w:sz w:val="18"/>
                <w:szCs w:val="18"/>
              </w:rPr>
              <w:t>e.g. Ms C.Taylor</w:t>
            </w:r>
          </w:p>
        </w:tc>
      </w:tr>
      <w:tr w:rsidR="002021F1" w:rsidRPr="005B4766" w14:paraId="5CEDDCFE" w14:textId="77777777" w:rsidTr="002021F1">
        <w:tc>
          <w:tcPr>
            <w:tcW w:w="1324" w:type="pct"/>
          </w:tcPr>
          <w:p w14:paraId="72A526DD" w14:textId="77777777" w:rsidR="002021F1" w:rsidRPr="005B4766" w:rsidRDefault="002021F1" w:rsidP="002021F1">
            <w:pPr>
              <w:spacing w:after="120"/>
              <w:rPr>
                <w:sz w:val="18"/>
                <w:szCs w:val="18"/>
              </w:rPr>
            </w:pPr>
            <w:r w:rsidRPr="005B4766">
              <w:rPr>
                <w:sz w:val="18"/>
                <w:szCs w:val="18"/>
              </w:rPr>
              <w:t>First line of address</w:t>
            </w:r>
          </w:p>
        </w:tc>
        <w:tc>
          <w:tcPr>
            <w:tcW w:w="630" w:type="pct"/>
          </w:tcPr>
          <w:p w14:paraId="44D0D0D7" w14:textId="77777777" w:rsidR="002021F1" w:rsidRPr="005B4766" w:rsidRDefault="002021F1" w:rsidP="002021F1">
            <w:pPr>
              <w:spacing w:after="120"/>
              <w:rPr>
                <w:sz w:val="18"/>
                <w:szCs w:val="18"/>
              </w:rPr>
            </w:pPr>
            <w:r w:rsidRPr="005B4766">
              <w:rPr>
                <w:sz w:val="18"/>
                <w:szCs w:val="18"/>
              </w:rPr>
              <w:t>8</w:t>
            </w:r>
          </w:p>
        </w:tc>
        <w:tc>
          <w:tcPr>
            <w:tcW w:w="630" w:type="pct"/>
          </w:tcPr>
          <w:p w14:paraId="19E898F5" w14:textId="77777777" w:rsidR="002021F1" w:rsidRPr="005B4766" w:rsidRDefault="002021F1" w:rsidP="002021F1">
            <w:pPr>
              <w:spacing w:after="120"/>
              <w:rPr>
                <w:sz w:val="18"/>
                <w:szCs w:val="18"/>
              </w:rPr>
            </w:pPr>
            <w:r>
              <w:rPr>
                <w:sz w:val="18"/>
                <w:szCs w:val="18"/>
              </w:rPr>
              <w:t>80</w:t>
            </w:r>
          </w:p>
        </w:tc>
        <w:tc>
          <w:tcPr>
            <w:tcW w:w="735" w:type="pct"/>
          </w:tcPr>
          <w:p w14:paraId="0B40A21C" w14:textId="77777777" w:rsidR="002021F1" w:rsidRPr="005B4766" w:rsidRDefault="002021F1" w:rsidP="002021F1">
            <w:pPr>
              <w:spacing w:after="120"/>
              <w:rPr>
                <w:sz w:val="18"/>
                <w:szCs w:val="18"/>
              </w:rPr>
            </w:pPr>
            <w:r w:rsidRPr="005B4766">
              <w:rPr>
                <w:sz w:val="18"/>
                <w:szCs w:val="18"/>
              </w:rPr>
              <w:t>Text</w:t>
            </w:r>
          </w:p>
        </w:tc>
        <w:tc>
          <w:tcPr>
            <w:tcW w:w="1681" w:type="pct"/>
          </w:tcPr>
          <w:p w14:paraId="4997BB00" w14:textId="77777777" w:rsidR="002021F1" w:rsidRPr="00B26DC9" w:rsidRDefault="002021F1" w:rsidP="002021F1">
            <w:pPr>
              <w:spacing w:after="120"/>
              <w:rPr>
                <w:sz w:val="18"/>
                <w:szCs w:val="18"/>
              </w:rPr>
            </w:pPr>
            <w:r w:rsidRPr="00B26DC9">
              <w:rPr>
                <w:sz w:val="18"/>
                <w:szCs w:val="18"/>
              </w:rPr>
              <w:t xml:space="preserve">e.g. </w:t>
            </w:r>
            <w:r w:rsidRPr="001B73E8">
              <w:rPr>
                <w:sz w:val="18"/>
                <w:szCs w:val="18"/>
              </w:rPr>
              <w:t>Accounts Dept</w:t>
            </w:r>
          </w:p>
        </w:tc>
      </w:tr>
      <w:tr w:rsidR="002021F1" w:rsidRPr="005B4766" w14:paraId="72BB4D2D" w14:textId="77777777" w:rsidTr="002021F1">
        <w:tc>
          <w:tcPr>
            <w:tcW w:w="1324" w:type="pct"/>
          </w:tcPr>
          <w:p w14:paraId="2C43EEFD" w14:textId="77777777" w:rsidR="002021F1" w:rsidRPr="005B4766" w:rsidRDefault="002021F1" w:rsidP="002021F1">
            <w:pPr>
              <w:spacing w:after="120"/>
              <w:rPr>
                <w:sz w:val="18"/>
                <w:szCs w:val="18"/>
              </w:rPr>
            </w:pPr>
            <w:r w:rsidRPr="005B4766">
              <w:rPr>
                <w:sz w:val="18"/>
                <w:szCs w:val="18"/>
              </w:rPr>
              <w:t>Post code</w:t>
            </w:r>
          </w:p>
        </w:tc>
        <w:tc>
          <w:tcPr>
            <w:tcW w:w="630" w:type="pct"/>
          </w:tcPr>
          <w:p w14:paraId="45343D45" w14:textId="77777777" w:rsidR="002021F1" w:rsidRPr="005B4766" w:rsidRDefault="002021F1" w:rsidP="002021F1">
            <w:pPr>
              <w:spacing w:after="120"/>
              <w:rPr>
                <w:sz w:val="18"/>
                <w:szCs w:val="18"/>
              </w:rPr>
            </w:pPr>
            <w:r w:rsidRPr="005B4766">
              <w:rPr>
                <w:sz w:val="18"/>
                <w:szCs w:val="18"/>
              </w:rPr>
              <w:t>9</w:t>
            </w:r>
          </w:p>
        </w:tc>
        <w:tc>
          <w:tcPr>
            <w:tcW w:w="630" w:type="pct"/>
          </w:tcPr>
          <w:p w14:paraId="001F6659" w14:textId="77777777" w:rsidR="002021F1" w:rsidRPr="005B4766" w:rsidRDefault="002021F1" w:rsidP="002021F1">
            <w:pPr>
              <w:spacing w:after="120"/>
              <w:rPr>
                <w:sz w:val="18"/>
                <w:szCs w:val="18"/>
              </w:rPr>
            </w:pPr>
            <w:r>
              <w:rPr>
                <w:sz w:val="18"/>
                <w:szCs w:val="18"/>
              </w:rPr>
              <w:t>16</w:t>
            </w:r>
          </w:p>
        </w:tc>
        <w:tc>
          <w:tcPr>
            <w:tcW w:w="735" w:type="pct"/>
          </w:tcPr>
          <w:p w14:paraId="4FA6157C" w14:textId="77777777" w:rsidR="002021F1" w:rsidRPr="005B4766" w:rsidRDefault="002021F1" w:rsidP="002021F1">
            <w:pPr>
              <w:spacing w:after="120"/>
              <w:rPr>
                <w:sz w:val="18"/>
                <w:szCs w:val="18"/>
              </w:rPr>
            </w:pPr>
            <w:r w:rsidRPr="005B4766">
              <w:rPr>
                <w:sz w:val="18"/>
                <w:szCs w:val="18"/>
              </w:rPr>
              <w:t>Text</w:t>
            </w:r>
          </w:p>
        </w:tc>
        <w:tc>
          <w:tcPr>
            <w:tcW w:w="1681" w:type="pct"/>
          </w:tcPr>
          <w:p w14:paraId="319315E2" w14:textId="77777777" w:rsidR="002021F1" w:rsidRPr="00B26DC9" w:rsidRDefault="00060D3A" w:rsidP="002021F1">
            <w:pPr>
              <w:spacing w:after="120"/>
              <w:rPr>
                <w:sz w:val="18"/>
                <w:szCs w:val="18"/>
              </w:rPr>
            </w:pPr>
            <w:r>
              <w:rPr>
                <w:sz w:val="18"/>
                <w:szCs w:val="18"/>
              </w:rPr>
              <w:t>e.g. RH6  0PA</w:t>
            </w:r>
          </w:p>
        </w:tc>
      </w:tr>
      <w:tr w:rsidR="002021F1" w:rsidRPr="00484C58" w14:paraId="4DD0BDC2" w14:textId="77777777" w:rsidTr="002021F1">
        <w:tc>
          <w:tcPr>
            <w:tcW w:w="1324" w:type="pct"/>
          </w:tcPr>
          <w:p w14:paraId="168C9B88" w14:textId="77777777" w:rsidR="002021F1" w:rsidRPr="005B4766" w:rsidRDefault="002021F1" w:rsidP="002021F1">
            <w:pPr>
              <w:spacing w:after="120"/>
              <w:rPr>
                <w:sz w:val="18"/>
                <w:szCs w:val="18"/>
              </w:rPr>
            </w:pPr>
            <w:r w:rsidRPr="005B4766">
              <w:rPr>
                <w:sz w:val="18"/>
                <w:szCs w:val="18"/>
              </w:rPr>
              <w:t>Customer VAT status</w:t>
            </w:r>
          </w:p>
        </w:tc>
        <w:tc>
          <w:tcPr>
            <w:tcW w:w="630" w:type="pct"/>
          </w:tcPr>
          <w:p w14:paraId="2B375E57" w14:textId="77777777" w:rsidR="002021F1" w:rsidRPr="005B4766" w:rsidRDefault="002021F1" w:rsidP="002021F1">
            <w:pPr>
              <w:spacing w:after="120"/>
              <w:rPr>
                <w:sz w:val="18"/>
                <w:szCs w:val="18"/>
              </w:rPr>
            </w:pPr>
            <w:r w:rsidRPr="005B4766">
              <w:rPr>
                <w:sz w:val="18"/>
                <w:szCs w:val="18"/>
              </w:rPr>
              <w:t>10</w:t>
            </w:r>
          </w:p>
        </w:tc>
        <w:tc>
          <w:tcPr>
            <w:tcW w:w="630" w:type="pct"/>
          </w:tcPr>
          <w:p w14:paraId="062AF059" w14:textId="77777777" w:rsidR="002021F1" w:rsidRPr="005B4766" w:rsidRDefault="002021F1" w:rsidP="002021F1">
            <w:pPr>
              <w:spacing w:after="120"/>
              <w:rPr>
                <w:sz w:val="18"/>
                <w:szCs w:val="18"/>
              </w:rPr>
            </w:pPr>
            <w:r>
              <w:rPr>
                <w:sz w:val="18"/>
                <w:szCs w:val="18"/>
              </w:rPr>
              <w:t>1</w:t>
            </w:r>
          </w:p>
        </w:tc>
        <w:tc>
          <w:tcPr>
            <w:tcW w:w="735" w:type="pct"/>
          </w:tcPr>
          <w:p w14:paraId="38533769" w14:textId="77777777" w:rsidR="002021F1" w:rsidRPr="005B4766" w:rsidRDefault="002021F1" w:rsidP="002021F1">
            <w:pPr>
              <w:spacing w:after="120"/>
              <w:rPr>
                <w:sz w:val="18"/>
                <w:szCs w:val="18"/>
              </w:rPr>
            </w:pPr>
            <w:r w:rsidRPr="005B4766">
              <w:rPr>
                <w:sz w:val="18"/>
                <w:szCs w:val="18"/>
              </w:rPr>
              <w:t>Text</w:t>
            </w:r>
          </w:p>
        </w:tc>
        <w:tc>
          <w:tcPr>
            <w:tcW w:w="1681" w:type="pct"/>
            <w:tcBorders>
              <w:bottom w:val="nil"/>
            </w:tcBorders>
          </w:tcPr>
          <w:p w14:paraId="6B819002" w14:textId="77777777" w:rsidR="002021F1" w:rsidRPr="00484C58" w:rsidRDefault="002021F1" w:rsidP="002021F1">
            <w:pPr>
              <w:spacing w:after="120"/>
              <w:rPr>
                <w:sz w:val="18"/>
                <w:szCs w:val="18"/>
                <w:lang w:val="sv-SE"/>
              </w:rPr>
            </w:pPr>
            <w:r w:rsidRPr="00484C58">
              <w:rPr>
                <w:sz w:val="18"/>
                <w:szCs w:val="18"/>
                <w:lang w:val="sv-SE"/>
              </w:rPr>
              <w:t>e.g.</w:t>
            </w:r>
          </w:p>
          <w:p w14:paraId="647E86E6" w14:textId="77777777" w:rsidR="002021F1" w:rsidRPr="00484C58" w:rsidRDefault="002021F1" w:rsidP="002021F1">
            <w:pPr>
              <w:spacing w:after="120"/>
              <w:rPr>
                <w:sz w:val="18"/>
                <w:szCs w:val="18"/>
                <w:lang w:val="sv-SE"/>
              </w:rPr>
            </w:pPr>
            <w:r w:rsidRPr="00484C58">
              <w:rPr>
                <w:sz w:val="18"/>
                <w:szCs w:val="18"/>
                <w:lang w:val="sv-SE"/>
              </w:rPr>
              <w:t>1 = Standard</w:t>
            </w:r>
          </w:p>
          <w:p w14:paraId="650A0E3A" w14:textId="77777777" w:rsidR="002021F1" w:rsidRPr="00484C58" w:rsidRDefault="002021F1" w:rsidP="002021F1">
            <w:pPr>
              <w:spacing w:after="120"/>
              <w:rPr>
                <w:sz w:val="18"/>
                <w:szCs w:val="18"/>
                <w:lang w:val="sv-SE"/>
              </w:rPr>
            </w:pPr>
            <w:r w:rsidRPr="00484C58">
              <w:rPr>
                <w:sz w:val="18"/>
                <w:szCs w:val="18"/>
                <w:lang w:val="sv-SE"/>
              </w:rPr>
              <w:t>2 = VAT exempt</w:t>
            </w:r>
          </w:p>
        </w:tc>
      </w:tr>
      <w:tr w:rsidR="002021F1" w:rsidRPr="005B4766" w14:paraId="772511AE" w14:textId="77777777" w:rsidTr="002021F1">
        <w:tc>
          <w:tcPr>
            <w:tcW w:w="1324" w:type="pct"/>
          </w:tcPr>
          <w:p w14:paraId="5C0C8A86" w14:textId="77777777" w:rsidR="002021F1" w:rsidRPr="005B4766" w:rsidRDefault="002021F1" w:rsidP="002021F1">
            <w:pPr>
              <w:spacing w:after="120"/>
              <w:rPr>
                <w:sz w:val="18"/>
                <w:szCs w:val="18"/>
              </w:rPr>
            </w:pPr>
            <w:r w:rsidRPr="005B4766">
              <w:rPr>
                <w:sz w:val="18"/>
                <w:szCs w:val="18"/>
              </w:rPr>
              <w:t xml:space="preserve">Bill Type </w:t>
            </w:r>
          </w:p>
        </w:tc>
        <w:tc>
          <w:tcPr>
            <w:tcW w:w="630" w:type="pct"/>
          </w:tcPr>
          <w:p w14:paraId="682B28B8" w14:textId="77777777" w:rsidR="002021F1" w:rsidRPr="005B4766" w:rsidRDefault="002021F1" w:rsidP="002021F1">
            <w:pPr>
              <w:spacing w:after="120"/>
              <w:rPr>
                <w:sz w:val="18"/>
                <w:szCs w:val="18"/>
              </w:rPr>
            </w:pPr>
            <w:r w:rsidRPr="005B4766">
              <w:rPr>
                <w:sz w:val="18"/>
                <w:szCs w:val="18"/>
              </w:rPr>
              <w:t>11</w:t>
            </w:r>
          </w:p>
        </w:tc>
        <w:tc>
          <w:tcPr>
            <w:tcW w:w="630" w:type="pct"/>
          </w:tcPr>
          <w:p w14:paraId="5AC60637" w14:textId="77777777" w:rsidR="002021F1" w:rsidRPr="005B4766" w:rsidRDefault="002021F1" w:rsidP="002021F1">
            <w:pPr>
              <w:spacing w:after="120"/>
              <w:rPr>
                <w:sz w:val="18"/>
                <w:szCs w:val="18"/>
              </w:rPr>
            </w:pPr>
            <w:r>
              <w:rPr>
                <w:sz w:val="18"/>
                <w:szCs w:val="18"/>
              </w:rPr>
              <w:t>9</w:t>
            </w:r>
          </w:p>
        </w:tc>
        <w:tc>
          <w:tcPr>
            <w:tcW w:w="735" w:type="pct"/>
          </w:tcPr>
          <w:p w14:paraId="79E950FB" w14:textId="77777777" w:rsidR="002021F1" w:rsidRPr="00B26DC9" w:rsidRDefault="002021F1" w:rsidP="002021F1">
            <w:pPr>
              <w:spacing w:after="120"/>
              <w:rPr>
                <w:sz w:val="18"/>
                <w:szCs w:val="18"/>
              </w:rPr>
            </w:pPr>
            <w:r w:rsidRPr="00B26DC9">
              <w:rPr>
                <w:sz w:val="18"/>
                <w:szCs w:val="18"/>
              </w:rPr>
              <w:t>Text</w:t>
            </w:r>
          </w:p>
        </w:tc>
        <w:tc>
          <w:tcPr>
            <w:tcW w:w="1681" w:type="pct"/>
          </w:tcPr>
          <w:p w14:paraId="06D4A7B2" w14:textId="77777777" w:rsidR="002021F1" w:rsidRPr="00B26DC9" w:rsidRDefault="002021F1" w:rsidP="002021F1">
            <w:pPr>
              <w:autoSpaceDE w:val="0"/>
              <w:autoSpaceDN w:val="0"/>
              <w:adjustRightInd w:val="0"/>
              <w:spacing w:after="120"/>
              <w:rPr>
                <w:sz w:val="18"/>
                <w:szCs w:val="18"/>
              </w:rPr>
            </w:pPr>
            <w:r w:rsidRPr="00B26DC9">
              <w:rPr>
                <w:sz w:val="18"/>
                <w:szCs w:val="18"/>
              </w:rPr>
              <w:t>e.g.</w:t>
            </w:r>
          </w:p>
          <w:p w14:paraId="27320A8B" w14:textId="77777777" w:rsidR="002021F1" w:rsidRPr="00B26DC9" w:rsidRDefault="002021F1" w:rsidP="002021F1">
            <w:pPr>
              <w:spacing w:after="120"/>
              <w:rPr>
                <w:sz w:val="18"/>
                <w:szCs w:val="18"/>
              </w:rPr>
            </w:pPr>
            <w:r w:rsidRPr="00B26DC9">
              <w:rPr>
                <w:sz w:val="18"/>
                <w:szCs w:val="18"/>
              </w:rPr>
              <w:t>1=Periodic</w:t>
            </w:r>
            <w:r w:rsidRPr="00B26DC9">
              <w:rPr>
                <w:sz w:val="18"/>
                <w:szCs w:val="18"/>
              </w:rPr>
              <w:tab/>
            </w:r>
          </w:p>
          <w:p w14:paraId="45CB36C9" w14:textId="77777777" w:rsidR="002021F1" w:rsidRPr="00B26DC9" w:rsidRDefault="002021F1" w:rsidP="002021F1">
            <w:pPr>
              <w:spacing w:after="120"/>
              <w:rPr>
                <w:sz w:val="18"/>
                <w:szCs w:val="18"/>
              </w:rPr>
            </w:pPr>
            <w:r w:rsidRPr="00B26DC9">
              <w:rPr>
                <w:sz w:val="18"/>
                <w:szCs w:val="18"/>
              </w:rPr>
              <w:t>2=Interim</w:t>
            </w:r>
          </w:p>
          <w:p w14:paraId="20019104" w14:textId="77777777" w:rsidR="002021F1" w:rsidRPr="00B26DC9" w:rsidRDefault="00060D3A" w:rsidP="00060D3A">
            <w:pPr>
              <w:spacing w:after="120"/>
              <w:rPr>
                <w:sz w:val="18"/>
                <w:szCs w:val="18"/>
              </w:rPr>
            </w:pPr>
            <w:r>
              <w:rPr>
                <w:sz w:val="18"/>
                <w:szCs w:val="18"/>
              </w:rPr>
              <w:t>5=VAT Credit</w:t>
            </w:r>
          </w:p>
        </w:tc>
      </w:tr>
      <w:tr w:rsidR="002021F1" w:rsidRPr="005B4766" w14:paraId="497998D2" w14:textId="77777777" w:rsidTr="002021F1">
        <w:tc>
          <w:tcPr>
            <w:tcW w:w="1324" w:type="pct"/>
          </w:tcPr>
          <w:p w14:paraId="64242822" w14:textId="77777777" w:rsidR="002021F1" w:rsidRPr="005B4766" w:rsidRDefault="002021F1" w:rsidP="002021F1">
            <w:pPr>
              <w:spacing w:after="120"/>
              <w:rPr>
                <w:sz w:val="18"/>
                <w:szCs w:val="18"/>
              </w:rPr>
            </w:pPr>
            <w:r w:rsidRPr="005B4766">
              <w:rPr>
                <w:sz w:val="18"/>
                <w:szCs w:val="18"/>
              </w:rPr>
              <w:t>Bill title or service name</w:t>
            </w:r>
          </w:p>
        </w:tc>
        <w:tc>
          <w:tcPr>
            <w:tcW w:w="630" w:type="pct"/>
          </w:tcPr>
          <w:p w14:paraId="5A249E28" w14:textId="77777777" w:rsidR="002021F1" w:rsidRPr="005B4766" w:rsidRDefault="002021F1" w:rsidP="002021F1">
            <w:pPr>
              <w:spacing w:after="120"/>
              <w:rPr>
                <w:sz w:val="18"/>
                <w:szCs w:val="18"/>
              </w:rPr>
            </w:pPr>
            <w:r w:rsidRPr="005B4766">
              <w:rPr>
                <w:sz w:val="18"/>
                <w:szCs w:val="18"/>
              </w:rPr>
              <w:t>12</w:t>
            </w:r>
          </w:p>
        </w:tc>
        <w:tc>
          <w:tcPr>
            <w:tcW w:w="630" w:type="pct"/>
          </w:tcPr>
          <w:p w14:paraId="49D43D65" w14:textId="77777777" w:rsidR="002021F1" w:rsidRPr="005B4766" w:rsidRDefault="002021F1" w:rsidP="002021F1">
            <w:pPr>
              <w:spacing w:after="120"/>
              <w:rPr>
                <w:sz w:val="18"/>
                <w:szCs w:val="18"/>
              </w:rPr>
            </w:pPr>
            <w:r>
              <w:rPr>
                <w:sz w:val="18"/>
                <w:szCs w:val="18"/>
              </w:rPr>
              <w:t>80</w:t>
            </w:r>
          </w:p>
        </w:tc>
        <w:tc>
          <w:tcPr>
            <w:tcW w:w="735" w:type="pct"/>
          </w:tcPr>
          <w:p w14:paraId="6E4435DD" w14:textId="77777777" w:rsidR="002021F1" w:rsidRPr="005B4766" w:rsidRDefault="002021F1" w:rsidP="002021F1">
            <w:pPr>
              <w:spacing w:after="120"/>
              <w:rPr>
                <w:sz w:val="18"/>
                <w:szCs w:val="18"/>
              </w:rPr>
            </w:pPr>
            <w:r w:rsidRPr="005B4766">
              <w:rPr>
                <w:sz w:val="18"/>
                <w:szCs w:val="18"/>
              </w:rPr>
              <w:t>Text</w:t>
            </w:r>
          </w:p>
        </w:tc>
        <w:tc>
          <w:tcPr>
            <w:tcW w:w="1681" w:type="pct"/>
          </w:tcPr>
          <w:p w14:paraId="49D347E3" w14:textId="77777777" w:rsidR="002021F1" w:rsidRPr="00B26DC9" w:rsidRDefault="002021F1" w:rsidP="002021F1">
            <w:pPr>
              <w:spacing w:after="120"/>
              <w:rPr>
                <w:sz w:val="18"/>
                <w:szCs w:val="18"/>
              </w:rPr>
            </w:pPr>
            <w:r w:rsidRPr="00B26DC9">
              <w:rPr>
                <w:sz w:val="18"/>
                <w:szCs w:val="18"/>
              </w:rPr>
              <w:t>e.g. Generic Ethernet Access</w:t>
            </w:r>
          </w:p>
        </w:tc>
      </w:tr>
    </w:tbl>
    <w:p w14:paraId="58E88375" w14:textId="77777777" w:rsidR="002021F1" w:rsidRPr="00EC4F9F" w:rsidRDefault="002021F1" w:rsidP="002021F1">
      <w:pPr>
        <w:jc w:val="both"/>
      </w:pPr>
      <w:r w:rsidRPr="00C96757">
        <w:t xml:space="preserve">This header record uses the standard format for header records for other services being billed on </w:t>
      </w:r>
      <w:r>
        <w:t>Atlantis</w:t>
      </w:r>
    </w:p>
    <w:p w14:paraId="6B08112B" w14:textId="77777777" w:rsidR="002021F1" w:rsidRPr="005B4766" w:rsidRDefault="002021F1" w:rsidP="00870DEA">
      <w:pPr>
        <w:pStyle w:val="Heading2"/>
      </w:pPr>
      <w:bookmarkStart w:id="245" w:name="_Toc268602776"/>
      <w:bookmarkStart w:id="246" w:name="_Toc292189172"/>
      <w:bookmarkStart w:id="247" w:name="productcharge"/>
      <w:bookmarkStart w:id="248" w:name="_Toc488928594"/>
      <w:bookmarkStart w:id="249" w:name="_Toc488928819"/>
      <w:bookmarkStart w:id="250" w:name="_Ref4779323"/>
      <w:bookmarkStart w:id="251" w:name="_PRODUCT_CHARGES_RECORD"/>
      <w:bookmarkStart w:id="252" w:name="_Toc205994566"/>
      <w:bookmarkEnd w:id="251"/>
      <w:r w:rsidRPr="005B4766">
        <w:t xml:space="preserve">PRODUCT </w:t>
      </w:r>
      <w:r w:rsidRPr="00870DEA">
        <w:t>CHARGES</w:t>
      </w:r>
      <w:r w:rsidRPr="005B4766">
        <w:t xml:space="preserve"> RECORD</w:t>
      </w:r>
      <w:bookmarkEnd w:id="245"/>
      <w:bookmarkEnd w:id="246"/>
      <w:bookmarkEnd w:id="248"/>
      <w:bookmarkEnd w:id="249"/>
      <w:bookmarkEnd w:id="250"/>
      <w:bookmarkEnd w:id="252"/>
    </w:p>
    <w:bookmarkEnd w:id="247"/>
    <w:p w14:paraId="2F878D84" w14:textId="77777777" w:rsidR="002021F1" w:rsidRPr="005B5DBC" w:rsidRDefault="002021F1" w:rsidP="002021F1">
      <w:pPr>
        <w:jc w:val="both"/>
      </w:pPr>
      <w:r w:rsidRPr="005B5DBC">
        <w:t>The following product details record will be included in the data file and will contain the following character separated bill data.</w:t>
      </w:r>
    </w:p>
    <w:p w14:paraId="7E4CD432" w14:textId="77777777" w:rsidR="002021F1" w:rsidRDefault="002021F1" w:rsidP="002021F1">
      <w:pPr>
        <w:jc w:val="both"/>
        <w:rPr>
          <w:b/>
        </w:rPr>
      </w:pPr>
      <w:r w:rsidRPr="008432BB">
        <w:t>Record Type:</w:t>
      </w:r>
      <w:r w:rsidRPr="008432BB">
        <w:rPr>
          <w:b/>
        </w:rPr>
        <w:t xml:space="preserve"> PRODUCTCHARGE</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671"/>
        <w:gridCol w:w="650"/>
        <w:gridCol w:w="1107"/>
        <w:gridCol w:w="1153"/>
        <w:gridCol w:w="3109"/>
        <w:gridCol w:w="1546"/>
      </w:tblGrid>
      <w:tr w:rsidR="002021F1" w:rsidRPr="005B4766" w14:paraId="19ABD9A4" w14:textId="77777777" w:rsidTr="003E2CF6">
        <w:trPr>
          <w:tblHeader/>
        </w:trPr>
        <w:tc>
          <w:tcPr>
            <w:tcW w:w="905" w:type="pct"/>
          </w:tcPr>
          <w:p w14:paraId="64757ACC" w14:textId="77777777" w:rsidR="002021F1" w:rsidRPr="005B4766" w:rsidRDefault="002021F1" w:rsidP="002021F1">
            <w:pPr>
              <w:spacing w:after="120"/>
              <w:rPr>
                <w:b/>
                <w:sz w:val="18"/>
                <w:szCs w:val="18"/>
              </w:rPr>
            </w:pPr>
            <w:r w:rsidRPr="005B4766">
              <w:rPr>
                <w:b/>
                <w:sz w:val="18"/>
                <w:szCs w:val="18"/>
              </w:rPr>
              <w:t>Field Name</w:t>
            </w:r>
          </w:p>
        </w:tc>
        <w:tc>
          <w:tcPr>
            <w:tcW w:w="352" w:type="pct"/>
          </w:tcPr>
          <w:p w14:paraId="09F4CF09" w14:textId="77777777" w:rsidR="002021F1" w:rsidRPr="005B4766" w:rsidRDefault="002021F1" w:rsidP="002021F1">
            <w:pPr>
              <w:spacing w:after="120"/>
              <w:rPr>
                <w:b/>
                <w:sz w:val="18"/>
                <w:szCs w:val="18"/>
              </w:rPr>
            </w:pPr>
            <w:r w:rsidRPr="005B4766">
              <w:rPr>
                <w:b/>
                <w:sz w:val="18"/>
                <w:szCs w:val="18"/>
              </w:rPr>
              <w:t>Field No</w:t>
            </w:r>
          </w:p>
        </w:tc>
        <w:tc>
          <w:tcPr>
            <w:tcW w:w="599" w:type="pct"/>
          </w:tcPr>
          <w:p w14:paraId="0FB74777" w14:textId="77777777" w:rsidR="002021F1" w:rsidRPr="005B4766" w:rsidRDefault="002021F1" w:rsidP="002021F1">
            <w:pPr>
              <w:spacing w:after="120"/>
              <w:rPr>
                <w:b/>
                <w:sz w:val="18"/>
                <w:szCs w:val="18"/>
              </w:rPr>
            </w:pPr>
            <w:r w:rsidRPr="005B4766">
              <w:rPr>
                <w:b/>
                <w:sz w:val="18"/>
                <w:szCs w:val="18"/>
              </w:rPr>
              <w:t xml:space="preserve">Maximum Field Length          </w:t>
            </w:r>
          </w:p>
        </w:tc>
        <w:tc>
          <w:tcPr>
            <w:tcW w:w="624" w:type="pct"/>
          </w:tcPr>
          <w:p w14:paraId="053D66BE" w14:textId="77777777" w:rsidR="002021F1" w:rsidRPr="005B4766" w:rsidRDefault="002021F1" w:rsidP="002021F1">
            <w:pPr>
              <w:spacing w:after="120"/>
              <w:rPr>
                <w:b/>
                <w:sz w:val="18"/>
                <w:szCs w:val="18"/>
              </w:rPr>
            </w:pPr>
            <w:r w:rsidRPr="005B4766">
              <w:rPr>
                <w:b/>
                <w:sz w:val="18"/>
                <w:szCs w:val="18"/>
              </w:rPr>
              <w:t>Format</w:t>
            </w:r>
          </w:p>
        </w:tc>
        <w:tc>
          <w:tcPr>
            <w:tcW w:w="1683" w:type="pct"/>
          </w:tcPr>
          <w:p w14:paraId="1F9B3794" w14:textId="77777777" w:rsidR="002021F1" w:rsidRPr="005B4766" w:rsidRDefault="002021F1" w:rsidP="002021F1">
            <w:pPr>
              <w:spacing w:after="120"/>
              <w:rPr>
                <w:b/>
                <w:sz w:val="18"/>
                <w:szCs w:val="18"/>
              </w:rPr>
            </w:pPr>
            <w:r w:rsidRPr="005B4766">
              <w:rPr>
                <w:b/>
                <w:sz w:val="18"/>
                <w:szCs w:val="18"/>
              </w:rPr>
              <w:t>Value</w:t>
            </w:r>
          </w:p>
        </w:tc>
        <w:tc>
          <w:tcPr>
            <w:tcW w:w="836" w:type="pct"/>
          </w:tcPr>
          <w:p w14:paraId="20AFF738" w14:textId="77777777" w:rsidR="002021F1" w:rsidRPr="005B4766" w:rsidRDefault="002021F1" w:rsidP="002021F1">
            <w:pPr>
              <w:spacing w:after="120"/>
              <w:rPr>
                <w:b/>
                <w:sz w:val="18"/>
                <w:szCs w:val="18"/>
              </w:rPr>
            </w:pPr>
            <w:r>
              <w:rPr>
                <w:b/>
                <w:sz w:val="18"/>
                <w:szCs w:val="18"/>
              </w:rPr>
              <w:t>Note</w:t>
            </w:r>
          </w:p>
        </w:tc>
      </w:tr>
      <w:tr w:rsidR="002021F1" w:rsidRPr="005B4766" w14:paraId="37F60ED7" w14:textId="77777777" w:rsidTr="003E2CF6">
        <w:tc>
          <w:tcPr>
            <w:tcW w:w="905" w:type="pct"/>
          </w:tcPr>
          <w:p w14:paraId="70C92831" w14:textId="77777777" w:rsidR="002021F1" w:rsidRPr="005B4766" w:rsidRDefault="002021F1" w:rsidP="002021F1">
            <w:pPr>
              <w:spacing w:after="120"/>
              <w:rPr>
                <w:sz w:val="18"/>
                <w:szCs w:val="18"/>
              </w:rPr>
            </w:pPr>
            <w:r w:rsidRPr="005B4766">
              <w:rPr>
                <w:sz w:val="18"/>
                <w:szCs w:val="18"/>
              </w:rPr>
              <w:t>Record Type</w:t>
            </w:r>
          </w:p>
        </w:tc>
        <w:tc>
          <w:tcPr>
            <w:tcW w:w="352" w:type="pct"/>
          </w:tcPr>
          <w:p w14:paraId="7017C1CE" w14:textId="77777777" w:rsidR="002021F1" w:rsidRPr="005B4766" w:rsidRDefault="002021F1" w:rsidP="002021F1">
            <w:pPr>
              <w:spacing w:after="120"/>
              <w:rPr>
                <w:sz w:val="18"/>
                <w:szCs w:val="18"/>
              </w:rPr>
            </w:pPr>
            <w:r w:rsidRPr="005B4766">
              <w:rPr>
                <w:sz w:val="18"/>
                <w:szCs w:val="18"/>
              </w:rPr>
              <w:t>1</w:t>
            </w:r>
          </w:p>
        </w:tc>
        <w:tc>
          <w:tcPr>
            <w:tcW w:w="599" w:type="pct"/>
          </w:tcPr>
          <w:p w14:paraId="5A72EC27" w14:textId="77777777" w:rsidR="002021F1" w:rsidRPr="005B4766" w:rsidRDefault="002021F1" w:rsidP="002021F1">
            <w:pPr>
              <w:spacing w:after="120"/>
              <w:rPr>
                <w:sz w:val="18"/>
                <w:szCs w:val="18"/>
              </w:rPr>
            </w:pPr>
            <w:r>
              <w:rPr>
                <w:sz w:val="18"/>
                <w:szCs w:val="18"/>
              </w:rPr>
              <w:t>255</w:t>
            </w:r>
          </w:p>
        </w:tc>
        <w:tc>
          <w:tcPr>
            <w:tcW w:w="624" w:type="pct"/>
          </w:tcPr>
          <w:p w14:paraId="05DA78CD" w14:textId="77777777" w:rsidR="002021F1" w:rsidRPr="005B4766" w:rsidRDefault="002021F1" w:rsidP="002021F1">
            <w:pPr>
              <w:spacing w:after="120"/>
              <w:rPr>
                <w:sz w:val="18"/>
                <w:szCs w:val="18"/>
              </w:rPr>
            </w:pPr>
            <w:r w:rsidRPr="005B4766">
              <w:rPr>
                <w:sz w:val="18"/>
                <w:szCs w:val="18"/>
              </w:rPr>
              <w:t>Text</w:t>
            </w:r>
          </w:p>
        </w:tc>
        <w:tc>
          <w:tcPr>
            <w:tcW w:w="1683" w:type="pct"/>
          </w:tcPr>
          <w:p w14:paraId="295901C7" w14:textId="77777777" w:rsidR="002021F1" w:rsidRPr="005B4766" w:rsidRDefault="002021F1" w:rsidP="002021F1">
            <w:pPr>
              <w:spacing w:after="120"/>
              <w:rPr>
                <w:sz w:val="18"/>
                <w:szCs w:val="18"/>
              </w:rPr>
            </w:pPr>
            <w:r w:rsidRPr="005B4766">
              <w:rPr>
                <w:sz w:val="18"/>
                <w:szCs w:val="18"/>
              </w:rPr>
              <w:t>PRODUCTCHARGE</w:t>
            </w:r>
          </w:p>
        </w:tc>
        <w:tc>
          <w:tcPr>
            <w:tcW w:w="836" w:type="pct"/>
          </w:tcPr>
          <w:p w14:paraId="56A5F6B3" w14:textId="77777777" w:rsidR="002021F1" w:rsidRPr="005B4766" w:rsidRDefault="002021F1" w:rsidP="002021F1">
            <w:pPr>
              <w:spacing w:after="120"/>
              <w:rPr>
                <w:sz w:val="18"/>
                <w:szCs w:val="18"/>
              </w:rPr>
            </w:pPr>
          </w:p>
        </w:tc>
      </w:tr>
      <w:tr w:rsidR="002021F1" w:rsidRPr="005B4766" w14:paraId="72FA0F47" w14:textId="77777777" w:rsidTr="003E2CF6">
        <w:tc>
          <w:tcPr>
            <w:tcW w:w="905" w:type="pct"/>
          </w:tcPr>
          <w:p w14:paraId="75A41177" w14:textId="77777777" w:rsidR="002021F1" w:rsidRPr="005B4766" w:rsidRDefault="002021F1" w:rsidP="002021F1">
            <w:pPr>
              <w:spacing w:after="120"/>
              <w:rPr>
                <w:sz w:val="18"/>
                <w:szCs w:val="18"/>
              </w:rPr>
            </w:pPr>
            <w:r w:rsidRPr="005B4766">
              <w:rPr>
                <w:sz w:val="18"/>
                <w:szCs w:val="18"/>
              </w:rPr>
              <w:t>Product Description</w:t>
            </w:r>
          </w:p>
        </w:tc>
        <w:tc>
          <w:tcPr>
            <w:tcW w:w="352" w:type="pct"/>
          </w:tcPr>
          <w:p w14:paraId="323EE763" w14:textId="77777777" w:rsidR="002021F1" w:rsidRPr="005B4766" w:rsidRDefault="002021F1" w:rsidP="002021F1">
            <w:pPr>
              <w:spacing w:after="120"/>
              <w:rPr>
                <w:sz w:val="18"/>
                <w:szCs w:val="18"/>
              </w:rPr>
            </w:pPr>
            <w:r w:rsidRPr="005B4766">
              <w:rPr>
                <w:sz w:val="18"/>
                <w:szCs w:val="18"/>
              </w:rPr>
              <w:t>2</w:t>
            </w:r>
          </w:p>
        </w:tc>
        <w:tc>
          <w:tcPr>
            <w:tcW w:w="599" w:type="pct"/>
          </w:tcPr>
          <w:p w14:paraId="323F7CD5" w14:textId="77777777" w:rsidR="002021F1" w:rsidRPr="005B4766" w:rsidRDefault="002021F1" w:rsidP="002021F1">
            <w:pPr>
              <w:spacing w:after="120"/>
              <w:rPr>
                <w:sz w:val="18"/>
                <w:szCs w:val="18"/>
              </w:rPr>
            </w:pPr>
            <w:r w:rsidRPr="005B4766">
              <w:rPr>
                <w:sz w:val="18"/>
                <w:szCs w:val="18"/>
              </w:rPr>
              <w:t>40</w:t>
            </w:r>
          </w:p>
        </w:tc>
        <w:tc>
          <w:tcPr>
            <w:tcW w:w="624" w:type="pct"/>
          </w:tcPr>
          <w:p w14:paraId="48A4D63D" w14:textId="77777777" w:rsidR="002021F1" w:rsidRPr="005B4766" w:rsidRDefault="002021F1" w:rsidP="002021F1">
            <w:pPr>
              <w:spacing w:after="120"/>
              <w:rPr>
                <w:sz w:val="18"/>
                <w:szCs w:val="18"/>
              </w:rPr>
            </w:pPr>
            <w:r w:rsidRPr="005B4766">
              <w:rPr>
                <w:sz w:val="18"/>
                <w:szCs w:val="18"/>
              </w:rPr>
              <w:t>Text</w:t>
            </w:r>
          </w:p>
        </w:tc>
        <w:tc>
          <w:tcPr>
            <w:tcW w:w="1683" w:type="pct"/>
          </w:tcPr>
          <w:p w14:paraId="76BBBA59" w14:textId="77777777" w:rsidR="002021F1" w:rsidRPr="00B26DC9" w:rsidRDefault="002021F1" w:rsidP="002021F1">
            <w:pPr>
              <w:spacing w:after="120"/>
              <w:rPr>
                <w:sz w:val="18"/>
                <w:szCs w:val="18"/>
              </w:rPr>
            </w:pPr>
            <w:r w:rsidRPr="00B26DC9">
              <w:rPr>
                <w:sz w:val="18"/>
                <w:szCs w:val="18"/>
              </w:rPr>
              <w:t>e.g. GEA over FTTC up to 40/2Mb Basic Provide</w:t>
            </w:r>
          </w:p>
        </w:tc>
        <w:tc>
          <w:tcPr>
            <w:tcW w:w="836" w:type="pct"/>
          </w:tcPr>
          <w:p w14:paraId="1AE8E085" w14:textId="77777777" w:rsidR="002021F1" w:rsidRPr="00B26DC9" w:rsidRDefault="002021F1" w:rsidP="002021F1">
            <w:pPr>
              <w:spacing w:after="120"/>
              <w:rPr>
                <w:sz w:val="18"/>
                <w:szCs w:val="18"/>
              </w:rPr>
            </w:pPr>
          </w:p>
        </w:tc>
      </w:tr>
      <w:tr w:rsidR="002021F1" w:rsidRPr="005B4766" w14:paraId="35F2EB66" w14:textId="77777777" w:rsidTr="003E2CF6">
        <w:tc>
          <w:tcPr>
            <w:tcW w:w="905" w:type="pct"/>
          </w:tcPr>
          <w:p w14:paraId="7E290323" w14:textId="77777777" w:rsidR="002021F1" w:rsidRPr="00C41C68" w:rsidRDefault="002021F1" w:rsidP="002021F1">
            <w:pPr>
              <w:spacing w:after="120"/>
              <w:rPr>
                <w:sz w:val="18"/>
                <w:szCs w:val="18"/>
              </w:rPr>
            </w:pPr>
            <w:r w:rsidRPr="00B26DC9">
              <w:rPr>
                <w:sz w:val="18"/>
                <w:szCs w:val="18"/>
              </w:rPr>
              <w:t>Product Tariff name</w:t>
            </w:r>
            <w:r w:rsidRPr="00C41C68" w:rsidDel="00F71132">
              <w:rPr>
                <w:sz w:val="18"/>
                <w:szCs w:val="18"/>
              </w:rPr>
              <w:t xml:space="preserve"> </w:t>
            </w:r>
          </w:p>
        </w:tc>
        <w:tc>
          <w:tcPr>
            <w:tcW w:w="352" w:type="pct"/>
          </w:tcPr>
          <w:p w14:paraId="066A48BC" w14:textId="77777777" w:rsidR="002021F1" w:rsidRPr="00C41C68" w:rsidRDefault="002021F1" w:rsidP="002021F1">
            <w:pPr>
              <w:spacing w:after="120"/>
              <w:rPr>
                <w:sz w:val="18"/>
                <w:szCs w:val="18"/>
              </w:rPr>
            </w:pPr>
            <w:r w:rsidRPr="00C41C68">
              <w:rPr>
                <w:sz w:val="18"/>
                <w:szCs w:val="18"/>
              </w:rPr>
              <w:t>3</w:t>
            </w:r>
          </w:p>
        </w:tc>
        <w:tc>
          <w:tcPr>
            <w:tcW w:w="599" w:type="pct"/>
          </w:tcPr>
          <w:p w14:paraId="367500E1" w14:textId="77777777" w:rsidR="002021F1" w:rsidRPr="00C41C68" w:rsidRDefault="002021F1" w:rsidP="002021F1">
            <w:pPr>
              <w:spacing w:after="120"/>
              <w:rPr>
                <w:sz w:val="18"/>
                <w:szCs w:val="18"/>
              </w:rPr>
            </w:pPr>
            <w:r>
              <w:rPr>
                <w:sz w:val="18"/>
                <w:szCs w:val="18"/>
              </w:rPr>
              <w:t>40</w:t>
            </w:r>
          </w:p>
        </w:tc>
        <w:tc>
          <w:tcPr>
            <w:tcW w:w="624" w:type="pct"/>
          </w:tcPr>
          <w:p w14:paraId="41AF9480" w14:textId="77777777" w:rsidR="002021F1" w:rsidRPr="00C41C68" w:rsidRDefault="002021F1" w:rsidP="002021F1">
            <w:pPr>
              <w:spacing w:after="120"/>
              <w:rPr>
                <w:sz w:val="18"/>
                <w:szCs w:val="18"/>
              </w:rPr>
            </w:pPr>
            <w:r w:rsidRPr="00C41C68">
              <w:rPr>
                <w:sz w:val="18"/>
                <w:szCs w:val="18"/>
              </w:rPr>
              <w:t>Text</w:t>
            </w:r>
          </w:p>
        </w:tc>
        <w:tc>
          <w:tcPr>
            <w:tcW w:w="1683" w:type="pct"/>
          </w:tcPr>
          <w:p w14:paraId="07E0C766" w14:textId="77777777" w:rsidR="002021F1" w:rsidRPr="00B26DC9" w:rsidRDefault="002021F1" w:rsidP="002021F1">
            <w:pPr>
              <w:spacing w:after="120"/>
              <w:rPr>
                <w:sz w:val="18"/>
                <w:szCs w:val="18"/>
              </w:rPr>
            </w:pPr>
            <w:r w:rsidRPr="00B26DC9">
              <w:rPr>
                <w:sz w:val="18"/>
                <w:szCs w:val="18"/>
              </w:rPr>
              <w:t>e.g. GEA</w:t>
            </w:r>
            <w:r w:rsidR="00393CFE">
              <w:rPr>
                <w:sz w:val="18"/>
                <w:szCs w:val="18"/>
              </w:rPr>
              <w:t xml:space="preserve"> </w:t>
            </w:r>
            <w:r w:rsidRPr="00B26DC9">
              <w:rPr>
                <w:sz w:val="18"/>
                <w:szCs w:val="18"/>
              </w:rPr>
              <w:t>-</w:t>
            </w:r>
            <w:r w:rsidR="00393CFE">
              <w:rPr>
                <w:sz w:val="18"/>
                <w:szCs w:val="18"/>
              </w:rPr>
              <w:t xml:space="preserve"> </w:t>
            </w:r>
            <w:r w:rsidRPr="00B26DC9">
              <w:rPr>
                <w:sz w:val="18"/>
                <w:szCs w:val="18"/>
              </w:rPr>
              <w:t>FTTC 40/10M Basic Provide</w:t>
            </w:r>
          </w:p>
        </w:tc>
        <w:tc>
          <w:tcPr>
            <w:tcW w:w="836" w:type="pct"/>
          </w:tcPr>
          <w:p w14:paraId="554E3FD0" w14:textId="77777777" w:rsidR="002021F1" w:rsidRPr="00C41C68" w:rsidRDefault="002021F1" w:rsidP="002021F1">
            <w:pPr>
              <w:spacing w:after="120"/>
              <w:rPr>
                <w:sz w:val="18"/>
                <w:szCs w:val="18"/>
              </w:rPr>
            </w:pPr>
          </w:p>
        </w:tc>
      </w:tr>
      <w:tr w:rsidR="002021F1" w:rsidRPr="005B4766" w14:paraId="29880BC8" w14:textId="77777777" w:rsidTr="003E2CF6">
        <w:tc>
          <w:tcPr>
            <w:tcW w:w="905" w:type="pct"/>
          </w:tcPr>
          <w:p w14:paraId="433D83EB" w14:textId="77777777" w:rsidR="002021F1" w:rsidRPr="005B4766" w:rsidRDefault="002021F1" w:rsidP="002021F1">
            <w:pPr>
              <w:spacing w:after="120"/>
              <w:rPr>
                <w:sz w:val="18"/>
                <w:szCs w:val="18"/>
              </w:rPr>
            </w:pPr>
            <w:r w:rsidRPr="00B26DC9">
              <w:rPr>
                <w:sz w:val="18"/>
                <w:szCs w:val="18"/>
              </w:rPr>
              <w:t>Product Label</w:t>
            </w:r>
          </w:p>
        </w:tc>
        <w:tc>
          <w:tcPr>
            <w:tcW w:w="352" w:type="pct"/>
          </w:tcPr>
          <w:p w14:paraId="29FA9C60" w14:textId="77777777" w:rsidR="002021F1" w:rsidRPr="005B4766" w:rsidRDefault="002021F1" w:rsidP="002021F1">
            <w:pPr>
              <w:spacing w:after="120"/>
              <w:rPr>
                <w:sz w:val="18"/>
                <w:szCs w:val="18"/>
              </w:rPr>
            </w:pPr>
            <w:r w:rsidRPr="005B4766">
              <w:rPr>
                <w:sz w:val="18"/>
                <w:szCs w:val="18"/>
              </w:rPr>
              <w:t>4</w:t>
            </w:r>
          </w:p>
        </w:tc>
        <w:tc>
          <w:tcPr>
            <w:tcW w:w="599" w:type="pct"/>
          </w:tcPr>
          <w:p w14:paraId="0E4DC5BA" w14:textId="77777777" w:rsidR="002021F1" w:rsidRPr="005B4766" w:rsidRDefault="002021F1" w:rsidP="002021F1">
            <w:pPr>
              <w:spacing w:after="120"/>
              <w:rPr>
                <w:sz w:val="18"/>
                <w:szCs w:val="18"/>
              </w:rPr>
            </w:pPr>
            <w:r>
              <w:rPr>
                <w:sz w:val="18"/>
                <w:szCs w:val="18"/>
              </w:rPr>
              <w:t>80</w:t>
            </w:r>
          </w:p>
        </w:tc>
        <w:tc>
          <w:tcPr>
            <w:tcW w:w="624" w:type="pct"/>
          </w:tcPr>
          <w:p w14:paraId="58A7228C" w14:textId="77777777" w:rsidR="002021F1" w:rsidRPr="005B4766" w:rsidRDefault="002021F1" w:rsidP="002021F1">
            <w:pPr>
              <w:spacing w:after="120"/>
              <w:rPr>
                <w:sz w:val="18"/>
                <w:szCs w:val="18"/>
              </w:rPr>
            </w:pPr>
            <w:r w:rsidRPr="005B4766">
              <w:rPr>
                <w:sz w:val="18"/>
                <w:szCs w:val="18"/>
              </w:rPr>
              <w:t>Text</w:t>
            </w:r>
          </w:p>
        </w:tc>
        <w:tc>
          <w:tcPr>
            <w:tcW w:w="1683" w:type="pct"/>
          </w:tcPr>
          <w:p w14:paraId="1EE5349F" w14:textId="77777777" w:rsidR="002021F1" w:rsidRPr="00B26DC9" w:rsidRDefault="002021F1" w:rsidP="002021F1">
            <w:pPr>
              <w:spacing w:after="120"/>
              <w:rPr>
                <w:sz w:val="18"/>
                <w:szCs w:val="18"/>
              </w:rPr>
            </w:pPr>
            <w:r w:rsidRPr="00B26DC9">
              <w:rPr>
                <w:sz w:val="18"/>
                <w:szCs w:val="18"/>
              </w:rPr>
              <w:t>e.g. OGEA00047982</w:t>
            </w:r>
          </w:p>
        </w:tc>
        <w:tc>
          <w:tcPr>
            <w:tcW w:w="836" w:type="pct"/>
          </w:tcPr>
          <w:p w14:paraId="5A20707B" w14:textId="77777777" w:rsidR="002021F1" w:rsidRPr="005B4766" w:rsidRDefault="002021F1" w:rsidP="002021F1">
            <w:pPr>
              <w:spacing w:after="120"/>
              <w:rPr>
                <w:sz w:val="18"/>
                <w:szCs w:val="18"/>
              </w:rPr>
            </w:pPr>
          </w:p>
        </w:tc>
      </w:tr>
      <w:tr w:rsidR="002021F1" w:rsidRPr="005B4766" w14:paraId="4B8583A3" w14:textId="77777777" w:rsidTr="003E2CF6">
        <w:tc>
          <w:tcPr>
            <w:tcW w:w="905" w:type="pct"/>
          </w:tcPr>
          <w:p w14:paraId="6338BD1D" w14:textId="77777777" w:rsidR="002021F1" w:rsidRPr="005B4766" w:rsidRDefault="002021F1" w:rsidP="002021F1">
            <w:pPr>
              <w:spacing w:after="120"/>
              <w:rPr>
                <w:sz w:val="18"/>
                <w:szCs w:val="18"/>
              </w:rPr>
            </w:pPr>
            <w:r w:rsidRPr="00B26DC9">
              <w:rPr>
                <w:sz w:val="18"/>
                <w:szCs w:val="18"/>
              </w:rPr>
              <w:t>Charge Description</w:t>
            </w:r>
          </w:p>
        </w:tc>
        <w:tc>
          <w:tcPr>
            <w:tcW w:w="352" w:type="pct"/>
          </w:tcPr>
          <w:p w14:paraId="12BBE9FD" w14:textId="77777777" w:rsidR="002021F1" w:rsidRPr="005B4766" w:rsidRDefault="002021F1" w:rsidP="002021F1">
            <w:pPr>
              <w:spacing w:after="120"/>
              <w:rPr>
                <w:sz w:val="18"/>
                <w:szCs w:val="18"/>
              </w:rPr>
            </w:pPr>
            <w:r w:rsidRPr="005B4766">
              <w:rPr>
                <w:sz w:val="18"/>
                <w:szCs w:val="18"/>
              </w:rPr>
              <w:t>5</w:t>
            </w:r>
          </w:p>
        </w:tc>
        <w:tc>
          <w:tcPr>
            <w:tcW w:w="599" w:type="pct"/>
          </w:tcPr>
          <w:p w14:paraId="4E0C4A54" w14:textId="77777777" w:rsidR="002021F1" w:rsidRPr="005B4766" w:rsidRDefault="002021F1" w:rsidP="002021F1">
            <w:pPr>
              <w:spacing w:after="120"/>
              <w:rPr>
                <w:sz w:val="18"/>
                <w:szCs w:val="18"/>
              </w:rPr>
            </w:pPr>
            <w:r>
              <w:rPr>
                <w:sz w:val="18"/>
                <w:szCs w:val="18"/>
              </w:rPr>
              <w:t>20</w:t>
            </w:r>
          </w:p>
        </w:tc>
        <w:tc>
          <w:tcPr>
            <w:tcW w:w="624" w:type="pct"/>
          </w:tcPr>
          <w:p w14:paraId="488C53EE" w14:textId="77777777" w:rsidR="002021F1" w:rsidRPr="005B4766" w:rsidRDefault="002021F1" w:rsidP="002021F1">
            <w:pPr>
              <w:spacing w:after="120"/>
              <w:rPr>
                <w:sz w:val="18"/>
                <w:szCs w:val="18"/>
              </w:rPr>
            </w:pPr>
            <w:r w:rsidRPr="005B4766">
              <w:rPr>
                <w:sz w:val="18"/>
                <w:szCs w:val="18"/>
              </w:rPr>
              <w:t>Text</w:t>
            </w:r>
          </w:p>
        </w:tc>
        <w:tc>
          <w:tcPr>
            <w:tcW w:w="1683" w:type="pct"/>
          </w:tcPr>
          <w:p w14:paraId="4A7C9C04" w14:textId="77777777" w:rsidR="002021F1" w:rsidRPr="00B26DC9" w:rsidRDefault="002021F1" w:rsidP="002021F1">
            <w:pPr>
              <w:spacing w:after="120"/>
              <w:rPr>
                <w:sz w:val="18"/>
                <w:szCs w:val="18"/>
              </w:rPr>
            </w:pPr>
            <w:r w:rsidRPr="00B26DC9">
              <w:rPr>
                <w:sz w:val="18"/>
                <w:szCs w:val="18"/>
              </w:rPr>
              <w:t xml:space="preserve">e.g. Rental,Connection,Termination,Early Termination </w:t>
            </w:r>
          </w:p>
        </w:tc>
        <w:tc>
          <w:tcPr>
            <w:tcW w:w="836" w:type="pct"/>
          </w:tcPr>
          <w:p w14:paraId="297A1507" w14:textId="77777777" w:rsidR="002021F1" w:rsidRPr="005B4766" w:rsidRDefault="002021F1" w:rsidP="002021F1">
            <w:pPr>
              <w:spacing w:after="120"/>
              <w:rPr>
                <w:sz w:val="18"/>
                <w:szCs w:val="18"/>
              </w:rPr>
            </w:pPr>
          </w:p>
        </w:tc>
      </w:tr>
      <w:tr w:rsidR="002021F1" w:rsidRPr="005B4766" w14:paraId="442CB751" w14:textId="77777777" w:rsidTr="003E2CF6">
        <w:tc>
          <w:tcPr>
            <w:tcW w:w="905" w:type="pct"/>
          </w:tcPr>
          <w:p w14:paraId="5C17D2BD" w14:textId="77777777" w:rsidR="002021F1" w:rsidRPr="00C41C68" w:rsidRDefault="002021F1" w:rsidP="002021F1">
            <w:pPr>
              <w:spacing w:after="120"/>
              <w:rPr>
                <w:sz w:val="18"/>
                <w:szCs w:val="18"/>
              </w:rPr>
            </w:pPr>
            <w:r w:rsidRPr="00C41C68">
              <w:rPr>
                <w:sz w:val="18"/>
                <w:szCs w:val="18"/>
              </w:rPr>
              <w:t>Charge Reason</w:t>
            </w:r>
          </w:p>
        </w:tc>
        <w:tc>
          <w:tcPr>
            <w:tcW w:w="352" w:type="pct"/>
          </w:tcPr>
          <w:p w14:paraId="18FC844A" w14:textId="77777777" w:rsidR="002021F1" w:rsidRPr="00C41C68" w:rsidRDefault="002021F1" w:rsidP="002021F1">
            <w:pPr>
              <w:spacing w:after="120"/>
              <w:rPr>
                <w:sz w:val="18"/>
                <w:szCs w:val="18"/>
              </w:rPr>
            </w:pPr>
            <w:r w:rsidRPr="00C41C68">
              <w:rPr>
                <w:sz w:val="18"/>
                <w:szCs w:val="18"/>
              </w:rPr>
              <w:t>6</w:t>
            </w:r>
          </w:p>
        </w:tc>
        <w:tc>
          <w:tcPr>
            <w:tcW w:w="599" w:type="pct"/>
          </w:tcPr>
          <w:p w14:paraId="2A6BC661" w14:textId="77777777" w:rsidR="002021F1" w:rsidRPr="00C41C68" w:rsidRDefault="002021F1" w:rsidP="002021F1">
            <w:pPr>
              <w:spacing w:after="120"/>
              <w:rPr>
                <w:sz w:val="18"/>
                <w:szCs w:val="18"/>
              </w:rPr>
            </w:pPr>
            <w:r w:rsidRPr="00C41C68">
              <w:rPr>
                <w:sz w:val="18"/>
                <w:szCs w:val="18"/>
              </w:rPr>
              <w:t>40</w:t>
            </w:r>
          </w:p>
        </w:tc>
        <w:tc>
          <w:tcPr>
            <w:tcW w:w="624" w:type="pct"/>
          </w:tcPr>
          <w:p w14:paraId="03A63343" w14:textId="77777777" w:rsidR="002021F1" w:rsidRPr="00C41C68" w:rsidRDefault="002021F1" w:rsidP="002021F1">
            <w:pPr>
              <w:spacing w:after="120"/>
              <w:rPr>
                <w:sz w:val="18"/>
                <w:szCs w:val="18"/>
              </w:rPr>
            </w:pPr>
            <w:r w:rsidRPr="00C41C68">
              <w:rPr>
                <w:sz w:val="18"/>
                <w:szCs w:val="18"/>
              </w:rPr>
              <w:t>Text</w:t>
            </w:r>
          </w:p>
        </w:tc>
        <w:tc>
          <w:tcPr>
            <w:tcW w:w="1683" w:type="pct"/>
          </w:tcPr>
          <w:p w14:paraId="1A093169" w14:textId="77777777" w:rsidR="002021F1" w:rsidRPr="00B26DC9" w:rsidRDefault="002021F1" w:rsidP="002021F1">
            <w:pPr>
              <w:spacing w:after="120"/>
              <w:rPr>
                <w:sz w:val="18"/>
                <w:szCs w:val="18"/>
              </w:rPr>
            </w:pPr>
            <w:r w:rsidRPr="00B26DC9">
              <w:rPr>
                <w:sz w:val="18"/>
                <w:szCs w:val="18"/>
              </w:rPr>
              <w:t>e.g. Split Delivery, Combined Delivery – single inst activity, Combined Delivery – two inst activities</w:t>
            </w:r>
          </w:p>
        </w:tc>
        <w:tc>
          <w:tcPr>
            <w:tcW w:w="836" w:type="pct"/>
          </w:tcPr>
          <w:p w14:paraId="6DB95917" w14:textId="77777777" w:rsidR="002021F1" w:rsidRDefault="002021F1" w:rsidP="002021F1">
            <w:pPr>
              <w:spacing w:after="120"/>
              <w:rPr>
                <w:sz w:val="18"/>
                <w:szCs w:val="18"/>
              </w:rPr>
            </w:pPr>
          </w:p>
          <w:p w14:paraId="7A9BC049" w14:textId="77777777" w:rsidR="002021F1" w:rsidRPr="00C41C68" w:rsidRDefault="002021F1" w:rsidP="002021F1">
            <w:pPr>
              <w:spacing w:after="120"/>
              <w:rPr>
                <w:sz w:val="18"/>
                <w:szCs w:val="18"/>
              </w:rPr>
            </w:pPr>
          </w:p>
        </w:tc>
      </w:tr>
      <w:tr w:rsidR="002021F1" w:rsidRPr="005B4766" w14:paraId="6B5A7921" w14:textId="77777777" w:rsidTr="003E2CF6">
        <w:tc>
          <w:tcPr>
            <w:tcW w:w="905" w:type="pct"/>
          </w:tcPr>
          <w:p w14:paraId="02816F94" w14:textId="77777777" w:rsidR="002021F1" w:rsidRPr="005B4766" w:rsidRDefault="002021F1" w:rsidP="002021F1">
            <w:pPr>
              <w:spacing w:after="120"/>
              <w:rPr>
                <w:sz w:val="18"/>
                <w:szCs w:val="18"/>
              </w:rPr>
            </w:pPr>
            <w:r w:rsidRPr="00B26DC9">
              <w:rPr>
                <w:sz w:val="18"/>
                <w:szCs w:val="18"/>
              </w:rPr>
              <w:t>Start Date</w:t>
            </w:r>
          </w:p>
        </w:tc>
        <w:tc>
          <w:tcPr>
            <w:tcW w:w="352" w:type="pct"/>
          </w:tcPr>
          <w:p w14:paraId="3AA22961" w14:textId="77777777" w:rsidR="002021F1" w:rsidRPr="005B4766" w:rsidRDefault="002021F1" w:rsidP="002021F1">
            <w:pPr>
              <w:spacing w:after="120"/>
              <w:rPr>
                <w:sz w:val="18"/>
                <w:szCs w:val="18"/>
              </w:rPr>
            </w:pPr>
            <w:r w:rsidRPr="005B4766">
              <w:rPr>
                <w:sz w:val="18"/>
                <w:szCs w:val="18"/>
              </w:rPr>
              <w:t>7</w:t>
            </w:r>
          </w:p>
        </w:tc>
        <w:tc>
          <w:tcPr>
            <w:tcW w:w="599" w:type="pct"/>
          </w:tcPr>
          <w:p w14:paraId="7A1A32F2" w14:textId="77777777" w:rsidR="002021F1" w:rsidRDefault="002021F1" w:rsidP="002021F1">
            <w:pPr>
              <w:spacing w:after="120"/>
              <w:rPr>
                <w:sz w:val="18"/>
                <w:szCs w:val="18"/>
              </w:rPr>
            </w:pPr>
            <w:r>
              <w:rPr>
                <w:sz w:val="18"/>
                <w:szCs w:val="18"/>
              </w:rPr>
              <w:t>DATE</w:t>
            </w:r>
          </w:p>
          <w:p w14:paraId="5A217469" w14:textId="77777777" w:rsidR="002021F1" w:rsidRPr="005B4766" w:rsidRDefault="002021F1" w:rsidP="002021F1">
            <w:pPr>
              <w:spacing w:after="120"/>
              <w:rPr>
                <w:sz w:val="18"/>
                <w:szCs w:val="18"/>
              </w:rPr>
            </w:pPr>
          </w:p>
        </w:tc>
        <w:tc>
          <w:tcPr>
            <w:tcW w:w="624" w:type="pct"/>
          </w:tcPr>
          <w:p w14:paraId="507BBBC8" w14:textId="77777777" w:rsidR="002021F1" w:rsidRPr="00B26DC9" w:rsidRDefault="002021F1" w:rsidP="002021F1">
            <w:pPr>
              <w:spacing w:after="120"/>
              <w:rPr>
                <w:sz w:val="18"/>
                <w:szCs w:val="18"/>
              </w:rPr>
            </w:pPr>
            <w:r w:rsidRPr="00B26DC9">
              <w:rPr>
                <w:sz w:val="18"/>
                <w:szCs w:val="18"/>
              </w:rPr>
              <w:t>YYYYMMDD</w:t>
            </w:r>
          </w:p>
        </w:tc>
        <w:tc>
          <w:tcPr>
            <w:tcW w:w="1683" w:type="pct"/>
          </w:tcPr>
          <w:p w14:paraId="35DFC71E" w14:textId="77777777" w:rsidR="002021F1" w:rsidRPr="00B26DC9" w:rsidRDefault="002021F1" w:rsidP="002021F1">
            <w:pPr>
              <w:spacing w:after="120"/>
              <w:rPr>
                <w:sz w:val="18"/>
                <w:szCs w:val="18"/>
              </w:rPr>
            </w:pPr>
            <w:r w:rsidRPr="00B26DC9">
              <w:rPr>
                <w:sz w:val="18"/>
                <w:szCs w:val="18"/>
              </w:rPr>
              <w:t>e.g. 20100716</w:t>
            </w:r>
          </w:p>
        </w:tc>
        <w:tc>
          <w:tcPr>
            <w:tcW w:w="836" w:type="pct"/>
          </w:tcPr>
          <w:p w14:paraId="64E68D1B" w14:textId="77777777" w:rsidR="002021F1" w:rsidRPr="00B26DC9" w:rsidRDefault="002021F1" w:rsidP="008C5985">
            <w:pPr>
              <w:numPr>
                <w:ilvl w:val="0"/>
                <w:numId w:val="8"/>
              </w:numPr>
              <w:spacing w:after="120" w:line="240" w:lineRule="auto"/>
              <w:rPr>
                <w:sz w:val="18"/>
                <w:szCs w:val="18"/>
              </w:rPr>
            </w:pPr>
            <w:r w:rsidRPr="00B26DC9">
              <w:rPr>
                <w:sz w:val="18"/>
                <w:szCs w:val="18"/>
              </w:rPr>
              <w:t>For rental set to start of rental period</w:t>
            </w:r>
          </w:p>
          <w:p w14:paraId="7BC04263" w14:textId="77777777" w:rsidR="002021F1" w:rsidRPr="00B26DC9" w:rsidRDefault="002021F1" w:rsidP="008C5985">
            <w:pPr>
              <w:numPr>
                <w:ilvl w:val="0"/>
                <w:numId w:val="8"/>
              </w:numPr>
              <w:spacing w:after="120" w:line="240" w:lineRule="auto"/>
              <w:rPr>
                <w:sz w:val="18"/>
                <w:szCs w:val="18"/>
              </w:rPr>
            </w:pPr>
            <w:r w:rsidRPr="00B26DC9">
              <w:rPr>
                <w:sz w:val="18"/>
                <w:szCs w:val="18"/>
              </w:rPr>
              <w:t>For connection charges set to product start date.</w:t>
            </w:r>
          </w:p>
          <w:p w14:paraId="19BFBA4A" w14:textId="77777777" w:rsidR="002021F1" w:rsidRPr="005B4766" w:rsidRDefault="002021F1" w:rsidP="008C5985">
            <w:pPr>
              <w:numPr>
                <w:ilvl w:val="0"/>
                <w:numId w:val="8"/>
              </w:numPr>
              <w:spacing w:after="120" w:line="240" w:lineRule="auto"/>
              <w:rPr>
                <w:sz w:val="18"/>
                <w:szCs w:val="18"/>
              </w:rPr>
            </w:pPr>
            <w:r w:rsidRPr="00B26DC9">
              <w:rPr>
                <w:sz w:val="18"/>
                <w:szCs w:val="18"/>
              </w:rPr>
              <w:t>For Early termination charges set to product end date</w:t>
            </w:r>
          </w:p>
        </w:tc>
      </w:tr>
      <w:tr w:rsidR="002021F1" w:rsidRPr="005B4766" w14:paraId="38E74EFC" w14:textId="77777777" w:rsidTr="003E2CF6">
        <w:tc>
          <w:tcPr>
            <w:tcW w:w="905" w:type="pct"/>
          </w:tcPr>
          <w:p w14:paraId="08E5D570" w14:textId="77777777" w:rsidR="002021F1" w:rsidRPr="005B4766" w:rsidRDefault="002021F1" w:rsidP="002021F1">
            <w:pPr>
              <w:spacing w:after="120"/>
              <w:rPr>
                <w:sz w:val="18"/>
                <w:szCs w:val="18"/>
              </w:rPr>
            </w:pPr>
            <w:r w:rsidRPr="00B26DC9">
              <w:rPr>
                <w:sz w:val="18"/>
                <w:szCs w:val="18"/>
              </w:rPr>
              <w:t>End Date</w:t>
            </w:r>
          </w:p>
        </w:tc>
        <w:tc>
          <w:tcPr>
            <w:tcW w:w="352" w:type="pct"/>
          </w:tcPr>
          <w:p w14:paraId="7439D345" w14:textId="77777777" w:rsidR="002021F1" w:rsidRPr="005B4766" w:rsidRDefault="002021F1" w:rsidP="002021F1">
            <w:pPr>
              <w:spacing w:after="120"/>
              <w:rPr>
                <w:sz w:val="18"/>
                <w:szCs w:val="18"/>
              </w:rPr>
            </w:pPr>
            <w:r w:rsidRPr="005B4766">
              <w:rPr>
                <w:sz w:val="18"/>
                <w:szCs w:val="18"/>
              </w:rPr>
              <w:t>8</w:t>
            </w:r>
          </w:p>
        </w:tc>
        <w:tc>
          <w:tcPr>
            <w:tcW w:w="599" w:type="pct"/>
          </w:tcPr>
          <w:p w14:paraId="696AF700" w14:textId="77777777" w:rsidR="002021F1" w:rsidRDefault="002021F1" w:rsidP="002021F1">
            <w:pPr>
              <w:spacing w:after="120"/>
              <w:rPr>
                <w:sz w:val="18"/>
                <w:szCs w:val="18"/>
              </w:rPr>
            </w:pPr>
            <w:r>
              <w:rPr>
                <w:sz w:val="18"/>
                <w:szCs w:val="18"/>
              </w:rPr>
              <w:t>DATE</w:t>
            </w:r>
          </w:p>
          <w:p w14:paraId="47929B6F" w14:textId="77777777" w:rsidR="002021F1" w:rsidRPr="005B4766" w:rsidRDefault="002021F1" w:rsidP="002021F1">
            <w:pPr>
              <w:spacing w:after="120"/>
              <w:rPr>
                <w:sz w:val="18"/>
                <w:szCs w:val="18"/>
              </w:rPr>
            </w:pPr>
          </w:p>
        </w:tc>
        <w:tc>
          <w:tcPr>
            <w:tcW w:w="624" w:type="pct"/>
          </w:tcPr>
          <w:p w14:paraId="5E61C265" w14:textId="77777777" w:rsidR="002021F1" w:rsidRPr="005B4766" w:rsidRDefault="002021F1" w:rsidP="002021F1">
            <w:pPr>
              <w:spacing w:after="120"/>
              <w:rPr>
                <w:sz w:val="18"/>
                <w:szCs w:val="18"/>
              </w:rPr>
            </w:pPr>
            <w:r w:rsidRPr="00B26DC9">
              <w:rPr>
                <w:sz w:val="18"/>
                <w:szCs w:val="18"/>
              </w:rPr>
              <w:t>YYYYMMDD</w:t>
            </w:r>
          </w:p>
        </w:tc>
        <w:tc>
          <w:tcPr>
            <w:tcW w:w="1683" w:type="pct"/>
          </w:tcPr>
          <w:p w14:paraId="676B8B0F" w14:textId="77777777" w:rsidR="002021F1" w:rsidRPr="003C407A" w:rsidRDefault="002021F1" w:rsidP="002021F1">
            <w:pPr>
              <w:spacing w:after="120"/>
              <w:rPr>
                <w:sz w:val="18"/>
                <w:szCs w:val="18"/>
              </w:rPr>
            </w:pPr>
            <w:r>
              <w:rPr>
                <w:sz w:val="18"/>
                <w:szCs w:val="18"/>
              </w:rPr>
              <w:t xml:space="preserve">e.g. </w:t>
            </w:r>
            <w:r w:rsidRPr="004577D1">
              <w:rPr>
                <w:sz w:val="18"/>
                <w:szCs w:val="18"/>
              </w:rPr>
              <w:t>20100716</w:t>
            </w:r>
          </w:p>
        </w:tc>
        <w:tc>
          <w:tcPr>
            <w:tcW w:w="836" w:type="pct"/>
          </w:tcPr>
          <w:p w14:paraId="23C2ADA5" w14:textId="77777777" w:rsidR="002021F1" w:rsidRPr="005B4766" w:rsidRDefault="002021F1" w:rsidP="008C5985">
            <w:pPr>
              <w:numPr>
                <w:ilvl w:val="0"/>
                <w:numId w:val="8"/>
              </w:numPr>
              <w:spacing w:after="120" w:line="240" w:lineRule="auto"/>
              <w:rPr>
                <w:sz w:val="18"/>
                <w:szCs w:val="18"/>
              </w:rPr>
            </w:pPr>
            <w:r w:rsidRPr="005B4766">
              <w:rPr>
                <w:sz w:val="18"/>
                <w:szCs w:val="18"/>
              </w:rPr>
              <w:t xml:space="preserve">For rental set to </w:t>
            </w:r>
            <w:r>
              <w:rPr>
                <w:sz w:val="18"/>
                <w:szCs w:val="18"/>
              </w:rPr>
              <w:t>end date</w:t>
            </w:r>
            <w:r w:rsidRPr="005B4766">
              <w:rPr>
                <w:sz w:val="18"/>
                <w:szCs w:val="18"/>
              </w:rPr>
              <w:t xml:space="preserve"> of rental period</w:t>
            </w:r>
          </w:p>
          <w:p w14:paraId="7E8C5BB1" w14:textId="77777777" w:rsidR="002021F1" w:rsidRPr="005B4766" w:rsidRDefault="002021F1" w:rsidP="008C5985">
            <w:pPr>
              <w:numPr>
                <w:ilvl w:val="0"/>
                <w:numId w:val="8"/>
              </w:numPr>
              <w:spacing w:after="120" w:line="240" w:lineRule="auto"/>
              <w:rPr>
                <w:sz w:val="18"/>
                <w:szCs w:val="18"/>
              </w:rPr>
            </w:pPr>
            <w:r w:rsidRPr="005B4766">
              <w:rPr>
                <w:sz w:val="18"/>
                <w:szCs w:val="18"/>
              </w:rPr>
              <w:t>For connection charges set to product start date</w:t>
            </w:r>
          </w:p>
          <w:p w14:paraId="69A6A3D0" w14:textId="77777777" w:rsidR="002021F1" w:rsidRPr="005B4766" w:rsidRDefault="002021F1" w:rsidP="008C5985">
            <w:pPr>
              <w:numPr>
                <w:ilvl w:val="0"/>
                <w:numId w:val="8"/>
              </w:numPr>
              <w:spacing w:after="120" w:line="240" w:lineRule="auto"/>
              <w:rPr>
                <w:sz w:val="18"/>
                <w:szCs w:val="18"/>
              </w:rPr>
            </w:pPr>
            <w:r w:rsidRPr="003C407A">
              <w:rPr>
                <w:sz w:val="18"/>
                <w:szCs w:val="18"/>
              </w:rPr>
              <w:t>For Early termination charges set to product end date</w:t>
            </w:r>
          </w:p>
        </w:tc>
      </w:tr>
      <w:tr w:rsidR="002021F1" w:rsidRPr="005B4766" w14:paraId="4A412F87" w14:textId="77777777" w:rsidTr="003E2CF6">
        <w:tc>
          <w:tcPr>
            <w:tcW w:w="905" w:type="pct"/>
          </w:tcPr>
          <w:p w14:paraId="1CCDED05" w14:textId="77777777" w:rsidR="002021F1" w:rsidRPr="00DC559D" w:rsidRDefault="002021F1" w:rsidP="002021F1">
            <w:pPr>
              <w:spacing w:after="120"/>
              <w:rPr>
                <w:sz w:val="18"/>
                <w:szCs w:val="18"/>
              </w:rPr>
            </w:pPr>
            <w:r w:rsidRPr="00B26DC9">
              <w:rPr>
                <w:sz w:val="18"/>
                <w:szCs w:val="18"/>
              </w:rPr>
              <w:t xml:space="preserve">First line of address                         </w:t>
            </w:r>
          </w:p>
        </w:tc>
        <w:tc>
          <w:tcPr>
            <w:tcW w:w="352" w:type="pct"/>
          </w:tcPr>
          <w:p w14:paraId="230A99A2" w14:textId="77777777" w:rsidR="002021F1" w:rsidRPr="00DC559D" w:rsidRDefault="002021F1" w:rsidP="002021F1">
            <w:pPr>
              <w:spacing w:after="120"/>
              <w:rPr>
                <w:sz w:val="18"/>
                <w:szCs w:val="18"/>
              </w:rPr>
            </w:pPr>
            <w:r w:rsidRPr="00DC559D">
              <w:rPr>
                <w:sz w:val="18"/>
                <w:szCs w:val="18"/>
              </w:rPr>
              <w:t>9</w:t>
            </w:r>
          </w:p>
        </w:tc>
        <w:tc>
          <w:tcPr>
            <w:tcW w:w="599" w:type="pct"/>
          </w:tcPr>
          <w:p w14:paraId="68B493E5" w14:textId="77777777" w:rsidR="002021F1" w:rsidRPr="00DC559D" w:rsidRDefault="002021F1" w:rsidP="002021F1">
            <w:pPr>
              <w:spacing w:after="120"/>
              <w:rPr>
                <w:sz w:val="18"/>
                <w:szCs w:val="18"/>
              </w:rPr>
            </w:pPr>
            <w:r w:rsidRPr="00DC559D">
              <w:rPr>
                <w:sz w:val="18"/>
                <w:szCs w:val="18"/>
              </w:rPr>
              <w:t>80</w:t>
            </w:r>
          </w:p>
        </w:tc>
        <w:tc>
          <w:tcPr>
            <w:tcW w:w="624" w:type="pct"/>
          </w:tcPr>
          <w:p w14:paraId="729AB34C" w14:textId="77777777" w:rsidR="002021F1" w:rsidRPr="00DC559D" w:rsidRDefault="002021F1" w:rsidP="002021F1">
            <w:pPr>
              <w:spacing w:after="120"/>
              <w:rPr>
                <w:sz w:val="18"/>
                <w:szCs w:val="18"/>
              </w:rPr>
            </w:pPr>
            <w:r w:rsidRPr="00DC559D">
              <w:rPr>
                <w:sz w:val="18"/>
                <w:szCs w:val="18"/>
              </w:rPr>
              <w:t>Text</w:t>
            </w:r>
          </w:p>
        </w:tc>
        <w:tc>
          <w:tcPr>
            <w:tcW w:w="1683" w:type="pct"/>
          </w:tcPr>
          <w:p w14:paraId="33DD5529" w14:textId="77777777" w:rsidR="002021F1" w:rsidRPr="00B26DC9" w:rsidRDefault="002021F1" w:rsidP="002021F1">
            <w:pPr>
              <w:spacing w:after="120"/>
              <w:rPr>
                <w:sz w:val="18"/>
                <w:szCs w:val="18"/>
              </w:rPr>
            </w:pPr>
            <w:r w:rsidRPr="00B26DC9">
              <w:rPr>
                <w:sz w:val="18"/>
                <w:szCs w:val="18"/>
              </w:rPr>
              <w:t>e.g.</w:t>
            </w:r>
            <w:r w:rsidRPr="00EE64CC">
              <w:rPr>
                <w:sz w:val="18"/>
                <w:szCs w:val="18"/>
              </w:rPr>
              <w:t xml:space="preserve"> </w:t>
            </w:r>
            <w:r w:rsidRPr="001B73E8">
              <w:rPr>
                <w:sz w:val="18"/>
                <w:szCs w:val="18"/>
              </w:rPr>
              <w:t>Accounts Dept</w:t>
            </w:r>
          </w:p>
        </w:tc>
        <w:tc>
          <w:tcPr>
            <w:tcW w:w="836" w:type="pct"/>
          </w:tcPr>
          <w:p w14:paraId="4D18C4C2" w14:textId="77777777" w:rsidR="002021F1" w:rsidRPr="00DC559D" w:rsidRDefault="002021F1" w:rsidP="002021F1">
            <w:pPr>
              <w:spacing w:after="120"/>
              <w:rPr>
                <w:sz w:val="18"/>
                <w:szCs w:val="18"/>
              </w:rPr>
            </w:pPr>
          </w:p>
        </w:tc>
      </w:tr>
      <w:tr w:rsidR="002021F1" w:rsidRPr="005B4766" w14:paraId="3131D250" w14:textId="77777777" w:rsidTr="008078FB">
        <w:trPr>
          <w:trHeight w:val="516"/>
        </w:trPr>
        <w:tc>
          <w:tcPr>
            <w:tcW w:w="905" w:type="pct"/>
          </w:tcPr>
          <w:p w14:paraId="41C91AD8" w14:textId="77777777" w:rsidR="002021F1" w:rsidRPr="00DC559D" w:rsidRDefault="002021F1" w:rsidP="002021F1">
            <w:pPr>
              <w:spacing w:after="120"/>
              <w:rPr>
                <w:sz w:val="18"/>
                <w:szCs w:val="18"/>
              </w:rPr>
            </w:pPr>
            <w:r w:rsidRPr="00B26DC9">
              <w:rPr>
                <w:sz w:val="18"/>
                <w:szCs w:val="18"/>
              </w:rPr>
              <w:t xml:space="preserve">Post Code                     </w:t>
            </w:r>
          </w:p>
        </w:tc>
        <w:tc>
          <w:tcPr>
            <w:tcW w:w="352" w:type="pct"/>
          </w:tcPr>
          <w:p w14:paraId="5B17B146" w14:textId="77777777" w:rsidR="002021F1" w:rsidRPr="00DC559D" w:rsidRDefault="002021F1" w:rsidP="002021F1">
            <w:pPr>
              <w:spacing w:after="120"/>
              <w:rPr>
                <w:sz w:val="18"/>
                <w:szCs w:val="18"/>
              </w:rPr>
            </w:pPr>
            <w:r w:rsidRPr="00DC559D">
              <w:rPr>
                <w:sz w:val="18"/>
                <w:szCs w:val="18"/>
              </w:rPr>
              <w:t>10</w:t>
            </w:r>
          </w:p>
        </w:tc>
        <w:tc>
          <w:tcPr>
            <w:tcW w:w="599" w:type="pct"/>
          </w:tcPr>
          <w:p w14:paraId="36F8BE58" w14:textId="77777777" w:rsidR="002021F1" w:rsidRPr="00DC559D" w:rsidRDefault="002021F1" w:rsidP="002021F1">
            <w:pPr>
              <w:spacing w:after="120"/>
              <w:rPr>
                <w:sz w:val="18"/>
                <w:szCs w:val="18"/>
              </w:rPr>
            </w:pPr>
            <w:r w:rsidRPr="00DC559D">
              <w:rPr>
                <w:sz w:val="18"/>
                <w:szCs w:val="18"/>
              </w:rPr>
              <w:t>16</w:t>
            </w:r>
          </w:p>
        </w:tc>
        <w:tc>
          <w:tcPr>
            <w:tcW w:w="624" w:type="pct"/>
          </w:tcPr>
          <w:p w14:paraId="7FAB0FBB" w14:textId="77777777" w:rsidR="002021F1" w:rsidRPr="00DC559D" w:rsidRDefault="002021F1" w:rsidP="002021F1">
            <w:pPr>
              <w:spacing w:after="120"/>
              <w:rPr>
                <w:sz w:val="18"/>
                <w:szCs w:val="18"/>
              </w:rPr>
            </w:pPr>
            <w:r w:rsidRPr="00DC559D">
              <w:rPr>
                <w:sz w:val="18"/>
                <w:szCs w:val="18"/>
              </w:rPr>
              <w:t>Text</w:t>
            </w:r>
          </w:p>
        </w:tc>
        <w:tc>
          <w:tcPr>
            <w:tcW w:w="1683" w:type="pct"/>
          </w:tcPr>
          <w:p w14:paraId="60876A00" w14:textId="77777777" w:rsidR="002021F1" w:rsidRPr="00B26DC9" w:rsidRDefault="002021F1" w:rsidP="002021F1">
            <w:pPr>
              <w:spacing w:after="120"/>
              <w:rPr>
                <w:sz w:val="18"/>
                <w:szCs w:val="18"/>
              </w:rPr>
            </w:pPr>
            <w:r w:rsidRPr="00B26DC9">
              <w:rPr>
                <w:sz w:val="18"/>
                <w:szCs w:val="18"/>
              </w:rPr>
              <w:t>e.g. RH6  0PA</w:t>
            </w:r>
          </w:p>
        </w:tc>
        <w:tc>
          <w:tcPr>
            <w:tcW w:w="836" w:type="pct"/>
          </w:tcPr>
          <w:p w14:paraId="45FA5F96" w14:textId="77777777" w:rsidR="002021F1" w:rsidRPr="00DC559D" w:rsidRDefault="002021F1" w:rsidP="002021F1">
            <w:pPr>
              <w:spacing w:after="120"/>
              <w:rPr>
                <w:sz w:val="18"/>
                <w:szCs w:val="18"/>
              </w:rPr>
            </w:pPr>
          </w:p>
        </w:tc>
      </w:tr>
      <w:tr w:rsidR="002021F1" w:rsidRPr="005B4766" w14:paraId="66DFD088" w14:textId="77777777" w:rsidTr="003E2CF6">
        <w:tc>
          <w:tcPr>
            <w:tcW w:w="905" w:type="pct"/>
            <w:tcBorders>
              <w:bottom w:val="nil"/>
            </w:tcBorders>
          </w:tcPr>
          <w:p w14:paraId="5F5E1237" w14:textId="77777777" w:rsidR="002021F1" w:rsidRPr="005B4766" w:rsidRDefault="002021F1" w:rsidP="002021F1">
            <w:pPr>
              <w:spacing w:after="120"/>
              <w:rPr>
                <w:sz w:val="18"/>
                <w:szCs w:val="18"/>
              </w:rPr>
            </w:pPr>
            <w:r w:rsidRPr="00B26DC9">
              <w:rPr>
                <w:sz w:val="18"/>
                <w:szCs w:val="18"/>
              </w:rPr>
              <w:t xml:space="preserve"> *CSS/</w:t>
            </w:r>
            <w:r w:rsidR="00A26F4E">
              <w:rPr>
                <w:sz w:val="18"/>
                <w:szCs w:val="18"/>
              </w:rPr>
              <w:t>Siebel</w:t>
            </w:r>
            <w:r w:rsidRPr="00B26DC9">
              <w:rPr>
                <w:sz w:val="18"/>
                <w:szCs w:val="18"/>
              </w:rPr>
              <w:t xml:space="preserve"> Job No</w:t>
            </w:r>
          </w:p>
        </w:tc>
        <w:tc>
          <w:tcPr>
            <w:tcW w:w="352" w:type="pct"/>
            <w:tcBorders>
              <w:bottom w:val="nil"/>
            </w:tcBorders>
          </w:tcPr>
          <w:p w14:paraId="36EDA8F0" w14:textId="77777777" w:rsidR="002021F1" w:rsidRPr="005B4766" w:rsidRDefault="002021F1" w:rsidP="002021F1">
            <w:pPr>
              <w:spacing w:after="120"/>
              <w:rPr>
                <w:sz w:val="18"/>
                <w:szCs w:val="18"/>
              </w:rPr>
            </w:pPr>
            <w:r w:rsidRPr="005B4766">
              <w:rPr>
                <w:sz w:val="18"/>
                <w:szCs w:val="18"/>
              </w:rPr>
              <w:t>11</w:t>
            </w:r>
          </w:p>
        </w:tc>
        <w:tc>
          <w:tcPr>
            <w:tcW w:w="599" w:type="pct"/>
            <w:tcBorders>
              <w:bottom w:val="nil"/>
            </w:tcBorders>
          </w:tcPr>
          <w:p w14:paraId="5676DAAD" w14:textId="77777777" w:rsidR="002021F1" w:rsidRPr="005B4766" w:rsidRDefault="002021F1" w:rsidP="002021F1">
            <w:pPr>
              <w:spacing w:after="120"/>
              <w:rPr>
                <w:sz w:val="18"/>
                <w:szCs w:val="18"/>
              </w:rPr>
            </w:pPr>
            <w:r>
              <w:rPr>
                <w:sz w:val="18"/>
                <w:szCs w:val="18"/>
              </w:rPr>
              <w:t>20</w:t>
            </w:r>
          </w:p>
        </w:tc>
        <w:tc>
          <w:tcPr>
            <w:tcW w:w="624" w:type="pct"/>
            <w:tcBorders>
              <w:bottom w:val="nil"/>
            </w:tcBorders>
          </w:tcPr>
          <w:p w14:paraId="28AFF05F" w14:textId="77777777" w:rsidR="002021F1" w:rsidRPr="005B4766" w:rsidRDefault="002021F1" w:rsidP="002021F1">
            <w:pPr>
              <w:spacing w:after="120"/>
              <w:rPr>
                <w:sz w:val="18"/>
                <w:szCs w:val="18"/>
              </w:rPr>
            </w:pPr>
            <w:r w:rsidRPr="005B4766">
              <w:rPr>
                <w:sz w:val="18"/>
                <w:szCs w:val="18"/>
              </w:rPr>
              <w:t>Text</w:t>
            </w:r>
          </w:p>
        </w:tc>
        <w:tc>
          <w:tcPr>
            <w:tcW w:w="1683" w:type="pct"/>
            <w:tcBorders>
              <w:bottom w:val="nil"/>
            </w:tcBorders>
          </w:tcPr>
          <w:p w14:paraId="00A537F8" w14:textId="77777777" w:rsidR="002021F1" w:rsidRPr="00B26DC9" w:rsidRDefault="002021F1" w:rsidP="002021F1">
            <w:pPr>
              <w:spacing w:after="120"/>
              <w:rPr>
                <w:sz w:val="18"/>
                <w:szCs w:val="18"/>
              </w:rPr>
            </w:pPr>
            <w:r w:rsidRPr="00B26DC9">
              <w:rPr>
                <w:sz w:val="18"/>
                <w:szCs w:val="18"/>
              </w:rPr>
              <w:t>Not used for NGA.</w:t>
            </w:r>
          </w:p>
        </w:tc>
        <w:tc>
          <w:tcPr>
            <w:tcW w:w="836" w:type="pct"/>
            <w:tcBorders>
              <w:bottom w:val="nil"/>
            </w:tcBorders>
          </w:tcPr>
          <w:p w14:paraId="5D60D532" w14:textId="77777777" w:rsidR="002021F1" w:rsidRPr="005B4766" w:rsidRDefault="002021F1" w:rsidP="002021F1">
            <w:pPr>
              <w:spacing w:after="120"/>
              <w:rPr>
                <w:sz w:val="18"/>
                <w:szCs w:val="18"/>
              </w:rPr>
            </w:pPr>
          </w:p>
        </w:tc>
      </w:tr>
      <w:tr w:rsidR="002021F1" w:rsidRPr="005B4766" w14:paraId="1E857AD9" w14:textId="77777777" w:rsidTr="003E2CF6">
        <w:tc>
          <w:tcPr>
            <w:tcW w:w="905" w:type="pct"/>
          </w:tcPr>
          <w:p w14:paraId="334FCFE4" w14:textId="77777777" w:rsidR="002021F1" w:rsidRPr="005B4766" w:rsidRDefault="002021F1" w:rsidP="002021F1">
            <w:pPr>
              <w:spacing w:after="120"/>
              <w:rPr>
                <w:sz w:val="18"/>
                <w:szCs w:val="18"/>
              </w:rPr>
            </w:pPr>
            <w:r w:rsidRPr="005B4766">
              <w:rPr>
                <w:sz w:val="18"/>
                <w:szCs w:val="18"/>
              </w:rPr>
              <w:t>Cust/SP order No/Fault ref No.1</w:t>
            </w:r>
            <w:r>
              <w:rPr>
                <w:sz w:val="18"/>
                <w:szCs w:val="18"/>
              </w:rPr>
              <w:t>/2</w:t>
            </w:r>
          </w:p>
        </w:tc>
        <w:tc>
          <w:tcPr>
            <w:tcW w:w="352" w:type="pct"/>
          </w:tcPr>
          <w:p w14:paraId="17E7398B" w14:textId="77777777" w:rsidR="002021F1" w:rsidRPr="005B4766" w:rsidRDefault="002021F1" w:rsidP="002021F1">
            <w:pPr>
              <w:pStyle w:val="BECNormal"/>
              <w:spacing w:before="0" w:after="120"/>
              <w:rPr>
                <w:rFonts w:ascii="Arial" w:hAnsi="Arial"/>
                <w:sz w:val="18"/>
                <w:szCs w:val="18"/>
              </w:rPr>
            </w:pPr>
            <w:r w:rsidRPr="005B4766">
              <w:rPr>
                <w:rFonts w:ascii="Arial" w:hAnsi="Arial"/>
                <w:sz w:val="18"/>
                <w:szCs w:val="18"/>
              </w:rPr>
              <w:t>12</w:t>
            </w:r>
          </w:p>
        </w:tc>
        <w:tc>
          <w:tcPr>
            <w:tcW w:w="599" w:type="pct"/>
          </w:tcPr>
          <w:p w14:paraId="1C974990" w14:textId="77777777" w:rsidR="002021F1" w:rsidRPr="005B4766" w:rsidRDefault="002021F1" w:rsidP="002021F1">
            <w:pPr>
              <w:spacing w:after="120"/>
              <w:rPr>
                <w:sz w:val="18"/>
                <w:szCs w:val="18"/>
              </w:rPr>
            </w:pPr>
            <w:r>
              <w:rPr>
                <w:sz w:val="18"/>
                <w:szCs w:val="18"/>
              </w:rPr>
              <w:t>80</w:t>
            </w:r>
          </w:p>
        </w:tc>
        <w:tc>
          <w:tcPr>
            <w:tcW w:w="624" w:type="pct"/>
          </w:tcPr>
          <w:p w14:paraId="72EDD866" w14:textId="77777777" w:rsidR="002021F1" w:rsidRPr="005B4766" w:rsidRDefault="002021F1" w:rsidP="002021F1">
            <w:pPr>
              <w:spacing w:after="120"/>
              <w:rPr>
                <w:sz w:val="18"/>
                <w:szCs w:val="18"/>
              </w:rPr>
            </w:pPr>
            <w:r w:rsidRPr="005B4766">
              <w:rPr>
                <w:sz w:val="18"/>
                <w:szCs w:val="18"/>
              </w:rPr>
              <w:t>Text</w:t>
            </w:r>
          </w:p>
        </w:tc>
        <w:tc>
          <w:tcPr>
            <w:tcW w:w="1683" w:type="pct"/>
          </w:tcPr>
          <w:p w14:paraId="2993BF03" w14:textId="77777777" w:rsidR="002021F1" w:rsidRPr="00B26DC9" w:rsidRDefault="002021F1" w:rsidP="002021F1">
            <w:pPr>
              <w:spacing w:after="120"/>
              <w:rPr>
                <w:sz w:val="18"/>
                <w:szCs w:val="18"/>
              </w:rPr>
            </w:pPr>
            <w:r w:rsidRPr="00B26DC9">
              <w:rPr>
                <w:sz w:val="18"/>
                <w:szCs w:val="18"/>
              </w:rPr>
              <w:t>e.g. OR011-7818198092</w:t>
            </w:r>
          </w:p>
        </w:tc>
        <w:tc>
          <w:tcPr>
            <w:tcW w:w="836" w:type="pct"/>
          </w:tcPr>
          <w:p w14:paraId="2413969B" w14:textId="77777777" w:rsidR="002021F1" w:rsidRPr="005B4766" w:rsidRDefault="002021F1" w:rsidP="002021F1">
            <w:pPr>
              <w:spacing w:after="120"/>
              <w:rPr>
                <w:sz w:val="18"/>
                <w:szCs w:val="18"/>
              </w:rPr>
            </w:pPr>
          </w:p>
        </w:tc>
      </w:tr>
      <w:tr w:rsidR="002021F1" w:rsidRPr="005B4766" w14:paraId="0077FFB1" w14:textId="77777777" w:rsidTr="003E2CF6">
        <w:tc>
          <w:tcPr>
            <w:tcW w:w="905" w:type="pct"/>
          </w:tcPr>
          <w:p w14:paraId="01C695B3" w14:textId="77777777" w:rsidR="002021F1" w:rsidRPr="00DC559D" w:rsidRDefault="002021F1" w:rsidP="002021F1">
            <w:pPr>
              <w:spacing w:after="120"/>
              <w:rPr>
                <w:sz w:val="18"/>
                <w:szCs w:val="18"/>
              </w:rPr>
            </w:pPr>
            <w:r w:rsidRPr="00DC559D">
              <w:rPr>
                <w:sz w:val="18"/>
                <w:szCs w:val="18"/>
              </w:rPr>
              <w:t>*Spare</w:t>
            </w:r>
          </w:p>
        </w:tc>
        <w:tc>
          <w:tcPr>
            <w:tcW w:w="352" w:type="pct"/>
          </w:tcPr>
          <w:p w14:paraId="3A69B6B7" w14:textId="77777777" w:rsidR="002021F1" w:rsidRPr="00DC559D" w:rsidRDefault="002021F1" w:rsidP="002021F1">
            <w:pPr>
              <w:spacing w:after="120"/>
              <w:rPr>
                <w:sz w:val="18"/>
                <w:szCs w:val="18"/>
              </w:rPr>
            </w:pPr>
            <w:r w:rsidRPr="00DC559D">
              <w:rPr>
                <w:sz w:val="18"/>
                <w:szCs w:val="18"/>
              </w:rPr>
              <w:t>13</w:t>
            </w:r>
          </w:p>
        </w:tc>
        <w:tc>
          <w:tcPr>
            <w:tcW w:w="599" w:type="pct"/>
          </w:tcPr>
          <w:p w14:paraId="0493574A" w14:textId="77777777" w:rsidR="002021F1" w:rsidRPr="00DC559D" w:rsidRDefault="002021F1" w:rsidP="002021F1">
            <w:pPr>
              <w:spacing w:after="120"/>
              <w:rPr>
                <w:sz w:val="18"/>
                <w:szCs w:val="18"/>
              </w:rPr>
            </w:pPr>
            <w:r w:rsidRPr="00DC559D">
              <w:rPr>
                <w:sz w:val="18"/>
                <w:szCs w:val="18"/>
              </w:rPr>
              <w:t>N/A</w:t>
            </w:r>
          </w:p>
        </w:tc>
        <w:tc>
          <w:tcPr>
            <w:tcW w:w="624" w:type="pct"/>
          </w:tcPr>
          <w:p w14:paraId="23885CF8" w14:textId="77777777" w:rsidR="002021F1" w:rsidRPr="00DC559D" w:rsidRDefault="002021F1" w:rsidP="002021F1">
            <w:pPr>
              <w:spacing w:after="120"/>
              <w:rPr>
                <w:sz w:val="18"/>
                <w:szCs w:val="18"/>
              </w:rPr>
            </w:pPr>
            <w:r w:rsidRPr="00DC559D">
              <w:rPr>
                <w:sz w:val="18"/>
                <w:szCs w:val="18"/>
              </w:rPr>
              <w:t>N/A</w:t>
            </w:r>
          </w:p>
        </w:tc>
        <w:tc>
          <w:tcPr>
            <w:tcW w:w="1683" w:type="pct"/>
          </w:tcPr>
          <w:p w14:paraId="41635A94" w14:textId="77777777" w:rsidR="002021F1" w:rsidRPr="00B26DC9" w:rsidRDefault="002021F1" w:rsidP="002021F1">
            <w:pPr>
              <w:spacing w:after="120"/>
              <w:rPr>
                <w:sz w:val="18"/>
                <w:szCs w:val="18"/>
              </w:rPr>
            </w:pPr>
            <w:r w:rsidRPr="00B26DC9">
              <w:rPr>
                <w:sz w:val="18"/>
                <w:szCs w:val="18"/>
              </w:rPr>
              <w:t>N/A</w:t>
            </w:r>
          </w:p>
        </w:tc>
        <w:tc>
          <w:tcPr>
            <w:tcW w:w="836" w:type="pct"/>
          </w:tcPr>
          <w:p w14:paraId="1B96BA5B" w14:textId="77777777" w:rsidR="002021F1" w:rsidRPr="00DC559D" w:rsidRDefault="002021F1" w:rsidP="002021F1">
            <w:pPr>
              <w:spacing w:after="120"/>
              <w:rPr>
                <w:sz w:val="18"/>
                <w:szCs w:val="18"/>
              </w:rPr>
            </w:pPr>
          </w:p>
        </w:tc>
      </w:tr>
      <w:tr w:rsidR="002021F1" w:rsidRPr="005B4766" w14:paraId="4CA3A1FB" w14:textId="77777777" w:rsidTr="008078FB">
        <w:trPr>
          <w:trHeight w:val="354"/>
        </w:trPr>
        <w:tc>
          <w:tcPr>
            <w:tcW w:w="905" w:type="pct"/>
          </w:tcPr>
          <w:p w14:paraId="1698D97C" w14:textId="77777777" w:rsidR="002021F1" w:rsidRPr="005B4766" w:rsidRDefault="002021F1" w:rsidP="002021F1">
            <w:pPr>
              <w:spacing w:after="120"/>
              <w:rPr>
                <w:sz w:val="18"/>
                <w:szCs w:val="18"/>
              </w:rPr>
            </w:pPr>
            <w:r w:rsidRPr="005B4766">
              <w:rPr>
                <w:sz w:val="18"/>
                <w:szCs w:val="18"/>
              </w:rPr>
              <w:t>Quantity</w:t>
            </w:r>
          </w:p>
        </w:tc>
        <w:tc>
          <w:tcPr>
            <w:tcW w:w="352" w:type="pct"/>
          </w:tcPr>
          <w:p w14:paraId="00DC15A9" w14:textId="77777777" w:rsidR="002021F1" w:rsidRPr="005B4766" w:rsidRDefault="002021F1" w:rsidP="002021F1">
            <w:pPr>
              <w:spacing w:after="120"/>
              <w:rPr>
                <w:sz w:val="18"/>
                <w:szCs w:val="18"/>
              </w:rPr>
            </w:pPr>
            <w:r w:rsidRPr="005B4766">
              <w:rPr>
                <w:sz w:val="18"/>
                <w:szCs w:val="18"/>
              </w:rPr>
              <w:t>14</w:t>
            </w:r>
          </w:p>
        </w:tc>
        <w:tc>
          <w:tcPr>
            <w:tcW w:w="599" w:type="pct"/>
          </w:tcPr>
          <w:p w14:paraId="1637A86F" w14:textId="77777777" w:rsidR="002021F1" w:rsidRPr="005B4766" w:rsidRDefault="002021F1" w:rsidP="002021F1">
            <w:pPr>
              <w:spacing w:after="120"/>
              <w:rPr>
                <w:sz w:val="18"/>
                <w:szCs w:val="18"/>
              </w:rPr>
            </w:pPr>
            <w:r>
              <w:rPr>
                <w:sz w:val="18"/>
                <w:szCs w:val="18"/>
              </w:rPr>
              <w:t>5</w:t>
            </w:r>
          </w:p>
        </w:tc>
        <w:tc>
          <w:tcPr>
            <w:tcW w:w="624" w:type="pct"/>
          </w:tcPr>
          <w:p w14:paraId="704576B6" w14:textId="77777777" w:rsidR="002021F1" w:rsidRPr="005B4766" w:rsidRDefault="002021F1" w:rsidP="002021F1">
            <w:pPr>
              <w:spacing w:after="120"/>
              <w:rPr>
                <w:sz w:val="18"/>
                <w:szCs w:val="18"/>
              </w:rPr>
            </w:pPr>
            <w:r>
              <w:rPr>
                <w:sz w:val="18"/>
                <w:szCs w:val="18"/>
              </w:rPr>
              <w:t>Num</w:t>
            </w:r>
          </w:p>
        </w:tc>
        <w:tc>
          <w:tcPr>
            <w:tcW w:w="1683" w:type="pct"/>
          </w:tcPr>
          <w:p w14:paraId="33E823A5" w14:textId="77777777" w:rsidR="002021F1" w:rsidRPr="005B4766" w:rsidRDefault="002021F1" w:rsidP="002021F1">
            <w:pPr>
              <w:spacing w:after="120"/>
              <w:rPr>
                <w:sz w:val="18"/>
                <w:szCs w:val="18"/>
              </w:rPr>
            </w:pPr>
            <w:r w:rsidRPr="00B26DC9">
              <w:rPr>
                <w:sz w:val="18"/>
                <w:szCs w:val="18"/>
              </w:rPr>
              <w:t>e.g. 10</w:t>
            </w:r>
          </w:p>
        </w:tc>
        <w:tc>
          <w:tcPr>
            <w:tcW w:w="836" w:type="pct"/>
          </w:tcPr>
          <w:p w14:paraId="6BAC50C6" w14:textId="77777777" w:rsidR="002021F1" w:rsidRPr="005B4766" w:rsidRDefault="002021F1" w:rsidP="002021F1">
            <w:pPr>
              <w:spacing w:after="120"/>
              <w:rPr>
                <w:sz w:val="18"/>
                <w:szCs w:val="18"/>
              </w:rPr>
            </w:pPr>
          </w:p>
        </w:tc>
      </w:tr>
      <w:tr w:rsidR="002021F1" w:rsidRPr="005B4766" w14:paraId="4F37DC57" w14:textId="77777777" w:rsidTr="003E2CF6">
        <w:tc>
          <w:tcPr>
            <w:tcW w:w="905" w:type="pct"/>
          </w:tcPr>
          <w:p w14:paraId="3C8A034F" w14:textId="77777777" w:rsidR="002021F1" w:rsidRPr="00DC559D" w:rsidRDefault="002021F1" w:rsidP="002021F1">
            <w:pPr>
              <w:spacing w:after="120"/>
              <w:rPr>
                <w:sz w:val="18"/>
                <w:szCs w:val="18"/>
              </w:rPr>
            </w:pPr>
            <w:r w:rsidRPr="00DC559D">
              <w:rPr>
                <w:sz w:val="18"/>
                <w:szCs w:val="18"/>
              </w:rPr>
              <w:t>Units</w:t>
            </w:r>
          </w:p>
        </w:tc>
        <w:tc>
          <w:tcPr>
            <w:tcW w:w="352" w:type="pct"/>
          </w:tcPr>
          <w:p w14:paraId="15ADC179" w14:textId="77777777" w:rsidR="002021F1" w:rsidRPr="00DC559D" w:rsidRDefault="002021F1" w:rsidP="002021F1">
            <w:pPr>
              <w:spacing w:after="120"/>
              <w:rPr>
                <w:sz w:val="18"/>
                <w:szCs w:val="18"/>
              </w:rPr>
            </w:pPr>
            <w:r w:rsidRPr="00DC559D">
              <w:rPr>
                <w:sz w:val="18"/>
                <w:szCs w:val="18"/>
              </w:rPr>
              <w:t>15</w:t>
            </w:r>
          </w:p>
        </w:tc>
        <w:tc>
          <w:tcPr>
            <w:tcW w:w="599" w:type="pct"/>
          </w:tcPr>
          <w:p w14:paraId="45E3F548" w14:textId="77777777" w:rsidR="002021F1" w:rsidRPr="00DC559D" w:rsidRDefault="002021F1" w:rsidP="002021F1">
            <w:pPr>
              <w:spacing w:after="120"/>
              <w:rPr>
                <w:sz w:val="18"/>
                <w:szCs w:val="18"/>
              </w:rPr>
            </w:pPr>
            <w:r w:rsidRPr="00DC559D">
              <w:rPr>
                <w:sz w:val="18"/>
                <w:szCs w:val="18"/>
              </w:rPr>
              <w:t>40</w:t>
            </w:r>
          </w:p>
        </w:tc>
        <w:tc>
          <w:tcPr>
            <w:tcW w:w="624" w:type="pct"/>
          </w:tcPr>
          <w:p w14:paraId="55459915" w14:textId="77777777" w:rsidR="002021F1" w:rsidRPr="00DC559D" w:rsidRDefault="002021F1" w:rsidP="002021F1">
            <w:pPr>
              <w:spacing w:after="120"/>
              <w:rPr>
                <w:sz w:val="18"/>
                <w:szCs w:val="18"/>
              </w:rPr>
            </w:pPr>
            <w:r w:rsidRPr="00DC559D">
              <w:rPr>
                <w:sz w:val="18"/>
                <w:szCs w:val="18"/>
              </w:rPr>
              <w:t>Text</w:t>
            </w:r>
          </w:p>
        </w:tc>
        <w:tc>
          <w:tcPr>
            <w:tcW w:w="1683" w:type="pct"/>
          </w:tcPr>
          <w:p w14:paraId="6A0E90DE" w14:textId="77777777" w:rsidR="002021F1" w:rsidRPr="00B26DC9" w:rsidRDefault="002021F1" w:rsidP="002021F1">
            <w:pPr>
              <w:spacing w:after="120"/>
              <w:rPr>
                <w:sz w:val="18"/>
                <w:szCs w:val="18"/>
              </w:rPr>
            </w:pPr>
            <w:r w:rsidRPr="00B26DC9">
              <w:rPr>
                <w:sz w:val="18"/>
                <w:szCs w:val="18"/>
              </w:rPr>
              <w:t>e.g. Mbps, Kbps</w:t>
            </w:r>
          </w:p>
        </w:tc>
        <w:tc>
          <w:tcPr>
            <w:tcW w:w="836" w:type="pct"/>
          </w:tcPr>
          <w:p w14:paraId="4BD89779" w14:textId="77777777" w:rsidR="002021F1" w:rsidRPr="00DC559D" w:rsidRDefault="002021F1" w:rsidP="002021F1">
            <w:pPr>
              <w:spacing w:after="120"/>
              <w:rPr>
                <w:sz w:val="18"/>
                <w:szCs w:val="18"/>
              </w:rPr>
            </w:pPr>
          </w:p>
        </w:tc>
      </w:tr>
      <w:tr w:rsidR="002021F1" w:rsidRPr="005B4766" w14:paraId="5955BC86" w14:textId="77777777" w:rsidTr="003E2CF6">
        <w:tc>
          <w:tcPr>
            <w:tcW w:w="905" w:type="pct"/>
          </w:tcPr>
          <w:p w14:paraId="2D0CD836" w14:textId="77777777" w:rsidR="002021F1" w:rsidRPr="00DC559D" w:rsidRDefault="002021F1" w:rsidP="002021F1">
            <w:pPr>
              <w:spacing w:after="120"/>
              <w:rPr>
                <w:sz w:val="18"/>
                <w:szCs w:val="18"/>
              </w:rPr>
            </w:pPr>
            <w:r w:rsidRPr="00DC559D">
              <w:rPr>
                <w:sz w:val="18"/>
                <w:szCs w:val="18"/>
              </w:rPr>
              <w:t>Unit rate</w:t>
            </w:r>
          </w:p>
        </w:tc>
        <w:tc>
          <w:tcPr>
            <w:tcW w:w="352" w:type="pct"/>
          </w:tcPr>
          <w:p w14:paraId="60CF6AF4" w14:textId="77777777" w:rsidR="002021F1" w:rsidRPr="00DC559D" w:rsidRDefault="002021F1" w:rsidP="002021F1">
            <w:pPr>
              <w:spacing w:after="120"/>
              <w:rPr>
                <w:sz w:val="18"/>
                <w:szCs w:val="18"/>
              </w:rPr>
            </w:pPr>
            <w:r w:rsidRPr="00DC559D">
              <w:rPr>
                <w:sz w:val="18"/>
                <w:szCs w:val="18"/>
              </w:rPr>
              <w:t>16</w:t>
            </w:r>
          </w:p>
        </w:tc>
        <w:tc>
          <w:tcPr>
            <w:tcW w:w="599" w:type="pct"/>
          </w:tcPr>
          <w:p w14:paraId="1046FC98" w14:textId="77777777" w:rsidR="002021F1" w:rsidRPr="00DC559D" w:rsidRDefault="002021F1" w:rsidP="002021F1">
            <w:pPr>
              <w:spacing w:after="120"/>
              <w:rPr>
                <w:sz w:val="18"/>
                <w:szCs w:val="18"/>
              </w:rPr>
            </w:pPr>
            <w:r w:rsidRPr="00DC559D">
              <w:rPr>
                <w:sz w:val="18"/>
                <w:szCs w:val="18"/>
              </w:rPr>
              <w:t>18</w:t>
            </w:r>
          </w:p>
        </w:tc>
        <w:tc>
          <w:tcPr>
            <w:tcW w:w="624" w:type="pct"/>
          </w:tcPr>
          <w:p w14:paraId="0E55008E" w14:textId="77777777" w:rsidR="002021F1" w:rsidRPr="00DC559D" w:rsidRDefault="002021F1" w:rsidP="002021F1">
            <w:pPr>
              <w:spacing w:after="120"/>
              <w:rPr>
                <w:sz w:val="18"/>
                <w:szCs w:val="18"/>
              </w:rPr>
            </w:pPr>
            <w:r w:rsidRPr="00DC559D">
              <w:rPr>
                <w:sz w:val="18"/>
                <w:szCs w:val="18"/>
              </w:rPr>
              <w:t>Num</w:t>
            </w:r>
          </w:p>
        </w:tc>
        <w:tc>
          <w:tcPr>
            <w:tcW w:w="1683" w:type="pct"/>
          </w:tcPr>
          <w:p w14:paraId="6E02F6F0" w14:textId="77777777" w:rsidR="002021F1" w:rsidRPr="00DC559D" w:rsidRDefault="002021F1" w:rsidP="002021F1">
            <w:pPr>
              <w:spacing w:after="120"/>
              <w:rPr>
                <w:sz w:val="18"/>
                <w:szCs w:val="18"/>
              </w:rPr>
            </w:pPr>
            <w:r>
              <w:rPr>
                <w:sz w:val="18"/>
                <w:szCs w:val="18"/>
              </w:rPr>
              <w:t>e.g.</w:t>
            </w:r>
            <w:r w:rsidRPr="00B26DC9">
              <w:rPr>
                <w:sz w:val="18"/>
                <w:szCs w:val="18"/>
              </w:rPr>
              <w:t xml:space="preserve"> </w:t>
            </w:r>
            <w:r w:rsidRPr="004577D1">
              <w:rPr>
                <w:sz w:val="18"/>
                <w:szCs w:val="18"/>
              </w:rPr>
              <w:t>1269</w:t>
            </w:r>
          </w:p>
        </w:tc>
        <w:tc>
          <w:tcPr>
            <w:tcW w:w="836" w:type="pct"/>
          </w:tcPr>
          <w:p w14:paraId="02C84D9A" w14:textId="77777777" w:rsidR="002021F1" w:rsidRPr="00DC559D" w:rsidRDefault="002021F1" w:rsidP="002021F1">
            <w:pPr>
              <w:spacing w:after="120"/>
              <w:rPr>
                <w:sz w:val="18"/>
                <w:szCs w:val="18"/>
              </w:rPr>
            </w:pPr>
          </w:p>
        </w:tc>
      </w:tr>
      <w:tr w:rsidR="002021F1" w:rsidRPr="005B4766" w14:paraId="39CD668B" w14:textId="77777777" w:rsidTr="003E2CF6">
        <w:tc>
          <w:tcPr>
            <w:tcW w:w="905" w:type="pct"/>
          </w:tcPr>
          <w:p w14:paraId="492E47A2" w14:textId="77777777" w:rsidR="002021F1" w:rsidRPr="005B4766" w:rsidRDefault="002021F1" w:rsidP="002021F1">
            <w:pPr>
              <w:spacing w:after="120"/>
              <w:rPr>
                <w:sz w:val="18"/>
                <w:szCs w:val="18"/>
              </w:rPr>
            </w:pPr>
            <w:r w:rsidRPr="005B4766">
              <w:rPr>
                <w:sz w:val="18"/>
                <w:szCs w:val="18"/>
              </w:rPr>
              <w:t>Product Rate/Price</w:t>
            </w:r>
          </w:p>
        </w:tc>
        <w:tc>
          <w:tcPr>
            <w:tcW w:w="352" w:type="pct"/>
          </w:tcPr>
          <w:p w14:paraId="0F7EF25D" w14:textId="77777777" w:rsidR="002021F1" w:rsidRPr="005B4766" w:rsidRDefault="002021F1" w:rsidP="002021F1">
            <w:pPr>
              <w:spacing w:after="120"/>
              <w:rPr>
                <w:sz w:val="18"/>
                <w:szCs w:val="18"/>
              </w:rPr>
            </w:pPr>
            <w:r w:rsidRPr="005B4766">
              <w:rPr>
                <w:sz w:val="18"/>
                <w:szCs w:val="18"/>
              </w:rPr>
              <w:t>17</w:t>
            </w:r>
          </w:p>
        </w:tc>
        <w:tc>
          <w:tcPr>
            <w:tcW w:w="599" w:type="pct"/>
          </w:tcPr>
          <w:p w14:paraId="14248B77" w14:textId="77777777" w:rsidR="002021F1" w:rsidRPr="005B4766" w:rsidRDefault="002021F1" w:rsidP="002021F1">
            <w:pPr>
              <w:spacing w:after="120"/>
              <w:rPr>
                <w:sz w:val="18"/>
                <w:szCs w:val="18"/>
              </w:rPr>
            </w:pPr>
            <w:r>
              <w:rPr>
                <w:sz w:val="18"/>
                <w:szCs w:val="18"/>
              </w:rPr>
              <w:t>18</w:t>
            </w:r>
          </w:p>
        </w:tc>
        <w:tc>
          <w:tcPr>
            <w:tcW w:w="624" w:type="pct"/>
          </w:tcPr>
          <w:p w14:paraId="5907181D" w14:textId="77777777" w:rsidR="002021F1" w:rsidRPr="005B4766" w:rsidRDefault="002021F1" w:rsidP="002021F1">
            <w:pPr>
              <w:spacing w:after="120"/>
              <w:rPr>
                <w:sz w:val="18"/>
                <w:szCs w:val="18"/>
              </w:rPr>
            </w:pPr>
            <w:r w:rsidRPr="005B4766">
              <w:rPr>
                <w:sz w:val="18"/>
                <w:szCs w:val="18"/>
              </w:rPr>
              <w:t>Num</w:t>
            </w:r>
          </w:p>
        </w:tc>
        <w:tc>
          <w:tcPr>
            <w:tcW w:w="1683" w:type="pct"/>
          </w:tcPr>
          <w:p w14:paraId="0035001C" w14:textId="77777777" w:rsidR="002021F1" w:rsidRPr="005B4766" w:rsidRDefault="002021F1" w:rsidP="002021F1">
            <w:pPr>
              <w:spacing w:after="120"/>
              <w:rPr>
                <w:sz w:val="18"/>
                <w:szCs w:val="18"/>
              </w:rPr>
            </w:pPr>
            <w:r w:rsidRPr="005B4766">
              <w:rPr>
                <w:sz w:val="18"/>
                <w:szCs w:val="18"/>
              </w:rPr>
              <w:t>e.g. 141 = £1.41</w:t>
            </w:r>
          </w:p>
        </w:tc>
        <w:tc>
          <w:tcPr>
            <w:tcW w:w="836" w:type="pct"/>
          </w:tcPr>
          <w:p w14:paraId="0C51D10C" w14:textId="77777777" w:rsidR="002021F1" w:rsidRPr="005B4766" w:rsidRDefault="002021F1" w:rsidP="002021F1">
            <w:pPr>
              <w:spacing w:after="120"/>
              <w:rPr>
                <w:sz w:val="18"/>
                <w:szCs w:val="18"/>
              </w:rPr>
            </w:pPr>
          </w:p>
        </w:tc>
      </w:tr>
      <w:tr w:rsidR="002021F1" w:rsidRPr="00484C58" w14:paraId="3462969C" w14:textId="77777777" w:rsidTr="003E2CF6">
        <w:tc>
          <w:tcPr>
            <w:tcW w:w="905" w:type="pct"/>
          </w:tcPr>
          <w:p w14:paraId="17E3B8A8" w14:textId="77777777" w:rsidR="002021F1" w:rsidRPr="005B4766" w:rsidRDefault="002021F1" w:rsidP="002021F1">
            <w:pPr>
              <w:spacing w:after="120"/>
              <w:rPr>
                <w:sz w:val="18"/>
                <w:szCs w:val="18"/>
              </w:rPr>
            </w:pPr>
            <w:r w:rsidRPr="005B4766">
              <w:rPr>
                <w:sz w:val="18"/>
                <w:szCs w:val="18"/>
              </w:rPr>
              <w:t>VAT Status</w:t>
            </w:r>
          </w:p>
        </w:tc>
        <w:tc>
          <w:tcPr>
            <w:tcW w:w="352" w:type="pct"/>
          </w:tcPr>
          <w:p w14:paraId="162FCB3E" w14:textId="77777777" w:rsidR="002021F1" w:rsidRPr="005B4766" w:rsidRDefault="002021F1" w:rsidP="002021F1">
            <w:pPr>
              <w:spacing w:after="120"/>
              <w:rPr>
                <w:sz w:val="18"/>
                <w:szCs w:val="18"/>
              </w:rPr>
            </w:pPr>
            <w:r w:rsidRPr="005B4766">
              <w:rPr>
                <w:sz w:val="18"/>
                <w:szCs w:val="18"/>
              </w:rPr>
              <w:t>18</w:t>
            </w:r>
          </w:p>
        </w:tc>
        <w:tc>
          <w:tcPr>
            <w:tcW w:w="599" w:type="pct"/>
          </w:tcPr>
          <w:p w14:paraId="4294C491" w14:textId="77777777" w:rsidR="002021F1" w:rsidRPr="005B4766" w:rsidRDefault="002021F1" w:rsidP="002021F1">
            <w:pPr>
              <w:spacing w:after="120"/>
              <w:rPr>
                <w:sz w:val="18"/>
                <w:szCs w:val="18"/>
              </w:rPr>
            </w:pPr>
            <w:r>
              <w:rPr>
                <w:sz w:val="18"/>
                <w:szCs w:val="18"/>
              </w:rPr>
              <w:t>2</w:t>
            </w:r>
          </w:p>
        </w:tc>
        <w:tc>
          <w:tcPr>
            <w:tcW w:w="624" w:type="pct"/>
          </w:tcPr>
          <w:p w14:paraId="6045CD9C" w14:textId="77777777" w:rsidR="002021F1" w:rsidRPr="005B4766" w:rsidRDefault="002021F1" w:rsidP="002021F1">
            <w:pPr>
              <w:spacing w:after="120"/>
              <w:rPr>
                <w:sz w:val="18"/>
                <w:szCs w:val="18"/>
              </w:rPr>
            </w:pPr>
            <w:r w:rsidRPr="005B4766">
              <w:rPr>
                <w:sz w:val="18"/>
                <w:szCs w:val="18"/>
              </w:rPr>
              <w:t>Num</w:t>
            </w:r>
          </w:p>
        </w:tc>
        <w:tc>
          <w:tcPr>
            <w:tcW w:w="1683" w:type="pct"/>
          </w:tcPr>
          <w:p w14:paraId="70EDB8D4" w14:textId="77777777" w:rsidR="002021F1" w:rsidRPr="00484C58" w:rsidRDefault="002021F1" w:rsidP="002021F1">
            <w:pPr>
              <w:spacing w:after="120"/>
              <w:rPr>
                <w:sz w:val="18"/>
                <w:szCs w:val="18"/>
                <w:lang w:val="sv-SE"/>
              </w:rPr>
            </w:pPr>
            <w:r w:rsidRPr="00484C58">
              <w:rPr>
                <w:sz w:val="18"/>
                <w:szCs w:val="18"/>
                <w:lang w:val="sv-SE"/>
              </w:rPr>
              <w:t>e.g.</w:t>
            </w:r>
          </w:p>
          <w:p w14:paraId="6AD89114" w14:textId="77777777" w:rsidR="002021F1" w:rsidRPr="00484C58" w:rsidRDefault="002021F1" w:rsidP="002021F1">
            <w:pPr>
              <w:spacing w:after="120"/>
              <w:rPr>
                <w:sz w:val="18"/>
                <w:szCs w:val="18"/>
                <w:lang w:val="sv-SE"/>
              </w:rPr>
            </w:pPr>
            <w:r w:rsidRPr="00484C58">
              <w:rPr>
                <w:sz w:val="18"/>
                <w:szCs w:val="18"/>
                <w:lang w:val="sv-SE"/>
              </w:rPr>
              <w:t>1=Std VAT,</w:t>
            </w:r>
          </w:p>
          <w:p w14:paraId="1142940B" w14:textId="77777777" w:rsidR="002021F1" w:rsidRPr="00484C58" w:rsidRDefault="002021F1" w:rsidP="002021F1">
            <w:pPr>
              <w:spacing w:after="120"/>
              <w:rPr>
                <w:sz w:val="18"/>
                <w:szCs w:val="18"/>
                <w:lang w:val="sv-SE"/>
              </w:rPr>
            </w:pPr>
            <w:r w:rsidRPr="00484C58">
              <w:rPr>
                <w:sz w:val="18"/>
                <w:szCs w:val="18"/>
                <w:lang w:val="sv-SE"/>
              </w:rPr>
              <w:t>2=VAT Exempt</w:t>
            </w:r>
          </w:p>
        </w:tc>
        <w:tc>
          <w:tcPr>
            <w:tcW w:w="836" w:type="pct"/>
          </w:tcPr>
          <w:p w14:paraId="42363380" w14:textId="77777777" w:rsidR="002021F1" w:rsidRPr="00484C58" w:rsidRDefault="002021F1" w:rsidP="002021F1">
            <w:pPr>
              <w:spacing w:after="120"/>
              <w:rPr>
                <w:sz w:val="18"/>
                <w:szCs w:val="18"/>
                <w:lang w:val="sv-SE"/>
              </w:rPr>
            </w:pPr>
          </w:p>
        </w:tc>
      </w:tr>
      <w:tr w:rsidR="002021F1" w:rsidRPr="005B4766" w14:paraId="1BB24E16" w14:textId="77777777" w:rsidTr="003E2CF6">
        <w:tc>
          <w:tcPr>
            <w:tcW w:w="905" w:type="pct"/>
          </w:tcPr>
          <w:p w14:paraId="4538A1BC" w14:textId="77777777" w:rsidR="002021F1" w:rsidRPr="005B4766" w:rsidRDefault="002021F1" w:rsidP="002021F1">
            <w:pPr>
              <w:spacing w:after="120"/>
              <w:rPr>
                <w:sz w:val="18"/>
                <w:szCs w:val="18"/>
              </w:rPr>
            </w:pPr>
            <w:r>
              <w:rPr>
                <w:sz w:val="18"/>
                <w:szCs w:val="18"/>
              </w:rPr>
              <w:t>*</w:t>
            </w:r>
            <w:r w:rsidRPr="005B4766">
              <w:rPr>
                <w:sz w:val="18"/>
                <w:szCs w:val="18"/>
              </w:rPr>
              <w:t>CSS Account Number</w:t>
            </w:r>
          </w:p>
        </w:tc>
        <w:tc>
          <w:tcPr>
            <w:tcW w:w="352" w:type="pct"/>
          </w:tcPr>
          <w:p w14:paraId="28A17294" w14:textId="77777777" w:rsidR="002021F1" w:rsidRPr="005B4766" w:rsidRDefault="002021F1" w:rsidP="002021F1">
            <w:pPr>
              <w:spacing w:after="120"/>
              <w:rPr>
                <w:sz w:val="18"/>
                <w:szCs w:val="18"/>
              </w:rPr>
            </w:pPr>
            <w:r w:rsidRPr="005B4766">
              <w:rPr>
                <w:sz w:val="18"/>
                <w:szCs w:val="18"/>
              </w:rPr>
              <w:t>19</w:t>
            </w:r>
          </w:p>
        </w:tc>
        <w:tc>
          <w:tcPr>
            <w:tcW w:w="599" w:type="pct"/>
          </w:tcPr>
          <w:p w14:paraId="54B563F7" w14:textId="77777777" w:rsidR="002021F1" w:rsidRPr="005B4766" w:rsidRDefault="002021F1" w:rsidP="002021F1">
            <w:pPr>
              <w:spacing w:after="120"/>
              <w:rPr>
                <w:sz w:val="18"/>
                <w:szCs w:val="18"/>
              </w:rPr>
            </w:pPr>
            <w:r>
              <w:rPr>
                <w:sz w:val="18"/>
                <w:szCs w:val="18"/>
              </w:rPr>
              <w:t>20</w:t>
            </w:r>
          </w:p>
        </w:tc>
        <w:tc>
          <w:tcPr>
            <w:tcW w:w="624" w:type="pct"/>
          </w:tcPr>
          <w:p w14:paraId="4DC8F084" w14:textId="77777777" w:rsidR="002021F1" w:rsidRPr="005B4766" w:rsidRDefault="002021F1" w:rsidP="002021F1">
            <w:pPr>
              <w:spacing w:after="120"/>
              <w:rPr>
                <w:sz w:val="18"/>
                <w:szCs w:val="18"/>
              </w:rPr>
            </w:pPr>
            <w:r w:rsidRPr="005B4766">
              <w:rPr>
                <w:sz w:val="18"/>
                <w:szCs w:val="18"/>
              </w:rPr>
              <w:t>Text</w:t>
            </w:r>
          </w:p>
        </w:tc>
        <w:tc>
          <w:tcPr>
            <w:tcW w:w="1683" w:type="pct"/>
          </w:tcPr>
          <w:p w14:paraId="30BFE679" w14:textId="77777777" w:rsidR="002021F1" w:rsidRPr="00AD329F" w:rsidRDefault="002021F1" w:rsidP="002021F1">
            <w:pPr>
              <w:spacing w:after="120"/>
              <w:rPr>
                <w:sz w:val="18"/>
                <w:szCs w:val="18"/>
              </w:rPr>
            </w:pPr>
            <w:r w:rsidRPr="00DC559D">
              <w:rPr>
                <w:sz w:val="18"/>
                <w:szCs w:val="18"/>
              </w:rPr>
              <w:t xml:space="preserve">Not used for </w:t>
            </w:r>
            <w:r>
              <w:rPr>
                <w:sz w:val="18"/>
                <w:szCs w:val="18"/>
              </w:rPr>
              <w:t>NGA</w:t>
            </w:r>
            <w:r w:rsidRPr="00DC559D">
              <w:rPr>
                <w:sz w:val="18"/>
                <w:szCs w:val="18"/>
              </w:rPr>
              <w:t>.</w:t>
            </w:r>
          </w:p>
        </w:tc>
        <w:tc>
          <w:tcPr>
            <w:tcW w:w="836" w:type="pct"/>
          </w:tcPr>
          <w:p w14:paraId="4CF986B9" w14:textId="77777777" w:rsidR="002021F1" w:rsidRPr="005B4766" w:rsidRDefault="002021F1" w:rsidP="002021F1">
            <w:pPr>
              <w:spacing w:after="120"/>
              <w:rPr>
                <w:sz w:val="18"/>
                <w:szCs w:val="18"/>
              </w:rPr>
            </w:pPr>
          </w:p>
        </w:tc>
      </w:tr>
      <w:tr w:rsidR="002021F1" w:rsidRPr="005B4766" w14:paraId="1849C003" w14:textId="77777777" w:rsidTr="003E2CF6">
        <w:tc>
          <w:tcPr>
            <w:tcW w:w="905" w:type="pct"/>
          </w:tcPr>
          <w:p w14:paraId="226A6488" w14:textId="77777777" w:rsidR="002021F1" w:rsidRPr="005B4766" w:rsidRDefault="002021F1" w:rsidP="002021F1">
            <w:pPr>
              <w:spacing w:after="120"/>
              <w:rPr>
                <w:sz w:val="18"/>
                <w:szCs w:val="18"/>
              </w:rPr>
            </w:pPr>
            <w:r>
              <w:rPr>
                <w:sz w:val="18"/>
                <w:szCs w:val="18"/>
              </w:rPr>
              <w:t>*</w:t>
            </w:r>
            <w:r w:rsidRPr="005B4766">
              <w:rPr>
                <w:sz w:val="18"/>
                <w:szCs w:val="18"/>
              </w:rPr>
              <w:t>Prod Type</w:t>
            </w:r>
          </w:p>
        </w:tc>
        <w:tc>
          <w:tcPr>
            <w:tcW w:w="352" w:type="pct"/>
          </w:tcPr>
          <w:p w14:paraId="669F7445" w14:textId="77777777" w:rsidR="002021F1" w:rsidRPr="005B4766" w:rsidRDefault="002021F1" w:rsidP="002021F1">
            <w:pPr>
              <w:spacing w:after="120"/>
              <w:rPr>
                <w:sz w:val="18"/>
                <w:szCs w:val="18"/>
              </w:rPr>
            </w:pPr>
            <w:r w:rsidRPr="005B4766">
              <w:rPr>
                <w:sz w:val="18"/>
                <w:szCs w:val="18"/>
              </w:rPr>
              <w:t>20</w:t>
            </w:r>
          </w:p>
        </w:tc>
        <w:tc>
          <w:tcPr>
            <w:tcW w:w="599" w:type="pct"/>
          </w:tcPr>
          <w:p w14:paraId="0E3C641F" w14:textId="77777777" w:rsidR="002021F1" w:rsidRPr="005B4766" w:rsidRDefault="002021F1" w:rsidP="002021F1">
            <w:pPr>
              <w:spacing w:after="120"/>
              <w:rPr>
                <w:sz w:val="18"/>
                <w:szCs w:val="18"/>
              </w:rPr>
            </w:pPr>
            <w:r>
              <w:rPr>
                <w:sz w:val="18"/>
                <w:szCs w:val="18"/>
              </w:rPr>
              <w:t>20</w:t>
            </w:r>
          </w:p>
        </w:tc>
        <w:tc>
          <w:tcPr>
            <w:tcW w:w="624" w:type="pct"/>
          </w:tcPr>
          <w:p w14:paraId="3DD99FB3" w14:textId="77777777" w:rsidR="002021F1" w:rsidRPr="005B4766" w:rsidRDefault="002021F1" w:rsidP="002021F1">
            <w:pPr>
              <w:spacing w:after="120"/>
              <w:rPr>
                <w:sz w:val="18"/>
                <w:szCs w:val="18"/>
              </w:rPr>
            </w:pPr>
            <w:r w:rsidRPr="005B4766">
              <w:rPr>
                <w:sz w:val="18"/>
                <w:szCs w:val="18"/>
              </w:rPr>
              <w:t>Text</w:t>
            </w:r>
          </w:p>
        </w:tc>
        <w:tc>
          <w:tcPr>
            <w:tcW w:w="1683" w:type="pct"/>
          </w:tcPr>
          <w:p w14:paraId="60D076D5" w14:textId="77777777" w:rsidR="002021F1" w:rsidRPr="005B4766" w:rsidRDefault="002021F1" w:rsidP="002021F1">
            <w:pPr>
              <w:spacing w:after="120"/>
              <w:rPr>
                <w:sz w:val="18"/>
                <w:szCs w:val="18"/>
              </w:rPr>
            </w:pPr>
            <w:r w:rsidRPr="00DC559D">
              <w:rPr>
                <w:sz w:val="18"/>
                <w:szCs w:val="18"/>
              </w:rPr>
              <w:t xml:space="preserve">Not used for </w:t>
            </w:r>
            <w:r>
              <w:rPr>
                <w:sz w:val="18"/>
                <w:szCs w:val="18"/>
              </w:rPr>
              <w:t>NGA</w:t>
            </w:r>
            <w:r w:rsidRPr="00DC559D">
              <w:rPr>
                <w:sz w:val="18"/>
                <w:szCs w:val="18"/>
              </w:rPr>
              <w:t>.</w:t>
            </w:r>
          </w:p>
        </w:tc>
        <w:tc>
          <w:tcPr>
            <w:tcW w:w="836" w:type="pct"/>
          </w:tcPr>
          <w:p w14:paraId="386BBD4B" w14:textId="77777777" w:rsidR="002021F1" w:rsidRPr="005B4766" w:rsidRDefault="002021F1" w:rsidP="002021F1">
            <w:pPr>
              <w:spacing w:after="120"/>
              <w:rPr>
                <w:sz w:val="18"/>
                <w:szCs w:val="18"/>
              </w:rPr>
            </w:pPr>
          </w:p>
        </w:tc>
      </w:tr>
      <w:tr w:rsidR="002021F1" w:rsidRPr="005B4766" w14:paraId="60340C49" w14:textId="77777777" w:rsidTr="003E2CF6">
        <w:tc>
          <w:tcPr>
            <w:tcW w:w="905" w:type="pct"/>
          </w:tcPr>
          <w:p w14:paraId="6057FDCB" w14:textId="77777777" w:rsidR="002021F1" w:rsidRPr="005B4766" w:rsidRDefault="002021F1" w:rsidP="002021F1">
            <w:pPr>
              <w:spacing w:after="120"/>
              <w:rPr>
                <w:sz w:val="18"/>
                <w:szCs w:val="18"/>
              </w:rPr>
            </w:pPr>
            <w:r>
              <w:rPr>
                <w:sz w:val="18"/>
                <w:szCs w:val="18"/>
              </w:rPr>
              <w:t>*</w:t>
            </w:r>
            <w:r w:rsidRPr="005B4766">
              <w:rPr>
                <w:sz w:val="18"/>
                <w:szCs w:val="18"/>
              </w:rPr>
              <w:t>OR Service ID</w:t>
            </w:r>
          </w:p>
        </w:tc>
        <w:tc>
          <w:tcPr>
            <w:tcW w:w="352" w:type="pct"/>
          </w:tcPr>
          <w:p w14:paraId="2AB03242" w14:textId="77777777" w:rsidR="002021F1" w:rsidRPr="005B4766" w:rsidRDefault="002021F1" w:rsidP="002021F1">
            <w:pPr>
              <w:spacing w:after="120"/>
              <w:rPr>
                <w:sz w:val="18"/>
                <w:szCs w:val="18"/>
              </w:rPr>
            </w:pPr>
            <w:r w:rsidRPr="005B4766">
              <w:rPr>
                <w:sz w:val="18"/>
                <w:szCs w:val="18"/>
              </w:rPr>
              <w:t>21</w:t>
            </w:r>
          </w:p>
        </w:tc>
        <w:tc>
          <w:tcPr>
            <w:tcW w:w="599" w:type="pct"/>
          </w:tcPr>
          <w:p w14:paraId="4484DBD4" w14:textId="77777777" w:rsidR="002021F1" w:rsidRPr="005B4766" w:rsidRDefault="002021F1" w:rsidP="002021F1">
            <w:pPr>
              <w:spacing w:after="120"/>
              <w:rPr>
                <w:sz w:val="18"/>
                <w:szCs w:val="18"/>
              </w:rPr>
            </w:pPr>
            <w:r>
              <w:rPr>
                <w:sz w:val="18"/>
                <w:szCs w:val="18"/>
              </w:rPr>
              <w:t>40</w:t>
            </w:r>
          </w:p>
        </w:tc>
        <w:tc>
          <w:tcPr>
            <w:tcW w:w="624" w:type="pct"/>
          </w:tcPr>
          <w:p w14:paraId="37F2234A" w14:textId="77777777" w:rsidR="002021F1" w:rsidRPr="005B4766" w:rsidRDefault="002021F1" w:rsidP="002021F1">
            <w:pPr>
              <w:spacing w:after="120"/>
              <w:rPr>
                <w:sz w:val="18"/>
                <w:szCs w:val="18"/>
              </w:rPr>
            </w:pPr>
            <w:r w:rsidRPr="005B4766">
              <w:rPr>
                <w:sz w:val="18"/>
                <w:szCs w:val="18"/>
              </w:rPr>
              <w:t>Text</w:t>
            </w:r>
          </w:p>
        </w:tc>
        <w:tc>
          <w:tcPr>
            <w:tcW w:w="1683" w:type="pct"/>
          </w:tcPr>
          <w:p w14:paraId="5F40AE77" w14:textId="77777777" w:rsidR="002021F1" w:rsidRPr="005B4766" w:rsidRDefault="002021F1" w:rsidP="002021F1">
            <w:pPr>
              <w:spacing w:after="120"/>
              <w:rPr>
                <w:sz w:val="18"/>
                <w:szCs w:val="18"/>
              </w:rPr>
            </w:pPr>
            <w:r w:rsidRPr="00DC559D">
              <w:rPr>
                <w:sz w:val="18"/>
                <w:szCs w:val="18"/>
              </w:rPr>
              <w:t xml:space="preserve">Not used for </w:t>
            </w:r>
            <w:r>
              <w:rPr>
                <w:sz w:val="18"/>
                <w:szCs w:val="18"/>
              </w:rPr>
              <w:t>NGA</w:t>
            </w:r>
            <w:r w:rsidRPr="00DC559D">
              <w:rPr>
                <w:sz w:val="18"/>
                <w:szCs w:val="18"/>
              </w:rPr>
              <w:t>.</w:t>
            </w:r>
          </w:p>
        </w:tc>
        <w:tc>
          <w:tcPr>
            <w:tcW w:w="836" w:type="pct"/>
          </w:tcPr>
          <w:p w14:paraId="4F71EA3D" w14:textId="77777777" w:rsidR="002021F1" w:rsidRDefault="002021F1" w:rsidP="002021F1">
            <w:pPr>
              <w:spacing w:after="120"/>
              <w:rPr>
                <w:sz w:val="18"/>
                <w:szCs w:val="18"/>
              </w:rPr>
            </w:pPr>
          </w:p>
        </w:tc>
      </w:tr>
      <w:tr w:rsidR="002021F1" w:rsidRPr="005B4766" w14:paraId="4E855ED6" w14:textId="77777777" w:rsidTr="003E2CF6">
        <w:tc>
          <w:tcPr>
            <w:tcW w:w="905" w:type="pct"/>
          </w:tcPr>
          <w:p w14:paraId="47C83C76" w14:textId="77777777" w:rsidR="002021F1" w:rsidRPr="00DC559D" w:rsidRDefault="002021F1" w:rsidP="002021F1">
            <w:pPr>
              <w:spacing w:after="120"/>
              <w:rPr>
                <w:sz w:val="18"/>
                <w:szCs w:val="18"/>
              </w:rPr>
            </w:pPr>
            <w:r w:rsidRPr="00DC559D">
              <w:rPr>
                <w:sz w:val="18"/>
                <w:szCs w:val="18"/>
              </w:rPr>
              <w:t>*Circuit ID</w:t>
            </w:r>
          </w:p>
        </w:tc>
        <w:tc>
          <w:tcPr>
            <w:tcW w:w="352" w:type="pct"/>
          </w:tcPr>
          <w:p w14:paraId="67C462F1" w14:textId="77777777" w:rsidR="002021F1" w:rsidRPr="00DC559D" w:rsidRDefault="002021F1" w:rsidP="002021F1">
            <w:pPr>
              <w:spacing w:after="120"/>
              <w:rPr>
                <w:sz w:val="18"/>
                <w:szCs w:val="18"/>
              </w:rPr>
            </w:pPr>
            <w:r w:rsidRPr="00DC559D">
              <w:rPr>
                <w:sz w:val="18"/>
                <w:szCs w:val="18"/>
              </w:rPr>
              <w:t>22</w:t>
            </w:r>
          </w:p>
        </w:tc>
        <w:tc>
          <w:tcPr>
            <w:tcW w:w="599" w:type="pct"/>
          </w:tcPr>
          <w:p w14:paraId="74149CDA" w14:textId="77777777" w:rsidR="002021F1" w:rsidRPr="00DC559D" w:rsidRDefault="002021F1" w:rsidP="002021F1">
            <w:pPr>
              <w:spacing w:after="120"/>
              <w:rPr>
                <w:sz w:val="18"/>
                <w:szCs w:val="18"/>
              </w:rPr>
            </w:pPr>
            <w:r w:rsidRPr="00DC559D">
              <w:rPr>
                <w:sz w:val="18"/>
                <w:szCs w:val="18"/>
              </w:rPr>
              <w:t>20</w:t>
            </w:r>
          </w:p>
        </w:tc>
        <w:tc>
          <w:tcPr>
            <w:tcW w:w="624" w:type="pct"/>
          </w:tcPr>
          <w:p w14:paraId="55D24736" w14:textId="77777777" w:rsidR="002021F1" w:rsidRPr="00DC559D" w:rsidRDefault="002021F1" w:rsidP="002021F1">
            <w:pPr>
              <w:spacing w:after="120"/>
              <w:rPr>
                <w:sz w:val="18"/>
                <w:szCs w:val="18"/>
              </w:rPr>
            </w:pPr>
            <w:r w:rsidRPr="00DC559D">
              <w:rPr>
                <w:sz w:val="18"/>
                <w:szCs w:val="18"/>
              </w:rPr>
              <w:t>Text</w:t>
            </w:r>
          </w:p>
        </w:tc>
        <w:tc>
          <w:tcPr>
            <w:tcW w:w="1683" w:type="pct"/>
          </w:tcPr>
          <w:p w14:paraId="7F02D1BB" w14:textId="77777777" w:rsidR="002021F1" w:rsidRPr="00DC559D" w:rsidRDefault="002021F1" w:rsidP="002021F1">
            <w:pPr>
              <w:spacing w:after="120"/>
              <w:rPr>
                <w:sz w:val="18"/>
                <w:szCs w:val="18"/>
              </w:rPr>
            </w:pPr>
            <w:r w:rsidRPr="00DC559D">
              <w:rPr>
                <w:sz w:val="18"/>
                <w:szCs w:val="18"/>
              </w:rPr>
              <w:t xml:space="preserve">Not used for </w:t>
            </w:r>
            <w:r>
              <w:rPr>
                <w:sz w:val="18"/>
                <w:szCs w:val="18"/>
              </w:rPr>
              <w:t>NGA</w:t>
            </w:r>
            <w:r w:rsidRPr="00DC559D">
              <w:rPr>
                <w:sz w:val="18"/>
                <w:szCs w:val="18"/>
              </w:rPr>
              <w:t>.</w:t>
            </w:r>
          </w:p>
        </w:tc>
        <w:tc>
          <w:tcPr>
            <w:tcW w:w="836" w:type="pct"/>
          </w:tcPr>
          <w:p w14:paraId="2A350173" w14:textId="77777777" w:rsidR="002021F1" w:rsidRPr="00DC559D" w:rsidRDefault="002021F1" w:rsidP="002021F1">
            <w:pPr>
              <w:spacing w:after="120"/>
              <w:rPr>
                <w:sz w:val="18"/>
                <w:szCs w:val="18"/>
              </w:rPr>
            </w:pPr>
          </w:p>
        </w:tc>
      </w:tr>
      <w:tr w:rsidR="002021F1" w:rsidRPr="005B4766" w14:paraId="34B7DA0A" w14:textId="77777777" w:rsidTr="003E2CF6">
        <w:tc>
          <w:tcPr>
            <w:tcW w:w="905" w:type="pct"/>
          </w:tcPr>
          <w:p w14:paraId="6D940B36" w14:textId="77777777" w:rsidR="002021F1" w:rsidRPr="00DC559D" w:rsidRDefault="002021F1" w:rsidP="002021F1">
            <w:pPr>
              <w:spacing w:after="120"/>
              <w:rPr>
                <w:sz w:val="18"/>
                <w:szCs w:val="18"/>
              </w:rPr>
            </w:pPr>
            <w:r w:rsidRPr="00DC559D">
              <w:rPr>
                <w:sz w:val="18"/>
                <w:szCs w:val="18"/>
              </w:rPr>
              <w:t>*MDF Site</w:t>
            </w:r>
          </w:p>
        </w:tc>
        <w:tc>
          <w:tcPr>
            <w:tcW w:w="352" w:type="pct"/>
          </w:tcPr>
          <w:p w14:paraId="637EFDCB" w14:textId="77777777" w:rsidR="002021F1" w:rsidRPr="00DC559D" w:rsidRDefault="002021F1" w:rsidP="002021F1">
            <w:pPr>
              <w:spacing w:after="120"/>
              <w:rPr>
                <w:sz w:val="18"/>
                <w:szCs w:val="18"/>
              </w:rPr>
            </w:pPr>
            <w:r w:rsidRPr="00DC559D">
              <w:rPr>
                <w:sz w:val="18"/>
                <w:szCs w:val="18"/>
              </w:rPr>
              <w:t>23</w:t>
            </w:r>
          </w:p>
        </w:tc>
        <w:tc>
          <w:tcPr>
            <w:tcW w:w="599" w:type="pct"/>
          </w:tcPr>
          <w:p w14:paraId="19DB333C" w14:textId="77777777" w:rsidR="002021F1" w:rsidRPr="00DC559D" w:rsidRDefault="002021F1" w:rsidP="002021F1">
            <w:pPr>
              <w:spacing w:after="120"/>
              <w:rPr>
                <w:sz w:val="18"/>
                <w:szCs w:val="18"/>
              </w:rPr>
            </w:pPr>
            <w:r w:rsidRPr="00DC559D">
              <w:rPr>
                <w:sz w:val="18"/>
                <w:szCs w:val="18"/>
              </w:rPr>
              <w:t>20</w:t>
            </w:r>
          </w:p>
        </w:tc>
        <w:tc>
          <w:tcPr>
            <w:tcW w:w="624" w:type="pct"/>
          </w:tcPr>
          <w:p w14:paraId="09493A26" w14:textId="77777777" w:rsidR="002021F1" w:rsidRPr="00DC559D" w:rsidRDefault="002021F1" w:rsidP="002021F1">
            <w:pPr>
              <w:spacing w:after="120"/>
              <w:rPr>
                <w:sz w:val="18"/>
                <w:szCs w:val="18"/>
              </w:rPr>
            </w:pPr>
            <w:r w:rsidRPr="00DC559D">
              <w:rPr>
                <w:sz w:val="18"/>
                <w:szCs w:val="18"/>
              </w:rPr>
              <w:t>Text</w:t>
            </w:r>
          </w:p>
        </w:tc>
        <w:tc>
          <w:tcPr>
            <w:tcW w:w="1683" w:type="pct"/>
          </w:tcPr>
          <w:p w14:paraId="594883DE" w14:textId="77777777" w:rsidR="002021F1" w:rsidRPr="00DC559D" w:rsidRDefault="002021F1" w:rsidP="002021F1">
            <w:pPr>
              <w:spacing w:after="120"/>
              <w:rPr>
                <w:sz w:val="18"/>
                <w:szCs w:val="18"/>
              </w:rPr>
            </w:pPr>
            <w:r w:rsidRPr="00E23098">
              <w:rPr>
                <w:sz w:val="18"/>
                <w:szCs w:val="18"/>
              </w:rPr>
              <w:t>Not used for NGA.</w:t>
            </w:r>
          </w:p>
        </w:tc>
        <w:tc>
          <w:tcPr>
            <w:tcW w:w="836" w:type="pct"/>
          </w:tcPr>
          <w:p w14:paraId="4DF7C11A" w14:textId="77777777" w:rsidR="002021F1" w:rsidRPr="00DC559D" w:rsidRDefault="002021F1" w:rsidP="002021F1">
            <w:pPr>
              <w:spacing w:after="120"/>
              <w:rPr>
                <w:sz w:val="18"/>
                <w:szCs w:val="18"/>
              </w:rPr>
            </w:pPr>
          </w:p>
        </w:tc>
      </w:tr>
      <w:tr w:rsidR="002021F1" w:rsidRPr="005B4766" w14:paraId="73A982C6" w14:textId="77777777" w:rsidTr="003E2CF6">
        <w:tc>
          <w:tcPr>
            <w:tcW w:w="905" w:type="pct"/>
          </w:tcPr>
          <w:p w14:paraId="0C347213" w14:textId="77777777" w:rsidR="002021F1" w:rsidRPr="00DC559D" w:rsidRDefault="002021F1" w:rsidP="002021F1">
            <w:pPr>
              <w:spacing w:after="120"/>
              <w:rPr>
                <w:sz w:val="18"/>
                <w:szCs w:val="18"/>
              </w:rPr>
            </w:pPr>
            <w:r w:rsidRPr="00DC559D">
              <w:rPr>
                <w:sz w:val="18"/>
                <w:szCs w:val="18"/>
              </w:rPr>
              <w:t>*Room ID</w:t>
            </w:r>
          </w:p>
        </w:tc>
        <w:tc>
          <w:tcPr>
            <w:tcW w:w="352" w:type="pct"/>
          </w:tcPr>
          <w:p w14:paraId="5308FE78" w14:textId="77777777" w:rsidR="002021F1" w:rsidRPr="00DC559D" w:rsidRDefault="002021F1" w:rsidP="002021F1">
            <w:pPr>
              <w:spacing w:after="120"/>
              <w:rPr>
                <w:sz w:val="18"/>
                <w:szCs w:val="18"/>
              </w:rPr>
            </w:pPr>
            <w:r w:rsidRPr="00DC559D">
              <w:rPr>
                <w:sz w:val="18"/>
                <w:szCs w:val="18"/>
              </w:rPr>
              <w:t>24</w:t>
            </w:r>
          </w:p>
        </w:tc>
        <w:tc>
          <w:tcPr>
            <w:tcW w:w="599" w:type="pct"/>
          </w:tcPr>
          <w:p w14:paraId="1B172AF2" w14:textId="77777777" w:rsidR="002021F1" w:rsidRPr="00DC559D" w:rsidRDefault="002021F1" w:rsidP="002021F1">
            <w:pPr>
              <w:spacing w:after="120"/>
              <w:rPr>
                <w:sz w:val="18"/>
                <w:szCs w:val="18"/>
              </w:rPr>
            </w:pPr>
            <w:r w:rsidRPr="00DC559D">
              <w:rPr>
                <w:sz w:val="18"/>
                <w:szCs w:val="18"/>
              </w:rPr>
              <w:t>20</w:t>
            </w:r>
          </w:p>
        </w:tc>
        <w:tc>
          <w:tcPr>
            <w:tcW w:w="624" w:type="pct"/>
          </w:tcPr>
          <w:p w14:paraId="62D74839" w14:textId="77777777" w:rsidR="002021F1" w:rsidRPr="00DC559D" w:rsidRDefault="002021F1" w:rsidP="002021F1">
            <w:pPr>
              <w:spacing w:after="120"/>
              <w:rPr>
                <w:sz w:val="18"/>
                <w:szCs w:val="18"/>
              </w:rPr>
            </w:pPr>
            <w:r w:rsidRPr="00DC559D">
              <w:rPr>
                <w:sz w:val="18"/>
                <w:szCs w:val="18"/>
              </w:rPr>
              <w:t>Text</w:t>
            </w:r>
          </w:p>
        </w:tc>
        <w:tc>
          <w:tcPr>
            <w:tcW w:w="1683" w:type="pct"/>
          </w:tcPr>
          <w:p w14:paraId="77FAA964" w14:textId="77777777" w:rsidR="002021F1" w:rsidRPr="00DC559D" w:rsidRDefault="002021F1" w:rsidP="002021F1">
            <w:pPr>
              <w:spacing w:after="120"/>
              <w:rPr>
                <w:sz w:val="18"/>
                <w:szCs w:val="18"/>
              </w:rPr>
            </w:pPr>
            <w:r w:rsidRPr="00E23098">
              <w:rPr>
                <w:sz w:val="18"/>
                <w:szCs w:val="18"/>
              </w:rPr>
              <w:t>Not used for NGA.</w:t>
            </w:r>
          </w:p>
        </w:tc>
        <w:tc>
          <w:tcPr>
            <w:tcW w:w="836" w:type="pct"/>
          </w:tcPr>
          <w:p w14:paraId="664156BD" w14:textId="77777777" w:rsidR="002021F1" w:rsidRPr="00DC559D" w:rsidRDefault="002021F1" w:rsidP="002021F1">
            <w:pPr>
              <w:spacing w:after="120"/>
              <w:rPr>
                <w:sz w:val="18"/>
                <w:szCs w:val="18"/>
              </w:rPr>
            </w:pPr>
          </w:p>
        </w:tc>
      </w:tr>
      <w:tr w:rsidR="002021F1" w:rsidRPr="005B4766" w14:paraId="6F56CACD" w14:textId="77777777" w:rsidTr="003E2CF6">
        <w:tc>
          <w:tcPr>
            <w:tcW w:w="905" w:type="pct"/>
          </w:tcPr>
          <w:p w14:paraId="490AD845" w14:textId="77777777" w:rsidR="002021F1" w:rsidRPr="00DC559D" w:rsidRDefault="002021F1" w:rsidP="002021F1">
            <w:pPr>
              <w:spacing w:after="120"/>
              <w:rPr>
                <w:sz w:val="18"/>
                <w:szCs w:val="18"/>
              </w:rPr>
            </w:pPr>
            <w:r w:rsidRPr="00DC559D">
              <w:rPr>
                <w:sz w:val="18"/>
                <w:szCs w:val="18"/>
              </w:rPr>
              <w:t>Service ID</w:t>
            </w:r>
          </w:p>
        </w:tc>
        <w:tc>
          <w:tcPr>
            <w:tcW w:w="352" w:type="pct"/>
          </w:tcPr>
          <w:p w14:paraId="4017B019" w14:textId="77777777" w:rsidR="002021F1" w:rsidRPr="00DC559D" w:rsidRDefault="002021F1" w:rsidP="002021F1">
            <w:pPr>
              <w:spacing w:after="120"/>
              <w:rPr>
                <w:sz w:val="18"/>
                <w:szCs w:val="18"/>
              </w:rPr>
            </w:pPr>
            <w:r w:rsidRPr="00DC559D">
              <w:rPr>
                <w:sz w:val="18"/>
                <w:szCs w:val="18"/>
              </w:rPr>
              <w:t>25</w:t>
            </w:r>
          </w:p>
        </w:tc>
        <w:tc>
          <w:tcPr>
            <w:tcW w:w="599" w:type="pct"/>
          </w:tcPr>
          <w:p w14:paraId="67CB9189" w14:textId="77777777" w:rsidR="002021F1" w:rsidRPr="00DC559D" w:rsidRDefault="002021F1" w:rsidP="002021F1">
            <w:pPr>
              <w:spacing w:after="120"/>
              <w:rPr>
                <w:sz w:val="18"/>
                <w:szCs w:val="18"/>
              </w:rPr>
            </w:pPr>
            <w:r>
              <w:rPr>
                <w:sz w:val="18"/>
                <w:szCs w:val="18"/>
              </w:rPr>
              <w:t>40</w:t>
            </w:r>
          </w:p>
        </w:tc>
        <w:tc>
          <w:tcPr>
            <w:tcW w:w="624" w:type="pct"/>
          </w:tcPr>
          <w:p w14:paraId="079B288A" w14:textId="77777777" w:rsidR="002021F1" w:rsidRPr="00DC559D" w:rsidRDefault="002021F1" w:rsidP="002021F1">
            <w:pPr>
              <w:spacing w:after="120"/>
              <w:rPr>
                <w:sz w:val="18"/>
                <w:szCs w:val="18"/>
              </w:rPr>
            </w:pPr>
            <w:r w:rsidRPr="00DC559D">
              <w:rPr>
                <w:sz w:val="18"/>
                <w:szCs w:val="18"/>
              </w:rPr>
              <w:t>Text</w:t>
            </w:r>
          </w:p>
        </w:tc>
        <w:tc>
          <w:tcPr>
            <w:tcW w:w="1683" w:type="pct"/>
          </w:tcPr>
          <w:p w14:paraId="666EDB98" w14:textId="77777777" w:rsidR="002021F1" w:rsidRPr="00DC559D" w:rsidRDefault="002021F1" w:rsidP="002021F1">
            <w:pPr>
              <w:spacing w:after="120"/>
              <w:rPr>
                <w:sz w:val="18"/>
                <w:szCs w:val="18"/>
              </w:rPr>
            </w:pPr>
            <w:r>
              <w:rPr>
                <w:sz w:val="18"/>
                <w:szCs w:val="18"/>
              </w:rPr>
              <w:t xml:space="preserve">e.g. </w:t>
            </w:r>
            <w:r w:rsidRPr="00E16774">
              <w:rPr>
                <w:sz w:val="18"/>
                <w:szCs w:val="18"/>
              </w:rPr>
              <w:t>OGEA12345671</w:t>
            </w:r>
            <w:r w:rsidRPr="00B26DC9">
              <w:rPr>
                <w:sz w:val="18"/>
                <w:szCs w:val="18"/>
              </w:rPr>
              <w:t xml:space="preserve"> </w:t>
            </w:r>
            <w:r w:rsidRPr="00444A25">
              <w:rPr>
                <w:sz w:val="18"/>
                <w:szCs w:val="18"/>
              </w:rPr>
              <w:t>, OIRS12345678</w:t>
            </w:r>
          </w:p>
        </w:tc>
        <w:tc>
          <w:tcPr>
            <w:tcW w:w="836" w:type="pct"/>
          </w:tcPr>
          <w:p w14:paraId="45EB4F87" w14:textId="77777777" w:rsidR="002021F1" w:rsidRPr="00DC559D" w:rsidRDefault="002021F1" w:rsidP="002021F1">
            <w:pPr>
              <w:spacing w:after="120"/>
              <w:rPr>
                <w:sz w:val="18"/>
                <w:szCs w:val="18"/>
              </w:rPr>
            </w:pPr>
          </w:p>
        </w:tc>
      </w:tr>
      <w:tr w:rsidR="002021F1" w:rsidRPr="005B4766" w14:paraId="252AA318" w14:textId="77777777" w:rsidTr="003E2CF6">
        <w:tc>
          <w:tcPr>
            <w:tcW w:w="905" w:type="pct"/>
          </w:tcPr>
          <w:p w14:paraId="6FAF15BA" w14:textId="77777777" w:rsidR="002021F1" w:rsidRPr="00DC559D" w:rsidRDefault="002021F1" w:rsidP="002021F1">
            <w:pPr>
              <w:spacing w:after="120"/>
              <w:rPr>
                <w:sz w:val="18"/>
                <w:szCs w:val="18"/>
              </w:rPr>
            </w:pPr>
            <w:r w:rsidRPr="00DC559D">
              <w:rPr>
                <w:sz w:val="18"/>
                <w:szCs w:val="18"/>
              </w:rPr>
              <w:t>*Event Class</w:t>
            </w:r>
          </w:p>
        </w:tc>
        <w:tc>
          <w:tcPr>
            <w:tcW w:w="352" w:type="pct"/>
          </w:tcPr>
          <w:p w14:paraId="2AE17922" w14:textId="77777777" w:rsidR="002021F1" w:rsidRPr="00DC559D" w:rsidRDefault="002021F1" w:rsidP="002021F1">
            <w:pPr>
              <w:spacing w:after="120"/>
              <w:rPr>
                <w:sz w:val="18"/>
                <w:szCs w:val="18"/>
              </w:rPr>
            </w:pPr>
            <w:r w:rsidRPr="00DC559D">
              <w:rPr>
                <w:sz w:val="18"/>
                <w:szCs w:val="18"/>
              </w:rPr>
              <w:t>26</w:t>
            </w:r>
          </w:p>
        </w:tc>
        <w:tc>
          <w:tcPr>
            <w:tcW w:w="599" w:type="pct"/>
          </w:tcPr>
          <w:p w14:paraId="26F0CADF" w14:textId="77777777" w:rsidR="002021F1" w:rsidRPr="00DC559D" w:rsidRDefault="002021F1" w:rsidP="002021F1">
            <w:pPr>
              <w:spacing w:after="120"/>
              <w:rPr>
                <w:sz w:val="18"/>
                <w:szCs w:val="18"/>
              </w:rPr>
            </w:pPr>
            <w:r>
              <w:rPr>
                <w:sz w:val="18"/>
                <w:szCs w:val="18"/>
              </w:rPr>
              <w:t>40</w:t>
            </w:r>
          </w:p>
        </w:tc>
        <w:tc>
          <w:tcPr>
            <w:tcW w:w="624" w:type="pct"/>
          </w:tcPr>
          <w:p w14:paraId="7EA3855B" w14:textId="77777777" w:rsidR="002021F1" w:rsidRPr="00DC559D" w:rsidRDefault="002021F1" w:rsidP="002021F1">
            <w:pPr>
              <w:spacing w:after="120"/>
              <w:rPr>
                <w:sz w:val="18"/>
                <w:szCs w:val="18"/>
              </w:rPr>
            </w:pPr>
            <w:r w:rsidRPr="00DC559D">
              <w:rPr>
                <w:sz w:val="18"/>
                <w:szCs w:val="18"/>
              </w:rPr>
              <w:t>Text</w:t>
            </w:r>
          </w:p>
        </w:tc>
        <w:tc>
          <w:tcPr>
            <w:tcW w:w="1683" w:type="pct"/>
          </w:tcPr>
          <w:p w14:paraId="623FE4AD" w14:textId="77777777" w:rsidR="002021F1" w:rsidRPr="00DC559D" w:rsidRDefault="002021F1" w:rsidP="002021F1">
            <w:pPr>
              <w:spacing w:after="120"/>
              <w:rPr>
                <w:sz w:val="18"/>
                <w:szCs w:val="18"/>
              </w:rPr>
            </w:pPr>
            <w:r w:rsidRPr="00E23098">
              <w:rPr>
                <w:sz w:val="18"/>
                <w:szCs w:val="18"/>
              </w:rPr>
              <w:t>Not used for NGA.</w:t>
            </w:r>
          </w:p>
        </w:tc>
        <w:tc>
          <w:tcPr>
            <w:tcW w:w="836" w:type="pct"/>
          </w:tcPr>
          <w:p w14:paraId="48349AFC" w14:textId="77777777" w:rsidR="002021F1" w:rsidRPr="00DC559D" w:rsidRDefault="002021F1" w:rsidP="002021F1">
            <w:pPr>
              <w:spacing w:after="120"/>
              <w:rPr>
                <w:sz w:val="18"/>
                <w:szCs w:val="18"/>
              </w:rPr>
            </w:pPr>
          </w:p>
        </w:tc>
      </w:tr>
      <w:tr w:rsidR="002021F1" w:rsidRPr="005B4766" w14:paraId="3248244E" w14:textId="77777777" w:rsidTr="003E2CF6">
        <w:tc>
          <w:tcPr>
            <w:tcW w:w="905" w:type="pct"/>
          </w:tcPr>
          <w:p w14:paraId="6FBF989F" w14:textId="77777777" w:rsidR="002021F1" w:rsidRPr="00DC559D" w:rsidRDefault="002021F1" w:rsidP="002021F1">
            <w:pPr>
              <w:spacing w:after="120"/>
              <w:rPr>
                <w:sz w:val="18"/>
                <w:szCs w:val="18"/>
              </w:rPr>
            </w:pPr>
            <w:r w:rsidRPr="00DC559D">
              <w:rPr>
                <w:sz w:val="18"/>
                <w:szCs w:val="18"/>
              </w:rPr>
              <w:t>*Event Name</w:t>
            </w:r>
          </w:p>
        </w:tc>
        <w:tc>
          <w:tcPr>
            <w:tcW w:w="352" w:type="pct"/>
          </w:tcPr>
          <w:p w14:paraId="244F01DA" w14:textId="77777777" w:rsidR="002021F1" w:rsidRPr="00DC559D" w:rsidRDefault="002021F1" w:rsidP="002021F1">
            <w:pPr>
              <w:spacing w:after="120"/>
              <w:rPr>
                <w:sz w:val="18"/>
                <w:szCs w:val="18"/>
              </w:rPr>
            </w:pPr>
            <w:r w:rsidRPr="00DC559D">
              <w:rPr>
                <w:sz w:val="18"/>
                <w:szCs w:val="18"/>
              </w:rPr>
              <w:t>27</w:t>
            </w:r>
          </w:p>
        </w:tc>
        <w:tc>
          <w:tcPr>
            <w:tcW w:w="599" w:type="pct"/>
          </w:tcPr>
          <w:p w14:paraId="0606C5DD" w14:textId="77777777" w:rsidR="002021F1" w:rsidRPr="00DC559D" w:rsidRDefault="002021F1" w:rsidP="002021F1">
            <w:pPr>
              <w:spacing w:after="120"/>
              <w:rPr>
                <w:sz w:val="18"/>
                <w:szCs w:val="18"/>
              </w:rPr>
            </w:pPr>
            <w:r>
              <w:rPr>
                <w:sz w:val="18"/>
                <w:szCs w:val="18"/>
              </w:rPr>
              <w:t>40</w:t>
            </w:r>
          </w:p>
        </w:tc>
        <w:tc>
          <w:tcPr>
            <w:tcW w:w="624" w:type="pct"/>
          </w:tcPr>
          <w:p w14:paraId="4CE17591" w14:textId="77777777" w:rsidR="002021F1" w:rsidRPr="00DC559D" w:rsidRDefault="002021F1" w:rsidP="002021F1">
            <w:pPr>
              <w:spacing w:after="120"/>
              <w:rPr>
                <w:sz w:val="18"/>
                <w:szCs w:val="18"/>
              </w:rPr>
            </w:pPr>
            <w:r w:rsidRPr="00DC559D">
              <w:rPr>
                <w:sz w:val="18"/>
                <w:szCs w:val="18"/>
              </w:rPr>
              <w:t>Text</w:t>
            </w:r>
          </w:p>
        </w:tc>
        <w:tc>
          <w:tcPr>
            <w:tcW w:w="1683" w:type="pct"/>
          </w:tcPr>
          <w:p w14:paraId="0068240E" w14:textId="77777777" w:rsidR="002021F1" w:rsidRPr="00DC559D" w:rsidRDefault="002021F1" w:rsidP="002021F1">
            <w:pPr>
              <w:spacing w:after="120"/>
              <w:rPr>
                <w:sz w:val="18"/>
                <w:szCs w:val="18"/>
              </w:rPr>
            </w:pPr>
            <w:r w:rsidRPr="00E23098">
              <w:rPr>
                <w:sz w:val="18"/>
                <w:szCs w:val="18"/>
              </w:rPr>
              <w:t>Not used for NGA.</w:t>
            </w:r>
          </w:p>
        </w:tc>
        <w:tc>
          <w:tcPr>
            <w:tcW w:w="836" w:type="pct"/>
          </w:tcPr>
          <w:p w14:paraId="363BE189" w14:textId="77777777" w:rsidR="002021F1" w:rsidRPr="00DC559D" w:rsidRDefault="002021F1" w:rsidP="002021F1">
            <w:pPr>
              <w:spacing w:after="120"/>
              <w:rPr>
                <w:sz w:val="18"/>
                <w:szCs w:val="18"/>
              </w:rPr>
            </w:pPr>
          </w:p>
        </w:tc>
      </w:tr>
      <w:tr w:rsidR="002021F1" w:rsidRPr="005B4766" w14:paraId="1D844804" w14:textId="77777777" w:rsidTr="003E2CF6">
        <w:tc>
          <w:tcPr>
            <w:tcW w:w="905" w:type="pct"/>
          </w:tcPr>
          <w:p w14:paraId="14A59CE7" w14:textId="77777777" w:rsidR="002021F1" w:rsidRPr="00DC559D" w:rsidRDefault="002021F1" w:rsidP="002021F1">
            <w:pPr>
              <w:spacing w:after="120"/>
              <w:rPr>
                <w:sz w:val="18"/>
                <w:szCs w:val="18"/>
              </w:rPr>
            </w:pPr>
            <w:r w:rsidRPr="00DC559D">
              <w:rPr>
                <w:sz w:val="18"/>
                <w:szCs w:val="18"/>
              </w:rPr>
              <w:t>*CBUK reference number</w:t>
            </w:r>
          </w:p>
        </w:tc>
        <w:tc>
          <w:tcPr>
            <w:tcW w:w="352" w:type="pct"/>
          </w:tcPr>
          <w:p w14:paraId="30811838" w14:textId="77777777" w:rsidR="002021F1" w:rsidRPr="00DC559D" w:rsidRDefault="002021F1" w:rsidP="002021F1">
            <w:pPr>
              <w:spacing w:after="120"/>
              <w:rPr>
                <w:sz w:val="18"/>
                <w:szCs w:val="18"/>
              </w:rPr>
            </w:pPr>
            <w:r w:rsidRPr="00DC559D">
              <w:rPr>
                <w:sz w:val="18"/>
                <w:szCs w:val="18"/>
              </w:rPr>
              <w:t>28</w:t>
            </w:r>
          </w:p>
        </w:tc>
        <w:tc>
          <w:tcPr>
            <w:tcW w:w="599" w:type="pct"/>
          </w:tcPr>
          <w:p w14:paraId="638AEF10" w14:textId="77777777" w:rsidR="002021F1" w:rsidRPr="00DC559D" w:rsidRDefault="002021F1" w:rsidP="002021F1">
            <w:pPr>
              <w:spacing w:after="120"/>
              <w:rPr>
                <w:sz w:val="18"/>
                <w:szCs w:val="18"/>
              </w:rPr>
            </w:pPr>
            <w:r w:rsidRPr="00DC559D">
              <w:rPr>
                <w:sz w:val="18"/>
                <w:szCs w:val="18"/>
              </w:rPr>
              <w:t>20</w:t>
            </w:r>
          </w:p>
        </w:tc>
        <w:tc>
          <w:tcPr>
            <w:tcW w:w="624" w:type="pct"/>
          </w:tcPr>
          <w:p w14:paraId="64022708" w14:textId="77777777" w:rsidR="002021F1" w:rsidRPr="00DC559D" w:rsidRDefault="002021F1" w:rsidP="002021F1">
            <w:pPr>
              <w:spacing w:after="120"/>
              <w:rPr>
                <w:sz w:val="18"/>
                <w:szCs w:val="18"/>
              </w:rPr>
            </w:pPr>
            <w:r w:rsidRPr="00DC559D">
              <w:rPr>
                <w:sz w:val="18"/>
                <w:szCs w:val="18"/>
              </w:rPr>
              <w:t>Text</w:t>
            </w:r>
          </w:p>
        </w:tc>
        <w:tc>
          <w:tcPr>
            <w:tcW w:w="1683" w:type="pct"/>
          </w:tcPr>
          <w:p w14:paraId="41A03F2A" w14:textId="77777777" w:rsidR="002021F1" w:rsidRPr="00DC559D" w:rsidRDefault="002021F1" w:rsidP="002021F1">
            <w:pPr>
              <w:spacing w:after="120"/>
              <w:rPr>
                <w:sz w:val="18"/>
                <w:szCs w:val="18"/>
              </w:rPr>
            </w:pPr>
            <w:r w:rsidRPr="00DC559D">
              <w:rPr>
                <w:sz w:val="18"/>
                <w:szCs w:val="18"/>
              </w:rPr>
              <w:t xml:space="preserve">Not used for </w:t>
            </w:r>
            <w:r>
              <w:rPr>
                <w:sz w:val="18"/>
                <w:szCs w:val="18"/>
              </w:rPr>
              <w:t>NGA</w:t>
            </w:r>
            <w:r w:rsidRPr="00DC559D">
              <w:rPr>
                <w:sz w:val="18"/>
                <w:szCs w:val="18"/>
              </w:rPr>
              <w:t>.</w:t>
            </w:r>
          </w:p>
        </w:tc>
        <w:tc>
          <w:tcPr>
            <w:tcW w:w="836" w:type="pct"/>
          </w:tcPr>
          <w:p w14:paraId="3BA3FF42" w14:textId="77777777" w:rsidR="002021F1" w:rsidRPr="00DC559D" w:rsidRDefault="002021F1" w:rsidP="002021F1">
            <w:pPr>
              <w:spacing w:after="120"/>
              <w:rPr>
                <w:sz w:val="18"/>
                <w:szCs w:val="18"/>
              </w:rPr>
            </w:pPr>
          </w:p>
        </w:tc>
      </w:tr>
      <w:tr w:rsidR="002021F1" w:rsidRPr="005B4766" w14:paraId="047606F3" w14:textId="77777777" w:rsidTr="003E2CF6">
        <w:trPr>
          <w:trHeight w:val="402"/>
        </w:trPr>
        <w:tc>
          <w:tcPr>
            <w:tcW w:w="905" w:type="pct"/>
          </w:tcPr>
          <w:p w14:paraId="76CB8E67" w14:textId="77777777" w:rsidR="002021F1" w:rsidRPr="00DC559D" w:rsidRDefault="002021F1" w:rsidP="002021F1">
            <w:pPr>
              <w:spacing w:after="120"/>
              <w:rPr>
                <w:sz w:val="18"/>
                <w:szCs w:val="18"/>
              </w:rPr>
            </w:pPr>
            <w:r w:rsidRPr="00DC559D">
              <w:rPr>
                <w:sz w:val="18"/>
                <w:szCs w:val="18"/>
              </w:rPr>
              <w:t>*CLI</w:t>
            </w:r>
          </w:p>
        </w:tc>
        <w:tc>
          <w:tcPr>
            <w:tcW w:w="352" w:type="pct"/>
          </w:tcPr>
          <w:p w14:paraId="7A22F429" w14:textId="77777777" w:rsidR="002021F1" w:rsidRPr="00DC559D" w:rsidRDefault="002021F1" w:rsidP="002021F1">
            <w:pPr>
              <w:spacing w:after="120"/>
              <w:rPr>
                <w:sz w:val="18"/>
                <w:szCs w:val="18"/>
              </w:rPr>
            </w:pPr>
            <w:r w:rsidRPr="00DC559D">
              <w:rPr>
                <w:sz w:val="18"/>
                <w:szCs w:val="18"/>
              </w:rPr>
              <w:t>29</w:t>
            </w:r>
          </w:p>
        </w:tc>
        <w:tc>
          <w:tcPr>
            <w:tcW w:w="599" w:type="pct"/>
          </w:tcPr>
          <w:p w14:paraId="29FDB4B8" w14:textId="77777777" w:rsidR="002021F1" w:rsidRPr="00DC559D" w:rsidRDefault="002021F1" w:rsidP="002021F1">
            <w:pPr>
              <w:spacing w:after="120"/>
              <w:rPr>
                <w:sz w:val="18"/>
                <w:szCs w:val="18"/>
              </w:rPr>
            </w:pPr>
            <w:r w:rsidRPr="00DC559D">
              <w:rPr>
                <w:sz w:val="18"/>
                <w:szCs w:val="18"/>
              </w:rPr>
              <w:t>20</w:t>
            </w:r>
          </w:p>
        </w:tc>
        <w:tc>
          <w:tcPr>
            <w:tcW w:w="624" w:type="pct"/>
          </w:tcPr>
          <w:p w14:paraId="050AB902" w14:textId="77777777" w:rsidR="002021F1" w:rsidRPr="00DC559D" w:rsidRDefault="002021F1" w:rsidP="002021F1">
            <w:pPr>
              <w:spacing w:after="120"/>
              <w:rPr>
                <w:sz w:val="18"/>
                <w:szCs w:val="18"/>
              </w:rPr>
            </w:pPr>
            <w:r w:rsidRPr="00DC559D">
              <w:rPr>
                <w:sz w:val="18"/>
                <w:szCs w:val="18"/>
              </w:rPr>
              <w:t>Text</w:t>
            </w:r>
          </w:p>
        </w:tc>
        <w:tc>
          <w:tcPr>
            <w:tcW w:w="1683" w:type="pct"/>
          </w:tcPr>
          <w:p w14:paraId="0768441E" w14:textId="77777777" w:rsidR="002021F1" w:rsidRPr="00DC559D" w:rsidRDefault="002021F1" w:rsidP="002021F1">
            <w:pPr>
              <w:spacing w:after="120"/>
              <w:rPr>
                <w:sz w:val="18"/>
                <w:szCs w:val="18"/>
              </w:rPr>
            </w:pPr>
            <w:r w:rsidRPr="002C3356">
              <w:rPr>
                <w:sz w:val="18"/>
                <w:szCs w:val="18"/>
              </w:rPr>
              <w:t>Not used for NGA.</w:t>
            </w:r>
          </w:p>
        </w:tc>
        <w:tc>
          <w:tcPr>
            <w:tcW w:w="836" w:type="pct"/>
          </w:tcPr>
          <w:p w14:paraId="4609E3D4" w14:textId="77777777" w:rsidR="002021F1" w:rsidRPr="00DC559D" w:rsidRDefault="002021F1" w:rsidP="002021F1">
            <w:pPr>
              <w:spacing w:after="120"/>
              <w:rPr>
                <w:sz w:val="18"/>
                <w:szCs w:val="18"/>
              </w:rPr>
            </w:pPr>
          </w:p>
        </w:tc>
      </w:tr>
      <w:tr w:rsidR="002021F1" w:rsidRPr="005B4766" w14:paraId="4FAF21AC" w14:textId="77777777" w:rsidTr="003E2CF6">
        <w:trPr>
          <w:trHeight w:val="299"/>
        </w:trPr>
        <w:tc>
          <w:tcPr>
            <w:tcW w:w="905" w:type="pct"/>
          </w:tcPr>
          <w:p w14:paraId="3EF53DF7" w14:textId="77777777" w:rsidR="002021F1" w:rsidRPr="00DC559D" w:rsidRDefault="002021F1" w:rsidP="002021F1">
            <w:pPr>
              <w:spacing w:after="120"/>
              <w:rPr>
                <w:sz w:val="18"/>
                <w:szCs w:val="18"/>
              </w:rPr>
            </w:pPr>
            <w:r w:rsidRPr="00DC559D">
              <w:rPr>
                <w:sz w:val="18"/>
                <w:szCs w:val="18"/>
              </w:rPr>
              <w:t>*MAC code</w:t>
            </w:r>
          </w:p>
        </w:tc>
        <w:tc>
          <w:tcPr>
            <w:tcW w:w="352" w:type="pct"/>
          </w:tcPr>
          <w:p w14:paraId="61571494" w14:textId="77777777" w:rsidR="002021F1" w:rsidRPr="00DC559D" w:rsidRDefault="002021F1" w:rsidP="002021F1">
            <w:pPr>
              <w:spacing w:after="120"/>
              <w:rPr>
                <w:sz w:val="18"/>
                <w:szCs w:val="18"/>
              </w:rPr>
            </w:pPr>
            <w:r w:rsidRPr="00DC559D">
              <w:rPr>
                <w:sz w:val="18"/>
                <w:szCs w:val="18"/>
              </w:rPr>
              <w:t>30</w:t>
            </w:r>
          </w:p>
        </w:tc>
        <w:tc>
          <w:tcPr>
            <w:tcW w:w="599" w:type="pct"/>
          </w:tcPr>
          <w:p w14:paraId="64BD6886" w14:textId="77777777" w:rsidR="002021F1" w:rsidRPr="00DC559D" w:rsidRDefault="002021F1" w:rsidP="002021F1">
            <w:pPr>
              <w:spacing w:after="120"/>
              <w:rPr>
                <w:sz w:val="18"/>
                <w:szCs w:val="18"/>
              </w:rPr>
            </w:pPr>
            <w:r w:rsidRPr="00DC559D">
              <w:rPr>
                <w:sz w:val="18"/>
                <w:szCs w:val="18"/>
              </w:rPr>
              <w:t>20</w:t>
            </w:r>
          </w:p>
        </w:tc>
        <w:tc>
          <w:tcPr>
            <w:tcW w:w="624" w:type="pct"/>
          </w:tcPr>
          <w:p w14:paraId="515FD90F" w14:textId="77777777" w:rsidR="002021F1" w:rsidRPr="00DC559D" w:rsidRDefault="002021F1" w:rsidP="002021F1">
            <w:pPr>
              <w:spacing w:after="120"/>
              <w:rPr>
                <w:sz w:val="18"/>
                <w:szCs w:val="18"/>
              </w:rPr>
            </w:pPr>
            <w:r w:rsidRPr="00DC559D">
              <w:rPr>
                <w:sz w:val="18"/>
                <w:szCs w:val="18"/>
              </w:rPr>
              <w:t>Text</w:t>
            </w:r>
          </w:p>
        </w:tc>
        <w:tc>
          <w:tcPr>
            <w:tcW w:w="1683" w:type="pct"/>
          </w:tcPr>
          <w:p w14:paraId="6517025E" w14:textId="77777777" w:rsidR="002021F1" w:rsidRPr="00DC559D" w:rsidRDefault="002021F1" w:rsidP="002021F1">
            <w:pPr>
              <w:spacing w:after="120"/>
              <w:rPr>
                <w:sz w:val="18"/>
                <w:szCs w:val="18"/>
              </w:rPr>
            </w:pPr>
            <w:r w:rsidRPr="002C3356">
              <w:rPr>
                <w:sz w:val="18"/>
                <w:szCs w:val="18"/>
              </w:rPr>
              <w:t>Not used for NGA.</w:t>
            </w:r>
          </w:p>
        </w:tc>
        <w:tc>
          <w:tcPr>
            <w:tcW w:w="836" w:type="pct"/>
          </w:tcPr>
          <w:p w14:paraId="3EC2BBE5" w14:textId="77777777" w:rsidR="002021F1" w:rsidRPr="00DC559D" w:rsidRDefault="002021F1" w:rsidP="002021F1">
            <w:pPr>
              <w:spacing w:after="120"/>
              <w:rPr>
                <w:sz w:val="18"/>
                <w:szCs w:val="18"/>
              </w:rPr>
            </w:pPr>
          </w:p>
        </w:tc>
      </w:tr>
      <w:tr w:rsidR="002021F1" w:rsidRPr="005B4766" w14:paraId="02EC72D7" w14:textId="77777777" w:rsidTr="003E2CF6">
        <w:trPr>
          <w:trHeight w:val="384"/>
        </w:trPr>
        <w:tc>
          <w:tcPr>
            <w:tcW w:w="905" w:type="pct"/>
          </w:tcPr>
          <w:p w14:paraId="0CABA964" w14:textId="77777777" w:rsidR="002021F1" w:rsidRPr="00DC559D" w:rsidRDefault="002021F1" w:rsidP="00C37A9D">
            <w:pPr>
              <w:spacing w:after="120"/>
              <w:rPr>
                <w:sz w:val="18"/>
                <w:szCs w:val="18"/>
              </w:rPr>
            </w:pPr>
            <w:r w:rsidRPr="00DC559D">
              <w:rPr>
                <w:sz w:val="18"/>
                <w:szCs w:val="18"/>
              </w:rPr>
              <w:t>*</w:t>
            </w:r>
            <w:r w:rsidR="00C37A9D" w:rsidRPr="00583571">
              <w:rPr>
                <w:sz w:val="18"/>
                <w:szCs w:val="18"/>
              </w:rPr>
              <w:t>Invoice Id</w:t>
            </w:r>
          </w:p>
        </w:tc>
        <w:tc>
          <w:tcPr>
            <w:tcW w:w="352" w:type="pct"/>
          </w:tcPr>
          <w:p w14:paraId="308E1601" w14:textId="77777777" w:rsidR="002021F1" w:rsidRPr="00DC559D" w:rsidRDefault="002021F1" w:rsidP="002021F1">
            <w:pPr>
              <w:spacing w:after="120"/>
              <w:rPr>
                <w:sz w:val="18"/>
                <w:szCs w:val="18"/>
              </w:rPr>
            </w:pPr>
            <w:r w:rsidRPr="00DC559D">
              <w:rPr>
                <w:sz w:val="18"/>
                <w:szCs w:val="18"/>
              </w:rPr>
              <w:t>31</w:t>
            </w:r>
          </w:p>
        </w:tc>
        <w:tc>
          <w:tcPr>
            <w:tcW w:w="599" w:type="pct"/>
          </w:tcPr>
          <w:p w14:paraId="55EEF270" w14:textId="77777777" w:rsidR="002021F1" w:rsidRPr="00DC559D" w:rsidRDefault="00DC4A8D" w:rsidP="002021F1">
            <w:pPr>
              <w:spacing w:after="120"/>
              <w:rPr>
                <w:sz w:val="18"/>
                <w:szCs w:val="18"/>
              </w:rPr>
            </w:pPr>
            <w:r>
              <w:rPr>
                <w:sz w:val="18"/>
                <w:szCs w:val="18"/>
              </w:rPr>
              <w:t>2500</w:t>
            </w:r>
          </w:p>
        </w:tc>
        <w:tc>
          <w:tcPr>
            <w:tcW w:w="624" w:type="pct"/>
          </w:tcPr>
          <w:p w14:paraId="4AD796DE" w14:textId="77777777" w:rsidR="002021F1" w:rsidRPr="00DC559D" w:rsidRDefault="002021F1" w:rsidP="002021F1">
            <w:pPr>
              <w:spacing w:after="120"/>
              <w:rPr>
                <w:sz w:val="18"/>
                <w:szCs w:val="18"/>
              </w:rPr>
            </w:pPr>
            <w:r w:rsidRPr="00DC559D">
              <w:rPr>
                <w:sz w:val="18"/>
                <w:szCs w:val="18"/>
              </w:rPr>
              <w:t>Text</w:t>
            </w:r>
          </w:p>
        </w:tc>
        <w:tc>
          <w:tcPr>
            <w:tcW w:w="1683" w:type="pct"/>
          </w:tcPr>
          <w:p w14:paraId="4BC396DE" w14:textId="77777777" w:rsidR="00C37A9D" w:rsidRDefault="00C37A9D" w:rsidP="00AA6268">
            <w:pPr>
              <w:spacing w:after="120"/>
              <w:rPr>
                <w:rFonts w:ascii="Calibri" w:hAnsi="Calibri"/>
                <w:color w:val="000000"/>
                <w:sz w:val="22"/>
                <w:szCs w:val="22"/>
              </w:rPr>
            </w:pPr>
            <w:r>
              <w:rPr>
                <w:rFonts w:cs="Arial"/>
                <w:sz w:val="18"/>
                <w:szCs w:val="18"/>
              </w:rPr>
              <w:t>e.g.</w:t>
            </w:r>
            <w:r>
              <w:rPr>
                <w:rFonts w:ascii="Calibri" w:hAnsi="Calibri"/>
                <w:color w:val="000000"/>
                <w:sz w:val="22"/>
                <w:szCs w:val="22"/>
              </w:rPr>
              <w:t>GM00000023 M001 1/GM00000023 M002 1</w:t>
            </w:r>
          </w:p>
          <w:p w14:paraId="297FA2C8" w14:textId="77777777" w:rsidR="002021F1" w:rsidRPr="00D70202" w:rsidRDefault="00C37A9D" w:rsidP="002021F1">
            <w:pPr>
              <w:spacing w:after="120"/>
              <w:rPr>
                <w:rFonts w:cs="Arial"/>
                <w:sz w:val="18"/>
                <w:szCs w:val="18"/>
              </w:rPr>
            </w:pPr>
            <w:r>
              <w:rPr>
                <w:rFonts w:ascii="Calibri" w:hAnsi="Calibri"/>
                <w:color w:val="000000"/>
                <w:sz w:val="22"/>
                <w:szCs w:val="22"/>
              </w:rPr>
              <w:t>etc..</w:t>
            </w:r>
          </w:p>
        </w:tc>
        <w:tc>
          <w:tcPr>
            <w:tcW w:w="836" w:type="pct"/>
          </w:tcPr>
          <w:p w14:paraId="2094AE39" w14:textId="77777777" w:rsidR="002021F1" w:rsidRPr="00DC559D" w:rsidRDefault="00EA4F53" w:rsidP="00F614C2">
            <w:pPr>
              <w:spacing w:after="120"/>
              <w:rPr>
                <w:sz w:val="18"/>
                <w:szCs w:val="18"/>
              </w:rPr>
            </w:pPr>
            <w:r>
              <w:rPr>
                <w:sz w:val="18"/>
                <w:szCs w:val="18"/>
              </w:rPr>
              <w:t>Invoice Id is list of invoice against which charges are reconciled.</w:t>
            </w:r>
          </w:p>
        </w:tc>
      </w:tr>
      <w:tr w:rsidR="002021F1" w:rsidRPr="005B4766" w14:paraId="597853ED" w14:textId="77777777" w:rsidTr="003E2CF6">
        <w:tc>
          <w:tcPr>
            <w:tcW w:w="905" w:type="pct"/>
          </w:tcPr>
          <w:p w14:paraId="43FE4313" w14:textId="77777777" w:rsidR="002021F1" w:rsidRPr="00DC559D" w:rsidRDefault="002021F1" w:rsidP="002021F1">
            <w:pPr>
              <w:spacing w:after="120"/>
              <w:rPr>
                <w:sz w:val="18"/>
                <w:szCs w:val="18"/>
              </w:rPr>
            </w:pPr>
            <w:r>
              <w:rPr>
                <w:sz w:val="18"/>
                <w:szCs w:val="18"/>
              </w:rPr>
              <w:t>*T</w:t>
            </w:r>
            <w:r w:rsidRPr="00DC559D">
              <w:rPr>
                <w:sz w:val="18"/>
                <w:szCs w:val="18"/>
              </w:rPr>
              <w:t>RC Start date time</w:t>
            </w:r>
          </w:p>
        </w:tc>
        <w:tc>
          <w:tcPr>
            <w:tcW w:w="352" w:type="pct"/>
          </w:tcPr>
          <w:p w14:paraId="0C6006C0" w14:textId="77777777" w:rsidR="002021F1" w:rsidRPr="00DC559D" w:rsidRDefault="002021F1" w:rsidP="002021F1">
            <w:pPr>
              <w:spacing w:after="120"/>
              <w:rPr>
                <w:sz w:val="18"/>
                <w:szCs w:val="18"/>
              </w:rPr>
            </w:pPr>
            <w:r w:rsidRPr="00DC559D">
              <w:rPr>
                <w:sz w:val="18"/>
                <w:szCs w:val="18"/>
              </w:rPr>
              <w:t>32</w:t>
            </w:r>
          </w:p>
        </w:tc>
        <w:tc>
          <w:tcPr>
            <w:tcW w:w="599" w:type="pct"/>
          </w:tcPr>
          <w:p w14:paraId="5AEFABDF" w14:textId="77777777" w:rsidR="002021F1" w:rsidRPr="00DC559D" w:rsidRDefault="002021F1" w:rsidP="002021F1">
            <w:pPr>
              <w:spacing w:after="120"/>
              <w:rPr>
                <w:sz w:val="18"/>
                <w:szCs w:val="18"/>
              </w:rPr>
            </w:pPr>
            <w:r w:rsidRPr="00DC559D">
              <w:rPr>
                <w:sz w:val="18"/>
                <w:szCs w:val="18"/>
              </w:rPr>
              <w:t>DATE</w:t>
            </w:r>
          </w:p>
        </w:tc>
        <w:tc>
          <w:tcPr>
            <w:tcW w:w="624" w:type="pct"/>
          </w:tcPr>
          <w:p w14:paraId="37A165BA" w14:textId="77777777" w:rsidR="002021F1" w:rsidRPr="00DC559D" w:rsidRDefault="002021F1" w:rsidP="002021F1">
            <w:pPr>
              <w:spacing w:after="120"/>
              <w:rPr>
                <w:sz w:val="18"/>
                <w:szCs w:val="18"/>
              </w:rPr>
            </w:pPr>
            <w:r>
              <w:rPr>
                <w:sz w:val="18"/>
                <w:szCs w:val="18"/>
              </w:rPr>
              <w:t>YYYYMMDD</w:t>
            </w:r>
          </w:p>
        </w:tc>
        <w:tc>
          <w:tcPr>
            <w:tcW w:w="1683" w:type="pct"/>
          </w:tcPr>
          <w:p w14:paraId="45C850A2" w14:textId="77777777" w:rsidR="002021F1" w:rsidRPr="00B26DC9" w:rsidRDefault="002021F1" w:rsidP="002021F1">
            <w:pPr>
              <w:spacing w:after="120"/>
              <w:rPr>
                <w:sz w:val="18"/>
                <w:szCs w:val="18"/>
              </w:rPr>
            </w:pPr>
            <w:r w:rsidRPr="00F44E43">
              <w:rPr>
                <w:sz w:val="18"/>
                <w:szCs w:val="18"/>
              </w:rPr>
              <w:t>Not used for NGA.</w:t>
            </w:r>
          </w:p>
        </w:tc>
        <w:tc>
          <w:tcPr>
            <w:tcW w:w="836" w:type="pct"/>
          </w:tcPr>
          <w:p w14:paraId="30CA3C4E" w14:textId="77777777" w:rsidR="002021F1" w:rsidRPr="00DC559D" w:rsidRDefault="002021F1" w:rsidP="002021F1">
            <w:pPr>
              <w:spacing w:after="120"/>
              <w:rPr>
                <w:sz w:val="18"/>
                <w:szCs w:val="18"/>
              </w:rPr>
            </w:pPr>
          </w:p>
        </w:tc>
      </w:tr>
      <w:tr w:rsidR="002021F1" w:rsidRPr="005B4766" w14:paraId="59B1B5C6" w14:textId="77777777" w:rsidTr="003E2CF6">
        <w:tc>
          <w:tcPr>
            <w:tcW w:w="905" w:type="pct"/>
          </w:tcPr>
          <w:p w14:paraId="783891E5" w14:textId="77777777" w:rsidR="002021F1" w:rsidRPr="00DC559D" w:rsidRDefault="002021F1" w:rsidP="002021F1">
            <w:pPr>
              <w:spacing w:after="120"/>
              <w:rPr>
                <w:sz w:val="18"/>
                <w:szCs w:val="18"/>
              </w:rPr>
            </w:pPr>
            <w:r>
              <w:rPr>
                <w:sz w:val="18"/>
                <w:szCs w:val="18"/>
              </w:rPr>
              <w:t>*</w:t>
            </w:r>
            <w:r w:rsidRPr="00DC559D">
              <w:rPr>
                <w:sz w:val="18"/>
                <w:szCs w:val="18"/>
              </w:rPr>
              <w:t>Clear code</w:t>
            </w:r>
          </w:p>
        </w:tc>
        <w:tc>
          <w:tcPr>
            <w:tcW w:w="352" w:type="pct"/>
          </w:tcPr>
          <w:p w14:paraId="2D42067D" w14:textId="77777777" w:rsidR="002021F1" w:rsidRPr="00DC559D" w:rsidRDefault="002021F1" w:rsidP="002021F1">
            <w:pPr>
              <w:spacing w:after="120"/>
              <w:rPr>
                <w:sz w:val="18"/>
                <w:szCs w:val="18"/>
              </w:rPr>
            </w:pPr>
            <w:r w:rsidRPr="00DC559D">
              <w:rPr>
                <w:sz w:val="18"/>
                <w:szCs w:val="18"/>
              </w:rPr>
              <w:t>33</w:t>
            </w:r>
          </w:p>
        </w:tc>
        <w:tc>
          <w:tcPr>
            <w:tcW w:w="599" w:type="pct"/>
          </w:tcPr>
          <w:p w14:paraId="58FFAC78" w14:textId="77777777" w:rsidR="002021F1" w:rsidRPr="00DC559D" w:rsidRDefault="002021F1" w:rsidP="002021F1">
            <w:pPr>
              <w:spacing w:after="120"/>
              <w:rPr>
                <w:sz w:val="18"/>
                <w:szCs w:val="18"/>
              </w:rPr>
            </w:pPr>
            <w:r w:rsidRPr="00DC559D">
              <w:rPr>
                <w:sz w:val="18"/>
                <w:szCs w:val="18"/>
              </w:rPr>
              <w:t>20</w:t>
            </w:r>
          </w:p>
        </w:tc>
        <w:tc>
          <w:tcPr>
            <w:tcW w:w="624" w:type="pct"/>
          </w:tcPr>
          <w:p w14:paraId="6388673C" w14:textId="77777777" w:rsidR="002021F1" w:rsidRPr="00DC559D" w:rsidRDefault="002021F1" w:rsidP="002021F1">
            <w:pPr>
              <w:spacing w:after="120"/>
              <w:rPr>
                <w:sz w:val="18"/>
                <w:szCs w:val="18"/>
              </w:rPr>
            </w:pPr>
            <w:r w:rsidRPr="00DC559D">
              <w:rPr>
                <w:sz w:val="18"/>
                <w:szCs w:val="18"/>
              </w:rPr>
              <w:t>Text</w:t>
            </w:r>
          </w:p>
        </w:tc>
        <w:tc>
          <w:tcPr>
            <w:tcW w:w="1683" w:type="pct"/>
          </w:tcPr>
          <w:p w14:paraId="02ED5B5E" w14:textId="77777777" w:rsidR="002021F1" w:rsidRPr="00B26DC9" w:rsidRDefault="002021F1" w:rsidP="002021F1">
            <w:pPr>
              <w:spacing w:after="120"/>
              <w:rPr>
                <w:sz w:val="18"/>
                <w:szCs w:val="18"/>
              </w:rPr>
            </w:pPr>
            <w:r w:rsidRPr="00F44E43">
              <w:rPr>
                <w:sz w:val="18"/>
                <w:szCs w:val="18"/>
              </w:rPr>
              <w:t>Not used for NGA.</w:t>
            </w:r>
          </w:p>
        </w:tc>
        <w:tc>
          <w:tcPr>
            <w:tcW w:w="836" w:type="pct"/>
          </w:tcPr>
          <w:p w14:paraId="66D6CE35" w14:textId="77777777" w:rsidR="002021F1" w:rsidRPr="00DC559D" w:rsidRDefault="002021F1" w:rsidP="002021F1">
            <w:pPr>
              <w:spacing w:after="120"/>
              <w:rPr>
                <w:sz w:val="18"/>
                <w:szCs w:val="18"/>
              </w:rPr>
            </w:pPr>
          </w:p>
        </w:tc>
      </w:tr>
      <w:tr w:rsidR="002021F1" w:rsidRPr="005B4766" w14:paraId="744DFAD8" w14:textId="77777777" w:rsidTr="003E2CF6">
        <w:tc>
          <w:tcPr>
            <w:tcW w:w="905" w:type="pct"/>
          </w:tcPr>
          <w:p w14:paraId="11975AB4" w14:textId="77777777" w:rsidR="002021F1" w:rsidRPr="00DC559D" w:rsidRDefault="002021F1" w:rsidP="002021F1">
            <w:pPr>
              <w:spacing w:after="120"/>
              <w:rPr>
                <w:sz w:val="18"/>
                <w:szCs w:val="18"/>
              </w:rPr>
            </w:pPr>
            <w:r>
              <w:rPr>
                <w:sz w:val="18"/>
                <w:szCs w:val="18"/>
              </w:rPr>
              <w:t>*</w:t>
            </w:r>
            <w:r w:rsidRPr="00DC559D">
              <w:rPr>
                <w:sz w:val="18"/>
                <w:szCs w:val="18"/>
              </w:rPr>
              <w:t>TRC description code</w:t>
            </w:r>
          </w:p>
        </w:tc>
        <w:tc>
          <w:tcPr>
            <w:tcW w:w="352" w:type="pct"/>
          </w:tcPr>
          <w:p w14:paraId="767F62D6" w14:textId="77777777" w:rsidR="002021F1" w:rsidRPr="00DC559D" w:rsidRDefault="002021F1" w:rsidP="002021F1">
            <w:pPr>
              <w:spacing w:after="120"/>
              <w:rPr>
                <w:sz w:val="18"/>
                <w:szCs w:val="18"/>
              </w:rPr>
            </w:pPr>
            <w:r w:rsidRPr="00DC559D">
              <w:rPr>
                <w:sz w:val="18"/>
                <w:szCs w:val="18"/>
              </w:rPr>
              <w:t>34</w:t>
            </w:r>
          </w:p>
        </w:tc>
        <w:tc>
          <w:tcPr>
            <w:tcW w:w="599" w:type="pct"/>
          </w:tcPr>
          <w:p w14:paraId="0FFF9578" w14:textId="77777777" w:rsidR="002021F1" w:rsidRPr="00DC559D" w:rsidRDefault="002021F1" w:rsidP="002021F1">
            <w:pPr>
              <w:spacing w:after="120"/>
              <w:rPr>
                <w:sz w:val="18"/>
                <w:szCs w:val="18"/>
              </w:rPr>
            </w:pPr>
            <w:r w:rsidRPr="00DC559D">
              <w:rPr>
                <w:sz w:val="18"/>
                <w:szCs w:val="18"/>
              </w:rPr>
              <w:t>20</w:t>
            </w:r>
          </w:p>
        </w:tc>
        <w:tc>
          <w:tcPr>
            <w:tcW w:w="624" w:type="pct"/>
          </w:tcPr>
          <w:p w14:paraId="5B15DB75" w14:textId="77777777" w:rsidR="002021F1" w:rsidRPr="00DC559D" w:rsidRDefault="002021F1" w:rsidP="002021F1">
            <w:pPr>
              <w:spacing w:after="120"/>
              <w:rPr>
                <w:sz w:val="18"/>
                <w:szCs w:val="18"/>
              </w:rPr>
            </w:pPr>
            <w:r w:rsidRPr="00DC559D">
              <w:rPr>
                <w:sz w:val="18"/>
                <w:szCs w:val="18"/>
              </w:rPr>
              <w:t>Text</w:t>
            </w:r>
          </w:p>
        </w:tc>
        <w:tc>
          <w:tcPr>
            <w:tcW w:w="1683" w:type="pct"/>
          </w:tcPr>
          <w:p w14:paraId="7091008D" w14:textId="77777777" w:rsidR="002021F1" w:rsidRPr="00B26DC9" w:rsidRDefault="002021F1" w:rsidP="002021F1">
            <w:pPr>
              <w:spacing w:after="120"/>
              <w:rPr>
                <w:sz w:val="18"/>
                <w:szCs w:val="18"/>
              </w:rPr>
            </w:pPr>
            <w:r w:rsidRPr="00F44E43">
              <w:rPr>
                <w:sz w:val="18"/>
                <w:szCs w:val="18"/>
              </w:rPr>
              <w:t>Not used for NGA.</w:t>
            </w:r>
          </w:p>
        </w:tc>
        <w:tc>
          <w:tcPr>
            <w:tcW w:w="836" w:type="pct"/>
          </w:tcPr>
          <w:p w14:paraId="05CF1464" w14:textId="77777777" w:rsidR="002021F1" w:rsidRPr="00DC559D" w:rsidRDefault="002021F1" w:rsidP="002021F1">
            <w:pPr>
              <w:spacing w:after="120"/>
              <w:rPr>
                <w:sz w:val="18"/>
                <w:szCs w:val="18"/>
              </w:rPr>
            </w:pPr>
          </w:p>
        </w:tc>
      </w:tr>
      <w:tr w:rsidR="002021F1" w:rsidRPr="005B4766" w14:paraId="6DF41571" w14:textId="77777777" w:rsidTr="003E2CF6">
        <w:tc>
          <w:tcPr>
            <w:tcW w:w="905" w:type="pct"/>
          </w:tcPr>
          <w:p w14:paraId="6E9D2B59" w14:textId="77777777" w:rsidR="002021F1" w:rsidRPr="007609EF" w:rsidRDefault="002021F1" w:rsidP="002021F1">
            <w:pPr>
              <w:spacing w:after="120"/>
              <w:rPr>
                <w:sz w:val="18"/>
                <w:szCs w:val="18"/>
              </w:rPr>
            </w:pPr>
            <w:r w:rsidRPr="007609EF">
              <w:rPr>
                <w:sz w:val="18"/>
                <w:szCs w:val="18"/>
              </w:rPr>
              <w:t>Price list reference</w:t>
            </w:r>
          </w:p>
        </w:tc>
        <w:tc>
          <w:tcPr>
            <w:tcW w:w="352" w:type="pct"/>
          </w:tcPr>
          <w:p w14:paraId="1E94F157" w14:textId="77777777" w:rsidR="002021F1" w:rsidRPr="007609EF" w:rsidRDefault="002021F1" w:rsidP="002021F1">
            <w:pPr>
              <w:spacing w:after="120"/>
              <w:rPr>
                <w:sz w:val="18"/>
                <w:szCs w:val="18"/>
              </w:rPr>
            </w:pPr>
            <w:r w:rsidRPr="007609EF">
              <w:rPr>
                <w:sz w:val="18"/>
                <w:szCs w:val="18"/>
              </w:rPr>
              <w:t>35</w:t>
            </w:r>
          </w:p>
        </w:tc>
        <w:tc>
          <w:tcPr>
            <w:tcW w:w="599" w:type="pct"/>
          </w:tcPr>
          <w:p w14:paraId="52FB61C2" w14:textId="77777777" w:rsidR="002021F1" w:rsidRPr="007609EF" w:rsidRDefault="002021F1" w:rsidP="002021F1">
            <w:pPr>
              <w:spacing w:after="120"/>
              <w:rPr>
                <w:sz w:val="18"/>
                <w:szCs w:val="18"/>
              </w:rPr>
            </w:pPr>
            <w:r w:rsidRPr="007609EF">
              <w:rPr>
                <w:sz w:val="18"/>
                <w:szCs w:val="18"/>
              </w:rPr>
              <w:t>2</w:t>
            </w:r>
            <w:r>
              <w:rPr>
                <w:sz w:val="18"/>
                <w:szCs w:val="18"/>
              </w:rPr>
              <w:t>56</w:t>
            </w:r>
          </w:p>
        </w:tc>
        <w:tc>
          <w:tcPr>
            <w:tcW w:w="624" w:type="pct"/>
          </w:tcPr>
          <w:p w14:paraId="10E23070" w14:textId="77777777" w:rsidR="002021F1" w:rsidRPr="007609EF" w:rsidRDefault="002021F1" w:rsidP="002021F1">
            <w:pPr>
              <w:spacing w:after="120"/>
              <w:rPr>
                <w:sz w:val="18"/>
                <w:szCs w:val="18"/>
              </w:rPr>
            </w:pPr>
            <w:r w:rsidRPr="007609EF">
              <w:rPr>
                <w:sz w:val="18"/>
                <w:szCs w:val="18"/>
              </w:rPr>
              <w:t>Text</w:t>
            </w:r>
          </w:p>
        </w:tc>
        <w:tc>
          <w:tcPr>
            <w:tcW w:w="1683" w:type="pct"/>
          </w:tcPr>
          <w:p w14:paraId="5068EDD0" w14:textId="77777777" w:rsidR="002021F1" w:rsidRPr="00B26DC9" w:rsidRDefault="002021F1" w:rsidP="002021F1">
            <w:pPr>
              <w:spacing w:after="120"/>
              <w:rPr>
                <w:sz w:val="18"/>
                <w:szCs w:val="18"/>
              </w:rPr>
            </w:pPr>
            <w:r w:rsidRPr="00B26DC9">
              <w:rPr>
                <w:sz w:val="18"/>
                <w:szCs w:val="18"/>
              </w:rPr>
              <w:t>e.g. 5.4.1</w:t>
            </w:r>
          </w:p>
        </w:tc>
        <w:tc>
          <w:tcPr>
            <w:tcW w:w="836" w:type="pct"/>
          </w:tcPr>
          <w:p w14:paraId="64781615" w14:textId="77777777" w:rsidR="002021F1" w:rsidRPr="007609EF" w:rsidRDefault="002021F1" w:rsidP="002021F1">
            <w:pPr>
              <w:spacing w:after="120"/>
              <w:rPr>
                <w:sz w:val="18"/>
                <w:szCs w:val="18"/>
              </w:rPr>
            </w:pPr>
          </w:p>
        </w:tc>
      </w:tr>
      <w:tr w:rsidR="002021F1" w:rsidRPr="005B4766" w14:paraId="0290AD76" w14:textId="77777777" w:rsidTr="003E2CF6">
        <w:tc>
          <w:tcPr>
            <w:tcW w:w="905" w:type="pct"/>
          </w:tcPr>
          <w:p w14:paraId="47E78CE2" w14:textId="77777777" w:rsidR="002021F1" w:rsidRPr="007609EF" w:rsidRDefault="002021F1" w:rsidP="002021F1">
            <w:pPr>
              <w:spacing w:after="120"/>
              <w:rPr>
                <w:sz w:val="18"/>
                <w:szCs w:val="18"/>
              </w:rPr>
            </w:pPr>
            <w:r w:rsidRPr="007609EF">
              <w:rPr>
                <w:sz w:val="18"/>
                <w:szCs w:val="18"/>
              </w:rPr>
              <w:t>Price list description</w:t>
            </w:r>
          </w:p>
        </w:tc>
        <w:tc>
          <w:tcPr>
            <w:tcW w:w="352" w:type="pct"/>
          </w:tcPr>
          <w:p w14:paraId="19148542" w14:textId="77777777" w:rsidR="002021F1" w:rsidRPr="007609EF" w:rsidRDefault="002021F1" w:rsidP="002021F1">
            <w:pPr>
              <w:spacing w:after="120"/>
              <w:rPr>
                <w:sz w:val="18"/>
                <w:szCs w:val="18"/>
              </w:rPr>
            </w:pPr>
            <w:r w:rsidRPr="007609EF">
              <w:rPr>
                <w:sz w:val="18"/>
                <w:szCs w:val="18"/>
              </w:rPr>
              <w:t>36</w:t>
            </w:r>
          </w:p>
        </w:tc>
        <w:tc>
          <w:tcPr>
            <w:tcW w:w="599" w:type="pct"/>
          </w:tcPr>
          <w:p w14:paraId="4348EF92" w14:textId="77777777" w:rsidR="002021F1" w:rsidRPr="007609EF" w:rsidRDefault="002021F1" w:rsidP="002021F1">
            <w:pPr>
              <w:spacing w:after="120"/>
              <w:rPr>
                <w:sz w:val="18"/>
                <w:szCs w:val="18"/>
              </w:rPr>
            </w:pPr>
            <w:r w:rsidRPr="007609EF">
              <w:rPr>
                <w:sz w:val="18"/>
                <w:szCs w:val="18"/>
              </w:rPr>
              <w:t>2</w:t>
            </w:r>
            <w:r>
              <w:rPr>
                <w:sz w:val="18"/>
                <w:szCs w:val="18"/>
              </w:rPr>
              <w:t>56</w:t>
            </w:r>
          </w:p>
        </w:tc>
        <w:tc>
          <w:tcPr>
            <w:tcW w:w="624" w:type="pct"/>
          </w:tcPr>
          <w:p w14:paraId="601B8F86" w14:textId="77777777" w:rsidR="002021F1" w:rsidRPr="007609EF" w:rsidRDefault="002021F1" w:rsidP="002021F1">
            <w:pPr>
              <w:spacing w:after="120"/>
              <w:rPr>
                <w:sz w:val="18"/>
                <w:szCs w:val="18"/>
              </w:rPr>
            </w:pPr>
            <w:r w:rsidRPr="007609EF">
              <w:rPr>
                <w:sz w:val="18"/>
                <w:szCs w:val="18"/>
              </w:rPr>
              <w:t>Text</w:t>
            </w:r>
          </w:p>
        </w:tc>
        <w:tc>
          <w:tcPr>
            <w:tcW w:w="1683" w:type="pct"/>
          </w:tcPr>
          <w:p w14:paraId="1C5DFF91" w14:textId="77777777" w:rsidR="002021F1" w:rsidRPr="00B26DC9" w:rsidRDefault="002021F1" w:rsidP="002021F1">
            <w:pPr>
              <w:spacing w:after="120"/>
              <w:rPr>
                <w:sz w:val="18"/>
                <w:szCs w:val="18"/>
              </w:rPr>
            </w:pPr>
            <w:r w:rsidRPr="00B26DC9">
              <w:rPr>
                <w:sz w:val="18"/>
                <w:szCs w:val="18"/>
              </w:rPr>
              <w:t>e.g. Generic Ethernet Access Connection and Rental Charges - Up to 40Mbit/s / 2Mbit/s</w:t>
            </w:r>
          </w:p>
        </w:tc>
        <w:tc>
          <w:tcPr>
            <w:tcW w:w="836" w:type="pct"/>
          </w:tcPr>
          <w:p w14:paraId="5D222921" w14:textId="77777777" w:rsidR="002021F1" w:rsidRPr="007609EF" w:rsidRDefault="002021F1" w:rsidP="002021F1">
            <w:pPr>
              <w:spacing w:after="120"/>
              <w:rPr>
                <w:sz w:val="18"/>
                <w:szCs w:val="18"/>
              </w:rPr>
            </w:pPr>
          </w:p>
        </w:tc>
      </w:tr>
      <w:tr w:rsidR="002021F1" w:rsidRPr="005B4766" w14:paraId="07784D9D" w14:textId="77777777" w:rsidTr="002021F1">
        <w:tc>
          <w:tcPr>
            <w:tcW w:w="5000" w:type="pct"/>
            <w:gridSpan w:val="6"/>
            <w:shd w:val="clear" w:color="auto" w:fill="C0C0C0"/>
          </w:tcPr>
          <w:p w14:paraId="035B2C83" w14:textId="77777777" w:rsidR="002021F1" w:rsidRPr="00AB1621" w:rsidRDefault="002021F1" w:rsidP="002021F1">
            <w:pPr>
              <w:spacing w:after="120"/>
              <w:rPr>
                <w:sz w:val="18"/>
                <w:szCs w:val="18"/>
              </w:rPr>
            </w:pPr>
            <w:r w:rsidRPr="00D31A75">
              <w:rPr>
                <w:sz w:val="18"/>
                <w:szCs w:val="18"/>
              </w:rPr>
              <w:t>Note: Fields 37-72 are specific and unique to NGA and will be displayed below if they carry any values.</w:t>
            </w:r>
          </w:p>
          <w:p w14:paraId="5BC74A40" w14:textId="77777777" w:rsidR="002021F1" w:rsidRPr="007609EF" w:rsidRDefault="00AC79EC" w:rsidP="002021F1">
            <w:pPr>
              <w:spacing w:after="120"/>
              <w:rPr>
                <w:sz w:val="18"/>
                <w:szCs w:val="18"/>
              </w:rPr>
            </w:pPr>
            <w:r w:rsidRPr="00B84ADA">
              <w:rPr>
                <w:sz w:val="18"/>
                <w:szCs w:val="18"/>
              </w:rPr>
              <w:t>Field no 37-42 a</w:t>
            </w:r>
            <w:r w:rsidR="007B06AA" w:rsidRPr="00B84ADA">
              <w:rPr>
                <w:sz w:val="18"/>
                <w:szCs w:val="18"/>
              </w:rPr>
              <w:t xml:space="preserve">nd 60 is listed below so fields </w:t>
            </w:r>
            <w:r w:rsidRPr="00D31A75">
              <w:rPr>
                <w:sz w:val="18"/>
                <w:szCs w:val="18"/>
              </w:rPr>
              <w:t>43-59 and 61-72 are empty.</w:t>
            </w:r>
          </w:p>
        </w:tc>
      </w:tr>
      <w:tr w:rsidR="002021F1" w:rsidRPr="005B4766" w14:paraId="073D5A70" w14:textId="77777777" w:rsidTr="008078FB">
        <w:trPr>
          <w:trHeight w:val="264"/>
        </w:trPr>
        <w:tc>
          <w:tcPr>
            <w:tcW w:w="905" w:type="pct"/>
          </w:tcPr>
          <w:p w14:paraId="2D463875" w14:textId="77777777" w:rsidR="002021F1" w:rsidRPr="007609EF" w:rsidRDefault="002021F1" w:rsidP="002021F1">
            <w:pPr>
              <w:spacing w:after="120"/>
              <w:rPr>
                <w:sz w:val="18"/>
                <w:szCs w:val="18"/>
              </w:rPr>
            </w:pPr>
          </w:p>
        </w:tc>
        <w:tc>
          <w:tcPr>
            <w:tcW w:w="352" w:type="pct"/>
          </w:tcPr>
          <w:p w14:paraId="79F0B1B9" w14:textId="77777777" w:rsidR="002021F1" w:rsidRPr="007609EF" w:rsidRDefault="002021F1" w:rsidP="002021F1">
            <w:pPr>
              <w:spacing w:after="120"/>
              <w:rPr>
                <w:sz w:val="18"/>
                <w:szCs w:val="18"/>
              </w:rPr>
            </w:pPr>
          </w:p>
        </w:tc>
        <w:tc>
          <w:tcPr>
            <w:tcW w:w="599" w:type="pct"/>
          </w:tcPr>
          <w:p w14:paraId="21DF0284" w14:textId="77777777" w:rsidR="002021F1" w:rsidRPr="007609EF" w:rsidRDefault="002021F1" w:rsidP="002021F1">
            <w:pPr>
              <w:spacing w:after="120"/>
              <w:rPr>
                <w:sz w:val="18"/>
                <w:szCs w:val="18"/>
              </w:rPr>
            </w:pPr>
          </w:p>
        </w:tc>
        <w:tc>
          <w:tcPr>
            <w:tcW w:w="624" w:type="pct"/>
          </w:tcPr>
          <w:p w14:paraId="0370429F" w14:textId="77777777" w:rsidR="002021F1" w:rsidRPr="007609EF" w:rsidRDefault="002021F1" w:rsidP="002021F1">
            <w:pPr>
              <w:spacing w:after="120"/>
              <w:rPr>
                <w:sz w:val="18"/>
                <w:szCs w:val="18"/>
              </w:rPr>
            </w:pPr>
          </w:p>
        </w:tc>
        <w:tc>
          <w:tcPr>
            <w:tcW w:w="1683" w:type="pct"/>
          </w:tcPr>
          <w:p w14:paraId="04B877E0" w14:textId="77777777" w:rsidR="002021F1" w:rsidRPr="007609EF" w:rsidRDefault="002021F1" w:rsidP="002021F1">
            <w:pPr>
              <w:spacing w:after="120"/>
              <w:rPr>
                <w:sz w:val="18"/>
                <w:szCs w:val="18"/>
              </w:rPr>
            </w:pPr>
          </w:p>
        </w:tc>
        <w:tc>
          <w:tcPr>
            <w:tcW w:w="836" w:type="pct"/>
          </w:tcPr>
          <w:p w14:paraId="33DB8300" w14:textId="77777777" w:rsidR="002021F1" w:rsidRPr="007609EF" w:rsidRDefault="002021F1" w:rsidP="002021F1">
            <w:pPr>
              <w:spacing w:after="120"/>
              <w:rPr>
                <w:sz w:val="18"/>
                <w:szCs w:val="18"/>
              </w:rPr>
            </w:pPr>
          </w:p>
        </w:tc>
      </w:tr>
      <w:tr w:rsidR="002021F1" w:rsidRPr="005B4766" w14:paraId="1A4A203D" w14:textId="77777777" w:rsidTr="003E2CF6">
        <w:tc>
          <w:tcPr>
            <w:tcW w:w="905" w:type="pct"/>
          </w:tcPr>
          <w:p w14:paraId="57C34072" w14:textId="77777777" w:rsidR="002021F1" w:rsidRPr="00B26DC9" w:rsidRDefault="002021F1" w:rsidP="002021F1">
            <w:pPr>
              <w:spacing w:after="120"/>
              <w:rPr>
                <w:sz w:val="18"/>
                <w:szCs w:val="18"/>
              </w:rPr>
            </w:pPr>
            <w:r w:rsidRPr="00B26DC9">
              <w:rPr>
                <w:sz w:val="18"/>
                <w:szCs w:val="18"/>
              </w:rPr>
              <w:t>Transmission Medium</w:t>
            </w:r>
          </w:p>
        </w:tc>
        <w:tc>
          <w:tcPr>
            <w:tcW w:w="352" w:type="pct"/>
          </w:tcPr>
          <w:p w14:paraId="788C335F" w14:textId="77777777" w:rsidR="002021F1" w:rsidRPr="00B26DC9" w:rsidRDefault="002021F1" w:rsidP="002021F1">
            <w:pPr>
              <w:spacing w:after="120"/>
              <w:rPr>
                <w:sz w:val="18"/>
                <w:szCs w:val="18"/>
              </w:rPr>
            </w:pPr>
            <w:r w:rsidRPr="00B26DC9">
              <w:rPr>
                <w:sz w:val="18"/>
                <w:szCs w:val="18"/>
              </w:rPr>
              <w:t>37</w:t>
            </w:r>
          </w:p>
        </w:tc>
        <w:tc>
          <w:tcPr>
            <w:tcW w:w="599" w:type="pct"/>
          </w:tcPr>
          <w:p w14:paraId="359BBB2C" w14:textId="77777777" w:rsidR="002021F1" w:rsidRPr="00B26DC9" w:rsidRDefault="002021F1" w:rsidP="002021F1">
            <w:pPr>
              <w:spacing w:after="120"/>
              <w:rPr>
                <w:sz w:val="18"/>
                <w:szCs w:val="18"/>
              </w:rPr>
            </w:pPr>
            <w:r w:rsidRPr="00B26DC9">
              <w:rPr>
                <w:sz w:val="18"/>
                <w:szCs w:val="18"/>
              </w:rPr>
              <w:t>40</w:t>
            </w:r>
          </w:p>
        </w:tc>
        <w:tc>
          <w:tcPr>
            <w:tcW w:w="624" w:type="pct"/>
          </w:tcPr>
          <w:p w14:paraId="326863F9" w14:textId="77777777" w:rsidR="002021F1" w:rsidRPr="00B26DC9" w:rsidRDefault="002021F1" w:rsidP="002021F1">
            <w:pPr>
              <w:spacing w:after="120"/>
              <w:rPr>
                <w:sz w:val="18"/>
                <w:szCs w:val="18"/>
              </w:rPr>
            </w:pPr>
            <w:r w:rsidRPr="00B26DC9">
              <w:rPr>
                <w:sz w:val="18"/>
                <w:szCs w:val="18"/>
              </w:rPr>
              <w:t>Text</w:t>
            </w:r>
          </w:p>
        </w:tc>
        <w:tc>
          <w:tcPr>
            <w:tcW w:w="1683" w:type="pct"/>
          </w:tcPr>
          <w:p w14:paraId="69D00AE4" w14:textId="77777777" w:rsidR="002021F1" w:rsidRPr="00B26DC9" w:rsidRDefault="002021F1" w:rsidP="002021F1">
            <w:pPr>
              <w:spacing w:after="120"/>
              <w:rPr>
                <w:sz w:val="18"/>
                <w:szCs w:val="18"/>
              </w:rPr>
            </w:pPr>
            <w:r w:rsidRPr="00B26DC9">
              <w:rPr>
                <w:sz w:val="18"/>
                <w:szCs w:val="18"/>
              </w:rPr>
              <w:t>e.g. FibreCab</w:t>
            </w:r>
          </w:p>
        </w:tc>
        <w:tc>
          <w:tcPr>
            <w:tcW w:w="836" w:type="pct"/>
          </w:tcPr>
          <w:p w14:paraId="6D3EB8F2" w14:textId="77777777" w:rsidR="002021F1" w:rsidRPr="007609EF" w:rsidRDefault="002021F1" w:rsidP="002021F1">
            <w:pPr>
              <w:spacing w:after="120"/>
              <w:rPr>
                <w:sz w:val="18"/>
                <w:szCs w:val="18"/>
              </w:rPr>
            </w:pPr>
          </w:p>
        </w:tc>
      </w:tr>
      <w:tr w:rsidR="002021F1" w:rsidRPr="005B4766" w14:paraId="5785B539" w14:textId="77777777" w:rsidTr="003E2CF6">
        <w:tc>
          <w:tcPr>
            <w:tcW w:w="905" w:type="pct"/>
          </w:tcPr>
          <w:p w14:paraId="28C3959C" w14:textId="77777777" w:rsidR="002021F1" w:rsidRPr="00B26DC9" w:rsidRDefault="002021F1" w:rsidP="002021F1">
            <w:pPr>
              <w:spacing w:after="120"/>
              <w:rPr>
                <w:sz w:val="18"/>
                <w:szCs w:val="18"/>
              </w:rPr>
            </w:pPr>
            <w:r w:rsidRPr="00B26DC9">
              <w:rPr>
                <w:sz w:val="18"/>
                <w:szCs w:val="18"/>
              </w:rPr>
              <w:t>Upstream bandwidth</w:t>
            </w:r>
          </w:p>
        </w:tc>
        <w:tc>
          <w:tcPr>
            <w:tcW w:w="352" w:type="pct"/>
          </w:tcPr>
          <w:p w14:paraId="724F4627" w14:textId="77777777" w:rsidR="002021F1" w:rsidRPr="00B26DC9" w:rsidRDefault="002021F1" w:rsidP="002021F1">
            <w:pPr>
              <w:spacing w:after="120"/>
              <w:rPr>
                <w:sz w:val="18"/>
                <w:szCs w:val="18"/>
              </w:rPr>
            </w:pPr>
            <w:r w:rsidRPr="00B26DC9">
              <w:rPr>
                <w:sz w:val="18"/>
                <w:szCs w:val="18"/>
              </w:rPr>
              <w:t>38</w:t>
            </w:r>
          </w:p>
        </w:tc>
        <w:tc>
          <w:tcPr>
            <w:tcW w:w="599" w:type="pct"/>
          </w:tcPr>
          <w:p w14:paraId="6643471E" w14:textId="77777777" w:rsidR="002021F1" w:rsidRPr="00B26DC9" w:rsidRDefault="002021F1" w:rsidP="002021F1">
            <w:pPr>
              <w:spacing w:after="120"/>
              <w:rPr>
                <w:sz w:val="18"/>
                <w:szCs w:val="18"/>
              </w:rPr>
            </w:pPr>
            <w:r w:rsidRPr="00B26DC9">
              <w:rPr>
                <w:sz w:val="18"/>
                <w:szCs w:val="18"/>
              </w:rPr>
              <w:t>40</w:t>
            </w:r>
          </w:p>
        </w:tc>
        <w:tc>
          <w:tcPr>
            <w:tcW w:w="624" w:type="pct"/>
          </w:tcPr>
          <w:p w14:paraId="3E0C3AF7" w14:textId="77777777" w:rsidR="002021F1" w:rsidRPr="00B26DC9" w:rsidRDefault="002021F1" w:rsidP="002021F1">
            <w:pPr>
              <w:spacing w:after="120"/>
              <w:rPr>
                <w:sz w:val="18"/>
                <w:szCs w:val="18"/>
              </w:rPr>
            </w:pPr>
            <w:r w:rsidRPr="00B26DC9">
              <w:rPr>
                <w:sz w:val="18"/>
                <w:szCs w:val="18"/>
              </w:rPr>
              <w:t>Text</w:t>
            </w:r>
          </w:p>
        </w:tc>
        <w:tc>
          <w:tcPr>
            <w:tcW w:w="1683" w:type="pct"/>
          </w:tcPr>
          <w:p w14:paraId="763EF33D" w14:textId="77777777" w:rsidR="002021F1" w:rsidRPr="00B26DC9" w:rsidRDefault="002021F1" w:rsidP="002021F1">
            <w:pPr>
              <w:spacing w:after="120"/>
              <w:rPr>
                <w:sz w:val="18"/>
                <w:szCs w:val="18"/>
              </w:rPr>
            </w:pPr>
            <w:r w:rsidRPr="00B26DC9">
              <w:rPr>
                <w:sz w:val="18"/>
                <w:szCs w:val="18"/>
              </w:rPr>
              <w:t>e.g.  2Mbit/s</w:t>
            </w:r>
          </w:p>
        </w:tc>
        <w:tc>
          <w:tcPr>
            <w:tcW w:w="836" w:type="pct"/>
          </w:tcPr>
          <w:p w14:paraId="68065F5F" w14:textId="77777777" w:rsidR="002021F1" w:rsidRPr="007609EF" w:rsidRDefault="002021F1" w:rsidP="002021F1">
            <w:pPr>
              <w:spacing w:after="120"/>
              <w:rPr>
                <w:sz w:val="18"/>
                <w:szCs w:val="18"/>
              </w:rPr>
            </w:pPr>
          </w:p>
        </w:tc>
      </w:tr>
      <w:tr w:rsidR="002021F1" w:rsidRPr="005B4766" w14:paraId="6BFFCF2E" w14:textId="77777777" w:rsidTr="003E2CF6">
        <w:tc>
          <w:tcPr>
            <w:tcW w:w="905" w:type="pct"/>
          </w:tcPr>
          <w:p w14:paraId="3F863342" w14:textId="77777777" w:rsidR="002021F1" w:rsidRPr="00B26DC9" w:rsidRDefault="002021F1" w:rsidP="002021F1">
            <w:pPr>
              <w:spacing w:after="120"/>
              <w:rPr>
                <w:sz w:val="18"/>
                <w:szCs w:val="18"/>
              </w:rPr>
            </w:pPr>
            <w:r w:rsidRPr="00B26DC9">
              <w:rPr>
                <w:sz w:val="18"/>
                <w:szCs w:val="18"/>
              </w:rPr>
              <w:t>Downstream bandwidth</w:t>
            </w:r>
          </w:p>
        </w:tc>
        <w:tc>
          <w:tcPr>
            <w:tcW w:w="352" w:type="pct"/>
          </w:tcPr>
          <w:p w14:paraId="1A6945DE" w14:textId="77777777" w:rsidR="002021F1" w:rsidRPr="00B26DC9" w:rsidRDefault="002021F1" w:rsidP="002021F1">
            <w:pPr>
              <w:spacing w:after="120"/>
              <w:rPr>
                <w:sz w:val="18"/>
                <w:szCs w:val="18"/>
              </w:rPr>
            </w:pPr>
            <w:r w:rsidRPr="00B26DC9">
              <w:rPr>
                <w:sz w:val="18"/>
                <w:szCs w:val="18"/>
              </w:rPr>
              <w:t>39</w:t>
            </w:r>
          </w:p>
        </w:tc>
        <w:tc>
          <w:tcPr>
            <w:tcW w:w="599" w:type="pct"/>
          </w:tcPr>
          <w:p w14:paraId="53AA15C9" w14:textId="77777777" w:rsidR="002021F1" w:rsidRPr="00B26DC9" w:rsidRDefault="002021F1" w:rsidP="002021F1">
            <w:pPr>
              <w:spacing w:after="120"/>
              <w:rPr>
                <w:sz w:val="18"/>
                <w:szCs w:val="18"/>
              </w:rPr>
            </w:pPr>
            <w:r w:rsidRPr="00B26DC9">
              <w:rPr>
                <w:sz w:val="18"/>
                <w:szCs w:val="18"/>
              </w:rPr>
              <w:t>40</w:t>
            </w:r>
          </w:p>
        </w:tc>
        <w:tc>
          <w:tcPr>
            <w:tcW w:w="624" w:type="pct"/>
          </w:tcPr>
          <w:p w14:paraId="3F12AC71" w14:textId="77777777" w:rsidR="002021F1" w:rsidRPr="00B26DC9" w:rsidRDefault="002021F1" w:rsidP="002021F1">
            <w:pPr>
              <w:spacing w:after="120"/>
              <w:rPr>
                <w:sz w:val="18"/>
                <w:szCs w:val="18"/>
              </w:rPr>
            </w:pPr>
            <w:r w:rsidRPr="00B26DC9">
              <w:rPr>
                <w:sz w:val="18"/>
                <w:szCs w:val="18"/>
              </w:rPr>
              <w:t>Text</w:t>
            </w:r>
          </w:p>
        </w:tc>
        <w:tc>
          <w:tcPr>
            <w:tcW w:w="1683" w:type="pct"/>
          </w:tcPr>
          <w:p w14:paraId="4A6E3E85" w14:textId="77777777" w:rsidR="002021F1" w:rsidRPr="00B26DC9" w:rsidRDefault="002021F1" w:rsidP="002021F1">
            <w:pPr>
              <w:spacing w:after="120"/>
              <w:rPr>
                <w:sz w:val="18"/>
                <w:szCs w:val="18"/>
              </w:rPr>
            </w:pPr>
            <w:r w:rsidRPr="00B26DC9">
              <w:rPr>
                <w:sz w:val="18"/>
                <w:szCs w:val="18"/>
              </w:rPr>
              <w:t>e.g. 40Mbit/s</w:t>
            </w:r>
          </w:p>
        </w:tc>
        <w:tc>
          <w:tcPr>
            <w:tcW w:w="836" w:type="pct"/>
          </w:tcPr>
          <w:p w14:paraId="02615B7F" w14:textId="77777777" w:rsidR="002021F1" w:rsidRPr="007609EF" w:rsidRDefault="002021F1" w:rsidP="002021F1">
            <w:pPr>
              <w:spacing w:after="120"/>
              <w:rPr>
                <w:sz w:val="18"/>
                <w:szCs w:val="18"/>
              </w:rPr>
            </w:pPr>
          </w:p>
        </w:tc>
      </w:tr>
      <w:tr w:rsidR="002021F1" w:rsidRPr="005B4766" w14:paraId="3C9719EA" w14:textId="77777777" w:rsidTr="003E2CF6">
        <w:tc>
          <w:tcPr>
            <w:tcW w:w="905" w:type="pct"/>
          </w:tcPr>
          <w:p w14:paraId="4FBC12D2" w14:textId="77777777" w:rsidR="002021F1" w:rsidRPr="00B26DC9" w:rsidRDefault="002021F1" w:rsidP="002021F1">
            <w:pPr>
              <w:spacing w:after="120"/>
              <w:rPr>
                <w:sz w:val="18"/>
                <w:szCs w:val="18"/>
              </w:rPr>
            </w:pPr>
            <w:r w:rsidRPr="00B26DC9">
              <w:rPr>
                <w:sz w:val="18"/>
                <w:szCs w:val="18"/>
              </w:rPr>
              <w:t>VDSL Modem status ( Y</w:t>
            </w:r>
            <w:r w:rsidR="00393CFE">
              <w:rPr>
                <w:sz w:val="18"/>
                <w:szCs w:val="18"/>
              </w:rPr>
              <w:t xml:space="preserve"> </w:t>
            </w:r>
            <w:r w:rsidRPr="00B26DC9">
              <w:rPr>
                <w:sz w:val="18"/>
                <w:szCs w:val="18"/>
              </w:rPr>
              <w:t xml:space="preserve">- </w:t>
            </w:r>
            <w:r w:rsidR="00393CFE">
              <w:rPr>
                <w:sz w:val="18"/>
                <w:szCs w:val="18"/>
              </w:rPr>
              <w:t xml:space="preserve"> </w:t>
            </w:r>
            <w:r w:rsidRPr="00B26DC9">
              <w:rPr>
                <w:sz w:val="18"/>
                <w:szCs w:val="18"/>
              </w:rPr>
              <w:t>provided, N</w:t>
            </w:r>
            <w:r w:rsidR="00393CFE">
              <w:rPr>
                <w:sz w:val="18"/>
                <w:szCs w:val="18"/>
              </w:rPr>
              <w:t xml:space="preserve"> </w:t>
            </w:r>
            <w:r w:rsidRPr="00B26DC9">
              <w:rPr>
                <w:sz w:val="18"/>
                <w:szCs w:val="18"/>
              </w:rPr>
              <w:t>- Not provided)</w:t>
            </w:r>
          </w:p>
        </w:tc>
        <w:tc>
          <w:tcPr>
            <w:tcW w:w="352" w:type="pct"/>
          </w:tcPr>
          <w:p w14:paraId="7D2ADD79" w14:textId="77777777" w:rsidR="002021F1" w:rsidRPr="00B26DC9" w:rsidRDefault="002021F1" w:rsidP="002021F1">
            <w:pPr>
              <w:spacing w:after="120"/>
              <w:rPr>
                <w:sz w:val="18"/>
                <w:szCs w:val="18"/>
              </w:rPr>
            </w:pPr>
            <w:r w:rsidRPr="00B26DC9">
              <w:rPr>
                <w:sz w:val="18"/>
                <w:szCs w:val="18"/>
              </w:rPr>
              <w:t>40</w:t>
            </w:r>
          </w:p>
        </w:tc>
        <w:tc>
          <w:tcPr>
            <w:tcW w:w="599" w:type="pct"/>
          </w:tcPr>
          <w:p w14:paraId="707F6D54" w14:textId="77777777" w:rsidR="002021F1" w:rsidRPr="00B26DC9" w:rsidRDefault="002021F1" w:rsidP="002021F1">
            <w:pPr>
              <w:spacing w:after="120"/>
              <w:rPr>
                <w:sz w:val="18"/>
                <w:szCs w:val="18"/>
              </w:rPr>
            </w:pPr>
            <w:r w:rsidRPr="00B26DC9">
              <w:rPr>
                <w:sz w:val="18"/>
                <w:szCs w:val="18"/>
              </w:rPr>
              <w:t>40</w:t>
            </w:r>
          </w:p>
        </w:tc>
        <w:tc>
          <w:tcPr>
            <w:tcW w:w="624" w:type="pct"/>
          </w:tcPr>
          <w:p w14:paraId="639231D0" w14:textId="77777777" w:rsidR="002021F1" w:rsidRPr="00B26DC9" w:rsidRDefault="002021F1" w:rsidP="002021F1">
            <w:pPr>
              <w:spacing w:after="120"/>
              <w:rPr>
                <w:sz w:val="18"/>
                <w:szCs w:val="18"/>
              </w:rPr>
            </w:pPr>
            <w:r w:rsidRPr="00B26DC9">
              <w:rPr>
                <w:sz w:val="18"/>
                <w:szCs w:val="18"/>
              </w:rPr>
              <w:t>Text</w:t>
            </w:r>
          </w:p>
        </w:tc>
        <w:tc>
          <w:tcPr>
            <w:tcW w:w="1683" w:type="pct"/>
          </w:tcPr>
          <w:p w14:paraId="7A8DF3F7" w14:textId="77777777" w:rsidR="002021F1" w:rsidRPr="00B26DC9" w:rsidRDefault="002021F1" w:rsidP="002021F1">
            <w:pPr>
              <w:spacing w:after="120"/>
              <w:rPr>
                <w:sz w:val="18"/>
                <w:szCs w:val="18"/>
              </w:rPr>
            </w:pPr>
            <w:r w:rsidRPr="00B26DC9">
              <w:rPr>
                <w:sz w:val="18"/>
                <w:szCs w:val="18"/>
              </w:rPr>
              <w:t>e.g. Y/N</w:t>
            </w:r>
          </w:p>
        </w:tc>
        <w:tc>
          <w:tcPr>
            <w:tcW w:w="836" w:type="pct"/>
          </w:tcPr>
          <w:p w14:paraId="32D55127" w14:textId="77777777" w:rsidR="002021F1" w:rsidRPr="007609EF" w:rsidRDefault="002021F1" w:rsidP="002021F1">
            <w:pPr>
              <w:spacing w:after="120"/>
              <w:rPr>
                <w:sz w:val="18"/>
                <w:szCs w:val="18"/>
              </w:rPr>
            </w:pPr>
          </w:p>
        </w:tc>
      </w:tr>
      <w:tr w:rsidR="002021F1" w:rsidRPr="00C57BA9" w14:paraId="57BD67CC" w14:textId="77777777" w:rsidTr="003E2CF6">
        <w:tc>
          <w:tcPr>
            <w:tcW w:w="905" w:type="pct"/>
          </w:tcPr>
          <w:p w14:paraId="0BC9EA32" w14:textId="77777777" w:rsidR="002021F1" w:rsidRPr="00F518CE" w:rsidRDefault="002021F1" w:rsidP="002021F1">
            <w:pPr>
              <w:spacing w:after="120"/>
              <w:rPr>
                <w:sz w:val="18"/>
                <w:szCs w:val="18"/>
              </w:rPr>
            </w:pPr>
            <w:r w:rsidRPr="00F518CE">
              <w:rPr>
                <w:sz w:val="18"/>
                <w:szCs w:val="18"/>
              </w:rPr>
              <w:t>Tier Values</w:t>
            </w:r>
          </w:p>
        </w:tc>
        <w:tc>
          <w:tcPr>
            <w:tcW w:w="352" w:type="pct"/>
          </w:tcPr>
          <w:p w14:paraId="5C2A3EE1" w14:textId="77777777" w:rsidR="002021F1" w:rsidRPr="00F518CE" w:rsidRDefault="002021F1" w:rsidP="002021F1">
            <w:pPr>
              <w:spacing w:after="120"/>
              <w:rPr>
                <w:sz w:val="18"/>
                <w:szCs w:val="18"/>
              </w:rPr>
            </w:pPr>
            <w:r w:rsidRPr="00F518CE">
              <w:rPr>
                <w:sz w:val="18"/>
                <w:szCs w:val="18"/>
              </w:rPr>
              <w:t>41</w:t>
            </w:r>
          </w:p>
        </w:tc>
        <w:tc>
          <w:tcPr>
            <w:tcW w:w="599" w:type="pct"/>
          </w:tcPr>
          <w:p w14:paraId="5BBB18DA" w14:textId="77777777" w:rsidR="002021F1" w:rsidRPr="00F518CE" w:rsidRDefault="002021F1" w:rsidP="002021F1">
            <w:pPr>
              <w:spacing w:after="120"/>
              <w:rPr>
                <w:sz w:val="18"/>
                <w:szCs w:val="18"/>
              </w:rPr>
            </w:pPr>
            <w:r w:rsidRPr="00F518CE">
              <w:rPr>
                <w:sz w:val="18"/>
                <w:szCs w:val="18"/>
              </w:rPr>
              <w:t>40</w:t>
            </w:r>
          </w:p>
        </w:tc>
        <w:tc>
          <w:tcPr>
            <w:tcW w:w="624" w:type="pct"/>
          </w:tcPr>
          <w:p w14:paraId="33B5383D" w14:textId="77777777" w:rsidR="002021F1" w:rsidRPr="00F518CE" w:rsidRDefault="002021F1" w:rsidP="002021F1">
            <w:pPr>
              <w:spacing w:after="120"/>
              <w:rPr>
                <w:sz w:val="18"/>
                <w:szCs w:val="18"/>
              </w:rPr>
            </w:pPr>
            <w:r w:rsidRPr="00F518CE">
              <w:rPr>
                <w:sz w:val="18"/>
                <w:szCs w:val="18"/>
              </w:rPr>
              <w:t>Text</w:t>
            </w:r>
          </w:p>
        </w:tc>
        <w:tc>
          <w:tcPr>
            <w:tcW w:w="1683" w:type="pct"/>
          </w:tcPr>
          <w:p w14:paraId="4A3B5C38" w14:textId="77777777" w:rsidR="002021F1" w:rsidRPr="00F518CE" w:rsidRDefault="002021F1" w:rsidP="002021F1">
            <w:pPr>
              <w:spacing w:after="120"/>
              <w:rPr>
                <w:sz w:val="18"/>
                <w:szCs w:val="18"/>
                <w:lang w:val="de-DE"/>
              </w:rPr>
            </w:pPr>
            <w:r w:rsidRPr="00F518CE">
              <w:rPr>
                <w:sz w:val="18"/>
                <w:szCs w:val="18"/>
                <w:lang w:val="de-DE"/>
              </w:rPr>
              <w:t>e.g. Tier 1, Tier 2, Standard</w:t>
            </w:r>
          </w:p>
        </w:tc>
        <w:tc>
          <w:tcPr>
            <w:tcW w:w="836" w:type="pct"/>
          </w:tcPr>
          <w:p w14:paraId="624DA4F0" w14:textId="77777777" w:rsidR="002021F1" w:rsidRPr="0028615A" w:rsidRDefault="002021F1" w:rsidP="002021F1">
            <w:pPr>
              <w:spacing w:after="120"/>
              <w:rPr>
                <w:sz w:val="18"/>
                <w:szCs w:val="18"/>
                <w:highlight w:val="yellow"/>
                <w:lang w:val="de-DE"/>
              </w:rPr>
            </w:pPr>
          </w:p>
        </w:tc>
      </w:tr>
      <w:tr w:rsidR="002021F1" w:rsidRPr="005B4766" w14:paraId="19A48C4A" w14:textId="77777777" w:rsidTr="003E2CF6">
        <w:tc>
          <w:tcPr>
            <w:tcW w:w="905" w:type="pct"/>
          </w:tcPr>
          <w:p w14:paraId="1843EA6F" w14:textId="77777777" w:rsidR="002021F1" w:rsidRPr="00F518CE" w:rsidRDefault="002021F1" w:rsidP="002021F1">
            <w:pPr>
              <w:spacing w:after="120"/>
              <w:rPr>
                <w:sz w:val="18"/>
                <w:szCs w:val="18"/>
              </w:rPr>
            </w:pPr>
            <w:r w:rsidRPr="00F518CE">
              <w:rPr>
                <w:sz w:val="18"/>
                <w:szCs w:val="18"/>
              </w:rPr>
              <w:t>HTT Bill Backup Message</w:t>
            </w:r>
          </w:p>
        </w:tc>
        <w:tc>
          <w:tcPr>
            <w:tcW w:w="352" w:type="pct"/>
          </w:tcPr>
          <w:p w14:paraId="00855854" w14:textId="77777777" w:rsidR="002021F1" w:rsidRPr="00F518CE" w:rsidRDefault="002021F1" w:rsidP="002021F1">
            <w:pPr>
              <w:spacing w:after="120"/>
              <w:rPr>
                <w:sz w:val="18"/>
                <w:szCs w:val="18"/>
              </w:rPr>
            </w:pPr>
            <w:r w:rsidRPr="00F518CE">
              <w:rPr>
                <w:sz w:val="18"/>
                <w:szCs w:val="18"/>
              </w:rPr>
              <w:t>42</w:t>
            </w:r>
          </w:p>
        </w:tc>
        <w:tc>
          <w:tcPr>
            <w:tcW w:w="599" w:type="pct"/>
          </w:tcPr>
          <w:p w14:paraId="169A443E" w14:textId="77777777" w:rsidR="002021F1" w:rsidRPr="00F518CE" w:rsidRDefault="002021F1" w:rsidP="002021F1">
            <w:pPr>
              <w:spacing w:after="120"/>
              <w:rPr>
                <w:sz w:val="18"/>
                <w:szCs w:val="18"/>
              </w:rPr>
            </w:pPr>
            <w:r w:rsidRPr="00F518CE">
              <w:rPr>
                <w:sz w:val="18"/>
                <w:szCs w:val="18"/>
              </w:rPr>
              <w:t>40</w:t>
            </w:r>
          </w:p>
        </w:tc>
        <w:tc>
          <w:tcPr>
            <w:tcW w:w="624" w:type="pct"/>
          </w:tcPr>
          <w:p w14:paraId="3738BB11" w14:textId="77777777" w:rsidR="002021F1" w:rsidRPr="00F518CE" w:rsidRDefault="002021F1" w:rsidP="002021F1">
            <w:pPr>
              <w:spacing w:after="120"/>
              <w:rPr>
                <w:sz w:val="18"/>
                <w:szCs w:val="18"/>
              </w:rPr>
            </w:pPr>
            <w:r w:rsidRPr="00F518CE">
              <w:rPr>
                <w:sz w:val="18"/>
                <w:szCs w:val="18"/>
              </w:rPr>
              <w:t>Text</w:t>
            </w:r>
          </w:p>
        </w:tc>
        <w:tc>
          <w:tcPr>
            <w:tcW w:w="1683" w:type="pct"/>
          </w:tcPr>
          <w:p w14:paraId="166D5787" w14:textId="77777777" w:rsidR="002021F1" w:rsidRPr="00F518CE" w:rsidRDefault="002021F1" w:rsidP="002021F1">
            <w:pPr>
              <w:spacing w:after="120"/>
              <w:rPr>
                <w:sz w:val="18"/>
                <w:szCs w:val="18"/>
              </w:rPr>
            </w:pPr>
            <w:r w:rsidRPr="00F518CE">
              <w:rPr>
                <w:sz w:val="18"/>
                <w:szCs w:val="18"/>
              </w:rPr>
              <w:t>e.g. CP to CP Trnsfer &amp; Technology Downgrade, or, Modify Technology Downgrade.</w:t>
            </w:r>
          </w:p>
        </w:tc>
        <w:tc>
          <w:tcPr>
            <w:tcW w:w="836" w:type="pct"/>
          </w:tcPr>
          <w:p w14:paraId="7BC397D4" w14:textId="77777777" w:rsidR="002021F1" w:rsidRPr="00F518CE" w:rsidRDefault="002021F1" w:rsidP="002021F1">
            <w:pPr>
              <w:spacing w:after="120"/>
              <w:rPr>
                <w:sz w:val="18"/>
                <w:szCs w:val="18"/>
              </w:rPr>
            </w:pPr>
            <w:r w:rsidRPr="00F518CE">
              <w:rPr>
                <w:sz w:val="18"/>
                <w:szCs w:val="18"/>
              </w:rPr>
              <w:t>This indicates the reason why HTT has been raised.  Only populated in certain scenarios. (HTT = Held To Term)</w:t>
            </w:r>
          </w:p>
        </w:tc>
      </w:tr>
      <w:tr w:rsidR="003E2CF6" w:rsidRPr="005B4766" w14:paraId="52ADAC9C" w14:textId="77777777" w:rsidTr="003E2CF6">
        <w:tc>
          <w:tcPr>
            <w:tcW w:w="905" w:type="pct"/>
          </w:tcPr>
          <w:p w14:paraId="58A6B87D" w14:textId="77777777" w:rsidR="003E2CF6" w:rsidRPr="007609EF" w:rsidRDefault="003E2CF6" w:rsidP="003E2CF6">
            <w:pPr>
              <w:spacing w:after="120"/>
              <w:rPr>
                <w:sz w:val="18"/>
                <w:szCs w:val="18"/>
              </w:rPr>
            </w:pPr>
            <w:r w:rsidRPr="00B84ADA">
              <w:rPr>
                <w:sz w:val="18"/>
                <w:szCs w:val="18"/>
              </w:rPr>
              <w:t>Unique Price Code</w:t>
            </w:r>
          </w:p>
        </w:tc>
        <w:tc>
          <w:tcPr>
            <w:tcW w:w="352" w:type="pct"/>
          </w:tcPr>
          <w:p w14:paraId="0F0089CD" w14:textId="77777777" w:rsidR="003E2CF6" w:rsidRPr="007609EF" w:rsidRDefault="003E2CF6" w:rsidP="003E2CF6">
            <w:pPr>
              <w:spacing w:after="120"/>
              <w:rPr>
                <w:sz w:val="18"/>
                <w:szCs w:val="18"/>
              </w:rPr>
            </w:pPr>
            <w:r>
              <w:rPr>
                <w:sz w:val="18"/>
                <w:szCs w:val="18"/>
              </w:rPr>
              <w:t>60</w:t>
            </w:r>
          </w:p>
        </w:tc>
        <w:tc>
          <w:tcPr>
            <w:tcW w:w="599" w:type="pct"/>
          </w:tcPr>
          <w:p w14:paraId="22B330A7" w14:textId="77777777" w:rsidR="003E2CF6" w:rsidRPr="007609EF" w:rsidRDefault="00AD7C78" w:rsidP="003E2CF6">
            <w:pPr>
              <w:spacing w:after="120"/>
              <w:rPr>
                <w:sz w:val="18"/>
                <w:szCs w:val="18"/>
              </w:rPr>
            </w:pPr>
            <w:r>
              <w:rPr>
                <w:sz w:val="18"/>
                <w:szCs w:val="18"/>
              </w:rPr>
              <w:t>60</w:t>
            </w:r>
          </w:p>
        </w:tc>
        <w:tc>
          <w:tcPr>
            <w:tcW w:w="624" w:type="pct"/>
          </w:tcPr>
          <w:p w14:paraId="4F5E2C77" w14:textId="77777777" w:rsidR="003E2CF6" w:rsidRPr="007609EF" w:rsidRDefault="003E2CF6" w:rsidP="003E2CF6">
            <w:pPr>
              <w:spacing w:after="120"/>
              <w:rPr>
                <w:sz w:val="18"/>
                <w:szCs w:val="18"/>
              </w:rPr>
            </w:pPr>
            <w:r>
              <w:rPr>
                <w:sz w:val="18"/>
                <w:szCs w:val="18"/>
              </w:rPr>
              <w:t>Text</w:t>
            </w:r>
          </w:p>
        </w:tc>
        <w:tc>
          <w:tcPr>
            <w:tcW w:w="1683" w:type="pct"/>
          </w:tcPr>
          <w:p w14:paraId="6ADCBB1A" w14:textId="77777777" w:rsidR="003E2CF6" w:rsidRDefault="003E2CF6" w:rsidP="003E2CF6">
            <w:pPr>
              <w:spacing w:after="120"/>
              <w:rPr>
                <w:sz w:val="18"/>
                <w:szCs w:val="18"/>
              </w:rPr>
            </w:pPr>
            <w:r w:rsidRPr="00CA5D1F">
              <w:rPr>
                <w:sz w:val="18"/>
                <w:szCs w:val="18"/>
              </w:rPr>
              <w:t>e.g</w:t>
            </w:r>
            <w:r w:rsidR="00FB47B8" w:rsidRPr="00CA5D1F">
              <w:rPr>
                <w:sz w:val="18"/>
                <w:szCs w:val="18"/>
              </w:rPr>
              <w:t>.</w:t>
            </w:r>
            <w:r w:rsidR="00A47F53" w:rsidRPr="00CA5D1F">
              <w:rPr>
                <w:sz w:val="18"/>
                <w:szCs w:val="18"/>
              </w:rPr>
              <w:t xml:space="preserve"> </w:t>
            </w:r>
            <w:r w:rsidR="00FB47B8" w:rsidRPr="00CA5D1F">
              <w:rPr>
                <w:sz w:val="18"/>
                <w:szCs w:val="18"/>
              </w:rPr>
              <w:t>NGAXXXXXXXX</w:t>
            </w:r>
            <w:r w:rsidR="00A47F53" w:rsidRPr="00CA5D1F">
              <w:rPr>
                <w:sz w:val="18"/>
                <w:szCs w:val="18"/>
              </w:rPr>
              <w:t>/ NGAYYYYYYYY</w:t>
            </w:r>
          </w:p>
        </w:tc>
        <w:tc>
          <w:tcPr>
            <w:tcW w:w="836" w:type="pct"/>
          </w:tcPr>
          <w:p w14:paraId="3102C789" w14:textId="77777777" w:rsidR="003E2CF6" w:rsidRPr="007609EF" w:rsidRDefault="00E938BD" w:rsidP="003E2CF6">
            <w:pPr>
              <w:jc w:val="both"/>
              <w:rPr>
                <w:sz w:val="18"/>
                <w:szCs w:val="18"/>
              </w:rPr>
            </w:pPr>
            <w:r>
              <w:rPr>
                <w:sz w:val="18"/>
                <w:szCs w:val="18"/>
              </w:rPr>
              <w:t>Reserved for future rollout.</w:t>
            </w:r>
          </w:p>
        </w:tc>
      </w:tr>
    </w:tbl>
    <w:p w14:paraId="6BC3AE57" w14:textId="77777777" w:rsidR="002021F1" w:rsidRPr="00C97611" w:rsidRDefault="002021F1" w:rsidP="002021F1">
      <w:pPr>
        <w:jc w:val="both"/>
        <w:rPr>
          <w:sz w:val="18"/>
          <w:szCs w:val="18"/>
        </w:rPr>
      </w:pPr>
      <w:r w:rsidRPr="00C97611">
        <w:rPr>
          <w:sz w:val="18"/>
          <w:szCs w:val="18"/>
        </w:rPr>
        <w:t>* Asterisk = Fields whose values will not get populated.</w:t>
      </w:r>
    </w:p>
    <w:p w14:paraId="4D043F5C" w14:textId="77777777" w:rsidR="002021F1" w:rsidRPr="005B4766" w:rsidRDefault="002021F1" w:rsidP="00870DEA">
      <w:pPr>
        <w:pStyle w:val="Heading2"/>
      </w:pPr>
      <w:bookmarkStart w:id="253" w:name="_Toc268602777"/>
      <w:bookmarkStart w:id="254" w:name="_Toc292189173"/>
      <w:bookmarkStart w:id="255" w:name="eventcharge"/>
      <w:bookmarkStart w:id="256" w:name="_Toc488928595"/>
      <w:bookmarkStart w:id="257" w:name="_Toc488928820"/>
      <w:bookmarkStart w:id="258" w:name="_Ref4779330"/>
      <w:bookmarkStart w:id="259" w:name="_EVENT_CHARGES_RECORD"/>
      <w:bookmarkStart w:id="260" w:name="_Toc205994567"/>
      <w:bookmarkEnd w:id="259"/>
      <w:r w:rsidRPr="00C162FD">
        <w:t xml:space="preserve">EVENT CHARGES </w:t>
      </w:r>
      <w:r w:rsidRPr="00870DEA">
        <w:t>RECORD</w:t>
      </w:r>
      <w:bookmarkEnd w:id="253"/>
      <w:bookmarkEnd w:id="254"/>
      <w:bookmarkEnd w:id="256"/>
      <w:bookmarkEnd w:id="257"/>
      <w:bookmarkEnd w:id="258"/>
      <w:bookmarkEnd w:id="260"/>
      <w:r>
        <w:t xml:space="preserve"> </w:t>
      </w:r>
    </w:p>
    <w:bookmarkEnd w:id="255"/>
    <w:p w14:paraId="36FF7AB9" w14:textId="77777777" w:rsidR="002021F1" w:rsidRDefault="002021F1" w:rsidP="002021F1">
      <w:pPr>
        <w:jc w:val="both"/>
      </w:pPr>
      <w:r w:rsidRPr="00836694">
        <w:t>The following event detail records will be included in the output file and will contain the following character separated bill data.</w:t>
      </w:r>
    </w:p>
    <w:p w14:paraId="0213DDEF" w14:textId="77777777" w:rsidR="002021F1" w:rsidRDefault="002021F1" w:rsidP="002021F1">
      <w:pPr>
        <w:jc w:val="both"/>
      </w:pPr>
      <w:r>
        <w:t>Below table hold the event type name and there corresponding mapping values. These will be used further.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8"/>
        <w:gridCol w:w="4618"/>
      </w:tblGrid>
      <w:tr w:rsidR="002021F1" w:rsidRPr="008456A5" w14:paraId="0B146894" w14:textId="77777777" w:rsidTr="002021F1">
        <w:tc>
          <w:tcPr>
            <w:tcW w:w="2500" w:type="pct"/>
          </w:tcPr>
          <w:p w14:paraId="4F35BB51" w14:textId="77777777" w:rsidR="002021F1" w:rsidRPr="008456A5" w:rsidRDefault="002021F1" w:rsidP="002021F1">
            <w:pPr>
              <w:jc w:val="both"/>
              <w:rPr>
                <w:b/>
              </w:rPr>
            </w:pPr>
            <w:r w:rsidRPr="008456A5">
              <w:rPr>
                <w:b/>
              </w:rPr>
              <w:t>Event Type Name</w:t>
            </w:r>
          </w:p>
        </w:tc>
        <w:tc>
          <w:tcPr>
            <w:tcW w:w="2500" w:type="pct"/>
          </w:tcPr>
          <w:p w14:paraId="5B5FF3AF" w14:textId="77777777" w:rsidR="002021F1" w:rsidRPr="008456A5" w:rsidRDefault="002021F1" w:rsidP="002021F1">
            <w:pPr>
              <w:jc w:val="both"/>
              <w:rPr>
                <w:b/>
              </w:rPr>
            </w:pPr>
            <w:r w:rsidRPr="008456A5">
              <w:rPr>
                <w:b/>
              </w:rPr>
              <w:t>Event Mapping Number</w:t>
            </w:r>
          </w:p>
        </w:tc>
      </w:tr>
      <w:tr w:rsidR="002021F1" w:rsidRPr="008456A5" w14:paraId="60EB05FE" w14:textId="77777777" w:rsidTr="002021F1">
        <w:tc>
          <w:tcPr>
            <w:tcW w:w="2500" w:type="pct"/>
          </w:tcPr>
          <w:p w14:paraId="28FCADBD" w14:textId="77777777" w:rsidR="002021F1" w:rsidRPr="008456A5" w:rsidRDefault="002021F1" w:rsidP="002021F1">
            <w:pPr>
              <w:spacing w:after="120"/>
              <w:rPr>
                <w:sz w:val="18"/>
                <w:szCs w:val="18"/>
              </w:rPr>
            </w:pPr>
            <w:r w:rsidRPr="008456A5">
              <w:rPr>
                <w:sz w:val="18"/>
                <w:szCs w:val="18"/>
              </w:rPr>
              <w:t>GEA Generic</w:t>
            </w:r>
          </w:p>
        </w:tc>
        <w:tc>
          <w:tcPr>
            <w:tcW w:w="2500" w:type="pct"/>
          </w:tcPr>
          <w:p w14:paraId="00A1F971" w14:textId="77777777" w:rsidR="002021F1" w:rsidRPr="008456A5" w:rsidRDefault="002021F1" w:rsidP="002021F1">
            <w:pPr>
              <w:spacing w:after="120"/>
              <w:rPr>
                <w:sz w:val="18"/>
                <w:szCs w:val="18"/>
              </w:rPr>
            </w:pPr>
            <w:r w:rsidRPr="008456A5">
              <w:rPr>
                <w:sz w:val="18"/>
                <w:szCs w:val="18"/>
              </w:rPr>
              <w:t>E1</w:t>
            </w:r>
          </w:p>
        </w:tc>
      </w:tr>
      <w:tr w:rsidR="002021F1" w:rsidRPr="008456A5" w14:paraId="1B61A601" w14:textId="77777777" w:rsidTr="002021F1">
        <w:tc>
          <w:tcPr>
            <w:tcW w:w="2500" w:type="pct"/>
          </w:tcPr>
          <w:p w14:paraId="3351C5FB" w14:textId="77777777" w:rsidR="002021F1" w:rsidRPr="008456A5" w:rsidRDefault="002021F1" w:rsidP="002021F1">
            <w:pPr>
              <w:spacing w:after="120"/>
              <w:rPr>
                <w:sz w:val="18"/>
                <w:szCs w:val="18"/>
              </w:rPr>
            </w:pPr>
            <w:r w:rsidRPr="008456A5">
              <w:rPr>
                <w:sz w:val="18"/>
                <w:szCs w:val="18"/>
              </w:rPr>
              <w:t>Generic Ethernet Access</w:t>
            </w:r>
          </w:p>
        </w:tc>
        <w:tc>
          <w:tcPr>
            <w:tcW w:w="2500" w:type="pct"/>
          </w:tcPr>
          <w:p w14:paraId="6324F1EB" w14:textId="77777777" w:rsidR="002021F1" w:rsidRPr="008456A5" w:rsidRDefault="002021F1" w:rsidP="002021F1">
            <w:pPr>
              <w:spacing w:after="120"/>
              <w:rPr>
                <w:sz w:val="18"/>
                <w:szCs w:val="18"/>
              </w:rPr>
            </w:pPr>
            <w:r w:rsidRPr="008456A5">
              <w:rPr>
                <w:sz w:val="18"/>
                <w:szCs w:val="18"/>
              </w:rPr>
              <w:t>E2</w:t>
            </w:r>
          </w:p>
        </w:tc>
      </w:tr>
      <w:tr w:rsidR="002021F1" w:rsidRPr="008456A5" w14:paraId="683217BE" w14:textId="77777777" w:rsidTr="002021F1">
        <w:tc>
          <w:tcPr>
            <w:tcW w:w="2500" w:type="pct"/>
          </w:tcPr>
          <w:p w14:paraId="0C2A41D8" w14:textId="77777777" w:rsidR="002021F1" w:rsidRPr="008456A5" w:rsidRDefault="002021F1" w:rsidP="002021F1">
            <w:pPr>
              <w:spacing w:after="120"/>
              <w:rPr>
                <w:sz w:val="18"/>
                <w:szCs w:val="18"/>
              </w:rPr>
            </w:pPr>
            <w:r w:rsidRPr="00A930A5">
              <w:rPr>
                <w:sz w:val="18"/>
                <w:szCs w:val="18"/>
              </w:rPr>
              <w:t>GEA Throughput</w:t>
            </w:r>
          </w:p>
        </w:tc>
        <w:tc>
          <w:tcPr>
            <w:tcW w:w="2500" w:type="pct"/>
          </w:tcPr>
          <w:p w14:paraId="4C2CA7E7" w14:textId="77777777" w:rsidR="002021F1" w:rsidRPr="008456A5" w:rsidRDefault="002021F1" w:rsidP="002021F1">
            <w:pPr>
              <w:spacing w:after="120"/>
              <w:rPr>
                <w:sz w:val="18"/>
                <w:szCs w:val="18"/>
              </w:rPr>
            </w:pPr>
            <w:r>
              <w:rPr>
                <w:sz w:val="18"/>
                <w:szCs w:val="18"/>
              </w:rPr>
              <w:t>E3</w:t>
            </w:r>
          </w:p>
        </w:tc>
      </w:tr>
      <w:tr w:rsidR="002021F1" w:rsidRPr="008456A5" w14:paraId="63636B95" w14:textId="77777777" w:rsidTr="002021F1">
        <w:tc>
          <w:tcPr>
            <w:tcW w:w="2500" w:type="pct"/>
          </w:tcPr>
          <w:p w14:paraId="64C5B128" w14:textId="77777777" w:rsidR="002021F1" w:rsidRPr="008456A5" w:rsidRDefault="002021F1" w:rsidP="002021F1">
            <w:pPr>
              <w:spacing w:after="120"/>
              <w:rPr>
                <w:sz w:val="18"/>
                <w:szCs w:val="18"/>
              </w:rPr>
            </w:pPr>
            <w:r w:rsidRPr="00A930A5">
              <w:rPr>
                <w:sz w:val="18"/>
                <w:szCs w:val="18"/>
              </w:rPr>
              <w:t>FTTP Generic</w:t>
            </w:r>
          </w:p>
        </w:tc>
        <w:tc>
          <w:tcPr>
            <w:tcW w:w="2500" w:type="pct"/>
          </w:tcPr>
          <w:p w14:paraId="0F2A4345" w14:textId="77777777" w:rsidR="002021F1" w:rsidRPr="008456A5" w:rsidRDefault="002021F1" w:rsidP="002021F1">
            <w:pPr>
              <w:spacing w:after="120"/>
              <w:rPr>
                <w:sz w:val="18"/>
                <w:szCs w:val="18"/>
              </w:rPr>
            </w:pPr>
            <w:r>
              <w:rPr>
                <w:sz w:val="18"/>
                <w:szCs w:val="18"/>
              </w:rPr>
              <w:t>E4</w:t>
            </w:r>
          </w:p>
        </w:tc>
      </w:tr>
      <w:tr w:rsidR="002021F1" w:rsidRPr="008456A5" w14:paraId="0ED5B690" w14:textId="77777777" w:rsidTr="002021F1">
        <w:tc>
          <w:tcPr>
            <w:tcW w:w="2500" w:type="pct"/>
          </w:tcPr>
          <w:p w14:paraId="782311D6" w14:textId="77777777" w:rsidR="002021F1" w:rsidRPr="008456A5" w:rsidRDefault="002021F1" w:rsidP="002021F1">
            <w:pPr>
              <w:spacing w:after="120"/>
              <w:rPr>
                <w:sz w:val="18"/>
                <w:szCs w:val="18"/>
              </w:rPr>
            </w:pPr>
            <w:r w:rsidRPr="00A930A5">
              <w:rPr>
                <w:sz w:val="18"/>
                <w:szCs w:val="18"/>
              </w:rPr>
              <w:t>FTTP Generic Ethernet Access</w:t>
            </w:r>
          </w:p>
        </w:tc>
        <w:tc>
          <w:tcPr>
            <w:tcW w:w="2500" w:type="pct"/>
          </w:tcPr>
          <w:p w14:paraId="74702F5B" w14:textId="77777777" w:rsidR="002021F1" w:rsidRPr="008456A5" w:rsidRDefault="002021F1" w:rsidP="002021F1">
            <w:pPr>
              <w:spacing w:after="120"/>
              <w:rPr>
                <w:sz w:val="18"/>
                <w:szCs w:val="18"/>
              </w:rPr>
            </w:pPr>
            <w:r>
              <w:rPr>
                <w:sz w:val="18"/>
                <w:szCs w:val="18"/>
              </w:rPr>
              <w:t>E5</w:t>
            </w:r>
          </w:p>
        </w:tc>
      </w:tr>
      <w:tr w:rsidR="002021F1" w:rsidRPr="008456A5" w14:paraId="6F6ECD9C" w14:textId="77777777" w:rsidTr="002021F1">
        <w:tc>
          <w:tcPr>
            <w:tcW w:w="2500" w:type="pct"/>
          </w:tcPr>
          <w:p w14:paraId="37C97992" w14:textId="77777777" w:rsidR="002021F1" w:rsidRPr="008456A5" w:rsidRDefault="002021F1" w:rsidP="002021F1">
            <w:pPr>
              <w:spacing w:after="120"/>
              <w:rPr>
                <w:sz w:val="18"/>
                <w:szCs w:val="18"/>
              </w:rPr>
            </w:pPr>
            <w:r w:rsidRPr="00A930A5">
              <w:rPr>
                <w:sz w:val="18"/>
                <w:szCs w:val="18"/>
              </w:rPr>
              <w:t>FTTP Fibre Integrated Reception Service</w:t>
            </w:r>
          </w:p>
        </w:tc>
        <w:tc>
          <w:tcPr>
            <w:tcW w:w="2500" w:type="pct"/>
          </w:tcPr>
          <w:p w14:paraId="4749A5EA" w14:textId="77777777" w:rsidR="002021F1" w:rsidRPr="008456A5" w:rsidRDefault="002021F1" w:rsidP="002021F1">
            <w:pPr>
              <w:spacing w:after="120"/>
              <w:rPr>
                <w:sz w:val="18"/>
                <w:szCs w:val="18"/>
              </w:rPr>
            </w:pPr>
            <w:r>
              <w:rPr>
                <w:sz w:val="18"/>
                <w:szCs w:val="18"/>
              </w:rPr>
              <w:t>E6</w:t>
            </w:r>
          </w:p>
        </w:tc>
      </w:tr>
    </w:tbl>
    <w:p w14:paraId="08D2BE14" w14:textId="77777777" w:rsidR="002021F1" w:rsidRDefault="002021F1" w:rsidP="002021F1">
      <w:pPr>
        <w:jc w:val="both"/>
        <w:rPr>
          <w:b/>
        </w:rPr>
      </w:pPr>
      <w:r w:rsidRPr="00024D85">
        <w:t>Record Type:</w:t>
      </w:r>
      <w:r w:rsidRPr="00024D85">
        <w:rPr>
          <w:b/>
        </w:rPr>
        <w:t xml:space="preserve"> EVENT</w:t>
      </w:r>
    </w:p>
    <w:tbl>
      <w:tblPr>
        <w:tblW w:w="5447"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396"/>
        <w:gridCol w:w="650"/>
        <w:gridCol w:w="1107"/>
        <w:gridCol w:w="1153"/>
        <w:gridCol w:w="1954"/>
        <w:gridCol w:w="442"/>
        <w:gridCol w:w="443"/>
        <w:gridCol w:w="443"/>
        <w:gridCol w:w="443"/>
        <w:gridCol w:w="443"/>
        <w:gridCol w:w="443"/>
        <w:gridCol w:w="1145"/>
        <w:tblGridChange w:id="261">
          <w:tblGrid>
            <w:gridCol w:w="1396"/>
            <w:gridCol w:w="650"/>
            <w:gridCol w:w="1107"/>
            <w:gridCol w:w="1153"/>
            <w:gridCol w:w="1954"/>
            <w:gridCol w:w="442"/>
            <w:gridCol w:w="443"/>
            <w:gridCol w:w="443"/>
            <w:gridCol w:w="443"/>
            <w:gridCol w:w="443"/>
            <w:gridCol w:w="443"/>
            <w:gridCol w:w="1145"/>
          </w:tblGrid>
        </w:tblGridChange>
      </w:tblGrid>
      <w:tr w:rsidR="00DF1070" w:rsidRPr="005B4766" w14:paraId="661FE304" w14:textId="77777777" w:rsidTr="003E2CF6">
        <w:tc>
          <w:tcPr>
            <w:tcW w:w="694" w:type="pct"/>
          </w:tcPr>
          <w:p w14:paraId="17D2C808" w14:textId="77777777" w:rsidR="00DF1070" w:rsidRPr="005B4766" w:rsidRDefault="00DF1070" w:rsidP="002021F1">
            <w:pPr>
              <w:spacing w:after="120"/>
              <w:rPr>
                <w:b/>
                <w:sz w:val="18"/>
                <w:szCs w:val="18"/>
              </w:rPr>
            </w:pPr>
            <w:r w:rsidRPr="005B4766">
              <w:rPr>
                <w:b/>
                <w:sz w:val="18"/>
                <w:szCs w:val="18"/>
              </w:rPr>
              <w:t>Field Name</w:t>
            </w:r>
          </w:p>
        </w:tc>
        <w:tc>
          <w:tcPr>
            <w:tcW w:w="323" w:type="pct"/>
          </w:tcPr>
          <w:p w14:paraId="0C508851" w14:textId="77777777" w:rsidR="00DF1070" w:rsidRPr="005B4766" w:rsidRDefault="00DF1070" w:rsidP="002021F1">
            <w:pPr>
              <w:spacing w:after="120"/>
              <w:rPr>
                <w:b/>
                <w:sz w:val="18"/>
                <w:szCs w:val="18"/>
              </w:rPr>
            </w:pPr>
            <w:r w:rsidRPr="005B4766">
              <w:rPr>
                <w:b/>
                <w:sz w:val="18"/>
                <w:szCs w:val="18"/>
              </w:rPr>
              <w:t>Field No</w:t>
            </w:r>
          </w:p>
        </w:tc>
        <w:tc>
          <w:tcPr>
            <w:tcW w:w="550" w:type="pct"/>
          </w:tcPr>
          <w:p w14:paraId="088A41C1" w14:textId="77777777" w:rsidR="00DF1070" w:rsidRPr="005B4766" w:rsidRDefault="00DF1070" w:rsidP="002021F1">
            <w:pPr>
              <w:spacing w:after="120"/>
              <w:rPr>
                <w:b/>
                <w:sz w:val="18"/>
                <w:szCs w:val="18"/>
              </w:rPr>
            </w:pPr>
            <w:r w:rsidRPr="005B4766">
              <w:rPr>
                <w:b/>
                <w:sz w:val="18"/>
                <w:szCs w:val="18"/>
              </w:rPr>
              <w:t xml:space="preserve">Maximum Field Length          </w:t>
            </w:r>
          </w:p>
        </w:tc>
        <w:tc>
          <w:tcPr>
            <w:tcW w:w="573" w:type="pct"/>
          </w:tcPr>
          <w:p w14:paraId="3B0930AD" w14:textId="77777777" w:rsidR="00DF1070" w:rsidRPr="005B4766" w:rsidRDefault="00DF1070" w:rsidP="002021F1">
            <w:pPr>
              <w:spacing w:after="120"/>
              <w:rPr>
                <w:b/>
                <w:sz w:val="18"/>
                <w:szCs w:val="18"/>
              </w:rPr>
            </w:pPr>
            <w:r w:rsidRPr="005B4766">
              <w:rPr>
                <w:b/>
                <w:sz w:val="18"/>
                <w:szCs w:val="18"/>
              </w:rPr>
              <w:t>Format</w:t>
            </w:r>
          </w:p>
        </w:tc>
        <w:tc>
          <w:tcPr>
            <w:tcW w:w="971" w:type="pct"/>
          </w:tcPr>
          <w:p w14:paraId="6A9D3316" w14:textId="77777777" w:rsidR="00DF1070" w:rsidRPr="005B4766" w:rsidRDefault="00DF1070" w:rsidP="002021F1">
            <w:pPr>
              <w:spacing w:after="120"/>
              <w:rPr>
                <w:b/>
                <w:sz w:val="18"/>
                <w:szCs w:val="18"/>
              </w:rPr>
            </w:pPr>
            <w:r w:rsidRPr="005B4766">
              <w:rPr>
                <w:b/>
                <w:sz w:val="18"/>
                <w:szCs w:val="18"/>
              </w:rPr>
              <w:t>Value</w:t>
            </w:r>
          </w:p>
        </w:tc>
        <w:tc>
          <w:tcPr>
            <w:tcW w:w="220" w:type="pct"/>
          </w:tcPr>
          <w:p w14:paraId="2BBDD5D2" w14:textId="77777777" w:rsidR="00DF1070" w:rsidRPr="009A142D" w:rsidRDefault="00DF1070" w:rsidP="002021F1">
            <w:pPr>
              <w:jc w:val="both"/>
              <w:rPr>
                <w:b/>
                <w:sz w:val="18"/>
                <w:szCs w:val="18"/>
              </w:rPr>
            </w:pPr>
            <w:hyperlink w:anchor="llu_e1" w:history="1">
              <w:r w:rsidRPr="009A142D">
                <w:rPr>
                  <w:rStyle w:val="Hyperlink"/>
                  <w:b/>
                  <w:sz w:val="18"/>
                  <w:szCs w:val="18"/>
                </w:rPr>
                <w:t>E1</w:t>
              </w:r>
            </w:hyperlink>
          </w:p>
        </w:tc>
        <w:tc>
          <w:tcPr>
            <w:tcW w:w="220" w:type="pct"/>
          </w:tcPr>
          <w:p w14:paraId="2CC09250" w14:textId="77777777" w:rsidR="00DF1070" w:rsidRPr="009A142D" w:rsidRDefault="00DF1070" w:rsidP="002021F1">
            <w:pPr>
              <w:jc w:val="both"/>
              <w:rPr>
                <w:b/>
                <w:sz w:val="18"/>
                <w:szCs w:val="18"/>
              </w:rPr>
            </w:pPr>
            <w:hyperlink w:anchor="llu_e2" w:history="1">
              <w:r w:rsidRPr="009A142D">
                <w:rPr>
                  <w:rStyle w:val="Hyperlink"/>
                  <w:b/>
                  <w:sz w:val="18"/>
                  <w:szCs w:val="18"/>
                </w:rPr>
                <w:t>E2</w:t>
              </w:r>
            </w:hyperlink>
          </w:p>
        </w:tc>
        <w:tc>
          <w:tcPr>
            <w:tcW w:w="220" w:type="pct"/>
          </w:tcPr>
          <w:p w14:paraId="72B9C34D" w14:textId="77777777" w:rsidR="00DF1070" w:rsidRDefault="00DF1070" w:rsidP="002021F1">
            <w:pPr>
              <w:jc w:val="both"/>
              <w:rPr>
                <w:b/>
                <w:sz w:val="18"/>
                <w:szCs w:val="18"/>
              </w:rPr>
            </w:pPr>
            <w:r>
              <w:rPr>
                <w:b/>
                <w:sz w:val="18"/>
                <w:szCs w:val="18"/>
              </w:rPr>
              <w:t>E3</w:t>
            </w:r>
          </w:p>
        </w:tc>
        <w:tc>
          <w:tcPr>
            <w:tcW w:w="220" w:type="pct"/>
          </w:tcPr>
          <w:p w14:paraId="5B8662AC" w14:textId="77777777" w:rsidR="00DF1070" w:rsidRDefault="00DF1070" w:rsidP="002021F1">
            <w:pPr>
              <w:jc w:val="both"/>
              <w:rPr>
                <w:b/>
                <w:sz w:val="18"/>
                <w:szCs w:val="18"/>
              </w:rPr>
            </w:pPr>
            <w:r>
              <w:rPr>
                <w:b/>
                <w:sz w:val="18"/>
                <w:szCs w:val="18"/>
              </w:rPr>
              <w:t>E4</w:t>
            </w:r>
          </w:p>
        </w:tc>
        <w:tc>
          <w:tcPr>
            <w:tcW w:w="220" w:type="pct"/>
          </w:tcPr>
          <w:p w14:paraId="4D844A82" w14:textId="77777777" w:rsidR="00DF1070" w:rsidRDefault="00DF1070" w:rsidP="002021F1">
            <w:pPr>
              <w:jc w:val="both"/>
              <w:rPr>
                <w:b/>
                <w:sz w:val="18"/>
                <w:szCs w:val="18"/>
              </w:rPr>
            </w:pPr>
            <w:r>
              <w:rPr>
                <w:b/>
                <w:sz w:val="18"/>
                <w:szCs w:val="18"/>
              </w:rPr>
              <w:t>E5</w:t>
            </w:r>
          </w:p>
        </w:tc>
        <w:tc>
          <w:tcPr>
            <w:tcW w:w="220" w:type="pct"/>
          </w:tcPr>
          <w:p w14:paraId="672B37E3" w14:textId="77777777" w:rsidR="00DF1070" w:rsidRDefault="00DF1070" w:rsidP="002021F1">
            <w:pPr>
              <w:jc w:val="both"/>
              <w:rPr>
                <w:b/>
                <w:sz w:val="18"/>
                <w:szCs w:val="18"/>
              </w:rPr>
            </w:pPr>
            <w:r>
              <w:rPr>
                <w:b/>
                <w:sz w:val="18"/>
                <w:szCs w:val="18"/>
              </w:rPr>
              <w:t>E6</w:t>
            </w:r>
          </w:p>
        </w:tc>
        <w:tc>
          <w:tcPr>
            <w:tcW w:w="569" w:type="pct"/>
          </w:tcPr>
          <w:p w14:paraId="000BF76E" w14:textId="77777777" w:rsidR="00DF1070" w:rsidRDefault="00DF1070" w:rsidP="002021F1">
            <w:pPr>
              <w:jc w:val="both"/>
              <w:rPr>
                <w:b/>
                <w:sz w:val="18"/>
                <w:szCs w:val="18"/>
              </w:rPr>
            </w:pPr>
            <w:r>
              <w:rPr>
                <w:b/>
                <w:sz w:val="18"/>
                <w:szCs w:val="18"/>
              </w:rPr>
              <w:t>Note</w:t>
            </w:r>
          </w:p>
        </w:tc>
      </w:tr>
      <w:tr w:rsidR="00DF1070" w:rsidRPr="005B4766" w14:paraId="24A98161" w14:textId="77777777" w:rsidTr="003E2CF6">
        <w:tc>
          <w:tcPr>
            <w:tcW w:w="694" w:type="pct"/>
          </w:tcPr>
          <w:p w14:paraId="70550929" w14:textId="77777777" w:rsidR="00DF1070" w:rsidRPr="00591ACE" w:rsidRDefault="00DF1070" w:rsidP="002021F1">
            <w:pPr>
              <w:spacing w:after="120"/>
              <w:rPr>
                <w:rFonts w:cs="Arial"/>
                <w:sz w:val="18"/>
                <w:szCs w:val="18"/>
              </w:rPr>
            </w:pPr>
            <w:r w:rsidRPr="00591ACE">
              <w:rPr>
                <w:rFonts w:cs="Arial"/>
                <w:sz w:val="18"/>
                <w:szCs w:val="18"/>
              </w:rPr>
              <w:t>Record Type</w:t>
            </w:r>
          </w:p>
        </w:tc>
        <w:tc>
          <w:tcPr>
            <w:tcW w:w="323" w:type="pct"/>
          </w:tcPr>
          <w:p w14:paraId="094D6947" w14:textId="77777777" w:rsidR="00DF1070" w:rsidRPr="00591ACE" w:rsidRDefault="00DF1070" w:rsidP="002021F1">
            <w:pPr>
              <w:spacing w:after="120"/>
              <w:rPr>
                <w:rFonts w:cs="Arial"/>
                <w:sz w:val="18"/>
                <w:szCs w:val="18"/>
              </w:rPr>
            </w:pPr>
            <w:r w:rsidRPr="00591ACE">
              <w:rPr>
                <w:rFonts w:cs="Arial"/>
                <w:sz w:val="18"/>
                <w:szCs w:val="18"/>
              </w:rPr>
              <w:t>1</w:t>
            </w:r>
          </w:p>
        </w:tc>
        <w:tc>
          <w:tcPr>
            <w:tcW w:w="550" w:type="pct"/>
          </w:tcPr>
          <w:p w14:paraId="79CC742C" w14:textId="77777777" w:rsidR="00DF1070" w:rsidRPr="00591ACE" w:rsidRDefault="00DF1070" w:rsidP="002021F1">
            <w:pPr>
              <w:spacing w:after="120"/>
              <w:rPr>
                <w:rFonts w:cs="Arial"/>
                <w:sz w:val="18"/>
                <w:szCs w:val="18"/>
              </w:rPr>
            </w:pPr>
            <w:r>
              <w:rPr>
                <w:rFonts w:cs="Arial"/>
                <w:sz w:val="18"/>
                <w:szCs w:val="18"/>
              </w:rPr>
              <w:t>255</w:t>
            </w:r>
          </w:p>
        </w:tc>
        <w:tc>
          <w:tcPr>
            <w:tcW w:w="573" w:type="pct"/>
          </w:tcPr>
          <w:p w14:paraId="3391C2B5" w14:textId="77777777" w:rsidR="00DF1070" w:rsidRPr="00591ACE" w:rsidRDefault="00DF1070" w:rsidP="002021F1">
            <w:pPr>
              <w:spacing w:after="120"/>
              <w:rPr>
                <w:rFonts w:cs="Arial"/>
                <w:sz w:val="18"/>
                <w:szCs w:val="18"/>
              </w:rPr>
            </w:pPr>
            <w:r w:rsidRPr="00591ACE">
              <w:rPr>
                <w:rFonts w:cs="Arial"/>
                <w:sz w:val="18"/>
                <w:szCs w:val="18"/>
              </w:rPr>
              <w:t>Text</w:t>
            </w:r>
          </w:p>
        </w:tc>
        <w:tc>
          <w:tcPr>
            <w:tcW w:w="971" w:type="pct"/>
          </w:tcPr>
          <w:p w14:paraId="79E76401" w14:textId="77777777" w:rsidR="00DF1070" w:rsidRPr="00591ACE" w:rsidRDefault="00DF1070" w:rsidP="002021F1">
            <w:pPr>
              <w:spacing w:after="120"/>
              <w:rPr>
                <w:rFonts w:cs="Arial"/>
                <w:sz w:val="18"/>
                <w:szCs w:val="18"/>
              </w:rPr>
            </w:pPr>
            <w:r w:rsidRPr="00591ACE">
              <w:rPr>
                <w:rFonts w:cs="Arial"/>
                <w:sz w:val="18"/>
                <w:szCs w:val="18"/>
              </w:rPr>
              <w:t>EVENT</w:t>
            </w:r>
          </w:p>
        </w:tc>
        <w:tc>
          <w:tcPr>
            <w:tcW w:w="220" w:type="pct"/>
          </w:tcPr>
          <w:p w14:paraId="3CF47ACA" w14:textId="77777777" w:rsidR="00DF1070" w:rsidRPr="003C02DF" w:rsidRDefault="00DF1070" w:rsidP="002021F1">
            <w:pPr>
              <w:jc w:val="both"/>
              <w:rPr>
                <w:sz w:val="18"/>
                <w:szCs w:val="18"/>
              </w:rPr>
            </w:pPr>
            <w:r>
              <w:rPr>
                <w:rFonts w:ascii="Wingdings" w:hAnsi="Wingdings" w:cs="Wingdings"/>
                <w:sz w:val="26"/>
                <w:szCs w:val="26"/>
              </w:rPr>
              <w:t></w:t>
            </w:r>
          </w:p>
        </w:tc>
        <w:tc>
          <w:tcPr>
            <w:tcW w:w="220" w:type="pct"/>
          </w:tcPr>
          <w:p w14:paraId="0A177E1D" w14:textId="77777777" w:rsidR="00DF1070" w:rsidRPr="003C02DF" w:rsidRDefault="00DF1070" w:rsidP="002021F1">
            <w:pPr>
              <w:jc w:val="both"/>
              <w:rPr>
                <w:sz w:val="18"/>
                <w:szCs w:val="18"/>
              </w:rPr>
            </w:pPr>
            <w:r w:rsidRPr="00DC4AC0">
              <w:rPr>
                <w:rFonts w:ascii="Wingdings" w:hAnsi="Wingdings" w:cs="Wingdings"/>
                <w:sz w:val="26"/>
                <w:szCs w:val="26"/>
              </w:rPr>
              <w:t></w:t>
            </w:r>
          </w:p>
        </w:tc>
        <w:tc>
          <w:tcPr>
            <w:tcW w:w="220" w:type="pct"/>
          </w:tcPr>
          <w:p w14:paraId="424DD323" w14:textId="77777777" w:rsidR="00DF1070" w:rsidRPr="00DC4AC0"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3EA9ACD2" w14:textId="77777777" w:rsidR="00DF1070" w:rsidRPr="00DC4AC0"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0E57DC98" w14:textId="77777777" w:rsidR="00DF1070" w:rsidRPr="00DC4AC0" w:rsidRDefault="00DF1070" w:rsidP="002021F1">
            <w:pPr>
              <w:jc w:val="both"/>
              <w:rPr>
                <w:rFonts w:ascii="Wingdings" w:hAnsi="Wingdings" w:cs="Wingdings"/>
                <w:sz w:val="26"/>
                <w:szCs w:val="26"/>
              </w:rPr>
            </w:pPr>
            <w:r w:rsidRPr="00F27A88">
              <w:rPr>
                <w:rFonts w:ascii="Wingdings" w:hAnsi="Wingdings" w:cs="Wingdings"/>
                <w:sz w:val="26"/>
                <w:szCs w:val="26"/>
              </w:rPr>
              <w:t></w:t>
            </w:r>
          </w:p>
        </w:tc>
        <w:tc>
          <w:tcPr>
            <w:tcW w:w="220" w:type="pct"/>
          </w:tcPr>
          <w:p w14:paraId="5BB660B3" w14:textId="77777777" w:rsidR="00DF1070" w:rsidRPr="00DC4AC0"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569" w:type="pct"/>
          </w:tcPr>
          <w:p w14:paraId="7EA896AE" w14:textId="77777777" w:rsidR="00DF1070" w:rsidRPr="00DC4AC0" w:rsidRDefault="00DF1070" w:rsidP="002021F1">
            <w:pPr>
              <w:jc w:val="both"/>
              <w:rPr>
                <w:rFonts w:ascii="Wingdings" w:hAnsi="Wingdings" w:cs="Wingdings"/>
                <w:sz w:val="26"/>
                <w:szCs w:val="26"/>
              </w:rPr>
            </w:pPr>
          </w:p>
        </w:tc>
      </w:tr>
      <w:tr w:rsidR="00DF1070" w:rsidRPr="00484C58" w14:paraId="602D9315" w14:textId="77777777" w:rsidTr="003E2CF6">
        <w:trPr>
          <w:trHeight w:val="420"/>
        </w:trPr>
        <w:tc>
          <w:tcPr>
            <w:tcW w:w="694" w:type="pct"/>
          </w:tcPr>
          <w:p w14:paraId="15D53CEF" w14:textId="77777777" w:rsidR="00DF1070" w:rsidRPr="00591ACE" w:rsidRDefault="00DF1070" w:rsidP="002021F1">
            <w:pPr>
              <w:spacing w:after="120"/>
              <w:rPr>
                <w:rFonts w:cs="Arial"/>
                <w:sz w:val="18"/>
                <w:szCs w:val="18"/>
              </w:rPr>
            </w:pPr>
            <w:r w:rsidRPr="00591ACE">
              <w:rPr>
                <w:rFonts w:cs="Arial"/>
                <w:sz w:val="18"/>
                <w:szCs w:val="18"/>
              </w:rPr>
              <w:t>*Product Description</w:t>
            </w:r>
          </w:p>
        </w:tc>
        <w:tc>
          <w:tcPr>
            <w:tcW w:w="323" w:type="pct"/>
          </w:tcPr>
          <w:p w14:paraId="308F565F" w14:textId="77777777" w:rsidR="00DF1070" w:rsidRPr="00591ACE" w:rsidRDefault="00DF1070" w:rsidP="002021F1">
            <w:pPr>
              <w:spacing w:after="120"/>
              <w:rPr>
                <w:rFonts w:cs="Arial"/>
                <w:sz w:val="18"/>
                <w:szCs w:val="18"/>
              </w:rPr>
            </w:pPr>
            <w:r w:rsidRPr="00591ACE">
              <w:rPr>
                <w:rFonts w:cs="Arial"/>
                <w:sz w:val="18"/>
                <w:szCs w:val="18"/>
              </w:rPr>
              <w:t>2</w:t>
            </w:r>
          </w:p>
        </w:tc>
        <w:tc>
          <w:tcPr>
            <w:tcW w:w="550" w:type="pct"/>
          </w:tcPr>
          <w:p w14:paraId="05F1412C" w14:textId="77777777" w:rsidR="00DF1070" w:rsidRPr="00591ACE" w:rsidRDefault="00DF1070" w:rsidP="002021F1">
            <w:pPr>
              <w:spacing w:after="120"/>
              <w:rPr>
                <w:rFonts w:cs="Arial"/>
                <w:sz w:val="18"/>
                <w:szCs w:val="18"/>
              </w:rPr>
            </w:pPr>
            <w:r w:rsidRPr="00591ACE">
              <w:rPr>
                <w:rFonts w:cs="Arial"/>
                <w:sz w:val="18"/>
                <w:szCs w:val="18"/>
              </w:rPr>
              <w:t>40</w:t>
            </w:r>
          </w:p>
        </w:tc>
        <w:tc>
          <w:tcPr>
            <w:tcW w:w="573" w:type="pct"/>
          </w:tcPr>
          <w:p w14:paraId="135DF37A" w14:textId="77777777" w:rsidR="00DF1070" w:rsidRPr="00591ACE" w:rsidRDefault="00DF1070" w:rsidP="002021F1">
            <w:pPr>
              <w:spacing w:after="120"/>
              <w:rPr>
                <w:rFonts w:cs="Arial"/>
                <w:sz w:val="18"/>
                <w:szCs w:val="18"/>
              </w:rPr>
            </w:pPr>
            <w:r w:rsidRPr="00591ACE">
              <w:rPr>
                <w:rFonts w:cs="Arial"/>
                <w:sz w:val="18"/>
                <w:szCs w:val="18"/>
              </w:rPr>
              <w:t>Text</w:t>
            </w:r>
          </w:p>
        </w:tc>
        <w:tc>
          <w:tcPr>
            <w:tcW w:w="971" w:type="pct"/>
          </w:tcPr>
          <w:p w14:paraId="16525588" w14:textId="77777777" w:rsidR="00DF1070" w:rsidRPr="00484C58" w:rsidRDefault="00DF1070" w:rsidP="002021F1">
            <w:pPr>
              <w:spacing w:after="120"/>
              <w:rPr>
                <w:rFonts w:cs="Arial"/>
                <w:sz w:val="18"/>
                <w:szCs w:val="18"/>
                <w:lang w:val="pt-PT"/>
              </w:rPr>
            </w:pPr>
            <w:r w:rsidRPr="00484C58">
              <w:rPr>
                <w:rFonts w:cs="Arial"/>
                <w:sz w:val="18"/>
                <w:szCs w:val="18"/>
                <w:lang w:val="pt-PT"/>
              </w:rPr>
              <w:t>N/A for NGA events.</w:t>
            </w:r>
          </w:p>
        </w:tc>
        <w:tc>
          <w:tcPr>
            <w:tcW w:w="220" w:type="pct"/>
          </w:tcPr>
          <w:p w14:paraId="6FA7FD72" w14:textId="77777777" w:rsidR="00DF1070" w:rsidRPr="00484C58" w:rsidRDefault="00DF1070" w:rsidP="002021F1">
            <w:pPr>
              <w:jc w:val="both"/>
              <w:rPr>
                <w:sz w:val="18"/>
                <w:szCs w:val="18"/>
                <w:u w:val="single"/>
                <w:lang w:val="pt-PT"/>
              </w:rPr>
            </w:pPr>
          </w:p>
        </w:tc>
        <w:tc>
          <w:tcPr>
            <w:tcW w:w="220" w:type="pct"/>
          </w:tcPr>
          <w:p w14:paraId="1AB303B7" w14:textId="77777777" w:rsidR="00DF1070" w:rsidRPr="00484C58" w:rsidRDefault="00DF1070" w:rsidP="002021F1">
            <w:pPr>
              <w:jc w:val="both"/>
              <w:rPr>
                <w:sz w:val="18"/>
                <w:szCs w:val="18"/>
                <w:u w:val="single"/>
                <w:lang w:val="pt-PT"/>
              </w:rPr>
            </w:pPr>
          </w:p>
        </w:tc>
        <w:tc>
          <w:tcPr>
            <w:tcW w:w="220" w:type="pct"/>
          </w:tcPr>
          <w:p w14:paraId="60A23C59" w14:textId="77777777" w:rsidR="00DF1070" w:rsidRPr="00484C58" w:rsidRDefault="00DF1070" w:rsidP="002021F1">
            <w:pPr>
              <w:jc w:val="both"/>
              <w:rPr>
                <w:sz w:val="18"/>
                <w:szCs w:val="18"/>
                <w:u w:val="single"/>
                <w:lang w:val="pt-PT"/>
              </w:rPr>
            </w:pPr>
          </w:p>
        </w:tc>
        <w:tc>
          <w:tcPr>
            <w:tcW w:w="220" w:type="pct"/>
          </w:tcPr>
          <w:p w14:paraId="4AF21D5D" w14:textId="77777777" w:rsidR="00DF1070" w:rsidRPr="00484C58" w:rsidRDefault="00DF1070" w:rsidP="002021F1">
            <w:pPr>
              <w:jc w:val="both"/>
              <w:rPr>
                <w:sz w:val="18"/>
                <w:szCs w:val="18"/>
                <w:u w:val="single"/>
                <w:lang w:val="pt-PT"/>
              </w:rPr>
            </w:pPr>
          </w:p>
        </w:tc>
        <w:tc>
          <w:tcPr>
            <w:tcW w:w="220" w:type="pct"/>
          </w:tcPr>
          <w:p w14:paraId="455D5C5D" w14:textId="77777777" w:rsidR="00DF1070" w:rsidRPr="00484C58" w:rsidRDefault="00DF1070" w:rsidP="002021F1">
            <w:pPr>
              <w:jc w:val="both"/>
              <w:rPr>
                <w:sz w:val="18"/>
                <w:szCs w:val="18"/>
                <w:u w:val="single"/>
                <w:lang w:val="pt-PT"/>
              </w:rPr>
            </w:pPr>
          </w:p>
        </w:tc>
        <w:tc>
          <w:tcPr>
            <w:tcW w:w="220" w:type="pct"/>
          </w:tcPr>
          <w:p w14:paraId="29AD44FC" w14:textId="77777777" w:rsidR="00DF1070" w:rsidRPr="00484C58" w:rsidRDefault="00DF1070" w:rsidP="002021F1">
            <w:pPr>
              <w:jc w:val="both"/>
              <w:rPr>
                <w:sz w:val="18"/>
                <w:szCs w:val="18"/>
                <w:u w:val="single"/>
                <w:lang w:val="pt-PT"/>
              </w:rPr>
            </w:pPr>
          </w:p>
        </w:tc>
        <w:tc>
          <w:tcPr>
            <w:tcW w:w="569" w:type="pct"/>
          </w:tcPr>
          <w:p w14:paraId="773C5248" w14:textId="77777777" w:rsidR="00DF1070" w:rsidRPr="00484C58" w:rsidRDefault="00DF1070" w:rsidP="002021F1">
            <w:pPr>
              <w:jc w:val="both"/>
              <w:rPr>
                <w:sz w:val="18"/>
                <w:szCs w:val="18"/>
                <w:u w:val="single"/>
                <w:lang w:val="pt-PT"/>
              </w:rPr>
            </w:pPr>
          </w:p>
        </w:tc>
      </w:tr>
      <w:tr w:rsidR="00DF1070" w:rsidRPr="00484C58" w14:paraId="7CC8CE18" w14:textId="77777777" w:rsidTr="003E2CF6">
        <w:tc>
          <w:tcPr>
            <w:tcW w:w="694" w:type="pct"/>
          </w:tcPr>
          <w:p w14:paraId="4F708171" w14:textId="77777777" w:rsidR="00DF1070" w:rsidRPr="00591ACE" w:rsidRDefault="00DF1070" w:rsidP="002021F1">
            <w:pPr>
              <w:spacing w:after="120"/>
              <w:rPr>
                <w:rFonts w:cs="Arial"/>
                <w:sz w:val="18"/>
                <w:szCs w:val="18"/>
              </w:rPr>
            </w:pPr>
            <w:r w:rsidRPr="00591ACE">
              <w:rPr>
                <w:rFonts w:cs="Arial"/>
                <w:sz w:val="18"/>
                <w:szCs w:val="18"/>
              </w:rPr>
              <w:t xml:space="preserve">*Product Tariff Name </w:t>
            </w:r>
          </w:p>
        </w:tc>
        <w:tc>
          <w:tcPr>
            <w:tcW w:w="323" w:type="pct"/>
          </w:tcPr>
          <w:p w14:paraId="2A22ACB6" w14:textId="77777777" w:rsidR="00DF1070" w:rsidRPr="00591ACE" w:rsidRDefault="00DF1070" w:rsidP="002021F1">
            <w:pPr>
              <w:spacing w:after="120"/>
              <w:rPr>
                <w:rFonts w:cs="Arial"/>
                <w:sz w:val="18"/>
                <w:szCs w:val="18"/>
              </w:rPr>
            </w:pPr>
            <w:r w:rsidRPr="00591ACE">
              <w:rPr>
                <w:rFonts w:cs="Arial"/>
                <w:sz w:val="18"/>
                <w:szCs w:val="18"/>
              </w:rPr>
              <w:t>3</w:t>
            </w:r>
          </w:p>
        </w:tc>
        <w:tc>
          <w:tcPr>
            <w:tcW w:w="550" w:type="pct"/>
          </w:tcPr>
          <w:p w14:paraId="0F4881BC" w14:textId="77777777" w:rsidR="00DF1070" w:rsidRPr="00591ACE" w:rsidRDefault="00DF1070" w:rsidP="002021F1">
            <w:pPr>
              <w:spacing w:after="120"/>
              <w:rPr>
                <w:rFonts w:cs="Arial"/>
                <w:sz w:val="18"/>
                <w:szCs w:val="18"/>
              </w:rPr>
            </w:pPr>
            <w:r w:rsidRPr="00591ACE">
              <w:rPr>
                <w:rFonts w:cs="Arial"/>
                <w:sz w:val="18"/>
                <w:szCs w:val="18"/>
              </w:rPr>
              <w:t>40</w:t>
            </w:r>
          </w:p>
        </w:tc>
        <w:tc>
          <w:tcPr>
            <w:tcW w:w="573" w:type="pct"/>
          </w:tcPr>
          <w:p w14:paraId="6BA5C4F0" w14:textId="77777777" w:rsidR="00DF1070" w:rsidRPr="00591ACE" w:rsidRDefault="00DF1070" w:rsidP="002021F1">
            <w:pPr>
              <w:spacing w:after="120"/>
              <w:rPr>
                <w:rFonts w:cs="Arial"/>
                <w:sz w:val="18"/>
                <w:szCs w:val="18"/>
              </w:rPr>
            </w:pPr>
            <w:r w:rsidRPr="00591ACE">
              <w:rPr>
                <w:rFonts w:cs="Arial"/>
                <w:sz w:val="18"/>
                <w:szCs w:val="18"/>
              </w:rPr>
              <w:t>Text</w:t>
            </w:r>
          </w:p>
        </w:tc>
        <w:tc>
          <w:tcPr>
            <w:tcW w:w="971" w:type="pct"/>
          </w:tcPr>
          <w:p w14:paraId="51811B81" w14:textId="77777777" w:rsidR="00DF1070" w:rsidRPr="00484C58" w:rsidRDefault="00DF1070" w:rsidP="002021F1">
            <w:pPr>
              <w:spacing w:after="120"/>
              <w:rPr>
                <w:rFonts w:cs="Arial"/>
                <w:sz w:val="18"/>
                <w:szCs w:val="18"/>
                <w:lang w:val="pt-PT"/>
              </w:rPr>
            </w:pPr>
            <w:r w:rsidRPr="00484C58">
              <w:rPr>
                <w:rFonts w:cs="Arial"/>
                <w:sz w:val="18"/>
                <w:szCs w:val="18"/>
                <w:lang w:val="pt-PT"/>
              </w:rPr>
              <w:t>N/A  for NGA events</w:t>
            </w:r>
          </w:p>
        </w:tc>
        <w:tc>
          <w:tcPr>
            <w:tcW w:w="220" w:type="pct"/>
          </w:tcPr>
          <w:p w14:paraId="6109087E" w14:textId="77777777" w:rsidR="00DF1070" w:rsidRPr="00484C58" w:rsidRDefault="00DF1070" w:rsidP="002021F1">
            <w:pPr>
              <w:jc w:val="both"/>
              <w:rPr>
                <w:sz w:val="18"/>
                <w:szCs w:val="18"/>
                <w:u w:val="single"/>
                <w:lang w:val="pt-PT"/>
              </w:rPr>
            </w:pPr>
          </w:p>
        </w:tc>
        <w:tc>
          <w:tcPr>
            <w:tcW w:w="220" w:type="pct"/>
          </w:tcPr>
          <w:p w14:paraId="3297A171" w14:textId="77777777" w:rsidR="00DF1070" w:rsidRPr="00484C58" w:rsidRDefault="00DF1070" w:rsidP="002021F1">
            <w:pPr>
              <w:jc w:val="both"/>
              <w:rPr>
                <w:sz w:val="18"/>
                <w:szCs w:val="18"/>
                <w:u w:val="single"/>
                <w:lang w:val="pt-PT"/>
              </w:rPr>
            </w:pPr>
          </w:p>
        </w:tc>
        <w:tc>
          <w:tcPr>
            <w:tcW w:w="220" w:type="pct"/>
          </w:tcPr>
          <w:p w14:paraId="7E193374" w14:textId="77777777" w:rsidR="00DF1070" w:rsidRPr="00484C58" w:rsidRDefault="00DF1070" w:rsidP="002021F1">
            <w:pPr>
              <w:jc w:val="both"/>
              <w:rPr>
                <w:sz w:val="18"/>
                <w:szCs w:val="18"/>
                <w:u w:val="single"/>
                <w:lang w:val="pt-PT"/>
              </w:rPr>
            </w:pPr>
          </w:p>
        </w:tc>
        <w:tc>
          <w:tcPr>
            <w:tcW w:w="220" w:type="pct"/>
          </w:tcPr>
          <w:p w14:paraId="27D7ED51" w14:textId="77777777" w:rsidR="00DF1070" w:rsidRPr="00484C58" w:rsidRDefault="00DF1070" w:rsidP="002021F1">
            <w:pPr>
              <w:jc w:val="both"/>
              <w:rPr>
                <w:sz w:val="18"/>
                <w:szCs w:val="18"/>
                <w:u w:val="single"/>
                <w:lang w:val="pt-PT"/>
              </w:rPr>
            </w:pPr>
          </w:p>
        </w:tc>
        <w:tc>
          <w:tcPr>
            <w:tcW w:w="220" w:type="pct"/>
          </w:tcPr>
          <w:p w14:paraId="21B7FFCA" w14:textId="77777777" w:rsidR="00DF1070" w:rsidRPr="00484C58" w:rsidRDefault="00DF1070" w:rsidP="002021F1">
            <w:pPr>
              <w:jc w:val="both"/>
              <w:rPr>
                <w:sz w:val="18"/>
                <w:szCs w:val="18"/>
                <w:u w:val="single"/>
                <w:lang w:val="pt-PT"/>
              </w:rPr>
            </w:pPr>
          </w:p>
        </w:tc>
        <w:tc>
          <w:tcPr>
            <w:tcW w:w="220" w:type="pct"/>
          </w:tcPr>
          <w:p w14:paraId="2ADCA72D" w14:textId="77777777" w:rsidR="00DF1070" w:rsidRPr="00484C58" w:rsidRDefault="00DF1070" w:rsidP="002021F1">
            <w:pPr>
              <w:jc w:val="both"/>
              <w:rPr>
                <w:sz w:val="18"/>
                <w:szCs w:val="18"/>
                <w:u w:val="single"/>
                <w:lang w:val="pt-PT"/>
              </w:rPr>
            </w:pPr>
          </w:p>
        </w:tc>
        <w:tc>
          <w:tcPr>
            <w:tcW w:w="569" w:type="pct"/>
          </w:tcPr>
          <w:p w14:paraId="6E062510" w14:textId="77777777" w:rsidR="00DF1070" w:rsidRPr="00484C58" w:rsidRDefault="00DF1070" w:rsidP="002021F1">
            <w:pPr>
              <w:jc w:val="both"/>
              <w:rPr>
                <w:sz w:val="18"/>
                <w:szCs w:val="18"/>
                <w:u w:val="single"/>
                <w:lang w:val="pt-PT"/>
              </w:rPr>
            </w:pPr>
          </w:p>
        </w:tc>
      </w:tr>
      <w:tr w:rsidR="00DF1070" w:rsidRPr="005B4766" w14:paraId="022D5EC6" w14:textId="77777777" w:rsidTr="003E2CF6">
        <w:tc>
          <w:tcPr>
            <w:tcW w:w="694" w:type="pct"/>
          </w:tcPr>
          <w:p w14:paraId="3E977584" w14:textId="77777777" w:rsidR="00DF1070" w:rsidRPr="00591ACE" w:rsidRDefault="00DF1070" w:rsidP="002021F1">
            <w:pPr>
              <w:spacing w:after="120"/>
              <w:rPr>
                <w:rFonts w:cs="Arial"/>
                <w:sz w:val="18"/>
                <w:szCs w:val="18"/>
              </w:rPr>
            </w:pPr>
            <w:r w:rsidRPr="00591ACE">
              <w:rPr>
                <w:rFonts w:cs="Arial"/>
                <w:sz w:val="18"/>
                <w:szCs w:val="18"/>
              </w:rPr>
              <w:t>Event Source</w:t>
            </w:r>
          </w:p>
        </w:tc>
        <w:tc>
          <w:tcPr>
            <w:tcW w:w="323" w:type="pct"/>
          </w:tcPr>
          <w:p w14:paraId="53841A19" w14:textId="77777777" w:rsidR="00DF1070" w:rsidRPr="00591ACE" w:rsidRDefault="00DF1070" w:rsidP="002021F1">
            <w:pPr>
              <w:spacing w:after="120"/>
              <w:rPr>
                <w:rFonts w:cs="Arial"/>
                <w:sz w:val="18"/>
                <w:szCs w:val="18"/>
              </w:rPr>
            </w:pPr>
            <w:r w:rsidRPr="00591ACE">
              <w:rPr>
                <w:rFonts w:cs="Arial"/>
                <w:sz w:val="18"/>
                <w:szCs w:val="18"/>
              </w:rPr>
              <w:t>4</w:t>
            </w:r>
          </w:p>
        </w:tc>
        <w:tc>
          <w:tcPr>
            <w:tcW w:w="550" w:type="pct"/>
          </w:tcPr>
          <w:p w14:paraId="0DEA266C" w14:textId="77777777" w:rsidR="00DF1070" w:rsidRPr="00591ACE" w:rsidRDefault="00DF1070" w:rsidP="002021F1">
            <w:pPr>
              <w:spacing w:after="120"/>
              <w:rPr>
                <w:rFonts w:cs="Arial"/>
                <w:sz w:val="18"/>
                <w:szCs w:val="18"/>
              </w:rPr>
            </w:pPr>
            <w:r w:rsidRPr="00591ACE">
              <w:rPr>
                <w:rFonts w:cs="Arial"/>
                <w:sz w:val="18"/>
                <w:szCs w:val="18"/>
              </w:rPr>
              <w:t>40</w:t>
            </w:r>
          </w:p>
        </w:tc>
        <w:tc>
          <w:tcPr>
            <w:tcW w:w="573" w:type="pct"/>
          </w:tcPr>
          <w:p w14:paraId="6AD0C1F1" w14:textId="77777777" w:rsidR="00DF1070" w:rsidRPr="00591ACE" w:rsidRDefault="00DF1070" w:rsidP="002021F1">
            <w:pPr>
              <w:spacing w:after="120"/>
              <w:rPr>
                <w:rFonts w:cs="Arial"/>
                <w:sz w:val="18"/>
                <w:szCs w:val="18"/>
              </w:rPr>
            </w:pPr>
            <w:r w:rsidRPr="00591ACE">
              <w:rPr>
                <w:rFonts w:cs="Arial"/>
                <w:sz w:val="18"/>
                <w:szCs w:val="18"/>
              </w:rPr>
              <w:t>Text</w:t>
            </w:r>
          </w:p>
        </w:tc>
        <w:tc>
          <w:tcPr>
            <w:tcW w:w="971" w:type="pct"/>
          </w:tcPr>
          <w:p w14:paraId="65AD2A0B" w14:textId="77777777" w:rsidR="00DF1070" w:rsidRPr="002122C4" w:rsidRDefault="00DF1070" w:rsidP="002021F1">
            <w:pPr>
              <w:spacing w:after="120"/>
              <w:rPr>
                <w:rFonts w:cs="Arial"/>
                <w:sz w:val="18"/>
                <w:szCs w:val="18"/>
              </w:rPr>
            </w:pPr>
            <w:r w:rsidRPr="002122C4">
              <w:rPr>
                <w:rFonts w:cs="Arial"/>
                <w:sz w:val="18"/>
                <w:szCs w:val="18"/>
              </w:rPr>
              <w:t xml:space="preserve">e.g. </w:t>
            </w:r>
            <w:r w:rsidRPr="0096314B">
              <w:rPr>
                <w:rFonts w:cs="Arial"/>
                <w:sz w:val="18"/>
                <w:szCs w:val="18"/>
              </w:rPr>
              <w:t>OGEA00311455</w:t>
            </w:r>
          </w:p>
          <w:p w14:paraId="3F32CCA0" w14:textId="77777777" w:rsidR="00DF1070" w:rsidRPr="002122C4" w:rsidRDefault="00DF1070" w:rsidP="002021F1">
            <w:pPr>
              <w:spacing w:after="120"/>
              <w:rPr>
                <w:rFonts w:cs="Arial"/>
                <w:sz w:val="18"/>
                <w:szCs w:val="18"/>
              </w:rPr>
            </w:pPr>
          </w:p>
        </w:tc>
        <w:tc>
          <w:tcPr>
            <w:tcW w:w="220" w:type="pct"/>
          </w:tcPr>
          <w:p w14:paraId="1AE0EDCB" w14:textId="77777777" w:rsidR="00DF1070" w:rsidRPr="003C02DF" w:rsidRDefault="00DF1070" w:rsidP="002021F1">
            <w:pPr>
              <w:jc w:val="both"/>
              <w:rPr>
                <w:sz w:val="18"/>
                <w:szCs w:val="18"/>
              </w:rPr>
            </w:pPr>
            <w:r w:rsidRPr="00982405">
              <w:rPr>
                <w:rFonts w:ascii="Wingdings" w:hAnsi="Wingdings" w:cs="Wingdings"/>
                <w:sz w:val="26"/>
                <w:szCs w:val="26"/>
              </w:rPr>
              <w:t></w:t>
            </w:r>
          </w:p>
        </w:tc>
        <w:tc>
          <w:tcPr>
            <w:tcW w:w="220" w:type="pct"/>
          </w:tcPr>
          <w:p w14:paraId="420F4C27" w14:textId="77777777" w:rsidR="00DF1070" w:rsidRPr="003C02DF" w:rsidRDefault="00DF1070" w:rsidP="002021F1">
            <w:pPr>
              <w:jc w:val="both"/>
              <w:rPr>
                <w:sz w:val="18"/>
                <w:szCs w:val="18"/>
              </w:rPr>
            </w:pPr>
            <w:r w:rsidRPr="00982405">
              <w:rPr>
                <w:rFonts w:ascii="Wingdings" w:hAnsi="Wingdings" w:cs="Wingdings"/>
                <w:sz w:val="26"/>
                <w:szCs w:val="26"/>
              </w:rPr>
              <w:t></w:t>
            </w:r>
          </w:p>
        </w:tc>
        <w:tc>
          <w:tcPr>
            <w:tcW w:w="220" w:type="pct"/>
          </w:tcPr>
          <w:p w14:paraId="5FE951FA" w14:textId="77777777" w:rsidR="00DF1070" w:rsidRPr="00982405"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14FACD8C" w14:textId="77777777" w:rsidR="00DF1070" w:rsidRPr="00982405"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74AC32A5" w14:textId="77777777" w:rsidR="00DF1070" w:rsidRPr="00982405" w:rsidRDefault="00DF1070" w:rsidP="002021F1">
            <w:pPr>
              <w:jc w:val="both"/>
              <w:rPr>
                <w:rFonts w:ascii="Wingdings" w:hAnsi="Wingdings" w:cs="Wingdings"/>
                <w:sz w:val="26"/>
                <w:szCs w:val="26"/>
              </w:rPr>
            </w:pPr>
            <w:r w:rsidRPr="00F27A88">
              <w:rPr>
                <w:rFonts w:ascii="Wingdings" w:hAnsi="Wingdings" w:cs="Wingdings"/>
                <w:sz w:val="26"/>
                <w:szCs w:val="26"/>
              </w:rPr>
              <w:t></w:t>
            </w:r>
          </w:p>
        </w:tc>
        <w:tc>
          <w:tcPr>
            <w:tcW w:w="220" w:type="pct"/>
          </w:tcPr>
          <w:p w14:paraId="0D1FEC64" w14:textId="77777777" w:rsidR="00DF1070" w:rsidRPr="00982405"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569" w:type="pct"/>
          </w:tcPr>
          <w:p w14:paraId="1CBC62F7" w14:textId="77777777" w:rsidR="00DF1070" w:rsidRPr="00DC4AC0" w:rsidRDefault="00DF1070" w:rsidP="002021F1">
            <w:pPr>
              <w:jc w:val="both"/>
              <w:rPr>
                <w:rFonts w:ascii="Wingdings" w:hAnsi="Wingdings" w:cs="Wingdings"/>
                <w:sz w:val="26"/>
                <w:szCs w:val="26"/>
              </w:rPr>
            </w:pPr>
          </w:p>
        </w:tc>
      </w:tr>
      <w:tr w:rsidR="00DF1070" w:rsidRPr="005B4766" w14:paraId="48F8AB18" w14:textId="77777777" w:rsidTr="003E2CF6">
        <w:tc>
          <w:tcPr>
            <w:tcW w:w="694" w:type="pct"/>
          </w:tcPr>
          <w:p w14:paraId="21997885" w14:textId="77777777" w:rsidR="00DF1070" w:rsidRPr="00591ACE" w:rsidRDefault="00DF1070" w:rsidP="002021F1">
            <w:pPr>
              <w:spacing w:after="120"/>
              <w:rPr>
                <w:rFonts w:cs="Arial"/>
                <w:sz w:val="18"/>
                <w:szCs w:val="18"/>
              </w:rPr>
            </w:pPr>
            <w:r w:rsidRPr="00591ACE">
              <w:rPr>
                <w:rFonts w:cs="Arial"/>
                <w:sz w:val="18"/>
                <w:szCs w:val="18"/>
              </w:rPr>
              <w:t>Event Description</w:t>
            </w:r>
          </w:p>
        </w:tc>
        <w:tc>
          <w:tcPr>
            <w:tcW w:w="323" w:type="pct"/>
          </w:tcPr>
          <w:p w14:paraId="17B14EB4" w14:textId="77777777" w:rsidR="00DF1070" w:rsidRPr="00591ACE" w:rsidRDefault="00DF1070" w:rsidP="002021F1">
            <w:pPr>
              <w:spacing w:after="120"/>
              <w:rPr>
                <w:rFonts w:cs="Arial"/>
                <w:sz w:val="18"/>
                <w:szCs w:val="18"/>
              </w:rPr>
            </w:pPr>
            <w:r w:rsidRPr="00591ACE">
              <w:rPr>
                <w:rFonts w:cs="Arial"/>
                <w:sz w:val="18"/>
                <w:szCs w:val="18"/>
              </w:rPr>
              <w:t>5</w:t>
            </w:r>
          </w:p>
        </w:tc>
        <w:tc>
          <w:tcPr>
            <w:tcW w:w="550" w:type="pct"/>
          </w:tcPr>
          <w:p w14:paraId="08250558" w14:textId="77777777" w:rsidR="00DF1070" w:rsidRPr="00591ACE" w:rsidRDefault="00DF1070" w:rsidP="002021F1">
            <w:pPr>
              <w:spacing w:after="120"/>
              <w:rPr>
                <w:rFonts w:cs="Arial"/>
                <w:sz w:val="18"/>
                <w:szCs w:val="18"/>
              </w:rPr>
            </w:pPr>
            <w:r w:rsidRPr="00591ACE">
              <w:rPr>
                <w:rFonts w:cs="Arial"/>
                <w:sz w:val="18"/>
                <w:szCs w:val="18"/>
              </w:rPr>
              <w:t>40</w:t>
            </w:r>
          </w:p>
        </w:tc>
        <w:tc>
          <w:tcPr>
            <w:tcW w:w="573" w:type="pct"/>
          </w:tcPr>
          <w:p w14:paraId="0F4AAC0E" w14:textId="77777777" w:rsidR="00DF1070" w:rsidRPr="00591ACE" w:rsidRDefault="00DF1070" w:rsidP="002021F1">
            <w:pPr>
              <w:spacing w:after="120"/>
              <w:rPr>
                <w:rFonts w:cs="Arial"/>
                <w:sz w:val="18"/>
                <w:szCs w:val="18"/>
              </w:rPr>
            </w:pPr>
            <w:r w:rsidRPr="00591ACE">
              <w:rPr>
                <w:rFonts w:cs="Arial"/>
                <w:sz w:val="18"/>
                <w:szCs w:val="18"/>
              </w:rPr>
              <w:t>Text</w:t>
            </w:r>
          </w:p>
        </w:tc>
        <w:tc>
          <w:tcPr>
            <w:tcW w:w="971" w:type="pct"/>
          </w:tcPr>
          <w:p w14:paraId="3EB75992" w14:textId="77777777" w:rsidR="00DF1070" w:rsidRPr="00AF7BC2" w:rsidRDefault="00DF1070" w:rsidP="002021F1">
            <w:pPr>
              <w:spacing w:after="120"/>
              <w:rPr>
                <w:rFonts w:cs="Arial"/>
                <w:sz w:val="18"/>
                <w:szCs w:val="18"/>
              </w:rPr>
            </w:pPr>
            <w:r>
              <w:rPr>
                <w:rFonts w:cs="Arial"/>
                <w:sz w:val="18"/>
                <w:szCs w:val="18"/>
              </w:rPr>
              <w:t xml:space="preserve">e.g. </w:t>
            </w:r>
            <w:r w:rsidRPr="00875833">
              <w:rPr>
                <w:rFonts w:cs="Arial"/>
                <w:sz w:val="18"/>
                <w:szCs w:val="18"/>
              </w:rPr>
              <w:t>Generic Ethernet Access</w:t>
            </w:r>
          </w:p>
        </w:tc>
        <w:tc>
          <w:tcPr>
            <w:tcW w:w="220" w:type="pct"/>
          </w:tcPr>
          <w:p w14:paraId="1AF410A1" w14:textId="77777777" w:rsidR="00DF1070" w:rsidRPr="003C02DF" w:rsidRDefault="00DF1070" w:rsidP="002021F1">
            <w:pPr>
              <w:jc w:val="both"/>
              <w:rPr>
                <w:sz w:val="18"/>
                <w:szCs w:val="18"/>
              </w:rPr>
            </w:pPr>
            <w:r w:rsidRPr="00001EE9">
              <w:rPr>
                <w:rFonts w:ascii="Wingdings" w:hAnsi="Wingdings" w:cs="Wingdings"/>
                <w:sz w:val="26"/>
                <w:szCs w:val="26"/>
              </w:rPr>
              <w:t></w:t>
            </w:r>
          </w:p>
        </w:tc>
        <w:tc>
          <w:tcPr>
            <w:tcW w:w="220" w:type="pct"/>
          </w:tcPr>
          <w:p w14:paraId="202EBB1E" w14:textId="77777777" w:rsidR="00DF1070" w:rsidRPr="003C02DF" w:rsidRDefault="00DF1070" w:rsidP="002021F1">
            <w:pPr>
              <w:jc w:val="both"/>
              <w:rPr>
                <w:sz w:val="18"/>
                <w:szCs w:val="18"/>
              </w:rPr>
            </w:pPr>
            <w:r w:rsidRPr="00001EE9">
              <w:rPr>
                <w:rFonts w:ascii="Wingdings" w:hAnsi="Wingdings" w:cs="Wingdings"/>
                <w:sz w:val="26"/>
                <w:szCs w:val="26"/>
              </w:rPr>
              <w:t></w:t>
            </w:r>
          </w:p>
        </w:tc>
        <w:tc>
          <w:tcPr>
            <w:tcW w:w="220" w:type="pct"/>
          </w:tcPr>
          <w:p w14:paraId="3BCD4471" w14:textId="77777777" w:rsidR="00DF1070" w:rsidRPr="00001EE9"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4CC77506" w14:textId="77777777" w:rsidR="00DF1070" w:rsidRPr="00001EE9"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1AE13615" w14:textId="77777777" w:rsidR="00DF1070" w:rsidRPr="00001EE9" w:rsidRDefault="00DF1070" w:rsidP="002021F1">
            <w:pPr>
              <w:jc w:val="both"/>
              <w:rPr>
                <w:rFonts w:ascii="Wingdings" w:hAnsi="Wingdings" w:cs="Wingdings"/>
                <w:sz w:val="26"/>
                <w:szCs w:val="26"/>
              </w:rPr>
            </w:pPr>
            <w:r w:rsidRPr="00F27A88">
              <w:rPr>
                <w:rFonts w:ascii="Wingdings" w:hAnsi="Wingdings" w:cs="Wingdings"/>
                <w:sz w:val="26"/>
                <w:szCs w:val="26"/>
              </w:rPr>
              <w:t></w:t>
            </w:r>
          </w:p>
        </w:tc>
        <w:tc>
          <w:tcPr>
            <w:tcW w:w="220" w:type="pct"/>
          </w:tcPr>
          <w:p w14:paraId="4CE4815F" w14:textId="77777777" w:rsidR="00DF1070" w:rsidRPr="00001EE9"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569" w:type="pct"/>
          </w:tcPr>
          <w:p w14:paraId="7543E6C3" w14:textId="77777777" w:rsidR="00DF1070" w:rsidRPr="00DC4AC0" w:rsidRDefault="00DF1070" w:rsidP="002021F1">
            <w:pPr>
              <w:jc w:val="both"/>
              <w:rPr>
                <w:rFonts w:ascii="Wingdings" w:hAnsi="Wingdings" w:cs="Wingdings"/>
                <w:sz w:val="26"/>
                <w:szCs w:val="26"/>
              </w:rPr>
            </w:pPr>
          </w:p>
        </w:tc>
      </w:tr>
      <w:tr w:rsidR="00DF1070" w:rsidRPr="005B4766" w14:paraId="5BEAA4D1" w14:textId="77777777" w:rsidTr="003E2CF6">
        <w:tc>
          <w:tcPr>
            <w:tcW w:w="694" w:type="pct"/>
          </w:tcPr>
          <w:p w14:paraId="06C8930F" w14:textId="77777777" w:rsidR="00DF1070" w:rsidRPr="00591ACE" w:rsidRDefault="00DF1070" w:rsidP="002021F1">
            <w:pPr>
              <w:spacing w:after="120"/>
              <w:rPr>
                <w:rFonts w:cs="Arial"/>
                <w:sz w:val="18"/>
                <w:szCs w:val="18"/>
              </w:rPr>
            </w:pPr>
            <w:r w:rsidRPr="00591ACE">
              <w:rPr>
                <w:rFonts w:cs="Arial"/>
                <w:sz w:val="18"/>
                <w:szCs w:val="18"/>
              </w:rPr>
              <w:t>Charge Reason</w:t>
            </w:r>
          </w:p>
        </w:tc>
        <w:tc>
          <w:tcPr>
            <w:tcW w:w="323" w:type="pct"/>
          </w:tcPr>
          <w:p w14:paraId="57BE6A09" w14:textId="77777777" w:rsidR="00DF1070" w:rsidRPr="00591ACE" w:rsidRDefault="00DF1070" w:rsidP="002021F1">
            <w:pPr>
              <w:spacing w:after="120"/>
              <w:rPr>
                <w:rFonts w:cs="Arial"/>
                <w:sz w:val="18"/>
                <w:szCs w:val="18"/>
              </w:rPr>
            </w:pPr>
            <w:r w:rsidRPr="00591ACE">
              <w:rPr>
                <w:rFonts w:cs="Arial"/>
                <w:sz w:val="18"/>
                <w:szCs w:val="18"/>
              </w:rPr>
              <w:t>6</w:t>
            </w:r>
          </w:p>
        </w:tc>
        <w:tc>
          <w:tcPr>
            <w:tcW w:w="550" w:type="pct"/>
          </w:tcPr>
          <w:p w14:paraId="3EF6AEF7" w14:textId="77777777" w:rsidR="00DF1070" w:rsidRPr="00591ACE" w:rsidRDefault="00DF1070" w:rsidP="002021F1">
            <w:pPr>
              <w:spacing w:after="120"/>
              <w:rPr>
                <w:rFonts w:cs="Arial"/>
                <w:sz w:val="18"/>
                <w:szCs w:val="18"/>
              </w:rPr>
            </w:pPr>
            <w:r w:rsidRPr="00591ACE">
              <w:rPr>
                <w:rFonts w:cs="Arial"/>
                <w:sz w:val="18"/>
                <w:szCs w:val="18"/>
              </w:rPr>
              <w:t>40</w:t>
            </w:r>
          </w:p>
        </w:tc>
        <w:tc>
          <w:tcPr>
            <w:tcW w:w="573" w:type="pct"/>
          </w:tcPr>
          <w:p w14:paraId="18A30F73" w14:textId="77777777" w:rsidR="00DF1070" w:rsidRPr="00591ACE" w:rsidRDefault="00DF1070" w:rsidP="002021F1">
            <w:pPr>
              <w:spacing w:after="120"/>
              <w:rPr>
                <w:rFonts w:cs="Arial"/>
                <w:sz w:val="18"/>
                <w:szCs w:val="18"/>
              </w:rPr>
            </w:pPr>
            <w:r w:rsidRPr="00591ACE">
              <w:rPr>
                <w:rFonts w:cs="Arial"/>
                <w:sz w:val="18"/>
                <w:szCs w:val="18"/>
              </w:rPr>
              <w:t>Text</w:t>
            </w:r>
          </w:p>
        </w:tc>
        <w:tc>
          <w:tcPr>
            <w:tcW w:w="971" w:type="pct"/>
          </w:tcPr>
          <w:p w14:paraId="429480D3" w14:textId="77777777" w:rsidR="00DF1070" w:rsidRPr="00591ACE" w:rsidRDefault="00DF1070" w:rsidP="002021F1">
            <w:pPr>
              <w:spacing w:after="120"/>
              <w:rPr>
                <w:rFonts w:cs="Arial"/>
                <w:sz w:val="18"/>
                <w:szCs w:val="18"/>
              </w:rPr>
            </w:pPr>
            <w:r w:rsidRPr="00591ACE">
              <w:rPr>
                <w:rFonts w:cs="Arial"/>
                <w:sz w:val="18"/>
                <w:szCs w:val="18"/>
              </w:rPr>
              <w:t xml:space="preserve">e.g. </w:t>
            </w:r>
            <w:r w:rsidRPr="0096314B">
              <w:rPr>
                <w:rFonts w:cs="Arial"/>
                <w:sz w:val="18"/>
                <w:szCs w:val="18"/>
              </w:rPr>
              <w:t>GEA</w:t>
            </w:r>
            <w:r w:rsidR="00393CFE">
              <w:rPr>
                <w:rFonts w:cs="Arial"/>
                <w:sz w:val="18"/>
                <w:szCs w:val="18"/>
              </w:rPr>
              <w:t xml:space="preserve"> </w:t>
            </w:r>
            <w:r w:rsidRPr="0096314B">
              <w:rPr>
                <w:rFonts w:cs="Arial"/>
                <w:sz w:val="18"/>
                <w:szCs w:val="18"/>
              </w:rPr>
              <w:t>-</w:t>
            </w:r>
            <w:r w:rsidR="00393CFE">
              <w:rPr>
                <w:rFonts w:cs="Arial"/>
                <w:sz w:val="18"/>
                <w:szCs w:val="18"/>
              </w:rPr>
              <w:t xml:space="preserve"> </w:t>
            </w:r>
            <w:r w:rsidRPr="0096314B">
              <w:rPr>
                <w:rFonts w:cs="Arial"/>
                <w:sz w:val="18"/>
                <w:szCs w:val="18"/>
              </w:rPr>
              <w:t>FTTC Extension kit installation</w:t>
            </w:r>
          </w:p>
        </w:tc>
        <w:tc>
          <w:tcPr>
            <w:tcW w:w="220" w:type="pct"/>
          </w:tcPr>
          <w:p w14:paraId="561EF485" w14:textId="77777777" w:rsidR="00DF1070" w:rsidRPr="003C02DF" w:rsidRDefault="00DF1070" w:rsidP="002021F1">
            <w:pPr>
              <w:jc w:val="both"/>
              <w:rPr>
                <w:sz w:val="18"/>
                <w:szCs w:val="18"/>
              </w:rPr>
            </w:pPr>
            <w:r w:rsidRPr="00384E5A">
              <w:rPr>
                <w:rFonts w:ascii="Wingdings" w:hAnsi="Wingdings" w:cs="Wingdings"/>
                <w:sz w:val="26"/>
                <w:szCs w:val="26"/>
              </w:rPr>
              <w:t></w:t>
            </w:r>
          </w:p>
        </w:tc>
        <w:tc>
          <w:tcPr>
            <w:tcW w:w="220" w:type="pct"/>
          </w:tcPr>
          <w:p w14:paraId="7C97724C" w14:textId="77777777" w:rsidR="00DF1070" w:rsidRPr="003C02DF" w:rsidRDefault="00DF1070" w:rsidP="002021F1">
            <w:pPr>
              <w:jc w:val="both"/>
              <w:rPr>
                <w:sz w:val="18"/>
                <w:szCs w:val="18"/>
              </w:rPr>
            </w:pPr>
            <w:r w:rsidRPr="00384E5A">
              <w:rPr>
                <w:rFonts w:ascii="Wingdings" w:hAnsi="Wingdings" w:cs="Wingdings"/>
                <w:sz w:val="26"/>
                <w:szCs w:val="26"/>
              </w:rPr>
              <w:t></w:t>
            </w:r>
          </w:p>
        </w:tc>
        <w:tc>
          <w:tcPr>
            <w:tcW w:w="220" w:type="pct"/>
          </w:tcPr>
          <w:p w14:paraId="5908C199" w14:textId="77777777" w:rsidR="00DF1070" w:rsidRPr="00384E5A"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3FF7EB51" w14:textId="77777777" w:rsidR="00DF1070" w:rsidRPr="00384E5A"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250B4903" w14:textId="77777777" w:rsidR="00DF1070" w:rsidRPr="00384E5A" w:rsidRDefault="00DF1070" w:rsidP="002021F1">
            <w:pPr>
              <w:jc w:val="both"/>
              <w:rPr>
                <w:rFonts w:ascii="Wingdings" w:hAnsi="Wingdings" w:cs="Wingdings"/>
                <w:sz w:val="26"/>
                <w:szCs w:val="26"/>
              </w:rPr>
            </w:pPr>
            <w:r w:rsidRPr="00F27A88">
              <w:rPr>
                <w:rFonts w:ascii="Wingdings" w:hAnsi="Wingdings" w:cs="Wingdings"/>
                <w:sz w:val="26"/>
                <w:szCs w:val="26"/>
              </w:rPr>
              <w:t></w:t>
            </w:r>
          </w:p>
        </w:tc>
        <w:tc>
          <w:tcPr>
            <w:tcW w:w="220" w:type="pct"/>
          </w:tcPr>
          <w:p w14:paraId="3CFCAF9D" w14:textId="77777777" w:rsidR="00DF1070" w:rsidRPr="00384E5A"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569" w:type="pct"/>
          </w:tcPr>
          <w:p w14:paraId="44E9E45D" w14:textId="77777777" w:rsidR="00DF1070" w:rsidRPr="00DC4AC0" w:rsidRDefault="00DF1070" w:rsidP="002021F1">
            <w:pPr>
              <w:jc w:val="both"/>
              <w:rPr>
                <w:rFonts w:ascii="Wingdings" w:hAnsi="Wingdings" w:cs="Wingdings"/>
                <w:sz w:val="26"/>
                <w:szCs w:val="26"/>
              </w:rPr>
            </w:pPr>
          </w:p>
        </w:tc>
      </w:tr>
      <w:tr w:rsidR="00DF1070" w:rsidRPr="005B4766" w14:paraId="7FEE7E2D" w14:textId="77777777" w:rsidTr="003E2CF6">
        <w:tc>
          <w:tcPr>
            <w:tcW w:w="694" w:type="pct"/>
          </w:tcPr>
          <w:p w14:paraId="53C1C861" w14:textId="77777777" w:rsidR="00DF1070" w:rsidRPr="00CA5D1F" w:rsidRDefault="00DF1070" w:rsidP="002021F1">
            <w:pPr>
              <w:spacing w:after="120"/>
              <w:rPr>
                <w:rFonts w:cs="Arial"/>
                <w:sz w:val="18"/>
                <w:szCs w:val="18"/>
              </w:rPr>
            </w:pPr>
            <w:r w:rsidRPr="00CA5D1F">
              <w:rPr>
                <w:rFonts w:cs="Arial"/>
                <w:sz w:val="18"/>
                <w:szCs w:val="18"/>
              </w:rPr>
              <w:t>Event Date</w:t>
            </w:r>
          </w:p>
        </w:tc>
        <w:tc>
          <w:tcPr>
            <w:tcW w:w="323" w:type="pct"/>
          </w:tcPr>
          <w:p w14:paraId="4C312501" w14:textId="77777777" w:rsidR="00DF1070" w:rsidRPr="00CA5D1F" w:rsidRDefault="00DF1070" w:rsidP="002021F1">
            <w:pPr>
              <w:spacing w:after="120"/>
              <w:rPr>
                <w:rFonts w:cs="Arial"/>
                <w:sz w:val="18"/>
                <w:szCs w:val="18"/>
              </w:rPr>
            </w:pPr>
            <w:r w:rsidRPr="00CA5D1F">
              <w:rPr>
                <w:rFonts w:cs="Arial"/>
                <w:sz w:val="18"/>
                <w:szCs w:val="18"/>
              </w:rPr>
              <w:t>7</w:t>
            </w:r>
          </w:p>
        </w:tc>
        <w:tc>
          <w:tcPr>
            <w:tcW w:w="550" w:type="pct"/>
          </w:tcPr>
          <w:p w14:paraId="14656332" w14:textId="77777777" w:rsidR="00DF1070" w:rsidRPr="00CA5D1F" w:rsidRDefault="00DF1070" w:rsidP="002021F1">
            <w:pPr>
              <w:spacing w:after="120"/>
              <w:rPr>
                <w:rFonts w:cs="Arial"/>
                <w:sz w:val="18"/>
                <w:szCs w:val="18"/>
              </w:rPr>
            </w:pPr>
            <w:r w:rsidRPr="00CA5D1F">
              <w:rPr>
                <w:rFonts w:cs="Arial"/>
                <w:sz w:val="18"/>
                <w:szCs w:val="18"/>
              </w:rPr>
              <w:t>DATE</w:t>
            </w:r>
          </w:p>
        </w:tc>
        <w:tc>
          <w:tcPr>
            <w:tcW w:w="573" w:type="pct"/>
          </w:tcPr>
          <w:p w14:paraId="109B21C0" w14:textId="77777777" w:rsidR="00DF1070" w:rsidRPr="00CA5D1F" w:rsidRDefault="00DF1070" w:rsidP="002021F1">
            <w:pPr>
              <w:spacing w:after="120"/>
              <w:rPr>
                <w:rFonts w:cs="Arial"/>
                <w:sz w:val="18"/>
                <w:szCs w:val="18"/>
              </w:rPr>
            </w:pPr>
            <w:r w:rsidRPr="00CA5D1F">
              <w:rPr>
                <w:rFonts w:cs="Arial"/>
                <w:sz w:val="18"/>
                <w:szCs w:val="18"/>
              </w:rPr>
              <w:t>YYYYMMDD</w:t>
            </w:r>
          </w:p>
          <w:p w14:paraId="2A6A7926" w14:textId="77777777" w:rsidR="009D1781" w:rsidRPr="00CA5D1F" w:rsidRDefault="009D1781" w:rsidP="009D1781">
            <w:pPr>
              <w:spacing w:after="120"/>
              <w:rPr>
                <w:rFonts w:cs="Arial"/>
                <w:sz w:val="18"/>
                <w:szCs w:val="18"/>
              </w:rPr>
            </w:pPr>
            <w:r w:rsidRPr="00CA5D1F">
              <w:rPr>
                <w:rFonts w:cs="Arial"/>
                <w:sz w:val="18"/>
                <w:szCs w:val="18"/>
              </w:rPr>
              <w:t>or</w:t>
            </w:r>
          </w:p>
          <w:p w14:paraId="51B67BB3" w14:textId="77777777" w:rsidR="009D1781" w:rsidRPr="00CA5D1F" w:rsidRDefault="009D1781" w:rsidP="009D1781">
            <w:pPr>
              <w:spacing w:after="120"/>
              <w:rPr>
                <w:rFonts w:cs="Arial"/>
                <w:sz w:val="18"/>
                <w:szCs w:val="18"/>
              </w:rPr>
            </w:pPr>
            <w:r w:rsidRPr="00CA5D1F">
              <w:rPr>
                <w:rFonts w:cs="Arial"/>
                <w:sz w:val="18"/>
                <w:szCs w:val="18"/>
              </w:rPr>
              <w:t>YYYYMMDD HH</w:t>
            </w:r>
            <w:r w:rsidR="00AF4CD0" w:rsidRPr="00CA5D1F">
              <w:rPr>
                <w:rFonts w:cs="Arial"/>
                <w:sz w:val="18"/>
                <w:szCs w:val="18"/>
              </w:rPr>
              <w:t>:</w:t>
            </w:r>
            <w:r w:rsidRPr="00CA5D1F">
              <w:rPr>
                <w:rFonts w:cs="Arial"/>
                <w:sz w:val="18"/>
                <w:szCs w:val="18"/>
              </w:rPr>
              <w:t>M</w:t>
            </w:r>
            <w:r w:rsidR="00AF4CD0" w:rsidRPr="00CA5D1F">
              <w:rPr>
                <w:rFonts w:cs="Arial"/>
                <w:sz w:val="18"/>
                <w:szCs w:val="18"/>
              </w:rPr>
              <w:t>M:</w:t>
            </w:r>
            <w:r w:rsidRPr="00CA5D1F">
              <w:rPr>
                <w:rFonts w:cs="Arial"/>
                <w:sz w:val="18"/>
                <w:szCs w:val="18"/>
              </w:rPr>
              <w:t>SS</w:t>
            </w:r>
          </w:p>
        </w:tc>
        <w:tc>
          <w:tcPr>
            <w:tcW w:w="971" w:type="pct"/>
          </w:tcPr>
          <w:p w14:paraId="60B45426" w14:textId="77777777" w:rsidR="00DF1070" w:rsidRPr="00CA5D1F" w:rsidRDefault="00DF1070" w:rsidP="002021F1">
            <w:pPr>
              <w:spacing w:after="120"/>
              <w:rPr>
                <w:rFonts w:cs="Arial"/>
                <w:sz w:val="18"/>
                <w:szCs w:val="18"/>
              </w:rPr>
            </w:pPr>
            <w:r w:rsidRPr="00CA5D1F">
              <w:rPr>
                <w:rFonts w:cs="Arial"/>
                <w:sz w:val="18"/>
                <w:szCs w:val="18"/>
              </w:rPr>
              <w:t>e.g. 20090101</w:t>
            </w:r>
            <w:r w:rsidR="009D1781" w:rsidRPr="00CA5D1F">
              <w:rPr>
                <w:rFonts w:cs="Arial"/>
                <w:sz w:val="18"/>
                <w:szCs w:val="18"/>
              </w:rPr>
              <w:t xml:space="preserve"> or</w:t>
            </w:r>
          </w:p>
          <w:p w14:paraId="010D12A5" w14:textId="77777777" w:rsidR="00CB205D" w:rsidRPr="00CA5D1F" w:rsidRDefault="00CB205D" w:rsidP="002021F1">
            <w:pPr>
              <w:spacing w:after="120"/>
              <w:rPr>
                <w:rFonts w:cs="Arial"/>
                <w:sz w:val="18"/>
                <w:szCs w:val="18"/>
              </w:rPr>
            </w:pPr>
            <w:r w:rsidRPr="00CA5D1F">
              <w:rPr>
                <w:rFonts w:cs="Arial"/>
                <w:sz w:val="18"/>
                <w:szCs w:val="18"/>
              </w:rPr>
              <w:t>20090101 15</w:t>
            </w:r>
            <w:r w:rsidR="00AF4CD0" w:rsidRPr="00CA5D1F">
              <w:rPr>
                <w:rFonts w:cs="Arial"/>
                <w:sz w:val="18"/>
                <w:szCs w:val="18"/>
              </w:rPr>
              <w:t>:</w:t>
            </w:r>
            <w:r w:rsidRPr="00CA5D1F">
              <w:rPr>
                <w:rFonts w:cs="Arial"/>
                <w:sz w:val="18"/>
                <w:szCs w:val="18"/>
              </w:rPr>
              <w:t>10</w:t>
            </w:r>
            <w:r w:rsidR="00AF4CD0" w:rsidRPr="00CA5D1F">
              <w:rPr>
                <w:rFonts w:cs="Arial"/>
                <w:sz w:val="18"/>
                <w:szCs w:val="18"/>
              </w:rPr>
              <w:t>:</w:t>
            </w:r>
            <w:r w:rsidRPr="00CA5D1F">
              <w:rPr>
                <w:rFonts w:cs="Arial"/>
                <w:sz w:val="18"/>
                <w:szCs w:val="18"/>
              </w:rPr>
              <w:t>10</w:t>
            </w:r>
          </w:p>
          <w:p w14:paraId="6D90F970" w14:textId="77777777" w:rsidR="009D1781" w:rsidRPr="00CA5D1F" w:rsidRDefault="009D1781" w:rsidP="002021F1">
            <w:pPr>
              <w:spacing w:after="120"/>
              <w:rPr>
                <w:rFonts w:cs="Arial"/>
                <w:sz w:val="18"/>
                <w:szCs w:val="18"/>
              </w:rPr>
            </w:pPr>
          </w:p>
        </w:tc>
        <w:tc>
          <w:tcPr>
            <w:tcW w:w="220" w:type="pct"/>
          </w:tcPr>
          <w:p w14:paraId="6DBE320D" w14:textId="77777777" w:rsidR="00DF1070" w:rsidRPr="00CA5D1F" w:rsidRDefault="00DF1070" w:rsidP="002021F1">
            <w:pPr>
              <w:jc w:val="both"/>
              <w:rPr>
                <w:sz w:val="18"/>
                <w:szCs w:val="18"/>
              </w:rPr>
            </w:pPr>
            <w:r w:rsidRPr="00CA5D1F">
              <w:rPr>
                <w:rFonts w:ascii="Wingdings" w:hAnsi="Wingdings" w:cs="Wingdings"/>
                <w:sz w:val="26"/>
                <w:szCs w:val="26"/>
              </w:rPr>
              <w:t></w:t>
            </w:r>
          </w:p>
        </w:tc>
        <w:tc>
          <w:tcPr>
            <w:tcW w:w="220" w:type="pct"/>
          </w:tcPr>
          <w:p w14:paraId="3493058C" w14:textId="77777777" w:rsidR="00DF1070" w:rsidRPr="00CA5D1F" w:rsidRDefault="00DF1070" w:rsidP="002021F1">
            <w:pPr>
              <w:jc w:val="both"/>
              <w:rPr>
                <w:sz w:val="18"/>
                <w:szCs w:val="18"/>
              </w:rPr>
            </w:pPr>
            <w:r w:rsidRPr="00CA5D1F">
              <w:rPr>
                <w:rFonts w:ascii="Wingdings" w:hAnsi="Wingdings" w:cs="Wingdings"/>
                <w:sz w:val="26"/>
                <w:szCs w:val="26"/>
              </w:rPr>
              <w:t></w:t>
            </w:r>
          </w:p>
        </w:tc>
        <w:tc>
          <w:tcPr>
            <w:tcW w:w="220" w:type="pct"/>
          </w:tcPr>
          <w:p w14:paraId="0748AA33" w14:textId="77777777" w:rsidR="00DF1070" w:rsidRPr="00CA5D1F" w:rsidRDefault="00DF1070" w:rsidP="002021F1">
            <w:pPr>
              <w:jc w:val="both"/>
              <w:rPr>
                <w:rFonts w:ascii="Wingdings" w:hAnsi="Wingdings" w:cs="Wingdings"/>
                <w:sz w:val="26"/>
                <w:szCs w:val="26"/>
              </w:rPr>
            </w:pPr>
            <w:r w:rsidRPr="00CA5D1F">
              <w:rPr>
                <w:rFonts w:ascii="Wingdings" w:hAnsi="Wingdings" w:cs="Wingdings"/>
                <w:sz w:val="26"/>
                <w:szCs w:val="26"/>
              </w:rPr>
              <w:t></w:t>
            </w:r>
          </w:p>
        </w:tc>
        <w:tc>
          <w:tcPr>
            <w:tcW w:w="220" w:type="pct"/>
          </w:tcPr>
          <w:p w14:paraId="09B60DF1" w14:textId="77777777" w:rsidR="00DF1070" w:rsidRPr="00CA5D1F" w:rsidRDefault="00DF1070" w:rsidP="002021F1">
            <w:pPr>
              <w:jc w:val="both"/>
              <w:rPr>
                <w:rFonts w:ascii="Wingdings" w:hAnsi="Wingdings" w:cs="Wingdings"/>
                <w:sz w:val="26"/>
                <w:szCs w:val="26"/>
              </w:rPr>
            </w:pPr>
            <w:r w:rsidRPr="00CA5D1F">
              <w:rPr>
                <w:rFonts w:ascii="Wingdings" w:hAnsi="Wingdings" w:cs="Wingdings"/>
                <w:sz w:val="26"/>
                <w:szCs w:val="26"/>
              </w:rPr>
              <w:t></w:t>
            </w:r>
          </w:p>
        </w:tc>
        <w:tc>
          <w:tcPr>
            <w:tcW w:w="220" w:type="pct"/>
          </w:tcPr>
          <w:p w14:paraId="28419EDC" w14:textId="77777777" w:rsidR="00DF1070" w:rsidRPr="00CA5D1F" w:rsidRDefault="00DF1070" w:rsidP="002021F1">
            <w:pPr>
              <w:jc w:val="both"/>
              <w:rPr>
                <w:rFonts w:ascii="Wingdings" w:hAnsi="Wingdings" w:cs="Wingdings"/>
                <w:sz w:val="26"/>
                <w:szCs w:val="26"/>
              </w:rPr>
            </w:pPr>
            <w:r w:rsidRPr="00CA5D1F">
              <w:rPr>
                <w:rFonts w:ascii="Wingdings" w:hAnsi="Wingdings" w:cs="Wingdings"/>
                <w:sz w:val="26"/>
                <w:szCs w:val="26"/>
              </w:rPr>
              <w:t></w:t>
            </w:r>
          </w:p>
        </w:tc>
        <w:tc>
          <w:tcPr>
            <w:tcW w:w="220" w:type="pct"/>
          </w:tcPr>
          <w:p w14:paraId="78781C42" w14:textId="77777777" w:rsidR="00DF1070" w:rsidRPr="00CA5D1F" w:rsidRDefault="00DF1070" w:rsidP="002021F1">
            <w:pPr>
              <w:jc w:val="both"/>
              <w:rPr>
                <w:rFonts w:ascii="Wingdings" w:hAnsi="Wingdings" w:cs="Wingdings"/>
                <w:sz w:val="26"/>
                <w:szCs w:val="26"/>
              </w:rPr>
            </w:pPr>
            <w:r w:rsidRPr="00CA5D1F">
              <w:rPr>
                <w:rFonts w:ascii="Wingdings" w:hAnsi="Wingdings" w:cs="Wingdings"/>
                <w:sz w:val="26"/>
                <w:szCs w:val="26"/>
              </w:rPr>
              <w:t></w:t>
            </w:r>
          </w:p>
        </w:tc>
        <w:tc>
          <w:tcPr>
            <w:tcW w:w="569" w:type="pct"/>
          </w:tcPr>
          <w:p w14:paraId="32E114FA" w14:textId="77777777" w:rsidR="00DF1070" w:rsidRPr="00A051F5" w:rsidRDefault="009D1781" w:rsidP="002021F1">
            <w:pPr>
              <w:jc w:val="both"/>
              <w:rPr>
                <w:rFonts w:cs="Tahoma"/>
                <w:sz w:val="26"/>
                <w:szCs w:val="26"/>
              </w:rPr>
            </w:pPr>
            <w:r w:rsidRPr="00CA5D1F">
              <w:rPr>
                <w:rFonts w:cs="Tahoma"/>
                <w:sz w:val="18"/>
                <w:szCs w:val="18"/>
              </w:rPr>
              <w:t>Date with Time will be populated only for TRC charges</w:t>
            </w:r>
            <w:r w:rsidR="00C411F1" w:rsidRPr="00CA5D1F">
              <w:rPr>
                <w:sz w:val="18"/>
                <w:szCs w:val="18"/>
              </w:rPr>
              <w:t xml:space="preserve">, effective from </w:t>
            </w:r>
            <w:r w:rsidR="00F053FD" w:rsidRPr="00CA5D1F">
              <w:rPr>
                <w:sz w:val="18"/>
                <w:szCs w:val="18"/>
              </w:rPr>
              <w:t>1</w:t>
            </w:r>
            <w:r w:rsidR="00F053FD" w:rsidRPr="00CA5D1F">
              <w:rPr>
                <w:sz w:val="18"/>
                <w:szCs w:val="18"/>
                <w:vertAlign w:val="superscript"/>
              </w:rPr>
              <w:t>st</w:t>
            </w:r>
            <w:r w:rsidR="00F053FD" w:rsidRPr="00CA5D1F">
              <w:rPr>
                <w:sz w:val="18"/>
                <w:szCs w:val="18"/>
              </w:rPr>
              <w:t xml:space="preserve"> August </w:t>
            </w:r>
            <w:r w:rsidR="00C411F1" w:rsidRPr="00CA5D1F">
              <w:rPr>
                <w:sz w:val="18"/>
                <w:szCs w:val="18"/>
              </w:rPr>
              <w:t>2021 bills.</w:t>
            </w:r>
          </w:p>
        </w:tc>
      </w:tr>
      <w:tr w:rsidR="00DF1070" w:rsidRPr="005B4766" w14:paraId="1BA7AA21" w14:textId="77777777" w:rsidTr="003E2CF6">
        <w:tc>
          <w:tcPr>
            <w:tcW w:w="694" w:type="pct"/>
          </w:tcPr>
          <w:p w14:paraId="7B6B8FDC" w14:textId="77777777" w:rsidR="00DF1070" w:rsidRPr="00591ACE" w:rsidRDefault="00DF1070" w:rsidP="002021F1">
            <w:pPr>
              <w:spacing w:after="120"/>
              <w:rPr>
                <w:rFonts w:cs="Arial"/>
                <w:sz w:val="18"/>
                <w:szCs w:val="18"/>
              </w:rPr>
            </w:pPr>
            <w:r w:rsidRPr="00591ACE">
              <w:rPr>
                <w:rFonts w:cs="Arial"/>
                <w:sz w:val="18"/>
                <w:szCs w:val="18"/>
              </w:rPr>
              <w:t>End Date</w:t>
            </w:r>
          </w:p>
        </w:tc>
        <w:tc>
          <w:tcPr>
            <w:tcW w:w="323" w:type="pct"/>
          </w:tcPr>
          <w:p w14:paraId="687AF384" w14:textId="77777777" w:rsidR="00DF1070" w:rsidRPr="00591ACE" w:rsidRDefault="00DF1070" w:rsidP="002021F1">
            <w:pPr>
              <w:spacing w:after="120"/>
              <w:rPr>
                <w:rFonts w:cs="Arial"/>
                <w:sz w:val="18"/>
                <w:szCs w:val="18"/>
              </w:rPr>
            </w:pPr>
            <w:r w:rsidRPr="00591ACE">
              <w:rPr>
                <w:rFonts w:cs="Arial"/>
                <w:sz w:val="18"/>
                <w:szCs w:val="18"/>
              </w:rPr>
              <w:t>8</w:t>
            </w:r>
          </w:p>
        </w:tc>
        <w:tc>
          <w:tcPr>
            <w:tcW w:w="550" w:type="pct"/>
          </w:tcPr>
          <w:p w14:paraId="4FDCEDE3" w14:textId="77777777" w:rsidR="00DF1070" w:rsidRPr="00591ACE" w:rsidRDefault="00DF1070" w:rsidP="002021F1">
            <w:pPr>
              <w:spacing w:after="120"/>
              <w:rPr>
                <w:rFonts w:cs="Arial"/>
                <w:sz w:val="18"/>
                <w:szCs w:val="18"/>
              </w:rPr>
            </w:pPr>
            <w:r>
              <w:rPr>
                <w:rFonts w:cs="Arial"/>
                <w:sz w:val="18"/>
                <w:szCs w:val="18"/>
              </w:rPr>
              <w:t>DATE</w:t>
            </w:r>
          </w:p>
        </w:tc>
        <w:tc>
          <w:tcPr>
            <w:tcW w:w="573" w:type="pct"/>
          </w:tcPr>
          <w:p w14:paraId="699EFC9F" w14:textId="77777777" w:rsidR="00DF1070" w:rsidRPr="00591ACE" w:rsidRDefault="00DF1070" w:rsidP="002021F1">
            <w:pPr>
              <w:spacing w:after="120"/>
              <w:rPr>
                <w:rFonts w:cs="Arial"/>
                <w:sz w:val="18"/>
                <w:szCs w:val="18"/>
              </w:rPr>
            </w:pPr>
            <w:r w:rsidRPr="00591ACE">
              <w:rPr>
                <w:rFonts w:cs="Arial"/>
                <w:sz w:val="18"/>
                <w:szCs w:val="18"/>
              </w:rPr>
              <w:t>YYYYMMDD</w:t>
            </w:r>
          </w:p>
        </w:tc>
        <w:tc>
          <w:tcPr>
            <w:tcW w:w="971" w:type="pct"/>
          </w:tcPr>
          <w:p w14:paraId="134E53D4" w14:textId="77777777" w:rsidR="00DF1070" w:rsidRPr="00591ACE" w:rsidRDefault="00DF1070" w:rsidP="002021F1">
            <w:pPr>
              <w:spacing w:after="120"/>
              <w:rPr>
                <w:rFonts w:cs="Arial"/>
                <w:sz w:val="18"/>
                <w:szCs w:val="18"/>
              </w:rPr>
            </w:pPr>
            <w:r w:rsidRPr="00591ACE">
              <w:rPr>
                <w:rFonts w:cs="Arial"/>
                <w:sz w:val="18"/>
                <w:szCs w:val="18"/>
              </w:rPr>
              <w:t>e.g. 20090101</w:t>
            </w:r>
          </w:p>
        </w:tc>
        <w:tc>
          <w:tcPr>
            <w:tcW w:w="220" w:type="pct"/>
          </w:tcPr>
          <w:p w14:paraId="3EF2AD5A" w14:textId="77777777" w:rsidR="00DF1070" w:rsidRPr="003C02DF" w:rsidRDefault="00DF1070" w:rsidP="002021F1">
            <w:pPr>
              <w:jc w:val="both"/>
              <w:rPr>
                <w:sz w:val="18"/>
                <w:szCs w:val="18"/>
              </w:rPr>
            </w:pPr>
          </w:p>
        </w:tc>
        <w:tc>
          <w:tcPr>
            <w:tcW w:w="220" w:type="pct"/>
          </w:tcPr>
          <w:p w14:paraId="7EF13E84" w14:textId="77777777" w:rsidR="00DF1070" w:rsidRPr="003C02DF" w:rsidRDefault="00DF1070" w:rsidP="002021F1">
            <w:pPr>
              <w:jc w:val="both"/>
              <w:rPr>
                <w:sz w:val="18"/>
                <w:szCs w:val="18"/>
              </w:rPr>
            </w:pPr>
          </w:p>
        </w:tc>
        <w:tc>
          <w:tcPr>
            <w:tcW w:w="220" w:type="pct"/>
          </w:tcPr>
          <w:p w14:paraId="07F85294" w14:textId="77777777" w:rsidR="00DF1070" w:rsidRPr="003C02DF" w:rsidRDefault="00DF1070" w:rsidP="002021F1">
            <w:pPr>
              <w:jc w:val="both"/>
              <w:rPr>
                <w:sz w:val="18"/>
                <w:szCs w:val="18"/>
              </w:rPr>
            </w:pPr>
          </w:p>
        </w:tc>
        <w:tc>
          <w:tcPr>
            <w:tcW w:w="220" w:type="pct"/>
          </w:tcPr>
          <w:p w14:paraId="5C84BEB9" w14:textId="77777777" w:rsidR="00DF1070" w:rsidRPr="003C02DF" w:rsidRDefault="00DF1070" w:rsidP="002021F1">
            <w:pPr>
              <w:jc w:val="both"/>
              <w:rPr>
                <w:sz w:val="18"/>
                <w:szCs w:val="18"/>
              </w:rPr>
            </w:pPr>
          </w:p>
        </w:tc>
        <w:tc>
          <w:tcPr>
            <w:tcW w:w="220" w:type="pct"/>
          </w:tcPr>
          <w:p w14:paraId="6B959991" w14:textId="77777777" w:rsidR="00DF1070" w:rsidRPr="003C02DF" w:rsidRDefault="00DF1070" w:rsidP="002021F1">
            <w:pPr>
              <w:jc w:val="both"/>
              <w:rPr>
                <w:sz w:val="18"/>
                <w:szCs w:val="18"/>
              </w:rPr>
            </w:pPr>
          </w:p>
        </w:tc>
        <w:tc>
          <w:tcPr>
            <w:tcW w:w="220" w:type="pct"/>
          </w:tcPr>
          <w:p w14:paraId="65315220" w14:textId="77777777" w:rsidR="00DF1070" w:rsidRPr="003C02DF" w:rsidRDefault="00DF1070" w:rsidP="002021F1">
            <w:pPr>
              <w:jc w:val="both"/>
              <w:rPr>
                <w:sz w:val="18"/>
                <w:szCs w:val="18"/>
              </w:rPr>
            </w:pPr>
          </w:p>
        </w:tc>
        <w:tc>
          <w:tcPr>
            <w:tcW w:w="569" w:type="pct"/>
          </w:tcPr>
          <w:p w14:paraId="3028789B" w14:textId="77777777" w:rsidR="00DF1070" w:rsidRPr="003C02DF" w:rsidRDefault="00DF1070" w:rsidP="002021F1">
            <w:pPr>
              <w:jc w:val="both"/>
              <w:rPr>
                <w:sz w:val="18"/>
                <w:szCs w:val="18"/>
              </w:rPr>
            </w:pPr>
          </w:p>
        </w:tc>
      </w:tr>
      <w:tr w:rsidR="00DF1070" w:rsidRPr="005B4766" w14:paraId="192BEC98" w14:textId="77777777" w:rsidTr="003E2CF6">
        <w:tc>
          <w:tcPr>
            <w:tcW w:w="694" w:type="pct"/>
          </w:tcPr>
          <w:p w14:paraId="0A3662F9" w14:textId="77777777" w:rsidR="00DF1070" w:rsidRPr="00591ACE" w:rsidRDefault="00DF1070" w:rsidP="002021F1">
            <w:pPr>
              <w:spacing w:after="120"/>
              <w:rPr>
                <w:rFonts w:cs="Arial"/>
                <w:sz w:val="18"/>
                <w:szCs w:val="18"/>
              </w:rPr>
            </w:pPr>
            <w:r w:rsidRPr="00591ACE">
              <w:rPr>
                <w:rFonts w:cs="Arial"/>
                <w:sz w:val="18"/>
                <w:szCs w:val="18"/>
              </w:rPr>
              <w:t>Address Line 1</w:t>
            </w:r>
          </w:p>
        </w:tc>
        <w:tc>
          <w:tcPr>
            <w:tcW w:w="323" w:type="pct"/>
          </w:tcPr>
          <w:p w14:paraId="637F99A9" w14:textId="77777777" w:rsidR="00DF1070" w:rsidRPr="00591ACE" w:rsidRDefault="00DF1070" w:rsidP="002021F1">
            <w:pPr>
              <w:spacing w:after="120"/>
              <w:rPr>
                <w:rFonts w:cs="Arial"/>
                <w:sz w:val="18"/>
                <w:szCs w:val="18"/>
              </w:rPr>
            </w:pPr>
            <w:r w:rsidRPr="00591ACE">
              <w:rPr>
                <w:rFonts w:cs="Arial"/>
                <w:sz w:val="18"/>
                <w:szCs w:val="18"/>
              </w:rPr>
              <w:t>9</w:t>
            </w:r>
          </w:p>
        </w:tc>
        <w:tc>
          <w:tcPr>
            <w:tcW w:w="550" w:type="pct"/>
          </w:tcPr>
          <w:p w14:paraId="3136D2DE" w14:textId="77777777" w:rsidR="00DF1070" w:rsidRPr="00591ACE" w:rsidRDefault="00DF1070" w:rsidP="002021F1">
            <w:pPr>
              <w:spacing w:after="120"/>
              <w:rPr>
                <w:rFonts w:cs="Arial"/>
                <w:sz w:val="18"/>
                <w:szCs w:val="18"/>
              </w:rPr>
            </w:pPr>
            <w:r w:rsidRPr="00591ACE">
              <w:rPr>
                <w:rFonts w:cs="Arial"/>
                <w:sz w:val="18"/>
                <w:szCs w:val="18"/>
              </w:rPr>
              <w:t>80</w:t>
            </w:r>
          </w:p>
        </w:tc>
        <w:tc>
          <w:tcPr>
            <w:tcW w:w="573" w:type="pct"/>
          </w:tcPr>
          <w:p w14:paraId="1F446CC3" w14:textId="77777777" w:rsidR="00DF1070" w:rsidRPr="00591ACE" w:rsidRDefault="00DF1070" w:rsidP="002021F1">
            <w:pPr>
              <w:spacing w:after="120"/>
              <w:rPr>
                <w:rFonts w:cs="Arial"/>
                <w:sz w:val="18"/>
                <w:szCs w:val="18"/>
              </w:rPr>
            </w:pPr>
            <w:r w:rsidRPr="00591ACE">
              <w:rPr>
                <w:rFonts w:cs="Arial"/>
                <w:sz w:val="18"/>
                <w:szCs w:val="18"/>
              </w:rPr>
              <w:t>Text</w:t>
            </w:r>
          </w:p>
        </w:tc>
        <w:tc>
          <w:tcPr>
            <w:tcW w:w="971" w:type="pct"/>
          </w:tcPr>
          <w:p w14:paraId="1F0D2DB6" w14:textId="77777777" w:rsidR="00DF1070" w:rsidRPr="002122C4" w:rsidRDefault="00DF1070" w:rsidP="002021F1">
            <w:pPr>
              <w:spacing w:after="120"/>
              <w:rPr>
                <w:rFonts w:cs="Arial"/>
                <w:sz w:val="18"/>
                <w:szCs w:val="18"/>
              </w:rPr>
            </w:pPr>
            <w:r w:rsidRPr="002122C4">
              <w:rPr>
                <w:rFonts w:cs="Arial"/>
                <w:sz w:val="18"/>
                <w:szCs w:val="18"/>
              </w:rPr>
              <w:t>e.g. Accounts Dept</w:t>
            </w:r>
          </w:p>
        </w:tc>
        <w:tc>
          <w:tcPr>
            <w:tcW w:w="220" w:type="pct"/>
          </w:tcPr>
          <w:p w14:paraId="579F73C9" w14:textId="77777777" w:rsidR="00DF1070" w:rsidRPr="003C02DF" w:rsidRDefault="00DF1070" w:rsidP="002021F1">
            <w:pPr>
              <w:jc w:val="both"/>
              <w:rPr>
                <w:sz w:val="18"/>
                <w:szCs w:val="18"/>
              </w:rPr>
            </w:pPr>
            <w:r w:rsidRPr="00EE5B0A">
              <w:rPr>
                <w:rFonts w:ascii="Wingdings" w:hAnsi="Wingdings" w:cs="Wingdings"/>
                <w:sz w:val="26"/>
                <w:szCs w:val="26"/>
              </w:rPr>
              <w:t></w:t>
            </w:r>
          </w:p>
        </w:tc>
        <w:tc>
          <w:tcPr>
            <w:tcW w:w="220" w:type="pct"/>
          </w:tcPr>
          <w:p w14:paraId="1B29C99A" w14:textId="77777777" w:rsidR="00DF1070" w:rsidRPr="003C02DF" w:rsidRDefault="00DF1070" w:rsidP="002021F1">
            <w:pPr>
              <w:jc w:val="both"/>
              <w:rPr>
                <w:sz w:val="18"/>
                <w:szCs w:val="18"/>
              </w:rPr>
            </w:pPr>
            <w:r w:rsidRPr="00EE5B0A">
              <w:rPr>
                <w:rFonts w:ascii="Wingdings" w:hAnsi="Wingdings" w:cs="Wingdings"/>
                <w:sz w:val="26"/>
                <w:szCs w:val="26"/>
              </w:rPr>
              <w:t></w:t>
            </w:r>
          </w:p>
        </w:tc>
        <w:tc>
          <w:tcPr>
            <w:tcW w:w="220" w:type="pct"/>
          </w:tcPr>
          <w:p w14:paraId="2D27DBC8" w14:textId="77777777" w:rsidR="00DF1070" w:rsidRPr="00EE5B0A"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6D276264" w14:textId="77777777" w:rsidR="00DF1070" w:rsidRPr="00EE5B0A"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1AF69542" w14:textId="77777777" w:rsidR="00DF1070" w:rsidRPr="00EE5B0A" w:rsidRDefault="00DF1070" w:rsidP="002021F1">
            <w:pPr>
              <w:jc w:val="both"/>
              <w:rPr>
                <w:rFonts w:ascii="Wingdings" w:hAnsi="Wingdings" w:cs="Wingdings"/>
                <w:sz w:val="26"/>
                <w:szCs w:val="26"/>
              </w:rPr>
            </w:pPr>
            <w:r w:rsidRPr="00F27A88">
              <w:rPr>
                <w:rFonts w:ascii="Wingdings" w:hAnsi="Wingdings" w:cs="Wingdings"/>
                <w:sz w:val="26"/>
                <w:szCs w:val="26"/>
              </w:rPr>
              <w:t></w:t>
            </w:r>
          </w:p>
        </w:tc>
        <w:tc>
          <w:tcPr>
            <w:tcW w:w="220" w:type="pct"/>
          </w:tcPr>
          <w:p w14:paraId="00C8D36E" w14:textId="77777777" w:rsidR="00DF1070" w:rsidRPr="00EE5B0A"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569" w:type="pct"/>
          </w:tcPr>
          <w:p w14:paraId="3363DD42" w14:textId="77777777" w:rsidR="00DF1070" w:rsidRPr="00DC4AC0" w:rsidRDefault="00DF1070" w:rsidP="002021F1">
            <w:pPr>
              <w:jc w:val="both"/>
              <w:rPr>
                <w:rFonts w:ascii="Wingdings" w:hAnsi="Wingdings" w:cs="Wingdings"/>
                <w:sz w:val="26"/>
                <w:szCs w:val="26"/>
              </w:rPr>
            </w:pPr>
          </w:p>
        </w:tc>
      </w:tr>
      <w:tr w:rsidR="00DF1070" w:rsidRPr="005B4766" w14:paraId="00C4E42E" w14:textId="77777777" w:rsidTr="003E2CF6">
        <w:tc>
          <w:tcPr>
            <w:tcW w:w="694" w:type="pct"/>
          </w:tcPr>
          <w:p w14:paraId="45204A5D" w14:textId="77777777" w:rsidR="00DF1070" w:rsidRPr="00591ACE" w:rsidRDefault="00DF1070" w:rsidP="002021F1">
            <w:pPr>
              <w:spacing w:after="120"/>
              <w:rPr>
                <w:rFonts w:cs="Arial"/>
                <w:sz w:val="18"/>
                <w:szCs w:val="18"/>
              </w:rPr>
            </w:pPr>
            <w:r w:rsidRPr="00591ACE">
              <w:rPr>
                <w:rFonts w:cs="Arial"/>
                <w:sz w:val="18"/>
                <w:szCs w:val="18"/>
              </w:rPr>
              <w:t>Post Code</w:t>
            </w:r>
          </w:p>
        </w:tc>
        <w:tc>
          <w:tcPr>
            <w:tcW w:w="323" w:type="pct"/>
          </w:tcPr>
          <w:p w14:paraId="02D1AA64" w14:textId="77777777" w:rsidR="00DF1070" w:rsidRPr="00591ACE" w:rsidRDefault="00DF1070" w:rsidP="002021F1">
            <w:pPr>
              <w:spacing w:after="120"/>
              <w:rPr>
                <w:rFonts w:cs="Arial"/>
                <w:sz w:val="18"/>
                <w:szCs w:val="18"/>
              </w:rPr>
            </w:pPr>
            <w:r w:rsidRPr="00591ACE">
              <w:rPr>
                <w:rFonts w:cs="Arial"/>
                <w:sz w:val="18"/>
                <w:szCs w:val="18"/>
              </w:rPr>
              <w:t>10</w:t>
            </w:r>
          </w:p>
        </w:tc>
        <w:tc>
          <w:tcPr>
            <w:tcW w:w="550" w:type="pct"/>
          </w:tcPr>
          <w:p w14:paraId="40827CF8" w14:textId="77777777" w:rsidR="00DF1070" w:rsidRPr="00591ACE" w:rsidRDefault="00DF1070" w:rsidP="002021F1">
            <w:pPr>
              <w:spacing w:after="120"/>
              <w:rPr>
                <w:rFonts w:cs="Arial"/>
                <w:sz w:val="18"/>
                <w:szCs w:val="18"/>
              </w:rPr>
            </w:pPr>
            <w:r w:rsidRPr="00591ACE">
              <w:rPr>
                <w:rFonts w:cs="Arial"/>
                <w:sz w:val="18"/>
                <w:szCs w:val="18"/>
              </w:rPr>
              <w:t>16</w:t>
            </w:r>
          </w:p>
        </w:tc>
        <w:tc>
          <w:tcPr>
            <w:tcW w:w="573" w:type="pct"/>
          </w:tcPr>
          <w:p w14:paraId="69010A3D" w14:textId="77777777" w:rsidR="00DF1070" w:rsidRPr="00591ACE" w:rsidRDefault="00DF1070" w:rsidP="002021F1">
            <w:pPr>
              <w:spacing w:after="120"/>
              <w:rPr>
                <w:rFonts w:cs="Arial"/>
                <w:sz w:val="18"/>
                <w:szCs w:val="18"/>
              </w:rPr>
            </w:pPr>
            <w:r w:rsidRPr="00591ACE">
              <w:rPr>
                <w:rFonts w:cs="Arial"/>
                <w:sz w:val="18"/>
                <w:szCs w:val="18"/>
              </w:rPr>
              <w:t>Text</w:t>
            </w:r>
          </w:p>
        </w:tc>
        <w:tc>
          <w:tcPr>
            <w:tcW w:w="971" w:type="pct"/>
          </w:tcPr>
          <w:p w14:paraId="67F2B653" w14:textId="77777777" w:rsidR="00DF1070" w:rsidRPr="002122C4" w:rsidRDefault="00DF1070" w:rsidP="002021F1">
            <w:pPr>
              <w:spacing w:after="120"/>
              <w:rPr>
                <w:rFonts w:cs="Arial"/>
                <w:sz w:val="18"/>
                <w:szCs w:val="18"/>
              </w:rPr>
            </w:pPr>
            <w:r w:rsidRPr="002122C4">
              <w:rPr>
                <w:rFonts w:cs="Arial"/>
                <w:sz w:val="18"/>
                <w:szCs w:val="18"/>
              </w:rPr>
              <w:t>e.g. RH6  0PA</w:t>
            </w:r>
          </w:p>
        </w:tc>
        <w:tc>
          <w:tcPr>
            <w:tcW w:w="220" w:type="pct"/>
          </w:tcPr>
          <w:p w14:paraId="65498B21" w14:textId="77777777" w:rsidR="00DF1070" w:rsidRPr="003C02DF" w:rsidRDefault="00DF1070" w:rsidP="002021F1">
            <w:pPr>
              <w:jc w:val="both"/>
              <w:rPr>
                <w:sz w:val="18"/>
                <w:szCs w:val="18"/>
              </w:rPr>
            </w:pPr>
            <w:r w:rsidRPr="00EE5B0A">
              <w:rPr>
                <w:rFonts w:ascii="Wingdings" w:hAnsi="Wingdings" w:cs="Wingdings"/>
                <w:sz w:val="26"/>
                <w:szCs w:val="26"/>
              </w:rPr>
              <w:t></w:t>
            </w:r>
          </w:p>
        </w:tc>
        <w:tc>
          <w:tcPr>
            <w:tcW w:w="220" w:type="pct"/>
          </w:tcPr>
          <w:p w14:paraId="516B704A" w14:textId="77777777" w:rsidR="00DF1070" w:rsidRPr="003C02DF" w:rsidRDefault="00DF1070" w:rsidP="002021F1">
            <w:pPr>
              <w:jc w:val="both"/>
              <w:rPr>
                <w:sz w:val="18"/>
                <w:szCs w:val="18"/>
              </w:rPr>
            </w:pPr>
            <w:r w:rsidRPr="00EE5B0A">
              <w:rPr>
                <w:rFonts w:ascii="Wingdings" w:hAnsi="Wingdings" w:cs="Wingdings"/>
                <w:sz w:val="26"/>
                <w:szCs w:val="26"/>
              </w:rPr>
              <w:t></w:t>
            </w:r>
          </w:p>
        </w:tc>
        <w:tc>
          <w:tcPr>
            <w:tcW w:w="220" w:type="pct"/>
          </w:tcPr>
          <w:p w14:paraId="21BFB807" w14:textId="77777777" w:rsidR="00DF1070" w:rsidRPr="00EE5B0A"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5303A2A8" w14:textId="77777777" w:rsidR="00DF1070" w:rsidRPr="00EE5B0A"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4D83F720" w14:textId="77777777" w:rsidR="00DF1070" w:rsidRPr="00EE5B0A"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5AAC5646" w14:textId="77777777" w:rsidR="00DF1070" w:rsidRPr="00EE5B0A"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569" w:type="pct"/>
          </w:tcPr>
          <w:p w14:paraId="2076987E" w14:textId="77777777" w:rsidR="00DF1070" w:rsidRPr="00DC4AC0" w:rsidRDefault="00DF1070" w:rsidP="002021F1">
            <w:pPr>
              <w:jc w:val="both"/>
              <w:rPr>
                <w:rFonts w:ascii="Wingdings" w:hAnsi="Wingdings" w:cs="Wingdings"/>
                <w:sz w:val="26"/>
                <w:szCs w:val="26"/>
              </w:rPr>
            </w:pPr>
          </w:p>
        </w:tc>
      </w:tr>
      <w:tr w:rsidR="00DF1070" w:rsidRPr="005B4766" w14:paraId="10F1B2AB" w14:textId="77777777" w:rsidTr="003E2CF6">
        <w:tc>
          <w:tcPr>
            <w:tcW w:w="694" w:type="pct"/>
          </w:tcPr>
          <w:p w14:paraId="1C727A5A" w14:textId="77777777" w:rsidR="00DF1070" w:rsidRPr="00591ACE" w:rsidRDefault="00DF1070" w:rsidP="002021F1">
            <w:pPr>
              <w:spacing w:after="120"/>
              <w:rPr>
                <w:rFonts w:cs="Arial"/>
                <w:sz w:val="18"/>
                <w:szCs w:val="18"/>
              </w:rPr>
            </w:pPr>
            <w:r w:rsidRPr="00591ACE">
              <w:rPr>
                <w:rFonts w:cs="Arial"/>
                <w:sz w:val="18"/>
                <w:szCs w:val="18"/>
              </w:rPr>
              <w:t>*CSS/</w:t>
            </w:r>
            <w:r w:rsidR="00A26F4E">
              <w:rPr>
                <w:rFonts w:cs="Arial"/>
                <w:sz w:val="18"/>
                <w:szCs w:val="18"/>
              </w:rPr>
              <w:t>Siebel</w:t>
            </w:r>
            <w:r w:rsidRPr="00591ACE">
              <w:rPr>
                <w:rFonts w:cs="Arial"/>
                <w:sz w:val="18"/>
                <w:szCs w:val="18"/>
              </w:rPr>
              <w:t xml:space="preserve"> Job No</w:t>
            </w:r>
          </w:p>
        </w:tc>
        <w:tc>
          <w:tcPr>
            <w:tcW w:w="323" w:type="pct"/>
          </w:tcPr>
          <w:p w14:paraId="6ECC86AA" w14:textId="77777777" w:rsidR="00DF1070" w:rsidRPr="00591ACE" w:rsidRDefault="00DF1070" w:rsidP="002021F1">
            <w:pPr>
              <w:spacing w:after="120"/>
              <w:rPr>
                <w:rFonts w:cs="Arial"/>
                <w:sz w:val="18"/>
                <w:szCs w:val="18"/>
              </w:rPr>
            </w:pPr>
            <w:r w:rsidRPr="00591ACE">
              <w:rPr>
                <w:rFonts w:cs="Arial"/>
                <w:sz w:val="18"/>
                <w:szCs w:val="18"/>
              </w:rPr>
              <w:t>11</w:t>
            </w:r>
          </w:p>
        </w:tc>
        <w:tc>
          <w:tcPr>
            <w:tcW w:w="550" w:type="pct"/>
          </w:tcPr>
          <w:p w14:paraId="37572766" w14:textId="77777777" w:rsidR="00DF1070" w:rsidRPr="00591ACE" w:rsidRDefault="00DF1070" w:rsidP="002021F1">
            <w:pPr>
              <w:spacing w:after="120"/>
              <w:rPr>
                <w:rFonts w:cs="Arial"/>
                <w:sz w:val="18"/>
                <w:szCs w:val="18"/>
              </w:rPr>
            </w:pPr>
            <w:r w:rsidRPr="00591ACE">
              <w:rPr>
                <w:rFonts w:cs="Arial"/>
                <w:sz w:val="18"/>
                <w:szCs w:val="18"/>
              </w:rPr>
              <w:t>20</w:t>
            </w:r>
          </w:p>
        </w:tc>
        <w:tc>
          <w:tcPr>
            <w:tcW w:w="573" w:type="pct"/>
          </w:tcPr>
          <w:p w14:paraId="258F4B0C" w14:textId="77777777" w:rsidR="00DF1070" w:rsidRPr="00591ACE" w:rsidRDefault="00DF1070" w:rsidP="002021F1">
            <w:pPr>
              <w:spacing w:after="120"/>
              <w:rPr>
                <w:rFonts w:cs="Arial"/>
                <w:sz w:val="18"/>
                <w:szCs w:val="18"/>
              </w:rPr>
            </w:pPr>
            <w:r w:rsidRPr="00591ACE">
              <w:rPr>
                <w:rFonts w:cs="Arial"/>
                <w:sz w:val="18"/>
                <w:szCs w:val="18"/>
              </w:rPr>
              <w:t>Text</w:t>
            </w:r>
          </w:p>
        </w:tc>
        <w:tc>
          <w:tcPr>
            <w:tcW w:w="971" w:type="pct"/>
          </w:tcPr>
          <w:p w14:paraId="053EE0C8" w14:textId="77777777" w:rsidR="00DF1070" w:rsidRPr="00591ACE" w:rsidRDefault="00DF1070" w:rsidP="002021F1">
            <w:pPr>
              <w:spacing w:after="120"/>
              <w:rPr>
                <w:rFonts w:cs="Arial"/>
                <w:sz w:val="18"/>
                <w:szCs w:val="18"/>
              </w:rPr>
            </w:pPr>
            <w:r w:rsidRPr="002122C4">
              <w:rPr>
                <w:rFonts w:cs="Arial"/>
                <w:sz w:val="18"/>
                <w:szCs w:val="18"/>
              </w:rPr>
              <w:t xml:space="preserve">Not used for NGA </w:t>
            </w:r>
            <w:r w:rsidRPr="00591ACE">
              <w:rPr>
                <w:rFonts w:cs="Arial"/>
                <w:sz w:val="18"/>
                <w:szCs w:val="18"/>
              </w:rPr>
              <w:t>events</w:t>
            </w:r>
          </w:p>
        </w:tc>
        <w:tc>
          <w:tcPr>
            <w:tcW w:w="220" w:type="pct"/>
          </w:tcPr>
          <w:p w14:paraId="58420ED4" w14:textId="77777777" w:rsidR="00DF1070" w:rsidRPr="003C02DF" w:rsidRDefault="00DF1070" w:rsidP="002021F1">
            <w:pPr>
              <w:jc w:val="both"/>
              <w:rPr>
                <w:sz w:val="18"/>
                <w:szCs w:val="18"/>
              </w:rPr>
            </w:pPr>
          </w:p>
        </w:tc>
        <w:tc>
          <w:tcPr>
            <w:tcW w:w="220" w:type="pct"/>
          </w:tcPr>
          <w:p w14:paraId="793FC15D" w14:textId="77777777" w:rsidR="00DF1070" w:rsidRPr="003C02DF" w:rsidRDefault="00DF1070" w:rsidP="002021F1">
            <w:pPr>
              <w:jc w:val="both"/>
              <w:rPr>
                <w:sz w:val="18"/>
                <w:szCs w:val="18"/>
              </w:rPr>
            </w:pPr>
          </w:p>
        </w:tc>
        <w:tc>
          <w:tcPr>
            <w:tcW w:w="220" w:type="pct"/>
          </w:tcPr>
          <w:p w14:paraId="1DEA11A3" w14:textId="77777777" w:rsidR="00DF1070" w:rsidRPr="003C02DF" w:rsidRDefault="00DF1070" w:rsidP="002021F1">
            <w:pPr>
              <w:jc w:val="both"/>
              <w:rPr>
                <w:sz w:val="18"/>
                <w:szCs w:val="18"/>
              </w:rPr>
            </w:pPr>
          </w:p>
        </w:tc>
        <w:tc>
          <w:tcPr>
            <w:tcW w:w="220" w:type="pct"/>
          </w:tcPr>
          <w:p w14:paraId="37B34FA4" w14:textId="77777777" w:rsidR="00DF1070" w:rsidRPr="003C02DF" w:rsidRDefault="00DF1070" w:rsidP="002021F1">
            <w:pPr>
              <w:jc w:val="both"/>
              <w:rPr>
                <w:sz w:val="18"/>
                <w:szCs w:val="18"/>
              </w:rPr>
            </w:pPr>
          </w:p>
        </w:tc>
        <w:tc>
          <w:tcPr>
            <w:tcW w:w="220" w:type="pct"/>
          </w:tcPr>
          <w:p w14:paraId="75030D9B" w14:textId="77777777" w:rsidR="00DF1070" w:rsidRPr="003C02DF" w:rsidRDefault="00DF1070" w:rsidP="002021F1">
            <w:pPr>
              <w:jc w:val="both"/>
              <w:rPr>
                <w:sz w:val="18"/>
                <w:szCs w:val="18"/>
              </w:rPr>
            </w:pPr>
          </w:p>
        </w:tc>
        <w:tc>
          <w:tcPr>
            <w:tcW w:w="220" w:type="pct"/>
          </w:tcPr>
          <w:p w14:paraId="112DFB02" w14:textId="77777777" w:rsidR="00DF1070" w:rsidRPr="003C02DF" w:rsidRDefault="00DF1070" w:rsidP="002021F1">
            <w:pPr>
              <w:jc w:val="both"/>
              <w:rPr>
                <w:sz w:val="18"/>
                <w:szCs w:val="18"/>
              </w:rPr>
            </w:pPr>
          </w:p>
        </w:tc>
        <w:tc>
          <w:tcPr>
            <w:tcW w:w="569" w:type="pct"/>
          </w:tcPr>
          <w:p w14:paraId="2C032D68" w14:textId="77777777" w:rsidR="00DF1070" w:rsidRPr="003C02DF" w:rsidRDefault="00DF1070" w:rsidP="002021F1">
            <w:pPr>
              <w:jc w:val="both"/>
              <w:rPr>
                <w:sz w:val="18"/>
                <w:szCs w:val="18"/>
              </w:rPr>
            </w:pPr>
          </w:p>
        </w:tc>
      </w:tr>
      <w:tr w:rsidR="00DF1070" w:rsidRPr="005B4766" w14:paraId="0B4ED756" w14:textId="77777777" w:rsidTr="003E2CF6">
        <w:tc>
          <w:tcPr>
            <w:tcW w:w="694" w:type="pct"/>
          </w:tcPr>
          <w:p w14:paraId="23601354" w14:textId="77777777" w:rsidR="00DF1070" w:rsidRPr="00591ACE" w:rsidRDefault="00DF1070" w:rsidP="002021F1">
            <w:pPr>
              <w:spacing w:after="120"/>
              <w:rPr>
                <w:rFonts w:cs="Arial"/>
                <w:sz w:val="18"/>
                <w:szCs w:val="18"/>
              </w:rPr>
            </w:pPr>
            <w:r w:rsidRPr="00591ACE">
              <w:rPr>
                <w:rFonts w:cs="Arial"/>
                <w:sz w:val="18"/>
                <w:szCs w:val="18"/>
              </w:rPr>
              <w:t>Cust/SP Order No/Fault No.1/2</w:t>
            </w:r>
          </w:p>
        </w:tc>
        <w:tc>
          <w:tcPr>
            <w:tcW w:w="323" w:type="pct"/>
          </w:tcPr>
          <w:p w14:paraId="37D242C0" w14:textId="77777777" w:rsidR="00DF1070" w:rsidRPr="00591ACE" w:rsidRDefault="00DF1070" w:rsidP="002021F1">
            <w:pPr>
              <w:spacing w:after="120"/>
              <w:rPr>
                <w:rFonts w:cs="Arial"/>
                <w:sz w:val="18"/>
                <w:szCs w:val="18"/>
              </w:rPr>
            </w:pPr>
            <w:r w:rsidRPr="00591ACE">
              <w:rPr>
                <w:rFonts w:cs="Arial"/>
                <w:sz w:val="18"/>
                <w:szCs w:val="18"/>
              </w:rPr>
              <w:t>12</w:t>
            </w:r>
          </w:p>
        </w:tc>
        <w:tc>
          <w:tcPr>
            <w:tcW w:w="550" w:type="pct"/>
          </w:tcPr>
          <w:p w14:paraId="1857934C" w14:textId="77777777" w:rsidR="00DF1070" w:rsidRPr="00591ACE" w:rsidRDefault="00DF1070" w:rsidP="002021F1">
            <w:pPr>
              <w:spacing w:after="120"/>
              <w:rPr>
                <w:rFonts w:cs="Arial"/>
                <w:sz w:val="18"/>
                <w:szCs w:val="18"/>
              </w:rPr>
            </w:pPr>
            <w:r w:rsidRPr="00591ACE">
              <w:rPr>
                <w:rFonts w:cs="Arial"/>
                <w:sz w:val="18"/>
                <w:szCs w:val="18"/>
              </w:rPr>
              <w:t>80</w:t>
            </w:r>
          </w:p>
        </w:tc>
        <w:tc>
          <w:tcPr>
            <w:tcW w:w="573" w:type="pct"/>
          </w:tcPr>
          <w:p w14:paraId="72BA9263" w14:textId="77777777" w:rsidR="00DF1070" w:rsidRPr="00591ACE" w:rsidRDefault="00DF1070" w:rsidP="002021F1">
            <w:pPr>
              <w:spacing w:after="120"/>
              <w:rPr>
                <w:rFonts w:cs="Arial"/>
                <w:sz w:val="18"/>
                <w:szCs w:val="18"/>
              </w:rPr>
            </w:pPr>
            <w:r w:rsidRPr="00591ACE">
              <w:rPr>
                <w:rFonts w:cs="Arial"/>
                <w:sz w:val="18"/>
                <w:szCs w:val="18"/>
              </w:rPr>
              <w:t>Text</w:t>
            </w:r>
          </w:p>
        </w:tc>
        <w:tc>
          <w:tcPr>
            <w:tcW w:w="971" w:type="pct"/>
          </w:tcPr>
          <w:p w14:paraId="7A8EE09D" w14:textId="77777777" w:rsidR="00DF1070" w:rsidRPr="00591ACE" w:rsidRDefault="00DF1070" w:rsidP="002021F1">
            <w:pPr>
              <w:spacing w:after="120"/>
              <w:ind w:right="-1260"/>
              <w:rPr>
                <w:rFonts w:cs="Arial"/>
                <w:sz w:val="18"/>
                <w:szCs w:val="18"/>
              </w:rPr>
            </w:pPr>
            <w:r w:rsidRPr="002122C4">
              <w:rPr>
                <w:rFonts w:cs="Arial"/>
                <w:sz w:val="18"/>
                <w:szCs w:val="18"/>
              </w:rPr>
              <w:t>e.g. OR011-7893101415</w:t>
            </w:r>
          </w:p>
        </w:tc>
        <w:tc>
          <w:tcPr>
            <w:tcW w:w="220" w:type="pct"/>
          </w:tcPr>
          <w:p w14:paraId="564BE297" w14:textId="77777777" w:rsidR="00DF1070" w:rsidRPr="003C02DF" w:rsidRDefault="00DF1070" w:rsidP="002021F1">
            <w:pPr>
              <w:jc w:val="both"/>
              <w:rPr>
                <w:sz w:val="18"/>
                <w:szCs w:val="18"/>
              </w:rPr>
            </w:pPr>
            <w:r w:rsidRPr="00353674">
              <w:rPr>
                <w:rFonts w:ascii="Wingdings" w:hAnsi="Wingdings" w:cs="Wingdings"/>
                <w:sz w:val="26"/>
                <w:szCs w:val="26"/>
              </w:rPr>
              <w:t></w:t>
            </w:r>
          </w:p>
        </w:tc>
        <w:tc>
          <w:tcPr>
            <w:tcW w:w="220" w:type="pct"/>
          </w:tcPr>
          <w:p w14:paraId="3840A8ED" w14:textId="77777777" w:rsidR="00DF1070" w:rsidRPr="003C02DF" w:rsidRDefault="00DF1070" w:rsidP="002021F1">
            <w:pPr>
              <w:jc w:val="both"/>
              <w:rPr>
                <w:sz w:val="18"/>
                <w:szCs w:val="18"/>
              </w:rPr>
            </w:pPr>
            <w:r w:rsidRPr="00353674">
              <w:rPr>
                <w:rFonts w:ascii="Wingdings" w:hAnsi="Wingdings" w:cs="Wingdings"/>
                <w:sz w:val="26"/>
                <w:szCs w:val="26"/>
              </w:rPr>
              <w:t></w:t>
            </w:r>
          </w:p>
        </w:tc>
        <w:tc>
          <w:tcPr>
            <w:tcW w:w="220" w:type="pct"/>
          </w:tcPr>
          <w:p w14:paraId="239D5F6C" w14:textId="77777777" w:rsidR="00DF1070" w:rsidRPr="00353674"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6762651C" w14:textId="77777777" w:rsidR="00DF1070" w:rsidRPr="00353674" w:rsidRDefault="00DF1070" w:rsidP="002021F1">
            <w:pPr>
              <w:jc w:val="both"/>
              <w:rPr>
                <w:rFonts w:ascii="Wingdings" w:hAnsi="Wingdings" w:cs="Wingdings"/>
                <w:sz w:val="26"/>
                <w:szCs w:val="26"/>
              </w:rPr>
            </w:pPr>
          </w:p>
        </w:tc>
        <w:tc>
          <w:tcPr>
            <w:tcW w:w="220" w:type="pct"/>
          </w:tcPr>
          <w:p w14:paraId="44CDC9D3" w14:textId="77777777" w:rsidR="00DF1070" w:rsidRPr="00353674" w:rsidRDefault="00DF1070" w:rsidP="002021F1">
            <w:pPr>
              <w:jc w:val="both"/>
              <w:rPr>
                <w:rFonts w:ascii="Wingdings" w:hAnsi="Wingdings" w:cs="Wingdings"/>
                <w:sz w:val="26"/>
                <w:szCs w:val="26"/>
              </w:rPr>
            </w:pPr>
          </w:p>
        </w:tc>
        <w:tc>
          <w:tcPr>
            <w:tcW w:w="220" w:type="pct"/>
          </w:tcPr>
          <w:p w14:paraId="25C477A6" w14:textId="77777777" w:rsidR="00DF1070" w:rsidRPr="00353674" w:rsidRDefault="00DF1070" w:rsidP="002021F1">
            <w:pPr>
              <w:jc w:val="both"/>
              <w:rPr>
                <w:rFonts w:ascii="Wingdings" w:hAnsi="Wingdings" w:cs="Wingdings"/>
                <w:sz w:val="26"/>
                <w:szCs w:val="26"/>
              </w:rPr>
            </w:pPr>
          </w:p>
        </w:tc>
        <w:tc>
          <w:tcPr>
            <w:tcW w:w="569" w:type="pct"/>
          </w:tcPr>
          <w:p w14:paraId="7D2EE687" w14:textId="77777777" w:rsidR="00DF1070" w:rsidRPr="00353674" w:rsidRDefault="00DF1070" w:rsidP="002021F1">
            <w:pPr>
              <w:jc w:val="both"/>
              <w:rPr>
                <w:rFonts w:ascii="Wingdings" w:hAnsi="Wingdings" w:cs="Wingdings"/>
                <w:sz w:val="26"/>
                <w:szCs w:val="26"/>
              </w:rPr>
            </w:pPr>
          </w:p>
        </w:tc>
      </w:tr>
      <w:tr w:rsidR="00DF1070" w:rsidRPr="005B4766" w14:paraId="58FBBA7F" w14:textId="77777777" w:rsidTr="003E2CF6">
        <w:tc>
          <w:tcPr>
            <w:tcW w:w="694" w:type="pct"/>
          </w:tcPr>
          <w:p w14:paraId="6AA7AF51" w14:textId="77777777" w:rsidR="00DF1070" w:rsidRPr="00591ACE" w:rsidRDefault="00DF1070" w:rsidP="002021F1">
            <w:pPr>
              <w:spacing w:after="120"/>
              <w:rPr>
                <w:rFonts w:cs="Arial"/>
                <w:sz w:val="18"/>
                <w:szCs w:val="18"/>
              </w:rPr>
            </w:pPr>
            <w:r w:rsidRPr="00591ACE">
              <w:rPr>
                <w:rFonts w:cs="Arial"/>
                <w:sz w:val="18"/>
                <w:szCs w:val="18"/>
              </w:rPr>
              <w:t>*Spare</w:t>
            </w:r>
          </w:p>
        </w:tc>
        <w:tc>
          <w:tcPr>
            <w:tcW w:w="323" w:type="pct"/>
          </w:tcPr>
          <w:p w14:paraId="3DFDB5A8" w14:textId="77777777" w:rsidR="00DF1070" w:rsidRPr="00591ACE" w:rsidRDefault="00DF1070" w:rsidP="002021F1">
            <w:pPr>
              <w:spacing w:after="120"/>
              <w:rPr>
                <w:rFonts w:cs="Arial"/>
                <w:sz w:val="18"/>
                <w:szCs w:val="18"/>
              </w:rPr>
            </w:pPr>
            <w:r w:rsidRPr="00591ACE">
              <w:rPr>
                <w:rFonts w:cs="Arial"/>
                <w:sz w:val="18"/>
                <w:szCs w:val="18"/>
              </w:rPr>
              <w:t>13</w:t>
            </w:r>
          </w:p>
        </w:tc>
        <w:tc>
          <w:tcPr>
            <w:tcW w:w="550" w:type="pct"/>
          </w:tcPr>
          <w:p w14:paraId="492EB1D7" w14:textId="77777777" w:rsidR="00DF1070" w:rsidRPr="00591ACE" w:rsidRDefault="00DF1070" w:rsidP="002021F1">
            <w:pPr>
              <w:spacing w:after="120"/>
              <w:rPr>
                <w:rFonts w:cs="Arial"/>
                <w:sz w:val="18"/>
                <w:szCs w:val="18"/>
              </w:rPr>
            </w:pPr>
            <w:r w:rsidRPr="00591ACE">
              <w:rPr>
                <w:rFonts w:cs="Arial"/>
                <w:sz w:val="18"/>
                <w:szCs w:val="18"/>
              </w:rPr>
              <w:t>N/A</w:t>
            </w:r>
          </w:p>
        </w:tc>
        <w:tc>
          <w:tcPr>
            <w:tcW w:w="573" w:type="pct"/>
          </w:tcPr>
          <w:p w14:paraId="1F696DB5" w14:textId="77777777" w:rsidR="00DF1070" w:rsidRPr="00591ACE" w:rsidRDefault="00DF1070" w:rsidP="002021F1">
            <w:pPr>
              <w:spacing w:after="120"/>
              <w:rPr>
                <w:rFonts w:cs="Arial"/>
                <w:sz w:val="18"/>
                <w:szCs w:val="18"/>
              </w:rPr>
            </w:pPr>
            <w:r w:rsidRPr="00591ACE">
              <w:rPr>
                <w:rFonts w:cs="Arial"/>
                <w:sz w:val="18"/>
                <w:szCs w:val="18"/>
              </w:rPr>
              <w:t>N/A</w:t>
            </w:r>
          </w:p>
        </w:tc>
        <w:tc>
          <w:tcPr>
            <w:tcW w:w="971" w:type="pct"/>
          </w:tcPr>
          <w:p w14:paraId="2AA2821C" w14:textId="77777777" w:rsidR="00DF1070" w:rsidRPr="00591ACE" w:rsidRDefault="00DF1070" w:rsidP="002021F1">
            <w:pPr>
              <w:pStyle w:val="tables"/>
              <w:spacing w:after="120" w:line="240" w:lineRule="auto"/>
              <w:rPr>
                <w:rFonts w:ascii="Arial" w:hAnsi="Arial" w:cs="Arial"/>
                <w:noProof w:val="0"/>
                <w:sz w:val="18"/>
                <w:szCs w:val="18"/>
              </w:rPr>
            </w:pPr>
            <w:r w:rsidRPr="002122C4">
              <w:rPr>
                <w:rFonts w:ascii="Arial" w:hAnsi="Arial" w:cs="Arial"/>
                <w:noProof w:val="0"/>
                <w:sz w:val="18"/>
                <w:szCs w:val="18"/>
              </w:rPr>
              <w:t xml:space="preserve">Not used for NGA </w:t>
            </w:r>
            <w:r w:rsidRPr="00591ACE">
              <w:rPr>
                <w:rFonts w:ascii="Arial" w:hAnsi="Arial" w:cs="Arial"/>
                <w:noProof w:val="0"/>
                <w:sz w:val="18"/>
                <w:szCs w:val="18"/>
              </w:rPr>
              <w:t>events</w:t>
            </w:r>
          </w:p>
        </w:tc>
        <w:tc>
          <w:tcPr>
            <w:tcW w:w="220" w:type="pct"/>
          </w:tcPr>
          <w:p w14:paraId="37663F58" w14:textId="77777777" w:rsidR="00DF1070" w:rsidRPr="003C02DF" w:rsidRDefault="00DF1070" w:rsidP="002021F1">
            <w:pPr>
              <w:pStyle w:val="tables"/>
              <w:spacing w:after="120" w:line="240" w:lineRule="auto"/>
              <w:jc w:val="both"/>
              <w:rPr>
                <w:rFonts w:ascii="Arial" w:hAnsi="Arial"/>
                <w:sz w:val="18"/>
                <w:szCs w:val="18"/>
              </w:rPr>
            </w:pPr>
          </w:p>
        </w:tc>
        <w:tc>
          <w:tcPr>
            <w:tcW w:w="220" w:type="pct"/>
          </w:tcPr>
          <w:p w14:paraId="6898DE45" w14:textId="77777777" w:rsidR="00DF1070" w:rsidRPr="003C02DF" w:rsidRDefault="00DF1070" w:rsidP="002021F1">
            <w:pPr>
              <w:pStyle w:val="tables"/>
              <w:spacing w:after="120" w:line="240" w:lineRule="auto"/>
              <w:jc w:val="both"/>
              <w:rPr>
                <w:rFonts w:ascii="Arial" w:hAnsi="Arial"/>
                <w:sz w:val="18"/>
                <w:szCs w:val="18"/>
              </w:rPr>
            </w:pPr>
          </w:p>
        </w:tc>
        <w:tc>
          <w:tcPr>
            <w:tcW w:w="220" w:type="pct"/>
          </w:tcPr>
          <w:p w14:paraId="4B93EBF6" w14:textId="77777777" w:rsidR="00DF1070" w:rsidRPr="003C02DF" w:rsidRDefault="00DF1070" w:rsidP="002021F1">
            <w:pPr>
              <w:pStyle w:val="tables"/>
              <w:spacing w:after="120" w:line="240" w:lineRule="auto"/>
              <w:jc w:val="both"/>
              <w:rPr>
                <w:rFonts w:ascii="Arial" w:hAnsi="Arial"/>
                <w:sz w:val="18"/>
                <w:szCs w:val="18"/>
              </w:rPr>
            </w:pPr>
          </w:p>
        </w:tc>
        <w:tc>
          <w:tcPr>
            <w:tcW w:w="220" w:type="pct"/>
          </w:tcPr>
          <w:p w14:paraId="04D00F9E" w14:textId="77777777" w:rsidR="00DF1070" w:rsidRPr="003C02DF" w:rsidRDefault="00DF1070" w:rsidP="002021F1">
            <w:pPr>
              <w:pStyle w:val="tables"/>
              <w:spacing w:after="120" w:line="240" w:lineRule="auto"/>
              <w:jc w:val="both"/>
              <w:rPr>
                <w:rFonts w:ascii="Arial" w:hAnsi="Arial"/>
                <w:sz w:val="18"/>
                <w:szCs w:val="18"/>
              </w:rPr>
            </w:pPr>
          </w:p>
        </w:tc>
        <w:tc>
          <w:tcPr>
            <w:tcW w:w="220" w:type="pct"/>
          </w:tcPr>
          <w:p w14:paraId="3CF3CC4F" w14:textId="77777777" w:rsidR="00DF1070" w:rsidRPr="003C02DF" w:rsidRDefault="00DF1070" w:rsidP="002021F1">
            <w:pPr>
              <w:pStyle w:val="tables"/>
              <w:spacing w:after="120" w:line="240" w:lineRule="auto"/>
              <w:jc w:val="both"/>
              <w:rPr>
                <w:rFonts w:ascii="Arial" w:hAnsi="Arial"/>
                <w:sz w:val="18"/>
                <w:szCs w:val="18"/>
              </w:rPr>
            </w:pPr>
          </w:p>
        </w:tc>
        <w:tc>
          <w:tcPr>
            <w:tcW w:w="220" w:type="pct"/>
          </w:tcPr>
          <w:p w14:paraId="6FF1B71B" w14:textId="77777777" w:rsidR="00DF1070" w:rsidRPr="003C02DF" w:rsidRDefault="00DF1070" w:rsidP="002021F1">
            <w:pPr>
              <w:pStyle w:val="tables"/>
              <w:spacing w:after="120" w:line="240" w:lineRule="auto"/>
              <w:jc w:val="both"/>
              <w:rPr>
                <w:rFonts w:ascii="Arial" w:hAnsi="Arial"/>
                <w:sz w:val="18"/>
                <w:szCs w:val="18"/>
              </w:rPr>
            </w:pPr>
          </w:p>
        </w:tc>
        <w:tc>
          <w:tcPr>
            <w:tcW w:w="569" w:type="pct"/>
          </w:tcPr>
          <w:p w14:paraId="270A80CB" w14:textId="77777777" w:rsidR="00DF1070" w:rsidRPr="003C02DF" w:rsidRDefault="00DF1070" w:rsidP="002021F1">
            <w:pPr>
              <w:pStyle w:val="tables"/>
              <w:spacing w:after="120" w:line="240" w:lineRule="auto"/>
              <w:jc w:val="both"/>
              <w:rPr>
                <w:rFonts w:ascii="Arial" w:hAnsi="Arial"/>
                <w:sz w:val="18"/>
                <w:szCs w:val="18"/>
              </w:rPr>
            </w:pPr>
          </w:p>
        </w:tc>
      </w:tr>
      <w:tr w:rsidR="00DF1070" w:rsidRPr="005B4766" w14:paraId="604B4922" w14:textId="77777777" w:rsidTr="003E2CF6">
        <w:tc>
          <w:tcPr>
            <w:tcW w:w="694" w:type="pct"/>
          </w:tcPr>
          <w:p w14:paraId="4C2E704E" w14:textId="77777777" w:rsidR="00DF1070" w:rsidRPr="00591ACE" w:rsidRDefault="00DF1070" w:rsidP="002021F1">
            <w:pPr>
              <w:spacing w:after="120"/>
              <w:rPr>
                <w:rFonts w:cs="Arial"/>
                <w:sz w:val="18"/>
                <w:szCs w:val="18"/>
              </w:rPr>
            </w:pPr>
            <w:r w:rsidRPr="00591ACE">
              <w:rPr>
                <w:rFonts w:cs="Arial"/>
                <w:sz w:val="18"/>
                <w:szCs w:val="18"/>
              </w:rPr>
              <w:t>Quantity/HDFP air count/Total Billing blocks per month</w:t>
            </w:r>
          </w:p>
        </w:tc>
        <w:tc>
          <w:tcPr>
            <w:tcW w:w="323" w:type="pct"/>
          </w:tcPr>
          <w:p w14:paraId="2C9735D5" w14:textId="77777777" w:rsidR="00DF1070" w:rsidRPr="00591ACE" w:rsidRDefault="00DF1070" w:rsidP="002021F1">
            <w:pPr>
              <w:spacing w:after="120"/>
              <w:rPr>
                <w:rFonts w:cs="Arial"/>
                <w:sz w:val="18"/>
                <w:szCs w:val="18"/>
              </w:rPr>
            </w:pPr>
            <w:r w:rsidRPr="00591ACE">
              <w:rPr>
                <w:rFonts w:cs="Arial"/>
                <w:sz w:val="18"/>
                <w:szCs w:val="18"/>
              </w:rPr>
              <w:t>14</w:t>
            </w:r>
          </w:p>
        </w:tc>
        <w:tc>
          <w:tcPr>
            <w:tcW w:w="550" w:type="pct"/>
          </w:tcPr>
          <w:p w14:paraId="3FF8E985" w14:textId="77777777" w:rsidR="00DF1070" w:rsidRPr="00591ACE" w:rsidRDefault="00DF1070" w:rsidP="002021F1">
            <w:pPr>
              <w:spacing w:after="120"/>
              <w:rPr>
                <w:rFonts w:cs="Arial"/>
                <w:sz w:val="18"/>
                <w:szCs w:val="18"/>
              </w:rPr>
            </w:pPr>
            <w:r w:rsidRPr="00591ACE">
              <w:rPr>
                <w:rFonts w:cs="Arial"/>
                <w:sz w:val="18"/>
                <w:szCs w:val="18"/>
              </w:rPr>
              <w:t>9</w:t>
            </w:r>
          </w:p>
        </w:tc>
        <w:tc>
          <w:tcPr>
            <w:tcW w:w="573" w:type="pct"/>
          </w:tcPr>
          <w:p w14:paraId="4B23758C" w14:textId="77777777" w:rsidR="00DF1070" w:rsidRPr="00591ACE" w:rsidRDefault="00DF1070" w:rsidP="002021F1">
            <w:pPr>
              <w:spacing w:after="120"/>
              <w:rPr>
                <w:rFonts w:cs="Arial"/>
                <w:sz w:val="18"/>
                <w:szCs w:val="18"/>
              </w:rPr>
            </w:pPr>
            <w:r>
              <w:rPr>
                <w:rFonts w:cs="Arial"/>
                <w:sz w:val="18"/>
                <w:szCs w:val="18"/>
              </w:rPr>
              <w:t>Num</w:t>
            </w:r>
          </w:p>
        </w:tc>
        <w:tc>
          <w:tcPr>
            <w:tcW w:w="971" w:type="pct"/>
          </w:tcPr>
          <w:p w14:paraId="2A615AB8" w14:textId="77777777" w:rsidR="00DF1070" w:rsidRPr="002122C4" w:rsidRDefault="00DF1070" w:rsidP="002021F1">
            <w:pPr>
              <w:spacing w:after="120"/>
              <w:ind w:right="-1260"/>
              <w:rPr>
                <w:rFonts w:cs="Arial"/>
                <w:sz w:val="18"/>
                <w:szCs w:val="18"/>
              </w:rPr>
            </w:pPr>
            <w:r w:rsidRPr="002122C4">
              <w:rPr>
                <w:rFonts w:cs="Arial"/>
                <w:sz w:val="18"/>
                <w:szCs w:val="18"/>
              </w:rPr>
              <w:t>e.g. 1</w:t>
            </w:r>
          </w:p>
          <w:p w14:paraId="73E21D08" w14:textId="77777777" w:rsidR="00DF1070" w:rsidRPr="00591ACE" w:rsidRDefault="00DF1070" w:rsidP="002021F1">
            <w:pPr>
              <w:spacing w:after="120"/>
              <w:rPr>
                <w:rFonts w:cs="Arial"/>
                <w:sz w:val="18"/>
                <w:szCs w:val="18"/>
              </w:rPr>
            </w:pPr>
          </w:p>
        </w:tc>
        <w:tc>
          <w:tcPr>
            <w:tcW w:w="220" w:type="pct"/>
          </w:tcPr>
          <w:p w14:paraId="4480B417" w14:textId="77777777" w:rsidR="00DF1070" w:rsidRPr="003C02DF" w:rsidRDefault="00DF1070" w:rsidP="002021F1">
            <w:pPr>
              <w:jc w:val="both"/>
              <w:rPr>
                <w:sz w:val="18"/>
                <w:szCs w:val="18"/>
              </w:rPr>
            </w:pPr>
            <w:r w:rsidRPr="000E1A7D">
              <w:rPr>
                <w:rFonts w:ascii="Wingdings" w:hAnsi="Wingdings" w:cs="Wingdings"/>
                <w:sz w:val="26"/>
                <w:szCs w:val="26"/>
              </w:rPr>
              <w:t></w:t>
            </w:r>
          </w:p>
        </w:tc>
        <w:tc>
          <w:tcPr>
            <w:tcW w:w="220" w:type="pct"/>
          </w:tcPr>
          <w:p w14:paraId="1889BDAF" w14:textId="77777777" w:rsidR="00DF1070" w:rsidRPr="003C02DF" w:rsidRDefault="00DF1070" w:rsidP="002021F1">
            <w:pPr>
              <w:jc w:val="both"/>
              <w:rPr>
                <w:sz w:val="18"/>
                <w:szCs w:val="18"/>
              </w:rPr>
            </w:pPr>
            <w:r w:rsidRPr="000E1A7D">
              <w:rPr>
                <w:rFonts w:ascii="Wingdings" w:hAnsi="Wingdings" w:cs="Wingdings"/>
                <w:sz w:val="26"/>
                <w:szCs w:val="26"/>
              </w:rPr>
              <w:t></w:t>
            </w:r>
          </w:p>
        </w:tc>
        <w:tc>
          <w:tcPr>
            <w:tcW w:w="220" w:type="pct"/>
          </w:tcPr>
          <w:p w14:paraId="773EA88E" w14:textId="77777777" w:rsidR="00DF1070" w:rsidRPr="000E1A7D"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39D54274" w14:textId="77777777" w:rsidR="00DF1070" w:rsidRPr="000E1A7D" w:rsidRDefault="00DF1070" w:rsidP="002021F1">
            <w:pPr>
              <w:jc w:val="both"/>
              <w:rPr>
                <w:rFonts w:ascii="Wingdings" w:hAnsi="Wingdings" w:cs="Wingdings"/>
                <w:sz w:val="26"/>
                <w:szCs w:val="26"/>
              </w:rPr>
            </w:pPr>
          </w:p>
        </w:tc>
        <w:tc>
          <w:tcPr>
            <w:tcW w:w="220" w:type="pct"/>
          </w:tcPr>
          <w:p w14:paraId="45632126" w14:textId="77777777" w:rsidR="00DF1070" w:rsidRPr="000E1A7D" w:rsidRDefault="00DF1070" w:rsidP="002021F1">
            <w:pPr>
              <w:jc w:val="both"/>
              <w:rPr>
                <w:rFonts w:ascii="Wingdings" w:hAnsi="Wingdings" w:cs="Wingdings"/>
                <w:sz w:val="26"/>
                <w:szCs w:val="26"/>
              </w:rPr>
            </w:pPr>
          </w:p>
        </w:tc>
        <w:tc>
          <w:tcPr>
            <w:tcW w:w="220" w:type="pct"/>
          </w:tcPr>
          <w:p w14:paraId="06FB93D0" w14:textId="77777777" w:rsidR="00DF1070" w:rsidRPr="000E1A7D" w:rsidRDefault="00DF1070" w:rsidP="002021F1">
            <w:pPr>
              <w:jc w:val="both"/>
              <w:rPr>
                <w:rFonts w:ascii="Wingdings" w:hAnsi="Wingdings" w:cs="Wingdings"/>
                <w:sz w:val="26"/>
                <w:szCs w:val="26"/>
              </w:rPr>
            </w:pPr>
          </w:p>
        </w:tc>
        <w:tc>
          <w:tcPr>
            <w:tcW w:w="569" w:type="pct"/>
          </w:tcPr>
          <w:p w14:paraId="7C624057" w14:textId="77777777" w:rsidR="00DF1070" w:rsidRPr="000E1A7D" w:rsidRDefault="00DF1070" w:rsidP="002021F1">
            <w:pPr>
              <w:jc w:val="both"/>
              <w:rPr>
                <w:rFonts w:ascii="Wingdings" w:hAnsi="Wingdings" w:cs="Wingdings"/>
                <w:sz w:val="26"/>
                <w:szCs w:val="26"/>
              </w:rPr>
            </w:pPr>
          </w:p>
        </w:tc>
      </w:tr>
      <w:tr w:rsidR="00DF1070" w:rsidRPr="005B4766" w14:paraId="596614FA" w14:textId="77777777" w:rsidTr="003E2CF6">
        <w:tc>
          <w:tcPr>
            <w:tcW w:w="694" w:type="pct"/>
          </w:tcPr>
          <w:p w14:paraId="43417D2F" w14:textId="77777777" w:rsidR="00DF1070" w:rsidRPr="00591ACE" w:rsidRDefault="00DF1070" w:rsidP="002021F1">
            <w:pPr>
              <w:spacing w:after="120"/>
              <w:rPr>
                <w:rFonts w:cs="Arial"/>
                <w:sz w:val="18"/>
                <w:szCs w:val="18"/>
              </w:rPr>
            </w:pPr>
            <w:r w:rsidRPr="00591ACE">
              <w:rPr>
                <w:rFonts w:cs="Arial"/>
                <w:sz w:val="18"/>
                <w:szCs w:val="18"/>
              </w:rPr>
              <w:t>*Units</w:t>
            </w:r>
          </w:p>
        </w:tc>
        <w:tc>
          <w:tcPr>
            <w:tcW w:w="323" w:type="pct"/>
          </w:tcPr>
          <w:p w14:paraId="426C5A20" w14:textId="77777777" w:rsidR="00DF1070" w:rsidRPr="00591ACE" w:rsidRDefault="00DF1070" w:rsidP="002021F1">
            <w:pPr>
              <w:spacing w:after="120"/>
              <w:rPr>
                <w:rFonts w:cs="Arial"/>
                <w:sz w:val="18"/>
                <w:szCs w:val="18"/>
              </w:rPr>
            </w:pPr>
            <w:r w:rsidRPr="00591ACE">
              <w:rPr>
                <w:rFonts w:cs="Arial"/>
                <w:sz w:val="18"/>
                <w:szCs w:val="18"/>
              </w:rPr>
              <w:t>15</w:t>
            </w:r>
          </w:p>
        </w:tc>
        <w:tc>
          <w:tcPr>
            <w:tcW w:w="550" w:type="pct"/>
          </w:tcPr>
          <w:p w14:paraId="51CA6699" w14:textId="77777777" w:rsidR="00DF1070" w:rsidRPr="00591ACE" w:rsidRDefault="00DF1070" w:rsidP="002021F1">
            <w:pPr>
              <w:spacing w:after="120"/>
              <w:rPr>
                <w:rFonts w:cs="Arial"/>
                <w:sz w:val="18"/>
                <w:szCs w:val="18"/>
              </w:rPr>
            </w:pPr>
            <w:r w:rsidRPr="00591ACE">
              <w:rPr>
                <w:rFonts w:cs="Arial"/>
                <w:sz w:val="18"/>
                <w:szCs w:val="18"/>
              </w:rPr>
              <w:t>40</w:t>
            </w:r>
          </w:p>
        </w:tc>
        <w:tc>
          <w:tcPr>
            <w:tcW w:w="573" w:type="pct"/>
          </w:tcPr>
          <w:p w14:paraId="5CCEE7C7" w14:textId="77777777" w:rsidR="00DF1070" w:rsidRPr="00591ACE" w:rsidRDefault="00DF1070" w:rsidP="002021F1">
            <w:pPr>
              <w:spacing w:after="120"/>
              <w:rPr>
                <w:rFonts w:cs="Arial"/>
                <w:sz w:val="18"/>
                <w:szCs w:val="18"/>
              </w:rPr>
            </w:pPr>
            <w:r w:rsidRPr="00591ACE">
              <w:rPr>
                <w:rFonts w:cs="Arial"/>
                <w:sz w:val="18"/>
                <w:szCs w:val="18"/>
              </w:rPr>
              <w:t>Text</w:t>
            </w:r>
          </w:p>
        </w:tc>
        <w:tc>
          <w:tcPr>
            <w:tcW w:w="971" w:type="pct"/>
          </w:tcPr>
          <w:p w14:paraId="089EA23A" w14:textId="77777777" w:rsidR="00DF1070" w:rsidRPr="00591ACE" w:rsidRDefault="00DF1070" w:rsidP="002021F1">
            <w:pPr>
              <w:spacing w:after="120"/>
              <w:rPr>
                <w:rFonts w:cs="Arial"/>
                <w:sz w:val="18"/>
                <w:szCs w:val="18"/>
              </w:rPr>
            </w:pPr>
            <w:r w:rsidRPr="002122C4">
              <w:rPr>
                <w:rFonts w:cs="Arial"/>
                <w:sz w:val="18"/>
                <w:szCs w:val="18"/>
              </w:rPr>
              <w:t xml:space="preserve">Not used for NGA </w:t>
            </w:r>
            <w:r w:rsidRPr="00591ACE">
              <w:rPr>
                <w:rFonts w:cs="Arial"/>
                <w:sz w:val="18"/>
                <w:szCs w:val="18"/>
              </w:rPr>
              <w:t>events</w:t>
            </w:r>
          </w:p>
        </w:tc>
        <w:tc>
          <w:tcPr>
            <w:tcW w:w="220" w:type="pct"/>
          </w:tcPr>
          <w:p w14:paraId="48C231E2" w14:textId="77777777" w:rsidR="00DF1070" w:rsidRPr="003C02DF" w:rsidRDefault="00DF1070" w:rsidP="002021F1">
            <w:pPr>
              <w:jc w:val="both"/>
              <w:rPr>
                <w:sz w:val="18"/>
                <w:szCs w:val="18"/>
              </w:rPr>
            </w:pPr>
          </w:p>
        </w:tc>
        <w:tc>
          <w:tcPr>
            <w:tcW w:w="220" w:type="pct"/>
          </w:tcPr>
          <w:p w14:paraId="5D008863" w14:textId="77777777" w:rsidR="00DF1070" w:rsidRPr="003C02DF" w:rsidRDefault="00DF1070" w:rsidP="002021F1">
            <w:pPr>
              <w:jc w:val="both"/>
              <w:rPr>
                <w:sz w:val="18"/>
                <w:szCs w:val="18"/>
              </w:rPr>
            </w:pPr>
          </w:p>
        </w:tc>
        <w:tc>
          <w:tcPr>
            <w:tcW w:w="220" w:type="pct"/>
          </w:tcPr>
          <w:p w14:paraId="787D1D45" w14:textId="77777777" w:rsidR="00DF1070" w:rsidRPr="003C02DF" w:rsidRDefault="00DF1070" w:rsidP="002021F1">
            <w:pPr>
              <w:jc w:val="both"/>
              <w:rPr>
                <w:sz w:val="18"/>
                <w:szCs w:val="18"/>
              </w:rPr>
            </w:pPr>
          </w:p>
        </w:tc>
        <w:tc>
          <w:tcPr>
            <w:tcW w:w="220" w:type="pct"/>
          </w:tcPr>
          <w:p w14:paraId="72D8E210" w14:textId="77777777" w:rsidR="00DF1070" w:rsidRPr="003C02DF" w:rsidRDefault="00DF1070" w:rsidP="002021F1">
            <w:pPr>
              <w:jc w:val="both"/>
              <w:rPr>
                <w:sz w:val="18"/>
                <w:szCs w:val="18"/>
              </w:rPr>
            </w:pPr>
          </w:p>
        </w:tc>
        <w:tc>
          <w:tcPr>
            <w:tcW w:w="220" w:type="pct"/>
          </w:tcPr>
          <w:p w14:paraId="056585B7" w14:textId="77777777" w:rsidR="00DF1070" w:rsidRPr="003C02DF" w:rsidRDefault="00DF1070" w:rsidP="002021F1">
            <w:pPr>
              <w:jc w:val="both"/>
              <w:rPr>
                <w:sz w:val="18"/>
                <w:szCs w:val="18"/>
              </w:rPr>
            </w:pPr>
          </w:p>
        </w:tc>
        <w:tc>
          <w:tcPr>
            <w:tcW w:w="220" w:type="pct"/>
          </w:tcPr>
          <w:p w14:paraId="22C76160" w14:textId="77777777" w:rsidR="00DF1070" w:rsidRPr="003C02DF" w:rsidRDefault="00DF1070" w:rsidP="002021F1">
            <w:pPr>
              <w:jc w:val="both"/>
              <w:rPr>
                <w:sz w:val="18"/>
                <w:szCs w:val="18"/>
              </w:rPr>
            </w:pPr>
          </w:p>
        </w:tc>
        <w:tc>
          <w:tcPr>
            <w:tcW w:w="569" w:type="pct"/>
          </w:tcPr>
          <w:p w14:paraId="55EF5393" w14:textId="77777777" w:rsidR="00DF1070" w:rsidRPr="003C02DF" w:rsidRDefault="00DF1070" w:rsidP="002021F1">
            <w:pPr>
              <w:jc w:val="both"/>
              <w:rPr>
                <w:sz w:val="18"/>
                <w:szCs w:val="18"/>
              </w:rPr>
            </w:pPr>
          </w:p>
        </w:tc>
      </w:tr>
      <w:tr w:rsidR="00DF1070" w:rsidRPr="005B4766" w14:paraId="2388C6F3" w14:textId="77777777" w:rsidTr="003E2CF6">
        <w:tc>
          <w:tcPr>
            <w:tcW w:w="694" w:type="pct"/>
          </w:tcPr>
          <w:p w14:paraId="3C3FAE36" w14:textId="77777777" w:rsidR="00DF1070" w:rsidRPr="00591ACE" w:rsidRDefault="00DF1070" w:rsidP="002021F1">
            <w:pPr>
              <w:spacing w:after="120"/>
              <w:rPr>
                <w:rFonts w:cs="Arial"/>
                <w:sz w:val="18"/>
                <w:szCs w:val="18"/>
              </w:rPr>
            </w:pPr>
            <w:r w:rsidRPr="00591ACE">
              <w:rPr>
                <w:rFonts w:cs="Arial"/>
                <w:sz w:val="18"/>
                <w:szCs w:val="18"/>
              </w:rPr>
              <w:t>Unit rate</w:t>
            </w:r>
          </w:p>
        </w:tc>
        <w:tc>
          <w:tcPr>
            <w:tcW w:w="323" w:type="pct"/>
          </w:tcPr>
          <w:p w14:paraId="720B1CF7" w14:textId="77777777" w:rsidR="00DF1070" w:rsidRPr="00591ACE" w:rsidRDefault="00DF1070" w:rsidP="002021F1">
            <w:pPr>
              <w:spacing w:after="120"/>
              <w:rPr>
                <w:rFonts w:cs="Arial"/>
                <w:sz w:val="18"/>
                <w:szCs w:val="18"/>
              </w:rPr>
            </w:pPr>
            <w:r w:rsidRPr="00591ACE">
              <w:rPr>
                <w:rFonts w:cs="Arial"/>
                <w:sz w:val="18"/>
                <w:szCs w:val="18"/>
              </w:rPr>
              <w:t>16</w:t>
            </w:r>
          </w:p>
        </w:tc>
        <w:tc>
          <w:tcPr>
            <w:tcW w:w="550" w:type="pct"/>
          </w:tcPr>
          <w:p w14:paraId="2F631748" w14:textId="77777777" w:rsidR="00DF1070" w:rsidRPr="00591ACE" w:rsidRDefault="00DF1070" w:rsidP="002021F1">
            <w:pPr>
              <w:spacing w:after="120"/>
              <w:rPr>
                <w:rFonts w:cs="Arial"/>
                <w:sz w:val="18"/>
                <w:szCs w:val="18"/>
              </w:rPr>
            </w:pPr>
            <w:r w:rsidRPr="00591ACE">
              <w:rPr>
                <w:rFonts w:cs="Arial"/>
                <w:sz w:val="18"/>
                <w:szCs w:val="18"/>
              </w:rPr>
              <w:t>18</w:t>
            </w:r>
          </w:p>
        </w:tc>
        <w:tc>
          <w:tcPr>
            <w:tcW w:w="573" w:type="pct"/>
          </w:tcPr>
          <w:p w14:paraId="07810033" w14:textId="77777777" w:rsidR="00DF1070" w:rsidRPr="00591ACE" w:rsidRDefault="00DF1070" w:rsidP="002021F1">
            <w:pPr>
              <w:spacing w:after="120"/>
              <w:rPr>
                <w:rFonts w:cs="Arial"/>
                <w:sz w:val="18"/>
                <w:szCs w:val="18"/>
              </w:rPr>
            </w:pPr>
            <w:r w:rsidRPr="00591ACE">
              <w:rPr>
                <w:rFonts w:cs="Arial"/>
                <w:sz w:val="18"/>
                <w:szCs w:val="18"/>
              </w:rPr>
              <w:t>Num</w:t>
            </w:r>
          </w:p>
        </w:tc>
        <w:tc>
          <w:tcPr>
            <w:tcW w:w="971" w:type="pct"/>
          </w:tcPr>
          <w:p w14:paraId="7AF14C3C" w14:textId="77777777" w:rsidR="00DF1070" w:rsidRPr="00591ACE" w:rsidRDefault="00DF1070" w:rsidP="002021F1">
            <w:pPr>
              <w:spacing w:after="120"/>
              <w:rPr>
                <w:rFonts w:cs="Arial"/>
                <w:sz w:val="18"/>
                <w:szCs w:val="18"/>
              </w:rPr>
            </w:pPr>
            <w:r>
              <w:rPr>
                <w:rFonts w:cs="Arial"/>
                <w:sz w:val="18"/>
                <w:szCs w:val="18"/>
              </w:rPr>
              <w:t xml:space="preserve"> e.g. 1232</w:t>
            </w:r>
          </w:p>
        </w:tc>
        <w:tc>
          <w:tcPr>
            <w:tcW w:w="220" w:type="pct"/>
          </w:tcPr>
          <w:p w14:paraId="1606A458" w14:textId="77777777" w:rsidR="00DF1070" w:rsidRPr="003C02DF" w:rsidRDefault="00DF1070" w:rsidP="002021F1">
            <w:pPr>
              <w:jc w:val="both"/>
              <w:rPr>
                <w:sz w:val="18"/>
                <w:szCs w:val="18"/>
              </w:rPr>
            </w:pPr>
          </w:p>
        </w:tc>
        <w:tc>
          <w:tcPr>
            <w:tcW w:w="220" w:type="pct"/>
          </w:tcPr>
          <w:p w14:paraId="17DB71E7" w14:textId="77777777" w:rsidR="00DF1070" w:rsidRPr="003C02DF" w:rsidRDefault="00DF1070" w:rsidP="002021F1">
            <w:pPr>
              <w:jc w:val="both"/>
              <w:rPr>
                <w:sz w:val="18"/>
                <w:szCs w:val="18"/>
              </w:rPr>
            </w:pPr>
          </w:p>
        </w:tc>
        <w:tc>
          <w:tcPr>
            <w:tcW w:w="220" w:type="pct"/>
          </w:tcPr>
          <w:p w14:paraId="58AD6BA8" w14:textId="77777777" w:rsidR="00DF1070" w:rsidRPr="003C02DF" w:rsidRDefault="00DF1070" w:rsidP="002021F1">
            <w:pPr>
              <w:jc w:val="both"/>
              <w:rPr>
                <w:sz w:val="18"/>
                <w:szCs w:val="18"/>
              </w:rPr>
            </w:pPr>
          </w:p>
        </w:tc>
        <w:tc>
          <w:tcPr>
            <w:tcW w:w="220" w:type="pct"/>
          </w:tcPr>
          <w:p w14:paraId="1007E37A" w14:textId="77777777" w:rsidR="00DF1070" w:rsidRPr="003C02DF" w:rsidRDefault="00DF1070" w:rsidP="002021F1">
            <w:pPr>
              <w:jc w:val="both"/>
              <w:rPr>
                <w:sz w:val="18"/>
                <w:szCs w:val="18"/>
              </w:rPr>
            </w:pPr>
          </w:p>
        </w:tc>
        <w:tc>
          <w:tcPr>
            <w:tcW w:w="220" w:type="pct"/>
          </w:tcPr>
          <w:p w14:paraId="19AE71D3" w14:textId="77777777" w:rsidR="00DF1070" w:rsidRPr="003C02DF" w:rsidRDefault="00DF1070" w:rsidP="002021F1">
            <w:pPr>
              <w:jc w:val="both"/>
              <w:rPr>
                <w:sz w:val="18"/>
                <w:szCs w:val="18"/>
              </w:rPr>
            </w:pPr>
            <w:r w:rsidRPr="00DC4AC0">
              <w:rPr>
                <w:rFonts w:ascii="Wingdings" w:hAnsi="Wingdings" w:cs="Wingdings"/>
                <w:sz w:val="26"/>
                <w:szCs w:val="26"/>
              </w:rPr>
              <w:t></w:t>
            </w:r>
          </w:p>
        </w:tc>
        <w:tc>
          <w:tcPr>
            <w:tcW w:w="220" w:type="pct"/>
          </w:tcPr>
          <w:p w14:paraId="54516F76" w14:textId="77777777" w:rsidR="00DF1070" w:rsidRPr="003C02DF" w:rsidRDefault="00DF1070" w:rsidP="002021F1">
            <w:pPr>
              <w:jc w:val="both"/>
              <w:rPr>
                <w:sz w:val="18"/>
                <w:szCs w:val="18"/>
              </w:rPr>
            </w:pPr>
            <w:r w:rsidRPr="00DC4AC0">
              <w:rPr>
                <w:rFonts w:ascii="Wingdings" w:hAnsi="Wingdings" w:cs="Wingdings"/>
                <w:sz w:val="26"/>
                <w:szCs w:val="26"/>
              </w:rPr>
              <w:t></w:t>
            </w:r>
          </w:p>
        </w:tc>
        <w:tc>
          <w:tcPr>
            <w:tcW w:w="569" w:type="pct"/>
          </w:tcPr>
          <w:p w14:paraId="532DEA77" w14:textId="77777777" w:rsidR="00DF1070" w:rsidRPr="00DC4AC0" w:rsidRDefault="00DF1070" w:rsidP="002021F1">
            <w:pPr>
              <w:jc w:val="both"/>
              <w:rPr>
                <w:rFonts w:ascii="Wingdings" w:hAnsi="Wingdings" w:cs="Wingdings"/>
                <w:sz w:val="26"/>
                <w:szCs w:val="26"/>
              </w:rPr>
            </w:pPr>
          </w:p>
        </w:tc>
      </w:tr>
      <w:tr w:rsidR="00DF1070" w:rsidRPr="005B4766" w14:paraId="45D9F84D" w14:textId="77777777" w:rsidTr="003E2CF6">
        <w:tc>
          <w:tcPr>
            <w:tcW w:w="694" w:type="pct"/>
          </w:tcPr>
          <w:p w14:paraId="51452B72" w14:textId="77777777" w:rsidR="00DF1070" w:rsidRPr="00591ACE" w:rsidRDefault="00DF1070" w:rsidP="002021F1">
            <w:pPr>
              <w:spacing w:after="120"/>
              <w:rPr>
                <w:rFonts w:cs="Arial"/>
                <w:sz w:val="18"/>
                <w:szCs w:val="18"/>
              </w:rPr>
            </w:pPr>
            <w:r w:rsidRPr="00591ACE">
              <w:rPr>
                <w:rFonts w:cs="Arial"/>
                <w:sz w:val="18"/>
                <w:szCs w:val="18"/>
              </w:rPr>
              <w:t>Event Cost</w:t>
            </w:r>
          </w:p>
        </w:tc>
        <w:tc>
          <w:tcPr>
            <w:tcW w:w="323" w:type="pct"/>
          </w:tcPr>
          <w:p w14:paraId="65A0A614" w14:textId="77777777" w:rsidR="00DF1070" w:rsidRPr="00591ACE" w:rsidRDefault="00DF1070" w:rsidP="002021F1">
            <w:pPr>
              <w:spacing w:after="120"/>
              <w:rPr>
                <w:rFonts w:cs="Arial"/>
                <w:sz w:val="18"/>
                <w:szCs w:val="18"/>
              </w:rPr>
            </w:pPr>
            <w:r w:rsidRPr="00591ACE">
              <w:rPr>
                <w:rFonts w:cs="Arial"/>
                <w:sz w:val="18"/>
                <w:szCs w:val="18"/>
              </w:rPr>
              <w:t>17</w:t>
            </w:r>
          </w:p>
        </w:tc>
        <w:tc>
          <w:tcPr>
            <w:tcW w:w="550" w:type="pct"/>
          </w:tcPr>
          <w:p w14:paraId="5F103C28" w14:textId="77777777" w:rsidR="00DF1070" w:rsidRPr="00591ACE" w:rsidRDefault="00DF1070" w:rsidP="002021F1">
            <w:pPr>
              <w:spacing w:after="120"/>
              <w:rPr>
                <w:rFonts w:cs="Arial"/>
                <w:sz w:val="18"/>
                <w:szCs w:val="18"/>
              </w:rPr>
            </w:pPr>
            <w:r w:rsidRPr="00591ACE">
              <w:rPr>
                <w:rFonts w:cs="Arial"/>
                <w:sz w:val="18"/>
                <w:szCs w:val="18"/>
              </w:rPr>
              <w:t>18</w:t>
            </w:r>
          </w:p>
        </w:tc>
        <w:tc>
          <w:tcPr>
            <w:tcW w:w="573" w:type="pct"/>
          </w:tcPr>
          <w:p w14:paraId="0CE0C425" w14:textId="77777777" w:rsidR="00DF1070" w:rsidRPr="00591ACE" w:rsidRDefault="00DF1070" w:rsidP="002021F1">
            <w:pPr>
              <w:spacing w:after="120"/>
              <w:rPr>
                <w:rFonts w:cs="Arial"/>
                <w:sz w:val="18"/>
                <w:szCs w:val="18"/>
              </w:rPr>
            </w:pPr>
            <w:r w:rsidRPr="00591ACE">
              <w:rPr>
                <w:rFonts w:cs="Arial"/>
                <w:sz w:val="18"/>
                <w:szCs w:val="18"/>
              </w:rPr>
              <w:t>Num</w:t>
            </w:r>
          </w:p>
        </w:tc>
        <w:tc>
          <w:tcPr>
            <w:tcW w:w="971" w:type="pct"/>
          </w:tcPr>
          <w:p w14:paraId="25D16B5A" w14:textId="77777777" w:rsidR="00DF1070" w:rsidRPr="00591ACE" w:rsidRDefault="00DF1070" w:rsidP="002021F1">
            <w:pPr>
              <w:spacing w:after="120"/>
              <w:rPr>
                <w:rFonts w:cs="Arial"/>
                <w:sz w:val="18"/>
                <w:szCs w:val="18"/>
              </w:rPr>
            </w:pPr>
            <w:r w:rsidRPr="002122C4">
              <w:rPr>
                <w:rFonts w:cs="Arial"/>
                <w:sz w:val="18"/>
                <w:szCs w:val="18"/>
              </w:rPr>
              <w:t>e.g. 141 = £1.41</w:t>
            </w:r>
          </w:p>
        </w:tc>
        <w:tc>
          <w:tcPr>
            <w:tcW w:w="220" w:type="pct"/>
          </w:tcPr>
          <w:p w14:paraId="6E10201A" w14:textId="77777777" w:rsidR="00DF1070" w:rsidRPr="003C02DF" w:rsidRDefault="00DF1070" w:rsidP="002021F1">
            <w:pPr>
              <w:jc w:val="both"/>
              <w:rPr>
                <w:sz w:val="18"/>
                <w:szCs w:val="18"/>
              </w:rPr>
            </w:pPr>
            <w:r w:rsidRPr="00F27A88">
              <w:rPr>
                <w:rFonts w:ascii="Wingdings" w:hAnsi="Wingdings" w:cs="Wingdings"/>
                <w:sz w:val="26"/>
                <w:szCs w:val="26"/>
              </w:rPr>
              <w:t></w:t>
            </w:r>
          </w:p>
        </w:tc>
        <w:tc>
          <w:tcPr>
            <w:tcW w:w="220" w:type="pct"/>
          </w:tcPr>
          <w:p w14:paraId="7BAC7F6D" w14:textId="77777777" w:rsidR="00DF1070" w:rsidRPr="003C02DF" w:rsidRDefault="00DF1070" w:rsidP="002021F1">
            <w:pPr>
              <w:jc w:val="both"/>
              <w:rPr>
                <w:sz w:val="18"/>
                <w:szCs w:val="18"/>
              </w:rPr>
            </w:pPr>
            <w:r w:rsidRPr="00F27A88">
              <w:rPr>
                <w:rFonts w:ascii="Wingdings" w:hAnsi="Wingdings" w:cs="Wingdings"/>
                <w:sz w:val="26"/>
                <w:szCs w:val="26"/>
              </w:rPr>
              <w:t></w:t>
            </w:r>
          </w:p>
        </w:tc>
        <w:tc>
          <w:tcPr>
            <w:tcW w:w="220" w:type="pct"/>
          </w:tcPr>
          <w:p w14:paraId="23A16DB6" w14:textId="77777777" w:rsidR="00DF1070" w:rsidRPr="00F27A88"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02FAB55D" w14:textId="77777777" w:rsidR="00DF1070" w:rsidRPr="00F27A88" w:rsidRDefault="00DF1070" w:rsidP="002021F1">
            <w:pPr>
              <w:jc w:val="both"/>
              <w:rPr>
                <w:rFonts w:ascii="Wingdings" w:hAnsi="Wingdings" w:cs="Wingdings"/>
                <w:sz w:val="26"/>
                <w:szCs w:val="26"/>
              </w:rPr>
            </w:pPr>
            <w:r w:rsidRPr="00F27A88">
              <w:rPr>
                <w:rFonts w:ascii="Wingdings" w:hAnsi="Wingdings" w:cs="Wingdings"/>
                <w:sz w:val="26"/>
                <w:szCs w:val="26"/>
              </w:rPr>
              <w:t></w:t>
            </w:r>
          </w:p>
        </w:tc>
        <w:tc>
          <w:tcPr>
            <w:tcW w:w="220" w:type="pct"/>
          </w:tcPr>
          <w:p w14:paraId="670C66E2" w14:textId="77777777" w:rsidR="00DF1070" w:rsidRPr="00F27A88"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61D3CB7C" w14:textId="77777777" w:rsidR="00DF1070" w:rsidRPr="00F27A88"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569" w:type="pct"/>
          </w:tcPr>
          <w:p w14:paraId="15324DA9" w14:textId="77777777" w:rsidR="00DF1070" w:rsidRPr="00DC4AC0" w:rsidRDefault="00DF1070" w:rsidP="002021F1">
            <w:pPr>
              <w:jc w:val="both"/>
              <w:rPr>
                <w:rFonts w:ascii="Wingdings" w:hAnsi="Wingdings" w:cs="Wingdings"/>
                <w:sz w:val="26"/>
                <w:szCs w:val="26"/>
              </w:rPr>
            </w:pPr>
          </w:p>
        </w:tc>
      </w:tr>
      <w:tr w:rsidR="00DF1070" w:rsidRPr="005B4766" w14:paraId="64D75BBA" w14:textId="77777777" w:rsidTr="003E2CF6">
        <w:tc>
          <w:tcPr>
            <w:tcW w:w="694" w:type="pct"/>
          </w:tcPr>
          <w:p w14:paraId="56178CBF" w14:textId="77777777" w:rsidR="00DF1070" w:rsidRPr="00591ACE" w:rsidRDefault="00DF1070" w:rsidP="002021F1">
            <w:pPr>
              <w:spacing w:after="120"/>
              <w:rPr>
                <w:rFonts w:cs="Arial"/>
                <w:sz w:val="18"/>
                <w:szCs w:val="18"/>
              </w:rPr>
            </w:pPr>
            <w:r w:rsidRPr="00591ACE">
              <w:rPr>
                <w:rFonts w:cs="Arial"/>
                <w:sz w:val="18"/>
                <w:szCs w:val="18"/>
              </w:rPr>
              <w:t>VAT Status</w:t>
            </w:r>
          </w:p>
        </w:tc>
        <w:tc>
          <w:tcPr>
            <w:tcW w:w="323" w:type="pct"/>
          </w:tcPr>
          <w:p w14:paraId="607F4F01" w14:textId="77777777" w:rsidR="00DF1070" w:rsidRPr="00591ACE" w:rsidRDefault="00DF1070" w:rsidP="002021F1">
            <w:pPr>
              <w:spacing w:after="120"/>
              <w:rPr>
                <w:rFonts w:cs="Arial"/>
                <w:sz w:val="18"/>
                <w:szCs w:val="18"/>
              </w:rPr>
            </w:pPr>
            <w:r w:rsidRPr="00591ACE">
              <w:rPr>
                <w:rFonts w:cs="Arial"/>
                <w:sz w:val="18"/>
                <w:szCs w:val="18"/>
              </w:rPr>
              <w:t>18</w:t>
            </w:r>
          </w:p>
        </w:tc>
        <w:tc>
          <w:tcPr>
            <w:tcW w:w="550" w:type="pct"/>
          </w:tcPr>
          <w:p w14:paraId="0F06CE7B" w14:textId="77777777" w:rsidR="00DF1070" w:rsidRPr="00591ACE" w:rsidRDefault="00DF1070" w:rsidP="002021F1">
            <w:pPr>
              <w:spacing w:after="120"/>
              <w:rPr>
                <w:rFonts w:cs="Arial"/>
                <w:sz w:val="18"/>
                <w:szCs w:val="18"/>
              </w:rPr>
            </w:pPr>
            <w:r w:rsidRPr="00591ACE">
              <w:rPr>
                <w:rFonts w:cs="Arial"/>
                <w:sz w:val="18"/>
                <w:szCs w:val="18"/>
              </w:rPr>
              <w:t>2</w:t>
            </w:r>
          </w:p>
        </w:tc>
        <w:tc>
          <w:tcPr>
            <w:tcW w:w="573" w:type="pct"/>
          </w:tcPr>
          <w:p w14:paraId="132BF47E" w14:textId="77777777" w:rsidR="00DF1070" w:rsidRPr="00591ACE" w:rsidRDefault="00DF1070" w:rsidP="002021F1">
            <w:pPr>
              <w:spacing w:after="120"/>
              <w:rPr>
                <w:rFonts w:cs="Arial"/>
                <w:sz w:val="18"/>
                <w:szCs w:val="18"/>
              </w:rPr>
            </w:pPr>
            <w:r w:rsidRPr="00591ACE">
              <w:rPr>
                <w:rFonts w:cs="Arial"/>
                <w:sz w:val="18"/>
                <w:szCs w:val="18"/>
              </w:rPr>
              <w:t>Num</w:t>
            </w:r>
          </w:p>
        </w:tc>
        <w:tc>
          <w:tcPr>
            <w:tcW w:w="971" w:type="pct"/>
          </w:tcPr>
          <w:p w14:paraId="184F34E8" w14:textId="77777777" w:rsidR="00DF1070" w:rsidRPr="00484C58" w:rsidRDefault="00DF1070" w:rsidP="002021F1">
            <w:pPr>
              <w:spacing w:after="120"/>
              <w:rPr>
                <w:rFonts w:cs="Arial"/>
                <w:sz w:val="18"/>
                <w:szCs w:val="18"/>
                <w:lang w:val="sv-SE"/>
              </w:rPr>
            </w:pPr>
            <w:r w:rsidRPr="00484C58">
              <w:rPr>
                <w:rFonts w:cs="Arial"/>
                <w:sz w:val="18"/>
                <w:szCs w:val="18"/>
                <w:lang w:val="sv-SE"/>
              </w:rPr>
              <w:t>e.g.</w:t>
            </w:r>
          </w:p>
          <w:p w14:paraId="31AD656D" w14:textId="77777777" w:rsidR="00DF1070" w:rsidRPr="00484C58" w:rsidRDefault="00DF1070" w:rsidP="002021F1">
            <w:pPr>
              <w:spacing w:after="120"/>
              <w:rPr>
                <w:rFonts w:cs="Arial"/>
                <w:sz w:val="18"/>
                <w:szCs w:val="18"/>
                <w:lang w:val="sv-SE"/>
              </w:rPr>
            </w:pPr>
            <w:r w:rsidRPr="00484C58">
              <w:rPr>
                <w:rFonts w:cs="Arial"/>
                <w:sz w:val="18"/>
                <w:szCs w:val="18"/>
                <w:lang w:val="sv-SE"/>
              </w:rPr>
              <w:t>1 = standard</w:t>
            </w:r>
          </w:p>
          <w:p w14:paraId="6418C277" w14:textId="77777777" w:rsidR="00DF1070" w:rsidRPr="00484C58" w:rsidRDefault="00DF1070" w:rsidP="002021F1">
            <w:pPr>
              <w:spacing w:after="120"/>
              <w:rPr>
                <w:rFonts w:cs="Arial"/>
                <w:sz w:val="18"/>
                <w:szCs w:val="18"/>
                <w:lang w:val="sv-SE"/>
              </w:rPr>
            </w:pPr>
            <w:r w:rsidRPr="00484C58">
              <w:rPr>
                <w:rFonts w:cs="Arial"/>
                <w:sz w:val="18"/>
                <w:szCs w:val="18"/>
                <w:lang w:val="sv-SE"/>
              </w:rPr>
              <w:t>2 = VAT exempt</w:t>
            </w:r>
          </w:p>
        </w:tc>
        <w:tc>
          <w:tcPr>
            <w:tcW w:w="220" w:type="pct"/>
          </w:tcPr>
          <w:p w14:paraId="24E92E17" w14:textId="77777777" w:rsidR="00DF1070" w:rsidRPr="003C02DF" w:rsidRDefault="00DF1070" w:rsidP="002021F1">
            <w:pPr>
              <w:jc w:val="both"/>
              <w:rPr>
                <w:sz w:val="18"/>
                <w:szCs w:val="18"/>
              </w:rPr>
            </w:pPr>
            <w:r w:rsidRPr="00667FE7">
              <w:rPr>
                <w:rFonts w:ascii="Wingdings" w:hAnsi="Wingdings" w:cs="Wingdings"/>
                <w:sz w:val="26"/>
                <w:szCs w:val="26"/>
              </w:rPr>
              <w:t></w:t>
            </w:r>
          </w:p>
        </w:tc>
        <w:tc>
          <w:tcPr>
            <w:tcW w:w="220" w:type="pct"/>
          </w:tcPr>
          <w:p w14:paraId="209A008C" w14:textId="77777777" w:rsidR="00DF1070" w:rsidRPr="003C02DF" w:rsidRDefault="00DF1070" w:rsidP="002021F1">
            <w:pPr>
              <w:jc w:val="both"/>
              <w:rPr>
                <w:sz w:val="18"/>
                <w:szCs w:val="18"/>
              </w:rPr>
            </w:pPr>
            <w:r w:rsidRPr="00667FE7">
              <w:rPr>
                <w:rFonts w:ascii="Wingdings" w:hAnsi="Wingdings" w:cs="Wingdings"/>
                <w:sz w:val="26"/>
                <w:szCs w:val="26"/>
              </w:rPr>
              <w:t></w:t>
            </w:r>
          </w:p>
        </w:tc>
        <w:tc>
          <w:tcPr>
            <w:tcW w:w="220" w:type="pct"/>
          </w:tcPr>
          <w:p w14:paraId="4F13CCAE" w14:textId="77777777" w:rsidR="00DF1070" w:rsidRPr="00667FE7"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45A01689" w14:textId="77777777" w:rsidR="00DF1070" w:rsidRPr="00667FE7" w:rsidRDefault="00DF1070" w:rsidP="002021F1">
            <w:pPr>
              <w:jc w:val="both"/>
              <w:rPr>
                <w:rFonts w:ascii="Wingdings" w:hAnsi="Wingdings" w:cs="Wingdings"/>
                <w:sz w:val="26"/>
                <w:szCs w:val="26"/>
              </w:rPr>
            </w:pPr>
            <w:r w:rsidRPr="00F27A88">
              <w:rPr>
                <w:rFonts w:ascii="Wingdings" w:hAnsi="Wingdings" w:cs="Wingdings"/>
                <w:sz w:val="26"/>
                <w:szCs w:val="26"/>
              </w:rPr>
              <w:t></w:t>
            </w:r>
          </w:p>
        </w:tc>
        <w:tc>
          <w:tcPr>
            <w:tcW w:w="220" w:type="pct"/>
          </w:tcPr>
          <w:p w14:paraId="298D721E" w14:textId="77777777" w:rsidR="00DF1070" w:rsidRPr="00667FE7"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325FB567" w14:textId="77777777" w:rsidR="00DF1070" w:rsidRPr="00667FE7"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569" w:type="pct"/>
          </w:tcPr>
          <w:p w14:paraId="1CBEF55B" w14:textId="77777777" w:rsidR="00DF1070" w:rsidRPr="00DC4AC0" w:rsidRDefault="00DF1070" w:rsidP="002021F1">
            <w:pPr>
              <w:jc w:val="both"/>
              <w:rPr>
                <w:rFonts w:ascii="Wingdings" w:hAnsi="Wingdings" w:cs="Wingdings"/>
                <w:sz w:val="26"/>
                <w:szCs w:val="26"/>
              </w:rPr>
            </w:pPr>
          </w:p>
        </w:tc>
      </w:tr>
      <w:tr w:rsidR="00DF1070" w:rsidRPr="005B4766" w14:paraId="31B46F6F" w14:textId="77777777" w:rsidTr="003E2CF6">
        <w:tc>
          <w:tcPr>
            <w:tcW w:w="694" w:type="pct"/>
          </w:tcPr>
          <w:p w14:paraId="34E6ED33" w14:textId="77777777" w:rsidR="00DF1070" w:rsidRPr="00591ACE" w:rsidRDefault="00DF1070" w:rsidP="002021F1">
            <w:pPr>
              <w:spacing w:after="120"/>
              <w:rPr>
                <w:rFonts w:cs="Arial"/>
                <w:sz w:val="18"/>
                <w:szCs w:val="18"/>
              </w:rPr>
            </w:pPr>
            <w:r w:rsidRPr="00591ACE">
              <w:rPr>
                <w:rFonts w:cs="Arial"/>
                <w:sz w:val="18"/>
                <w:szCs w:val="18"/>
              </w:rPr>
              <w:t>*CSS Account Number</w:t>
            </w:r>
          </w:p>
        </w:tc>
        <w:tc>
          <w:tcPr>
            <w:tcW w:w="323" w:type="pct"/>
          </w:tcPr>
          <w:p w14:paraId="1A269652" w14:textId="77777777" w:rsidR="00DF1070" w:rsidRPr="00591ACE" w:rsidRDefault="00DF1070" w:rsidP="002021F1">
            <w:pPr>
              <w:spacing w:after="120"/>
              <w:rPr>
                <w:rFonts w:cs="Arial"/>
                <w:sz w:val="18"/>
                <w:szCs w:val="18"/>
              </w:rPr>
            </w:pPr>
            <w:r w:rsidRPr="00591ACE">
              <w:rPr>
                <w:rFonts w:cs="Arial"/>
                <w:sz w:val="18"/>
                <w:szCs w:val="18"/>
              </w:rPr>
              <w:t>19</w:t>
            </w:r>
          </w:p>
        </w:tc>
        <w:tc>
          <w:tcPr>
            <w:tcW w:w="550" w:type="pct"/>
          </w:tcPr>
          <w:p w14:paraId="556184A1" w14:textId="77777777" w:rsidR="00DF1070" w:rsidRPr="00591ACE" w:rsidRDefault="00DF1070" w:rsidP="002021F1">
            <w:pPr>
              <w:spacing w:after="120"/>
              <w:rPr>
                <w:rFonts w:cs="Arial"/>
                <w:sz w:val="18"/>
                <w:szCs w:val="18"/>
              </w:rPr>
            </w:pPr>
            <w:r w:rsidRPr="00591ACE">
              <w:rPr>
                <w:rFonts w:cs="Arial"/>
                <w:sz w:val="18"/>
                <w:szCs w:val="18"/>
              </w:rPr>
              <w:t>20</w:t>
            </w:r>
          </w:p>
        </w:tc>
        <w:tc>
          <w:tcPr>
            <w:tcW w:w="573" w:type="pct"/>
          </w:tcPr>
          <w:p w14:paraId="192A0136" w14:textId="77777777" w:rsidR="00DF1070" w:rsidRPr="00591ACE" w:rsidRDefault="00DF1070" w:rsidP="002021F1">
            <w:pPr>
              <w:spacing w:after="120"/>
              <w:rPr>
                <w:rFonts w:cs="Arial"/>
                <w:sz w:val="18"/>
                <w:szCs w:val="18"/>
              </w:rPr>
            </w:pPr>
            <w:r w:rsidRPr="00591ACE">
              <w:rPr>
                <w:rFonts w:cs="Arial"/>
                <w:sz w:val="18"/>
                <w:szCs w:val="18"/>
              </w:rPr>
              <w:t>Text</w:t>
            </w:r>
          </w:p>
        </w:tc>
        <w:tc>
          <w:tcPr>
            <w:tcW w:w="971" w:type="pct"/>
          </w:tcPr>
          <w:p w14:paraId="7B7D3D98" w14:textId="77777777" w:rsidR="00DF1070" w:rsidRPr="00591ACE" w:rsidRDefault="00DF1070" w:rsidP="002021F1">
            <w:pPr>
              <w:spacing w:after="120"/>
              <w:rPr>
                <w:rFonts w:cs="Arial"/>
                <w:sz w:val="18"/>
                <w:szCs w:val="18"/>
              </w:rPr>
            </w:pPr>
            <w:r w:rsidRPr="002122C4">
              <w:rPr>
                <w:rFonts w:cs="Arial"/>
                <w:sz w:val="18"/>
                <w:szCs w:val="18"/>
              </w:rPr>
              <w:t xml:space="preserve">Not used for NGA </w:t>
            </w:r>
            <w:r w:rsidRPr="00591ACE">
              <w:rPr>
                <w:rFonts w:cs="Arial"/>
                <w:sz w:val="18"/>
                <w:szCs w:val="18"/>
              </w:rPr>
              <w:t>events</w:t>
            </w:r>
          </w:p>
        </w:tc>
        <w:tc>
          <w:tcPr>
            <w:tcW w:w="220" w:type="pct"/>
          </w:tcPr>
          <w:p w14:paraId="0EB0ED47" w14:textId="77777777" w:rsidR="00DF1070" w:rsidRPr="003C02DF" w:rsidRDefault="00DF1070" w:rsidP="002021F1">
            <w:pPr>
              <w:jc w:val="both"/>
              <w:rPr>
                <w:sz w:val="18"/>
                <w:szCs w:val="18"/>
              </w:rPr>
            </w:pPr>
          </w:p>
        </w:tc>
        <w:tc>
          <w:tcPr>
            <w:tcW w:w="220" w:type="pct"/>
          </w:tcPr>
          <w:p w14:paraId="348B766A" w14:textId="77777777" w:rsidR="00DF1070" w:rsidRPr="003C02DF" w:rsidRDefault="00DF1070" w:rsidP="002021F1">
            <w:pPr>
              <w:jc w:val="both"/>
              <w:rPr>
                <w:sz w:val="18"/>
                <w:szCs w:val="18"/>
              </w:rPr>
            </w:pPr>
          </w:p>
        </w:tc>
        <w:tc>
          <w:tcPr>
            <w:tcW w:w="220" w:type="pct"/>
          </w:tcPr>
          <w:p w14:paraId="654A8E22" w14:textId="77777777" w:rsidR="00DF1070" w:rsidRPr="003C02DF" w:rsidRDefault="00DF1070" w:rsidP="002021F1">
            <w:pPr>
              <w:jc w:val="both"/>
              <w:rPr>
                <w:sz w:val="18"/>
                <w:szCs w:val="18"/>
              </w:rPr>
            </w:pPr>
          </w:p>
        </w:tc>
        <w:tc>
          <w:tcPr>
            <w:tcW w:w="220" w:type="pct"/>
          </w:tcPr>
          <w:p w14:paraId="783B8F15" w14:textId="77777777" w:rsidR="00DF1070" w:rsidRPr="003C02DF" w:rsidRDefault="00DF1070" w:rsidP="002021F1">
            <w:pPr>
              <w:jc w:val="both"/>
              <w:rPr>
                <w:sz w:val="18"/>
                <w:szCs w:val="18"/>
              </w:rPr>
            </w:pPr>
          </w:p>
        </w:tc>
        <w:tc>
          <w:tcPr>
            <w:tcW w:w="220" w:type="pct"/>
          </w:tcPr>
          <w:p w14:paraId="1FED0594" w14:textId="77777777" w:rsidR="00DF1070" w:rsidRPr="003C02DF" w:rsidRDefault="00DF1070" w:rsidP="002021F1">
            <w:pPr>
              <w:jc w:val="both"/>
              <w:rPr>
                <w:sz w:val="18"/>
                <w:szCs w:val="18"/>
              </w:rPr>
            </w:pPr>
          </w:p>
        </w:tc>
        <w:tc>
          <w:tcPr>
            <w:tcW w:w="220" w:type="pct"/>
          </w:tcPr>
          <w:p w14:paraId="62FBB66F" w14:textId="77777777" w:rsidR="00DF1070" w:rsidRPr="003C02DF" w:rsidRDefault="00DF1070" w:rsidP="002021F1">
            <w:pPr>
              <w:jc w:val="both"/>
              <w:rPr>
                <w:sz w:val="18"/>
                <w:szCs w:val="18"/>
              </w:rPr>
            </w:pPr>
          </w:p>
        </w:tc>
        <w:tc>
          <w:tcPr>
            <w:tcW w:w="569" w:type="pct"/>
          </w:tcPr>
          <w:p w14:paraId="6D92BEF3" w14:textId="77777777" w:rsidR="00DF1070" w:rsidRPr="003C02DF" w:rsidRDefault="00DF1070" w:rsidP="002021F1">
            <w:pPr>
              <w:jc w:val="both"/>
              <w:rPr>
                <w:sz w:val="18"/>
                <w:szCs w:val="18"/>
              </w:rPr>
            </w:pPr>
          </w:p>
        </w:tc>
      </w:tr>
      <w:tr w:rsidR="00DF1070" w:rsidRPr="005B4766" w14:paraId="67C8C1AF" w14:textId="77777777" w:rsidTr="003E2CF6">
        <w:tc>
          <w:tcPr>
            <w:tcW w:w="694" w:type="pct"/>
          </w:tcPr>
          <w:p w14:paraId="7223B23D" w14:textId="77777777" w:rsidR="00DF1070" w:rsidRPr="00591ACE" w:rsidRDefault="00DF1070" w:rsidP="002021F1">
            <w:pPr>
              <w:spacing w:after="120"/>
              <w:rPr>
                <w:rFonts w:cs="Arial"/>
                <w:sz w:val="18"/>
                <w:szCs w:val="18"/>
              </w:rPr>
            </w:pPr>
            <w:r w:rsidRPr="00591ACE">
              <w:rPr>
                <w:rFonts w:cs="Arial"/>
                <w:sz w:val="18"/>
                <w:szCs w:val="18"/>
              </w:rPr>
              <w:t>*Prod Type</w:t>
            </w:r>
          </w:p>
        </w:tc>
        <w:tc>
          <w:tcPr>
            <w:tcW w:w="323" w:type="pct"/>
          </w:tcPr>
          <w:p w14:paraId="5E79C1D9" w14:textId="77777777" w:rsidR="00DF1070" w:rsidRPr="00591ACE" w:rsidRDefault="00DF1070" w:rsidP="002021F1">
            <w:pPr>
              <w:spacing w:after="120"/>
              <w:rPr>
                <w:rFonts w:cs="Arial"/>
                <w:sz w:val="18"/>
                <w:szCs w:val="18"/>
              </w:rPr>
            </w:pPr>
            <w:r w:rsidRPr="00591ACE">
              <w:rPr>
                <w:rFonts w:cs="Arial"/>
                <w:sz w:val="18"/>
                <w:szCs w:val="18"/>
              </w:rPr>
              <w:t>20</w:t>
            </w:r>
          </w:p>
        </w:tc>
        <w:tc>
          <w:tcPr>
            <w:tcW w:w="550" w:type="pct"/>
          </w:tcPr>
          <w:p w14:paraId="000E8D0F" w14:textId="77777777" w:rsidR="00DF1070" w:rsidRPr="00591ACE" w:rsidRDefault="00DF1070" w:rsidP="002021F1">
            <w:pPr>
              <w:spacing w:after="120"/>
              <w:rPr>
                <w:rFonts w:cs="Arial"/>
                <w:sz w:val="18"/>
                <w:szCs w:val="18"/>
              </w:rPr>
            </w:pPr>
            <w:r w:rsidRPr="00591ACE">
              <w:rPr>
                <w:rFonts w:cs="Arial"/>
                <w:sz w:val="18"/>
                <w:szCs w:val="18"/>
              </w:rPr>
              <w:t>20</w:t>
            </w:r>
          </w:p>
        </w:tc>
        <w:tc>
          <w:tcPr>
            <w:tcW w:w="573" w:type="pct"/>
          </w:tcPr>
          <w:p w14:paraId="49462927" w14:textId="77777777" w:rsidR="00DF1070" w:rsidRPr="00591ACE" w:rsidRDefault="00DF1070" w:rsidP="002021F1">
            <w:pPr>
              <w:spacing w:after="120"/>
              <w:rPr>
                <w:rFonts w:cs="Arial"/>
                <w:sz w:val="18"/>
                <w:szCs w:val="18"/>
              </w:rPr>
            </w:pPr>
            <w:r w:rsidRPr="00591ACE">
              <w:rPr>
                <w:rFonts w:cs="Arial"/>
                <w:sz w:val="18"/>
                <w:szCs w:val="18"/>
              </w:rPr>
              <w:t>Text</w:t>
            </w:r>
          </w:p>
        </w:tc>
        <w:tc>
          <w:tcPr>
            <w:tcW w:w="971" w:type="pct"/>
          </w:tcPr>
          <w:p w14:paraId="23A5998F" w14:textId="77777777" w:rsidR="00DF1070" w:rsidRPr="002122C4" w:rsidRDefault="00DF1070" w:rsidP="002021F1">
            <w:pPr>
              <w:spacing w:after="120"/>
              <w:rPr>
                <w:rFonts w:cs="Arial"/>
                <w:sz w:val="18"/>
                <w:szCs w:val="18"/>
              </w:rPr>
            </w:pPr>
            <w:r w:rsidRPr="002122C4">
              <w:rPr>
                <w:rFonts w:cs="Arial"/>
                <w:sz w:val="18"/>
                <w:szCs w:val="18"/>
              </w:rPr>
              <w:t xml:space="preserve">Not used for NGA </w:t>
            </w:r>
            <w:r w:rsidRPr="005B02DB">
              <w:rPr>
                <w:rFonts w:cs="Arial"/>
                <w:sz w:val="18"/>
                <w:szCs w:val="18"/>
              </w:rPr>
              <w:t>events</w:t>
            </w:r>
          </w:p>
        </w:tc>
        <w:tc>
          <w:tcPr>
            <w:tcW w:w="220" w:type="pct"/>
          </w:tcPr>
          <w:p w14:paraId="2300C2A4" w14:textId="77777777" w:rsidR="00DF1070" w:rsidRPr="003C02DF" w:rsidRDefault="00DF1070" w:rsidP="002021F1">
            <w:pPr>
              <w:jc w:val="both"/>
              <w:rPr>
                <w:sz w:val="18"/>
                <w:szCs w:val="18"/>
              </w:rPr>
            </w:pPr>
          </w:p>
        </w:tc>
        <w:tc>
          <w:tcPr>
            <w:tcW w:w="220" w:type="pct"/>
          </w:tcPr>
          <w:p w14:paraId="6F37D030" w14:textId="77777777" w:rsidR="00DF1070" w:rsidRPr="003C02DF" w:rsidRDefault="00DF1070" w:rsidP="002021F1">
            <w:pPr>
              <w:jc w:val="both"/>
              <w:rPr>
                <w:sz w:val="18"/>
                <w:szCs w:val="18"/>
              </w:rPr>
            </w:pPr>
          </w:p>
        </w:tc>
        <w:tc>
          <w:tcPr>
            <w:tcW w:w="220" w:type="pct"/>
          </w:tcPr>
          <w:p w14:paraId="4B3AADA2" w14:textId="77777777" w:rsidR="00DF1070" w:rsidRPr="003C02DF" w:rsidRDefault="00DF1070" w:rsidP="002021F1">
            <w:pPr>
              <w:jc w:val="both"/>
              <w:rPr>
                <w:sz w:val="18"/>
                <w:szCs w:val="18"/>
              </w:rPr>
            </w:pPr>
          </w:p>
        </w:tc>
        <w:tc>
          <w:tcPr>
            <w:tcW w:w="220" w:type="pct"/>
          </w:tcPr>
          <w:p w14:paraId="252404C8" w14:textId="77777777" w:rsidR="00DF1070" w:rsidRPr="003C02DF" w:rsidRDefault="00DF1070" w:rsidP="002021F1">
            <w:pPr>
              <w:jc w:val="both"/>
              <w:rPr>
                <w:sz w:val="18"/>
                <w:szCs w:val="18"/>
              </w:rPr>
            </w:pPr>
          </w:p>
        </w:tc>
        <w:tc>
          <w:tcPr>
            <w:tcW w:w="220" w:type="pct"/>
          </w:tcPr>
          <w:p w14:paraId="71D839D4" w14:textId="77777777" w:rsidR="00DF1070" w:rsidRPr="003C02DF" w:rsidRDefault="00DF1070" w:rsidP="002021F1">
            <w:pPr>
              <w:jc w:val="both"/>
              <w:rPr>
                <w:sz w:val="18"/>
                <w:szCs w:val="18"/>
              </w:rPr>
            </w:pPr>
          </w:p>
        </w:tc>
        <w:tc>
          <w:tcPr>
            <w:tcW w:w="220" w:type="pct"/>
          </w:tcPr>
          <w:p w14:paraId="0F2F7DAB" w14:textId="77777777" w:rsidR="00DF1070" w:rsidRPr="003C02DF" w:rsidRDefault="00DF1070" w:rsidP="002021F1">
            <w:pPr>
              <w:jc w:val="both"/>
              <w:rPr>
                <w:sz w:val="18"/>
                <w:szCs w:val="18"/>
              </w:rPr>
            </w:pPr>
          </w:p>
        </w:tc>
        <w:tc>
          <w:tcPr>
            <w:tcW w:w="569" w:type="pct"/>
          </w:tcPr>
          <w:p w14:paraId="2BF4C225" w14:textId="77777777" w:rsidR="00DF1070" w:rsidRPr="003C02DF" w:rsidRDefault="00DF1070" w:rsidP="002021F1">
            <w:pPr>
              <w:jc w:val="both"/>
              <w:rPr>
                <w:sz w:val="18"/>
                <w:szCs w:val="18"/>
              </w:rPr>
            </w:pPr>
          </w:p>
        </w:tc>
      </w:tr>
      <w:tr w:rsidR="00DF1070" w:rsidRPr="005B4766" w14:paraId="597B25F6" w14:textId="77777777" w:rsidTr="003E2CF6">
        <w:tc>
          <w:tcPr>
            <w:tcW w:w="694" w:type="pct"/>
          </w:tcPr>
          <w:p w14:paraId="1BBB31EA" w14:textId="77777777" w:rsidR="00DF1070" w:rsidRPr="00591ACE" w:rsidRDefault="00DF1070" w:rsidP="002021F1">
            <w:pPr>
              <w:spacing w:after="120"/>
              <w:rPr>
                <w:rFonts w:cs="Arial"/>
                <w:sz w:val="18"/>
                <w:szCs w:val="18"/>
              </w:rPr>
            </w:pPr>
            <w:r w:rsidRPr="00591ACE">
              <w:rPr>
                <w:rFonts w:cs="Arial"/>
                <w:sz w:val="18"/>
                <w:szCs w:val="18"/>
              </w:rPr>
              <w:t>*OR Service ID</w:t>
            </w:r>
          </w:p>
        </w:tc>
        <w:tc>
          <w:tcPr>
            <w:tcW w:w="323" w:type="pct"/>
          </w:tcPr>
          <w:p w14:paraId="7776A197" w14:textId="77777777" w:rsidR="00DF1070" w:rsidRPr="00591ACE" w:rsidRDefault="00DF1070" w:rsidP="002021F1">
            <w:pPr>
              <w:spacing w:after="120"/>
              <w:rPr>
                <w:rFonts w:cs="Arial"/>
                <w:sz w:val="18"/>
                <w:szCs w:val="18"/>
              </w:rPr>
            </w:pPr>
            <w:r w:rsidRPr="00591ACE">
              <w:rPr>
                <w:rFonts w:cs="Arial"/>
                <w:sz w:val="18"/>
                <w:szCs w:val="18"/>
              </w:rPr>
              <w:t>21</w:t>
            </w:r>
          </w:p>
        </w:tc>
        <w:tc>
          <w:tcPr>
            <w:tcW w:w="550" w:type="pct"/>
          </w:tcPr>
          <w:p w14:paraId="1D2217EB" w14:textId="77777777" w:rsidR="00DF1070" w:rsidRPr="00591ACE" w:rsidRDefault="00DF1070" w:rsidP="002021F1">
            <w:pPr>
              <w:spacing w:after="120"/>
              <w:rPr>
                <w:rFonts w:cs="Arial"/>
                <w:sz w:val="18"/>
                <w:szCs w:val="18"/>
              </w:rPr>
            </w:pPr>
            <w:r w:rsidRPr="00591ACE">
              <w:rPr>
                <w:rFonts w:cs="Arial"/>
                <w:sz w:val="18"/>
                <w:szCs w:val="18"/>
              </w:rPr>
              <w:t>20</w:t>
            </w:r>
          </w:p>
        </w:tc>
        <w:tc>
          <w:tcPr>
            <w:tcW w:w="573" w:type="pct"/>
          </w:tcPr>
          <w:p w14:paraId="3FFC41CD" w14:textId="77777777" w:rsidR="00DF1070" w:rsidRPr="00591ACE" w:rsidRDefault="00DF1070" w:rsidP="002021F1">
            <w:pPr>
              <w:spacing w:after="120"/>
              <w:rPr>
                <w:rFonts w:cs="Arial"/>
                <w:sz w:val="18"/>
                <w:szCs w:val="18"/>
              </w:rPr>
            </w:pPr>
            <w:r w:rsidRPr="00591ACE">
              <w:rPr>
                <w:rFonts w:cs="Arial"/>
                <w:sz w:val="18"/>
                <w:szCs w:val="18"/>
              </w:rPr>
              <w:t>Text</w:t>
            </w:r>
          </w:p>
        </w:tc>
        <w:tc>
          <w:tcPr>
            <w:tcW w:w="971" w:type="pct"/>
          </w:tcPr>
          <w:p w14:paraId="4B752E7D" w14:textId="77777777" w:rsidR="00DF1070" w:rsidRPr="002122C4" w:rsidRDefault="00DF1070" w:rsidP="002021F1">
            <w:pPr>
              <w:spacing w:after="120"/>
              <w:rPr>
                <w:rFonts w:cs="Arial"/>
                <w:sz w:val="18"/>
                <w:szCs w:val="18"/>
              </w:rPr>
            </w:pPr>
            <w:r w:rsidRPr="002122C4">
              <w:rPr>
                <w:rFonts w:cs="Arial"/>
                <w:sz w:val="18"/>
                <w:szCs w:val="18"/>
              </w:rPr>
              <w:t xml:space="preserve">Not used for NGA </w:t>
            </w:r>
            <w:r w:rsidRPr="005B02DB">
              <w:rPr>
                <w:rFonts w:cs="Arial"/>
                <w:sz w:val="18"/>
                <w:szCs w:val="18"/>
              </w:rPr>
              <w:t>events</w:t>
            </w:r>
          </w:p>
        </w:tc>
        <w:tc>
          <w:tcPr>
            <w:tcW w:w="220" w:type="pct"/>
          </w:tcPr>
          <w:p w14:paraId="69854328" w14:textId="77777777" w:rsidR="00DF1070" w:rsidRPr="003C02DF" w:rsidRDefault="00DF1070" w:rsidP="002021F1">
            <w:pPr>
              <w:jc w:val="both"/>
              <w:rPr>
                <w:sz w:val="18"/>
                <w:szCs w:val="18"/>
              </w:rPr>
            </w:pPr>
          </w:p>
        </w:tc>
        <w:tc>
          <w:tcPr>
            <w:tcW w:w="220" w:type="pct"/>
          </w:tcPr>
          <w:p w14:paraId="386E35E4" w14:textId="77777777" w:rsidR="00DF1070" w:rsidRPr="003C02DF" w:rsidRDefault="00DF1070" w:rsidP="002021F1">
            <w:pPr>
              <w:jc w:val="both"/>
              <w:rPr>
                <w:sz w:val="18"/>
                <w:szCs w:val="18"/>
              </w:rPr>
            </w:pPr>
          </w:p>
        </w:tc>
        <w:tc>
          <w:tcPr>
            <w:tcW w:w="220" w:type="pct"/>
          </w:tcPr>
          <w:p w14:paraId="771635EE" w14:textId="77777777" w:rsidR="00DF1070" w:rsidRPr="003C02DF" w:rsidRDefault="00DF1070" w:rsidP="002021F1">
            <w:pPr>
              <w:jc w:val="both"/>
              <w:rPr>
                <w:sz w:val="18"/>
                <w:szCs w:val="18"/>
              </w:rPr>
            </w:pPr>
          </w:p>
        </w:tc>
        <w:tc>
          <w:tcPr>
            <w:tcW w:w="220" w:type="pct"/>
          </w:tcPr>
          <w:p w14:paraId="2A1FDDF4" w14:textId="77777777" w:rsidR="00DF1070" w:rsidRPr="003C02DF" w:rsidRDefault="00DF1070" w:rsidP="002021F1">
            <w:pPr>
              <w:jc w:val="both"/>
              <w:rPr>
                <w:sz w:val="18"/>
                <w:szCs w:val="18"/>
              </w:rPr>
            </w:pPr>
          </w:p>
        </w:tc>
        <w:tc>
          <w:tcPr>
            <w:tcW w:w="220" w:type="pct"/>
          </w:tcPr>
          <w:p w14:paraId="2392A219" w14:textId="77777777" w:rsidR="00DF1070" w:rsidRPr="003C02DF" w:rsidRDefault="00DF1070" w:rsidP="002021F1">
            <w:pPr>
              <w:jc w:val="both"/>
              <w:rPr>
                <w:sz w:val="18"/>
                <w:szCs w:val="18"/>
              </w:rPr>
            </w:pPr>
          </w:p>
        </w:tc>
        <w:tc>
          <w:tcPr>
            <w:tcW w:w="220" w:type="pct"/>
          </w:tcPr>
          <w:p w14:paraId="4B61655C" w14:textId="77777777" w:rsidR="00DF1070" w:rsidRPr="003C02DF" w:rsidRDefault="00DF1070" w:rsidP="002021F1">
            <w:pPr>
              <w:jc w:val="both"/>
              <w:rPr>
                <w:sz w:val="18"/>
                <w:szCs w:val="18"/>
              </w:rPr>
            </w:pPr>
          </w:p>
        </w:tc>
        <w:tc>
          <w:tcPr>
            <w:tcW w:w="569" w:type="pct"/>
          </w:tcPr>
          <w:p w14:paraId="727A50D0" w14:textId="77777777" w:rsidR="00DF1070" w:rsidRPr="003C02DF" w:rsidRDefault="00DF1070" w:rsidP="002021F1">
            <w:pPr>
              <w:jc w:val="both"/>
              <w:rPr>
                <w:sz w:val="18"/>
                <w:szCs w:val="18"/>
              </w:rPr>
            </w:pPr>
          </w:p>
        </w:tc>
      </w:tr>
      <w:tr w:rsidR="00DF1070" w:rsidRPr="005B4766" w14:paraId="42196B06" w14:textId="77777777" w:rsidTr="003E2CF6">
        <w:tc>
          <w:tcPr>
            <w:tcW w:w="694" w:type="pct"/>
          </w:tcPr>
          <w:p w14:paraId="646C2582" w14:textId="77777777" w:rsidR="00DF1070" w:rsidRPr="00591ACE" w:rsidRDefault="00DF1070" w:rsidP="002021F1">
            <w:pPr>
              <w:spacing w:after="120"/>
              <w:rPr>
                <w:rFonts w:cs="Arial"/>
                <w:sz w:val="18"/>
                <w:szCs w:val="18"/>
              </w:rPr>
            </w:pPr>
            <w:r w:rsidRPr="00591ACE">
              <w:rPr>
                <w:rFonts w:cs="Arial"/>
                <w:sz w:val="18"/>
                <w:szCs w:val="18"/>
              </w:rPr>
              <w:t>*Circuit ID</w:t>
            </w:r>
          </w:p>
        </w:tc>
        <w:tc>
          <w:tcPr>
            <w:tcW w:w="323" w:type="pct"/>
          </w:tcPr>
          <w:p w14:paraId="23E7CF95" w14:textId="77777777" w:rsidR="00DF1070" w:rsidRPr="00591ACE" w:rsidRDefault="00DF1070" w:rsidP="002021F1">
            <w:pPr>
              <w:spacing w:after="120"/>
              <w:rPr>
                <w:rFonts w:cs="Arial"/>
                <w:sz w:val="18"/>
                <w:szCs w:val="18"/>
              </w:rPr>
            </w:pPr>
            <w:r w:rsidRPr="00591ACE">
              <w:rPr>
                <w:rFonts w:cs="Arial"/>
                <w:sz w:val="18"/>
                <w:szCs w:val="18"/>
              </w:rPr>
              <w:t>22</w:t>
            </w:r>
          </w:p>
        </w:tc>
        <w:tc>
          <w:tcPr>
            <w:tcW w:w="550" w:type="pct"/>
          </w:tcPr>
          <w:p w14:paraId="0F135B6D" w14:textId="77777777" w:rsidR="00DF1070" w:rsidRPr="00591ACE" w:rsidRDefault="00DF1070" w:rsidP="002021F1">
            <w:pPr>
              <w:spacing w:after="120"/>
              <w:rPr>
                <w:rFonts w:cs="Arial"/>
                <w:sz w:val="18"/>
                <w:szCs w:val="18"/>
              </w:rPr>
            </w:pPr>
            <w:r w:rsidRPr="00591ACE">
              <w:rPr>
                <w:rFonts w:cs="Arial"/>
                <w:sz w:val="18"/>
                <w:szCs w:val="18"/>
              </w:rPr>
              <w:t>20</w:t>
            </w:r>
          </w:p>
        </w:tc>
        <w:tc>
          <w:tcPr>
            <w:tcW w:w="573" w:type="pct"/>
          </w:tcPr>
          <w:p w14:paraId="74A72555" w14:textId="77777777" w:rsidR="00DF1070" w:rsidRPr="00591ACE" w:rsidRDefault="00DF1070" w:rsidP="002021F1">
            <w:pPr>
              <w:spacing w:after="120"/>
              <w:rPr>
                <w:rFonts w:cs="Arial"/>
                <w:sz w:val="18"/>
                <w:szCs w:val="18"/>
              </w:rPr>
            </w:pPr>
            <w:r w:rsidRPr="00591ACE">
              <w:rPr>
                <w:rFonts w:cs="Arial"/>
                <w:sz w:val="18"/>
                <w:szCs w:val="18"/>
              </w:rPr>
              <w:t>Text</w:t>
            </w:r>
          </w:p>
        </w:tc>
        <w:tc>
          <w:tcPr>
            <w:tcW w:w="971" w:type="pct"/>
          </w:tcPr>
          <w:p w14:paraId="4B502BAF" w14:textId="77777777" w:rsidR="00DF1070" w:rsidRPr="002122C4" w:rsidRDefault="00DF1070" w:rsidP="002021F1">
            <w:pPr>
              <w:spacing w:after="120"/>
              <w:rPr>
                <w:rFonts w:cs="Arial"/>
                <w:sz w:val="18"/>
                <w:szCs w:val="18"/>
              </w:rPr>
            </w:pPr>
            <w:r w:rsidRPr="002122C4">
              <w:rPr>
                <w:rFonts w:cs="Arial"/>
                <w:sz w:val="18"/>
                <w:szCs w:val="18"/>
              </w:rPr>
              <w:t xml:space="preserve">Not used for NGA </w:t>
            </w:r>
            <w:r w:rsidRPr="005B02DB">
              <w:rPr>
                <w:rFonts w:cs="Arial"/>
                <w:sz w:val="18"/>
                <w:szCs w:val="18"/>
              </w:rPr>
              <w:t>events</w:t>
            </w:r>
          </w:p>
        </w:tc>
        <w:tc>
          <w:tcPr>
            <w:tcW w:w="220" w:type="pct"/>
          </w:tcPr>
          <w:p w14:paraId="5DA8B183" w14:textId="77777777" w:rsidR="00DF1070" w:rsidRPr="003C02DF" w:rsidRDefault="00DF1070" w:rsidP="002021F1">
            <w:pPr>
              <w:jc w:val="both"/>
              <w:rPr>
                <w:sz w:val="18"/>
                <w:szCs w:val="18"/>
              </w:rPr>
            </w:pPr>
          </w:p>
        </w:tc>
        <w:tc>
          <w:tcPr>
            <w:tcW w:w="220" w:type="pct"/>
          </w:tcPr>
          <w:p w14:paraId="2BAEDFBC" w14:textId="77777777" w:rsidR="00DF1070" w:rsidRPr="003C02DF" w:rsidRDefault="00DF1070" w:rsidP="002021F1">
            <w:pPr>
              <w:jc w:val="both"/>
              <w:rPr>
                <w:sz w:val="18"/>
                <w:szCs w:val="18"/>
              </w:rPr>
            </w:pPr>
          </w:p>
        </w:tc>
        <w:tc>
          <w:tcPr>
            <w:tcW w:w="220" w:type="pct"/>
          </w:tcPr>
          <w:p w14:paraId="6EC9ED69" w14:textId="77777777" w:rsidR="00DF1070" w:rsidRPr="003C02DF" w:rsidRDefault="00DF1070" w:rsidP="002021F1">
            <w:pPr>
              <w:jc w:val="both"/>
              <w:rPr>
                <w:sz w:val="18"/>
                <w:szCs w:val="18"/>
              </w:rPr>
            </w:pPr>
          </w:p>
        </w:tc>
        <w:tc>
          <w:tcPr>
            <w:tcW w:w="220" w:type="pct"/>
          </w:tcPr>
          <w:p w14:paraId="53A5C53D" w14:textId="77777777" w:rsidR="00DF1070" w:rsidRPr="003C02DF" w:rsidRDefault="00DF1070" w:rsidP="002021F1">
            <w:pPr>
              <w:jc w:val="both"/>
              <w:rPr>
                <w:sz w:val="18"/>
                <w:szCs w:val="18"/>
              </w:rPr>
            </w:pPr>
          </w:p>
        </w:tc>
        <w:tc>
          <w:tcPr>
            <w:tcW w:w="220" w:type="pct"/>
          </w:tcPr>
          <w:p w14:paraId="198C84D0" w14:textId="77777777" w:rsidR="00DF1070" w:rsidRPr="003C02DF" w:rsidRDefault="00DF1070" w:rsidP="002021F1">
            <w:pPr>
              <w:jc w:val="both"/>
              <w:rPr>
                <w:sz w:val="18"/>
                <w:szCs w:val="18"/>
              </w:rPr>
            </w:pPr>
          </w:p>
        </w:tc>
        <w:tc>
          <w:tcPr>
            <w:tcW w:w="220" w:type="pct"/>
          </w:tcPr>
          <w:p w14:paraId="3ECFD643" w14:textId="77777777" w:rsidR="00DF1070" w:rsidRPr="003C02DF" w:rsidRDefault="00DF1070" w:rsidP="002021F1">
            <w:pPr>
              <w:jc w:val="both"/>
              <w:rPr>
                <w:sz w:val="18"/>
                <w:szCs w:val="18"/>
              </w:rPr>
            </w:pPr>
          </w:p>
        </w:tc>
        <w:tc>
          <w:tcPr>
            <w:tcW w:w="569" w:type="pct"/>
          </w:tcPr>
          <w:p w14:paraId="465B92BE" w14:textId="77777777" w:rsidR="00DF1070" w:rsidRPr="003C02DF" w:rsidRDefault="00DF1070" w:rsidP="002021F1">
            <w:pPr>
              <w:jc w:val="both"/>
              <w:rPr>
                <w:sz w:val="18"/>
                <w:szCs w:val="18"/>
              </w:rPr>
            </w:pPr>
          </w:p>
        </w:tc>
      </w:tr>
      <w:tr w:rsidR="00DF1070" w:rsidRPr="005B4766" w14:paraId="6529F215" w14:textId="77777777" w:rsidTr="003E2CF6">
        <w:tc>
          <w:tcPr>
            <w:tcW w:w="694" w:type="pct"/>
          </w:tcPr>
          <w:p w14:paraId="642BA383" w14:textId="77777777" w:rsidR="00DF1070" w:rsidRPr="00591ACE" w:rsidRDefault="00DF1070" w:rsidP="002021F1">
            <w:pPr>
              <w:spacing w:after="120"/>
              <w:rPr>
                <w:rFonts w:cs="Arial"/>
                <w:sz w:val="18"/>
                <w:szCs w:val="18"/>
              </w:rPr>
            </w:pPr>
            <w:r w:rsidRPr="00591ACE">
              <w:rPr>
                <w:rFonts w:cs="Arial"/>
                <w:sz w:val="18"/>
                <w:szCs w:val="18"/>
              </w:rPr>
              <w:t>*MDF Site</w:t>
            </w:r>
          </w:p>
        </w:tc>
        <w:tc>
          <w:tcPr>
            <w:tcW w:w="323" w:type="pct"/>
          </w:tcPr>
          <w:p w14:paraId="792CCCBA" w14:textId="77777777" w:rsidR="00DF1070" w:rsidRPr="00591ACE" w:rsidRDefault="00DF1070" w:rsidP="002021F1">
            <w:pPr>
              <w:spacing w:after="120"/>
              <w:rPr>
                <w:rFonts w:cs="Arial"/>
                <w:sz w:val="18"/>
                <w:szCs w:val="18"/>
              </w:rPr>
            </w:pPr>
            <w:r w:rsidRPr="00591ACE">
              <w:rPr>
                <w:rFonts w:cs="Arial"/>
                <w:sz w:val="18"/>
                <w:szCs w:val="18"/>
              </w:rPr>
              <w:t>23</w:t>
            </w:r>
          </w:p>
        </w:tc>
        <w:tc>
          <w:tcPr>
            <w:tcW w:w="550" w:type="pct"/>
          </w:tcPr>
          <w:p w14:paraId="46B6EA3D" w14:textId="77777777" w:rsidR="00DF1070" w:rsidRPr="00591ACE" w:rsidRDefault="00DF1070" w:rsidP="002021F1">
            <w:pPr>
              <w:spacing w:after="120"/>
              <w:rPr>
                <w:rFonts w:cs="Arial"/>
                <w:sz w:val="18"/>
                <w:szCs w:val="18"/>
              </w:rPr>
            </w:pPr>
            <w:r w:rsidRPr="00591ACE">
              <w:rPr>
                <w:rFonts w:cs="Arial"/>
                <w:sz w:val="18"/>
                <w:szCs w:val="18"/>
              </w:rPr>
              <w:t>20</w:t>
            </w:r>
          </w:p>
        </w:tc>
        <w:tc>
          <w:tcPr>
            <w:tcW w:w="573" w:type="pct"/>
          </w:tcPr>
          <w:p w14:paraId="72450AF0" w14:textId="77777777" w:rsidR="00DF1070" w:rsidRPr="00591ACE" w:rsidRDefault="00DF1070" w:rsidP="002021F1">
            <w:pPr>
              <w:spacing w:after="120"/>
              <w:rPr>
                <w:rFonts w:cs="Arial"/>
                <w:sz w:val="18"/>
                <w:szCs w:val="18"/>
              </w:rPr>
            </w:pPr>
            <w:r w:rsidRPr="00591ACE">
              <w:rPr>
                <w:rFonts w:cs="Arial"/>
                <w:sz w:val="18"/>
                <w:szCs w:val="18"/>
              </w:rPr>
              <w:t>Text</w:t>
            </w:r>
          </w:p>
        </w:tc>
        <w:tc>
          <w:tcPr>
            <w:tcW w:w="971" w:type="pct"/>
          </w:tcPr>
          <w:p w14:paraId="5DC17ECA" w14:textId="77777777" w:rsidR="00DF1070" w:rsidRPr="002122C4" w:rsidRDefault="00DF1070" w:rsidP="002021F1">
            <w:pPr>
              <w:spacing w:after="120"/>
              <w:rPr>
                <w:rFonts w:cs="Arial"/>
                <w:sz w:val="18"/>
                <w:szCs w:val="18"/>
              </w:rPr>
            </w:pPr>
            <w:r w:rsidRPr="002122C4">
              <w:rPr>
                <w:rFonts w:cs="Arial"/>
                <w:sz w:val="18"/>
                <w:szCs w:val="18"/>
              </w:rPr>
              <w:t xml:space="preserve">Not used for NGA </w:t>
            </w:r>
            <w:r w:rsidRPr="005B02DB">
              <w:rPr>
                <w:rFonts w:cs="Arial"/>
                <w:sz w:val="18"/>
                <w:szCs w:val="18"/>
              </w:rPr>
              <w:t>events</w:t>
            </w:r>
          </w:p>
        </w:tc>
        <w:tc>
          <w:tcPr>
            <w:tcW w:w="220" w:type="pct"/>
          </w:tcPr>
          <w:p w14:paraId="6329F0E9" w14:textId="77777777" w:rsidR="00DF1070" w:rsidRPr="003C02DF" w:rsidRDefault="00DF1070" w:rsidP="002021F1">
            <w:pPr>
              <w:jc w:val="both"/>
              <w:rPr>
                <w:sz w:val="18"/>
                <w:szCs w:val="18"/>
              </w:rPr>
            </w:pPr>
          </w:p>
        </w:tc>
        <w:tc>
          <w:tcPr>
            <w:tcW w:w="220" w:type="pct"/>
          </w:tcPr>
          <w:p w14:paraId="5B0BF934" w14:textId="77777777" w:rsidR="00DF1070" w:rsidRPr="003C02DF" w:rsidRDefault="00DF1070" w:rsidP="002021F1">
            <w:pPr>
              <w:jc w:val="both"/>
              <w:rPr>
                <w:sz w:val="18"/>
                <w:szCs w:val="18"/>
              </w:rPr>
            </w:pPr>
          </w:p>
        </w:tc>
        <w:tc>
          <w:tcPr>
            <w:tcW w:w="220" w:type="pct"/>
          </w:tcPr>
          <w:p w14:paraId="75642291" w14:textId="77777777" w:rsidR="00DF1070" w:rsidRPr="003C02DF" w:rsidRDefault="00DF1070" w:rsidP="002021F1">
            <w:pPr>
              <w:jc w:val="both"/>
              <w:rPr>
                <w:sz w:val="18"/>
                <w:szCs w:val="18"/>
              </w:rPr>
            </w:pPr>
          </w:p>
        </w:tc>
        <w:tc>
          <w:tcPr>
            <w:tcW w:w="220" w:type="pct"/>
          </w:tcPr>
          <w:p w14:paraId="1D8F1D59" w14:textId="77777777" w:rsidR="00DF1070" w:rsidRPr="003C02DF" w:rsidRDefault="00DF1070" w:rsidP="002021F1">
            <w:pPr>
              <w:jc w:val="both"/>
              <w:rPr>
                <w:sz w:val="18"/>
                <w:szCs w:val="18"/>
              </w:rPr>
            </w:pPr>
          </w:p>
        </w:tc>
        <w:tc>
          <w:tcPr>
            <w:tcW w:w="220" w:type="pct"/>
          </w:tcPr>
          <w:p w14:paraId="16659ECD" w14:textId="77777777" w:rsidR="00DF1070" w:rsidRPr="003C02DF" w:rsidRDefault="00DF1070" w:rsidP="002021F1">
            <w:pPr>
              <w:jc w:val="both"/>
              <w:rPr>
                <w:sz w:val="18"/>
                <w:szCs w:val="18"/>
              </w:rPr>
            </w:pPr>
          </w:p>
        </w:tc>
        <w:tc>
          <w:tcPr>
            <w:tcW w:w="220" w:type="pct"/>
          </w:tcPr>
          <w:p w14:paraId="5389CC2E" w14:textId="77777777" w:rsidR="00DF1070" w:rsidRPr="003C02DF" w:rsidRDefault="00DF1070" w:rsidP="002021F1">
            <w:pPr>
              <w:jc w:val="both"/>
              <w:rPr>
                <w:sz w:val="18"/>
                <w:szCs w:val="18"/>
              </w:rPr>
            </w:pPr>
          </w:p>
        </w:tc>
        <w:tc>
          <w:tcPr>
            <w:tcW w:w="569" w:type="pct"/>
          </w:tcPr>
          <w:p w14:paraId="686AD2E8" w14:textId="77777777" w:rsidR="00DF1070" w:rsidRPr="003C02DF" w:rsidRDefault="00DF1070" w:rsidP="002021F1">
            <w:pPr>
              <w:jc w:val="both"/>
              <w:rPr>
                <w:sz w:val="18"/>
                <w:szCs w:val="18"/>
              </w:rPr>
            </w:pPr>
          </w:p>
        </w:tc>
      </w:tr>
      <w:tr w:rsidR="00DF1070" w:rsidRPr="005B4766" w14:paraId="40F53BE7" w14:textId="77777777" w:rsidTr="003E2CF6">
        <w:tc>
          <w:tcPr>
            <w:tcW w:w="694" w:type="pct"/>
          </w:tcPr>
          <w:p w14:paraId="15390DBC" w14:textId="77777777" w:rsidR="00DF1070" w:rsidRPr="00591ACE" w:rsidRDefault="00DF1070" w:rsidP="002021F1">
            <w:pPr>
              <w:spacing w:after="120"/>
              <w:rPr>
                <w:rFonts w:cs="Arial"/>
                <w:sz w:val="18"/>
                <w:szCs w:val="18"/>
              </w:rPr>
            </w:pPr>
            <w:r w:rsidRPr="00591ACE">
              <w:rPr>
                <w:rFonts w:cs="Arial"/>
                <w:sz w:val="18"/>
                <w:szCs w:val="18"/>
              </w:rPr>
              <w:t>*Room ID</w:t>
            </w:r>
          </w:p>
        </w:tc>
        <w:tc>
          <w:tcPr>
            <w:tcW w:w="323" w:type="pct"/>
          </w:tcPr>
          <w:p w14:paraId="48D0B3AC" w14:textId="77777777" w:rsidR="00DF1070" w:rsidRPr="00591ACE" w:rsidRDefault="00DF1070" w:rsidP="002021F1">
            <w:pPr>
              <w:spacing w:after="120"/>
              <w:rPr>
                <w:rFonts w:cs="Arial"/>
                <w:sz w:val="18"/>
                <w:szCs w:val="18"/>
              </w:rPr>
            </w:pPr>
            <w:r w:rsidRPr="00591ACE">
              <w:rPr>
                <w:rFonts w:cs="Arial"/>
                <w:sz w:val="18"/>
                <w:szCs w:val="18"/>
              </w:rPr>
              <w:t>24</w:t>
            </w:r>
          </w:p>
        </w:tc>
        <w:tc>
          <w:tcPr>
            <w:tcW w:w="550" w:type="pct"/>
          </w:tcPr>
          <w:p w14:paraId="0989A72D" w14:textId="77777777" w:rsidR="00DF1070" w:rsidRPr="00591ACE" w:rsidRDefault="00DF1070" w:rsidP="002021F1">
            <w:pPr>
              <w:spacing w:after="120"/>
              <w:rPr>
                <w:rFonts w:cs="Arial"/>
                <w:sz w:val="18"/>
                <w:szCs w:val="18"/>
              </w:rPr>
            </w:pPr>
            <w:r w:rsidRPr="00591ACE">
              <w:rPr>
                <w:rFonts w:cs="Arial"/>
                <w:sz w:val="18"/>
                <w:szCs w:val="18"/>
              </w:rPr>
              <w:t>20</w:t>
            </w:r>
          </w:p>
        </w:tc>
        <w:tc>
          <w:tcPr>
            <w:tcW w:w="573" w:type="pct"/>
          </w:tcPr>
          <w:p w14:paraId="00DF2D16" w14:textId="77777777" w:rsidR="00DF1070" w:rsidRPr="00591ACE" w:rsidRDefault="00DF1070" w:rsidP="002021F1">
            <w:pPr>
              <w:spacing w:after="120"/>
              <w:rPr>
                <w:rFonts w:cs="Arial"/>
                <w:sz w:val="18"/>
                <w:szCs w:val="18"/>
              </w:rPr>
            </w:pPr>
            <w:r w:rsidRPr="00591ACE">
              <w:rPr>
                <w:rFonts w:cs="Arial"/>
                <w:sz w:val="18"/>
                <w:szCs w:val="18"/>
              </w:rPr>
              <w:t>Text</w:t>
            </w:r>
          </w:p>
        </w:tc>
        <w:tc>
          <w:tcPr>
            <w:tcW w:w="971" w:type="pct"/>
          </w:tcPr>
          <w:p w14:paraId="0CD16044" w14:textId="77777777" w:rsidR="00DF1070" w:rsidRPr="002122C4" w:rsidRDefault="00DF1070" w:rsidP="002021F1">
            <w:pPr>
              <w:spacing w:after="120"/>
              <w:rPr>
                <w:rFonts w:cs="Arial"/>
                <w:sz w:val="18"/>
                <w:szCs w:val="18"/>
              </w:rPr>
            </w:pPr>
            <w:r w:rsidRPr="002122C4">
              <w:rPr>
                <w:rFonts w:cs="Arial"/>
                <w:sz w:val="18"/>
                <w:szCs w:val="18"/>
              </w:rPr>
              <w:t xml:space="preserve">Not used for NGA </w:t>
            </w:r>
            <w:r w:rsidRPr="005B02DB">
              <w:rPr>
                <w:rFonts w:cs="Arial"/>
                <w:sz w:val="18"/>
                <w:szCs w:val="18"/>
              </w:rPr>
              <w:t>events</w:t>
            </w:r>
          </w:p>
        </w:tc>
        <w:tc>
          <w:tcPr>
            <w:tcW w:w="220" w:type="pct"/>
          </w:tcPr>
          <w:p w14:paraId="5766B7D1" w14:textId="77777777" w:rsidR="00DF1070" w:rsidRPr="003C02DF" w:rsidRDefault="00DF1070" w:rsidP="002021F1">
            <w:pPr>
              <w:jc w:val="both"/>
              <w:rPr>
                <w:sz w:val="18"/>
                <w:szCs w:val="18"/>
              </w:rPr>
            </w:pPr>
          </w:p>
        </w:tc>
        <w:tc>
          <w:tcPr>
            <w:tcW w:w="220" w:type="pct"/>
          </w:tcPr>
          <w:p w14:paraId="1AA6AB3A" w14:textId="77777777" w:rsidR="00DF1070" w:rsidRPr="003C02DF" w:rsidRDefault="00DF1070" w:rsidP="002021F1">
            <w:pPr>
              <w:jc w:val="both"/>
              <w:rPr>
                <w:sz w:val="18"/>
                <w:szCs w:val="18"/>
              </w:rPr>
            </w:pPr>
          </w:p>
        </w:tc>
        <w:tc>
          <w:tcPr>
            <w:tcW w:w="220" w:type="pct"/>
          </w:tcPr>
          <w:p w14:paraId="07038739" w14:textId="77777777" w:rsidR="00DF1070" w:rsidRPr="001777D2" w:rsidRDefault="00DF1070" w:rsidP="002021F1">
            <w:pPr>
              <w:jc w:val="both"/>
              <w:rPr>
                <w:sz w:val="18"/>
                <w:szCs w:val="18"/>
              </w:rPr>
            </w:pPr>
          </w:p>
        </w:tc>
        <w:tc>
          <w:tcPr>
            <w:tcW w:w="220" w:type="pct"/>
          </w:tcPr>
          <w:p w14:paraId="2D673D32" w14:textId="77777777" w:rsidR="00DF1070" w:rsidRPr="001777D2" w:rsidRDefault="00DF1070" w:rsidP="002021F1">
            <w:pPr>
              <w:jc w:val="both"/>
              <w:rPr>
                <w:sz w:val="18"/>
                <w:szCs w:val="18"/>
              </w:rPr>
            </w:pPr>
          </w:p>
        </w:tc>
        <w:tc>
          <w:tcPr>
            <w:tcW w:w="220" w:type="pct"/>
          </w:tcPr>
          <w:p w14:paraId="6CA37670" w14:textId="77777777" w:rsidR="00DF1070" w:rsidRPr="001777D2" w:rsidRDefault="00DF1070" w:rsidP="002021F1">
            <w:pPr>
              <w:jc w:val="both"/>
              <w:rPr>
                <w:sz w:val="18"/>
                <w:szCs w:val="18"/>
              </w:rPr>
            </w:pPr>
          </w:p>
        </w:tc>
        <w:tc>
          <w:tcPr>
            <w:tcW w:w="220" w:type="pct"/>
          </w:tcPr>
          <w:p w14:paraId="56038745" w14:textId="77777777" w:rsidR="00DF1070" w:rsidRPr="003C02DF" w:rsidRDefault="00DF1070" w:rsidP="002021F1">
            <w:pPr>
              <w:jc w:val="both"/>
              <w:rPr>
                <w:sz w:val="18"/>
                <w:szCs w:val="18"/>
              </w:rPr>
            </w:pPr>
          </w:p>
        </w:tc>
        <w:tc>
          <w:tcPr>
            <w:tcW w:w="569" w:type="pct"/>
          </w:tcPr>
          <w:p w14:paraId="60694126" w14:textId="77777777" w:rsidR="00DF1070" w:rsidRPr="003C02DF" w:rsidRDefault="00DF1070" w:rsidP="002021F1">
            <w:pPr>
              <w:jc w:val="both"/>
              <w:rPr>
                <w:sz w:val="18"/>
                <w:szCs w:val="18"/>
              </w:rPr>
            </w:pPr>
          </w:p>
        </w:tc>
      </w:tr>
      <w:tr w:rsidR="00DF1070" w:rsidRPr="005B4766" w14:paraId="3C08F599" w14:textId="77777777" w:rsidTr="003E2CF6">
        <w:tc>
          <w:tcPr>
            <w:tcW w:w="694" w:type="pct"/>
          </w:tcPr>
          <w:p w14:paraId="1B07D261" w14:textId="77777777" w:rsidR="00DF1070" w:rsidRPr="00591ACE" w:rsidRDefault="00DF1070" w:rsidP="002021F1">
            <w:pPr>
              <w:spacing w:after="120"/>
              <w:rPr>
                <w:rFonts w:cs="Arial"/>
                <w:sz w:val="18"/>
                <w:szCs w:val="18"/>
              </w:rPr>
            </w:pPr>
            <w:r w:rsidRPr="00591ACE">
              <w:rPr>
                <w:rFonts w:cs="Arial"/>
                <w:sz w:val="18"/>
                <w:szCs w:val="18"/>
              </w:rPr>
              <w:t>Service ID</w:t>
            </w:r>
          </w:p>
        </w:tc>
        <w:tc>
          <w:tcPr>
            <w:tcW w:w="323" w:type="pct"/>
          </w:tcPr>
          <w:p w14:paraId="161E9554" w14:textId="77777777" w:rsidR="00DF1070" w:rsidRPr="00591ACE" w:rsidRDefault="00DF1070" w:rsidP="002021F1">
            <w:pPr>
              <w:spacing w:after="120"/>
              <w:rPr>
                <w:rFonts w:cs="Arial"/>
                <w:sz w:val="18"/>
                <w:szCs w:val="18"/>
              </w:rPr>
            </w:pPr>
            <w:r w:rsidRPr="00591ACE">
              <w:rPr>
                <w:rFonts w:cs="Arial"/>
                <w:sz w:val="18"/>
                <w:szCs w:val="18"/>
              </w:rPr>
              <w:t>25</w:t>
            </w:r>
          </w:p>
        </w:tc>
        <w:tc>
          <w:tcPr>
            <w:tcW w:w="550" w:type="pct"/>
          </w:tcPr>
          <w:p w14:paraId="2E5372EF" w14:textId="77777777" w:rsidR="00DF1070" w:rsidRPr="00591ACE" w:rsidRDefault="00DF1070" w:rsidP="002021F1">
            <w:pPr>
              <w:spacing w:after="120"/>
              <w:rPr>
                <w:rFonts w:cs="Arial"/>
                <w:sz w:val="18"/>
                <w:szCs w:val="18"/>
              </w:rPr>
            </w:pPr>
            <w:r w:rsidRPr="00591ACE">
              <w:rPr>
                <w:rFonts w:cs="Arial"/>
                <w:sz w:val="18"/>
                <w:szCs w:val="18"/>
              </w:rPr>
              <w:t>40</w:t>
            </w:r>
          </w:p>
        </w:tc>
        <w:tc>
          <w:tcPr>
            <w:tcW w:w="573" w:type="pct"/>
          </w:tcPr>
          <w:p w14:paraId="526D163C" w14:textId="77777777" w:rsidR="00DF1070" w:rsidRPr="00591ACE" w:rsidRDefault="00DF1070" w:rsidP="002021F1">
            <w:pPr>
              <w:spacing w:after="120"/>
              <w:rPr>
                <w:rFonts w:cs="Arial"/>
                <w:sz w:val="18"/>
                <w:szCs w:val="18"/>
              </w:rPr>
            </w:pPr>
            <w:r w:rsidRPr="00591ACE">
              <w:rPr>
                <w:rFonts w:cs="Arial"/>
                <w:sz w:val="18"/>
                <w:szCs w:val="18"/>
              </w:rPr>
              <w:t>Text</w:t>
            </w:r>
          </w:p>
        </w:tc>
        <w:tc>
          <w:tcPr>
            <w:tcW w:w="971" w:type="pct"/>
          </w:tcPr>
          <w:p w14:paraId="3DFAECB7" w14:textId="77777777" w:rsidR="00DF1070" w:rsidRPr="00591ACE" w:rsidRDefault="00DF1070" w:rsidP="002021F1">
            <w:pPr>
              <w:spacing w:after="120"/>
              <w:rPr>
                <w:rFonts w:cs="Arial"/>
                <w:sz w:val="18"/>
                <w:szCs w:val="18"/>
              </w:rPr>
            </w:pPr>
            <w:r w:rsidRPr="002122C4">
              <w:rPr>
                <w:rFonts w:cs="Arial"/>
                <w:sz w:val="18"/>
                <w:szCs w:val="18"/>
              </w:rPr>
              <w:t>e.g. OGEA12345672</w:t>
            </w:r>
          </w:p>
        </w:tc>
        <w:tc>
          <w:tcPr>
            <w:tcW w:w="220" w:type="pct"/>
          </w:tcPr>
          <w:p w14:paraId="5E57F80E" w14:textId="77777777" w:rsidR="00DF1070" w:rsidRPr="003C02DF" w:rsidRDefault="00DF1070" w:rsidP="002021F1">
            <w:pPr>
              <w:jc w:val="both"/>
              <w:rPr>
                <w:sz w:val="18"/>
                <w:szCs w:val="18"/>
              </w:rPr>
            </w:pPr>
            <w:r w:rsidRPr="005C2732">
              <w:rPr>
                <w:rFonts w:ascii="Wingdings" w:hAnsi="Wingdings" w:cs="Wingdings"/>
                <w:sz w:val="26"/>
                <w:szCs w:val="26"/>
              </w:rPr>
              <w:t></w:t>
            </w:r>
          </w:p>
        </w:tc>
        <w:tc>
          <w:tcPr>
            <w:tcW w:w="220" w:type="pct"/>
          </w:tcPr>
          <w:p w14:paraId="6FD4072D" w14:textId="77777777" w:rsidR="00DF1070" w:rsidRPr="003C02DF" w:rsidRDefault="00DF1070" w:rsidP="002021F1">
            <w:pPr>
              <w:jc w:val="both"/>
              <w:rPr>
                <w:sz w:val="18"/>
                <w:szCs w:val="18"/>
              </w:rPr>
            </w:pPr>
            <w:r w:rsidRPr="005C2732">
              <w:rPr>
                <w:rFonts w:ascii="Wingdings" w:hAnsi="Wingdings" w:cs="Wingdings"/>
                <w:sz w:val="26"/>
                <w:szCs w:val="26"/>
              </w:rPr>
              <w:t></w:t>
            </w:r>
          </w:p>
        </w:tc>
        <w:tc>
          <w:tcPr>
            <w:tcW w:w="220" w:type="pct"/>
          </w:tcPr>
          <w:p w14:paraId="34243E3D" w14:textId="77777777" w:rsidR="00DF1070" w:rsidRPr="001777D2" w:rsidRDefault="00DF1070" w:rsidP="002021F1">
            <w:pPr>
              <w:jc w:val="both"/>
              <w:rPr>
                <w:rFonts w:ascii="Wingdings" w:hAnsi="Wingdings" w:cs="Wingdings"/>
                <w:sz w:val="26"/>
                <w:szCs w:val="26"/>
              </w:rPr>
            </w:pPr>
            <w:r w:rsidRPr="001777D2">
              <w:rPr>
                <w:rFonts w:ascii="Wingdings" w:hAnsi="Wingdings" w:cs="Wingdings"/>
                <w:sz w:val="26"/>
                <w:szCs w:val="26"/>
              </w:rPr>
              <w:t></w:t>
            </w:r>
          </w:p>
        </w:tc>
        <w:tc>
          <w:tcPr>
            <w:tcW w:w="220" w:type="pct"/>
          </w:tcPr>
          <w:p w14:paraId="6D746B6C" w14:textId="77777777" w:rsidR="00DF1070" w:rsidRPr="001777D2" w:rsidRDefault="00DF1070" w:rsidP="002021F1">
            <w:pPr>
              <w:jc w:val="both"/>
              <w:rPr>
                <w:rFonts w:ascii="Wingdings" w:hAnsi="Wingdings" w:cs="Wingdings"/>
                <w:sz w:val="26"/>
                <w:szCs w:val="26"/>
              </w:rPr>
            </w:pPr>
            <w:r w:rsidRPr="001777D2">
              <w:rPr>
                <w:rFonts w:ascii="Wingdings" w:hAnsi="Wingdings" w:cs="Wingdings"/>
                <w:sz w:val="26"/>
                <w:szCs w:val="26"/>
              </w:rPr>
              <w:t></w:t>
            </w:r>
          </w:p>
        </w:tc>
        <w:tc>
          <w:tcPr>
            <w:tcW w:w="220" w:type="pct"/>
          </w:tcPr>
          <w:p w14:paraId="2649F018" w14:textId="77777777" w:rsidR="00DF1070" w:rsidRPr="001777D2" w:rsidRDefault="00DF1070" w:rsidP="002021F1">
            <w:pPr>
              <w:jc w:val="both"/>
              <w:rPr>
                <w:rFonts w:ascii="Wingdings" w:hAnsi="Wingdings" w:cs="Wingdings"/>
                <w:sz w:val="26"/>
                <w:szCs w:val="26"/>
              </w:rPr>
            </w:pPr>
            <w:r w:rsidRPr="001777D2">
              <w:rPr>
                <w:rFonts w:ascii="Wingdings" w:hAnsi="Wingdings" w:cs="Wingdings"/>
                <w:sz w:val="26"/>
                <w:szCs w:val="26"/>
              </w:rPr>
              <w:t></w:t>
            </w:r>
          </w:p>
        </w:tc>
        <w:tc>
          <w:tcPr>
            <w:tcW w:w="220" w:type="pct"/>
          </w:tcPr>
          <w:p w14:paraId="7D8C84E2" w14:textId="77777777" w:rsidR="00DF1070" w:rsidRPr="005C2732" w:rsidRDefault="00DF1070" w:rsidP="002021F1">
            <w:pPr>
              <w:jc w:val="both"/>
              <w:rPr>
                <w:rFonts w:ascii="Wingdings" w:hAnsi="Wingdings" w:cs="Wingdings"/>
                <w:sz w:val="26"/>
                <w:szCs w:val="26"/>
              </w:rPr>
            </w:pPr>
          </w:p>
        </w:tc>
        <w:tc>
          <w:tcPr>
            <w:tcW w:w="569" w:type="pct"/>
          </w:tcPr>
          <w:p w14:paraId="12D2CCD6" w14:textId="77777777" w:rsidR="00DF1070" w:rsidRPr="005C2732" w:rsidRDefault="00DF1070" w:rsidP="002021F1">
            <w:pPr>
              <w:jc w:val="both"/>
              <w:rPr>
                <w:rFonts w:ascii="Wingdings" w:hAnsi="Wingdings" w:cs="Wingdings"/>
                <w:sz w:val="26"/>
                <w:szCs w:val="26"/>
              </w:rPr>
            </w:pPr>
          </w:p>
        </w:tc>
      </w:tr>
      <w:tr w:rsidR="00DF1070" w:rsidRPr="005B4766" w14:paraId="73990EC7" w14:textId="77777777" w:rsidTr="003E2CF6">
        <w:tc>
          <w:tcPr>
            <w:tcW w:w="694" w:type="pct"/>
          </w:tcPr>
          <w:p w14:paraId="3EC2CFD7" w14:textId="77777777" w:rsidR="00DF1070" w:rsidRPr="00591ACE" w:rsidRDefault="00DF1070" w:rsidP="002021F1">
            <w:pPr>
              <w:spacing w:after="120"/>
              <w:rPr>
                <w:rFonts w:cs="Arial"/>
                <w:sz w:val="18"/>
                <w:szCs w:val="18"/>
              </w:rPr>
            </w:pPr>
            <w:r w:rsidRPr="00591ACE">
              <w:rPr>
                <w:rFonts w:cs="Arial"/>
                <w:sz w:val="18"/>
                <w:szCs w:val="18"/>
              </w:rPr>
              <w:t>Event Class</w:t>
            </w:r>
          </w:p>
        </w:tc>
        <w:tc>
          <w:tcPr>
            <w:tcW w:w="323" w:type="pct"/>
          </w:tcPr>
          <w:p w14:paraId="52AC3C1A" w14:textId="77777777" w:rsidR="00DF1070" w:rsidRPr="00591ACE" w:rsidRDefault="00DF1070" w:rsidP="002021F1">
            <w:pPr>
              <w:spacing w:after="120"/>
              <w:rPr>
                <w:rFonts w:cs="Arial"/>
                <w:sz w:val="18"/>
                <w:szCs w:val="18"/>
              </w:rPr>
            </w:pPr>
            <w:r w:rsidRPr="00591ACE">
              <w:rPr>
                <w:rFonts w:cs="Arial"/>
                <w:sz w:val="18"/>
                <w:szCs w:val="18"/>
              </w:rPr>
              <w:t>26</w:t>
            </w:r>
          </w:p>
        </w:tc>
        <w:tc>
          <w:tcPr>
            <w:tcW w:w="550" w:type="pct"/>
          </w:tcPr>
          <w:p w14:paraId="348A98D9" w14:textId="77777777" w:rsidR="00DF1070" w:rsidRPr="00591ACE" w:rsidRDefault="00DF1070" w:rsidP="002021F1">
            <w:pPr>
              <w:spacing w:after="120"/>
              <w:rPr>
                <w:rFonts w:cs="Arial"/>
                <w:sz w:val="18"/>
                <w:szCs w:val="18"/>
              </w:rPr>
            </w:pPr>
            <w:r w:rsidRPr="00591ACE">
              <w:rPr>
                <w:rFonts w:cs="Arial"/>
                <w:sz w:val="18"/>
                <w:szCs w:val="18"/>
              </w:rPr>
              <w:t>40</w:t>
            </w:r>
          </w:p>
        </w:tc>
        <w:tc>
          <w:tcPr>
            <w:tcW w:w="573" w:type="pct"/>
          </w:tcPr>
          <w:p w14:paraId="441689C9" w14:textId="77777777" w:rsidR="00DF1070" w:rsidRPr="00591ACE" w:rsidRDefault="00DF1070" w:rsidP="002021F1">
            <w:pPr>
              <w:spacing w:after="120"/>
              <w:rPr>
                <w:rFonts w:cs="Arial"/>
                <w:sz w:val="18"/>
                <w:szCs w:val="18"/>
              </w:rPr>
            </w:pPr>
            <w:r w:rsidRPr="00591ACE">
              <w:rPr>
                <w:rFonts w:cs="Arial"/>
                <w:sz w:val="18"/>
                <w:szCs w:val="18"/>
              </w:rPr>
              <w:t>Text</w:t>
            </w:r>
          </w:p>
        </w:tc>
        <w:tc>
          <w:tcPr>
            <w:tcW w:w="971" w:type="pct"/>
          </w:tcPr>
          <w:p w14:paraId="2FB0AC67" w14:textId="77777777" w:rsidR="00DF1070" w:rsidRPr="00484C58" w:rsidRDefault="00DF1070" w:rsidP="002021F1">
            <w:pPr>
              <w:spacing w:after="120"/>
              <w:ind w:right="-1260"/>
              <w:rPr>
                <w:rFonts w:cs="Arial"/>
                <w:sz w:val="18"/>
                <w:szCs w:val="18"/>
                <w:lang w:val="sv-SE"/>
              </w:rPr>
            </w:pPr>
            <w:r w:rsidRPr="00484C58">
              <w:rPr>
                <w:rFonts w:cs="Arial"/>
                <w:sz w:val="18"/>
                <w:szCs w:val="18"/>
                <w:lang w:val="sv-SE"/>
              </w:rPr>
              <w:t>e.g. GEA-EXTENSION-KIT-INSTALL</w:t>
            </w:r>
          </w:p>
        </w:tc>
        <w:tc>
          <w:tcPr>
            <w:tcW w:w="220" w:type="pct"/>
          </w:tcPr>
          <w:p w14:paraId="27D2B0BA" w14:textId="77777777" w:rsidR="00DF1070" w:rsidRPr="003C02DF" w:rsidRDefault="00DF1070" w:rsidP="002021F1">
            <w:pPr>
              <w:jc w:val="both"/>
              <w:rPr>
                <w:sz w:val="18"/>
                <w:szCs w:val="18"/>
              </w:rPr>
            </w:pPr>
            <w:r w:rsidRPr="00B40D19">
              <w:rPr>
                <w:rFonts w:ascii="Wingdings" w:hAnsi="Wingdings" w:cs="Wingdings"/>
                <w:sz w:val="26"/>
                <w:szCs w:val="26"/>
              </w:rPr>
              <w:t></w:t>
            </w:r>
          </w:p>
        </w:tc>
        <w:tc>
          <w:tcPr>
            <w:tcW w:w="220" w:type="pct"/>
          </w:tcPr>
          <w:p w14:paraId="58D2AA15" w14:textId="77777777" w:rsidR="00DF1070" w:rsidRPr="003C02DF" w:rsidRDefault="00DF1070" w:rsidP="002021F1">
            <w:pPr>
              <w:jc w:val="both"/>
              <w:rPr>
                <w:sz w:val="18"/>
                <w:szCs w:val="18"/>
              </w:rPr>
            </w:pPr>
            <w:r w:rsidRPr="00B40D19">
              <w:rPr>
                <w:rFonts w:ascii="Wingdings" w:hAnsi="Wingdings" w:cs="Wingdings"/>
                <w:sz w:val="26"/>
                <w:szCs w:val="26"/>
              </w:rPr>
              <w:t></w:t>
            </w:r>
          </w:p>
        </w:tc>
        <w:tc>
          <w:tcPr>
            <w:tcW w:w="220" w:type="pct"/>
          </w:tcPr>
          <w:p w14:paraId="24D3D1A8" w14:textId="77777777" w:rsidR="00DF1070" w:rsidRPr="001777D2" w:rsidRDefault="00DF1070" w:rsidP="002021F1">
            <w:pPr>
              <w:jc w:val="both"/>
              <w:rPr>
                <w:rFonts w:ascii="Wingdings" w:hAnsi="Wingdings" w:cs="Wingdings"/>
                <w:sz w:val="26"/>
                <w:szCs w:val="26"/>
              </w:rPr>
            </w:pPr>
            <w:r w:rsidRPr="001777D2">
              <w:rPr>
                <w:rFonts w:ascii="Wingdings" w:hAnsi="Wingdings" w:cs="Wingdings"/>
                <w:sz w:val="26"/>
                <w:szCs w:val="26"/>
              </w:rPr>
              <w:t></w:t>
            </w:r>
          </w:p>
        </w:tc>
        <w:tc>
          <w:tcPr>
            <w:tcW w:w="220" w:type="pct"/>
          </w:tcPr>
          <w:p w14:paraId="6D1ECE54" w14:textId="77777777" w:rsidR="00DF1070" w:rsidRPr="001777D2" w:rsidRDefault="00DF1070" w:rsidP="002021F1">
            <w:pPr>
              <w:jc w:val="both"/>
              <w:rPr>
                <w:rFonts w:ascii="Wingdings" w:hAnsi="Wingdings" w:cs="Wingdings"/>
                <w:sz w:val="26"/>
                <w:szCs w:val="26"/>
              </w:rPr>
            </w:pPr>
            <w:r w:rsidRPr="001777D2">
              <w:rPr>
                <w:rFonts w:ascii="Wingdings" w:hAnsi="Wingdings" w:cs="Wingdings"/>
                <w:sz w:val="26"/>
                <w:szCs w:val="26"/>
              </w:rPr>
              <w:t></w:t>
            </w:r>
          </w:p>
        </w:tc>
        <w:tc>
          <w:tcPr>
            <w:tcW w:w="220" w:type="pct"/>
          </w:tcPr>
          <w:p w14:paraId="51DE647A" w14:textId="77777777" w:rsidR="00DF1070" w:rsidRPr="001777D2" w:rsidRDefault="00DF1070" w:rsidP="002021F1">
            <w:pPr>
              <w:jc w:val="both"/>
              <w:rPr>
                <w:rFonts w:ascii="Wingdings" w:hAnsi="Wingdings" w:cs="Wingdings"/>
                <w:sz w:val="26"/>
                <w:szCs w:val="26"/>
              </w:rPr>
            </w:pPr>
            <w:r w:rsidRPr="001777D2">
              <w:rPr>
                <w:rFonts w:ascii="Wingdings" w:hAnsi="Wingdings" w:cs="Wingdings"/>
                <w:sz w:val="26"/>
                <w:szCs w:val="26"/>
              </w:rPr>
              <w:t></w:t>
            </w:r>
          </w:p>
        </w:tc>
        <w:tc>
          <w:tcPr>
            <w:tcW w:w="220" w:type="pct"/>
          </w:tcPr>
          <w:p w14:paraId="5BC16ED1" w14:textId="77777777" w:rsidR="00DF1070" w:rsidRPr="00B40D19" w:rsidRDefault="00DF1070" w:rsidP="002021F1">
            <w:pPr>
              <w:jc w:val="both"/>
              <w:rPr>
                <w:rFonts w:ascii="Wingdings" w:hAnsi="Wingdings" w:cs="Wingdings"/>
                <w:sz w:val="26"/>
                <w:szCs w:val="26"/>
              </w:rPr>
            </w:pPr>
            <w:r w:rsidRPr="00DC4AC0">
              <w:rPr>
                <w:rFonts w:ascii="Wingdings" w:hAnsi="Wingdings" w:cs="Wingdings"/>
                <w:sz w:val="26"/>
                <w:szCs w:val="26"/>
              </w:rPr>
              <w:t></w:t>
            </w:r>
          </w:p>
        </w:tc>
        <w:tc>
          <w:tcPr>
            <w:tcW w:w="569" w:type="pct"/>
          </w:tcPr>
          <w:p w14:paraId="26C5213E" w14:textId="77777777" w:rsidR="00DF1070" w:rsidRPr="00DC4AC0" w:rsidRDefault="00DF1070" w:rsidP="002021F1">
            <w:pPr>
              <w:jc w:val="both"/>
              <w:rPr>
                <w:rFonts w:ascii="Wingdings" w:hAnsi="Wingdings" w:cs="Wingdings"/>
                <w:sz w:val="26"/>
                <w:szCs w:val="26"/>
              </w:rPr>
            </w:pPr>
          </w:p>
        </w:tc>
      </w:tr>
      <w:tr w:rsidR="00DF1070" w:rsidRPr="005B4766" w14:paraId="414766CF" w14:textId="77777777" w:rsidTr="003E2CF6">
        <w:tc>
          <w:tcPr>
            <w:tcW w:w="694" w:type="pct"/>
          </w:tcPr>
          <w:p w14:paraId="51D8DE87" w14:textId="77777777" w:rsidR="00DF1070" w:rsidRPr="00591ACE" w:rsidRDefault="00DF1070" w:rsidP="002021F1">
            <w:pPr>
              <w:spacing w:after="120"/>
              <w:rPr>
                <w:rFonts w:cs="Arial"/>
                <w:sz w:val="18"/>
                <w:szCs w:val="18"/>
              </w:rPr>
            </w:pPr>
            <w:r w:rsidRPr="00591ACE">
              <w:rPr>
                <w:rFonts w:cs="Arial"/>
                <w:sz w:val="18"/>
                <w:szCs w:val="18"/>
              </w:rPr>
              <w:t>*Event Name</w:t>
            </w:r>
          </w:p>
        </w:tc>
        <w:tc>
          <w:tcPr>
            <w:tcW w:w="323" w:type="pct"/>
          </w:tcPr>
          <w:p w14:paraId="07DDD32A" w14:textId="77777777" w:rsidR="00DF1070" w:rsidRPr="00591ACE" w:rsidRDefault="00DF1070" w:rsidP="002021F1">
            <w:pPr>
              <w:spacing w:after="120"/>
              <w:rPr>
                <w:rFonts w:cs="Arial"/>
                <w:sz w:val="18"/>
                <w:szCs w:val="18"/>
              </w:rPr>
            </w:pPr>
            <w:r w:rsidRPr="00591ACE">
              <w:rPr>
                <w:rFonts w:cs="Arial"/>
                <w:sz w:val="18"/>
                <w:szCs w:val="18"/>
              </w:rPr>
              <w:t>27</w:t>
            </w:r>
          </w:p>
        </w:tc>
        <w:tc>
          <w:tcPr>
            <w:tcW w:w="550" w:type="pct"/>
          </w:tcPr>
          <w:p w14:paraId="63FA97DF" w14:textId="77777777" w:rsidR="00DF1070" w:rsidRPr="00591ACE" w:rsidRDefault="00DF1070" w:rsidP="002021F1">
            <w:pPr>
              <w:spacing w:after="120"/>
              <w:rPr>
                <w:rFonts w:cs="Arial"/>
                <w:sz w:val="18"/>
                <w:szCs w:val="18"/>
              </w:rPr>
            </w:pPr>
            <w:r w:rsidRPr="00591ACE">
              <w:rPr>
                <w:rFonts w:cs="Arial"/>
                <w:sz w:val="18"/>
                <w:szCs w:val="18"/>
              </w:rPr>
              <w:t>40</w:t>
            </w:r>
          </w:p>
        </w:tc>
        <w:tc>
          <w:tcPr>
            <w:tcW w:w="573" w:type="pct"/>
          </w:tcPr>
          <w:p w14:paraId="1FA126E5" w14:textId="77777777" w:rsidR="00DF1070" w:rsidRPr="00591ACE" w:rsidRDefault="00DF1070" w:rsidP="002021F1">
            <w:pPr>
              <w:spacing w:after="120"/>
              <w:rPr>
                <w:rFonts w:cs="Arial"/>
                <w:sz w:val="18"/>
                <w:szCs w:val="18"/>
              </w:rPr>
            </w:pPr>
            <w:r w:rsidRPr="00591ACE">
              <w:rPr>
                <w:rFonts w:cs="Arial"/>
                <w:sz w:val="18"/>
                <w:szCs w:val="18"/>
              </w:rPr>
              <w:t>Text</w:t>
            </w:r>
          </w:p>
        </w:tc>
        <w:tc>
          <w:tcPr>
            <w:tcW w:w="971" w:type="pct"/>
          </w:tcPr>
          <w:p w14:paraId="045DF3B7" w14:textId="77777777" w:rsidR="00DF1070" w:rsidRPr="002122C4" w:rsidRDefault="00DF1070" w:rsidP="002021F1">
            <w:pPr>
              <w:spacing w:after="120"/>
              <w:rPr>
                <w:rFonts w:cs="Arial"/>
                <w:sz w:val="18"/>
                <w:szCs w:val="18"/>
              </w:rPr>
            </w:pPr>
            <w:r w:rsidRPr="002122C4">
              <w:rPr>
                <w:rFonts w:cs="Arial"/>
                <w:sz w:val="18"/>
                <w:szCs w:val="18"/>
              </w:rPr>
              <w:t xml:space="preserve">Not used for NGA </w:t>
            </w:r>
            <w:r w:rsidRPr="00C30411">
              <w:rPr>
                <w:rFonts w:cs="Arial"/>
                <w:sz w:val="18"/>
                <w:szCs w:val="18"/>
              </w:rPr>
              <w:t>events</w:t>
            </w:r>
          </w:p>
        </w:tc>
        <w:tc>
          <w:tcPr>
            <w:tcW w:w="220" w:type="pct"/>
          </w:tcPr>
          <w:p w14:paraId="235B62C3" w14:textId="77777777" w:rsidR="00DF1070" w:rsidRPr="003C02DF" w:rsidRDefault="00DF1070" w:rsidP="002021F1">
            <w:pPr>
              <w:jc w:val="both"/>
              <w:rPr>
                <w:sz w:val="18"/>
                <w:szCs w:val="18"/>
              </w:rPr>
            </w:pPr>
          </w:p>
        </w:tc>
        <w:tc>
          <w:tcPr>
            <w:tcW w:w="220" w:type="pct"/>
          </w:tcPr>
          <w:p w14:paraId="03E89DEC" w14:textId="77777777" w:rsidR="00DF1070" w:rsidRPr="003C02DF" w:rsidRDefault="00DF1070" w:rsidP="002021F1">
            <w:pPr>
              <w:jc w:val="both"/>
              <w:rPr>
                <w:sz w:val="18"/>
                <w:szCs w:val="18"/>
              </w:rPr>
            </w:pPr>
          </w:p>
        </w:tc>
        <w:tc>
          <w:tcPr>
            <w:tcW w:w="220" w:type="pct"/>
          </w:tcPr>
          <w:p w14:paraId="0DFF1A5D" w14:textId="77777777" w:rsidR="00DF1070" w:rsidRPr="003C02DF" w:rsidRDefault="00DF1070" w:rsidP="002021F1">
            <w:pPr>
              <w:jc w:val="both"/>
              <w:rPr>
                <w:sz w:val="18"/>
                <w:szCs w:val="18"/>
              </w:rPr>
            </w:pPr>
          </w:p>
        </w:tc>
        <w:tc>
          <w:tcPr>
            <w:tcW w:w="220" w:type="pct"/>
          </w:tcPr>
          <w:p w14:paraId="0EA31B09" w14:textId="77777777" w:rsidR="00DF1070" w:rsidRPr="003C02DF" w:rsidRDefault="00DF1070" w:rsidP="002021F1">
            <w:pPr>
              <w:jc w:val="both"/>
              <w:rPr>
                <w:sz w:val="18"/>
                <w:szCs w:val="18"/>
              </w:rPr>
            </w:pPr>
          </w:p>
        </w:tc>
        <w:tc>
          <w:tcPr>
            <w:tcW w:w="220" w:type="pct"/>
          </w:tcPr>
          <w:p w14:paraId="2250D30E" w14:textId="77777777" w:rsidR="00DF1070" w:rsidRPr="003C02DF" w:rsidRDefault="00DF1070" w:rsidP="002021F1">
            <w:pPr>
              <w:jc w:val="both"/>
              <w:rPr>
                <w:sz w:val="18"/>
                <w:szCs w:val="18"/>
              </w:rPr>
            </w:pPr>
          </w:p>
        </w:tc>
        <w:tc>
          <w:tcPr>
            <w:tcW w:w="220" w:type="pct"/>
          </w:tcPr>
          <w:p w14:paraId="11BD8F10" w14:textId="77777777" w:rsidR="00DF1070" w:rsidRPr="003C02DF" w:rsidRDefault="00DF1070" w:rsidP="002021F1">
            <w:pPr>
              <w:jc w:val="both"/>
              <w:rPr>
                <w:sz w:val="18"/>
                <w:szCs w:val="18"/>
              </w:rPr>
            </w:pPr>
          </w:p>
        </w:tc>
        <w:tc>
          <w:tcPr>
            <w:tcW w:w="569" w:type="pct"/>
          </w:tcPr>
          <w:p w14:paraId="30261D86" w14:textId="77777777" w:rsidR="00DF1070" w:rsidRPr="003C02DF" w:rsidRDefault="00DF1070" w:rsidP="002021F1">
            <w:pPr>
              <w:jc w:val="both"/>
              <w:rPr>
                <w:sz w:val="18"/>
                <w:szCs w:val="18"/>
              </w:rPr>
            </w:pPr>
          </w:p>
        </w:tc>
      </w:tr>
      <w:tr w:rsidR="00DF1070" w:rsidRPr="005B4766" w14:paraId="0EAC0B97" w14:textId="77777777" w:rsidTr="003E2CF6">
        <w:tc>
          <w:tcPr>
            <w:tcW w:w="694" w:type="pct"/>
          </w:tcPr>
          <w:p w14:paraId="6B3FF7D3" w14:textId="77777777" w:rsidR="00DF1070" w:rsidRPr="00591ACE" w:rsidRDefault="00DF1070" w:rsidP="002021F1">
            <w:pPr>
              <w:spacing w:after="120"/>
              <w:rPr>
                <w:rFonts w:cs="Arial"/>
                <w:sz w:val="18"/>
                <w:szCs w:val="18"/>
              </w:rPr>
            </w:pPr>
            <w:r w:rsidRPr="00591ACE">
              <w:rPr>
                <w:rFonts w:cs="Arial"/>
                <w:sz w:val="18"/>
                <w:szCs w:val="18"/>
              </w:rPr>
              <w:t>*CBUK reference number</w:t>
            </w:r>
          </w:p>
        </w:tc>
        <w:tc>
          <w:tcPr>
            <w:tcW w:w="323" w:type="pct"/>
          </w:tcPr>
          <w:p w14:paraId="101357AF" w14:textId="77777777" w:rsidR="00DF1070" w:rsidRPr="00591ACE" w:rsidRDefault="00DF1070" w:rsidP="002021F1">
            <w:pPr>
              <w:spacing w:after="120"/>
              <w:rPr>
                <w:rFonts w:cs="Arial"/>
                <w:sz w:val="18"/>
                <w:szCs w:val="18"/>
              </w:rPr>
            </w:pPr>
            <w:r w:rsidRPr="00591ACE">
              <w:rPr>
                <w:rFonts w:cs="Arial"/>
                <w:sz w:val="18"/>
                <w:szCs w:val="18"/>
              </w:rPr>
              <w:t>28</w:t>
            </w:r>
          </w:p>
        </w:tc>
        <w:tc>
          <w:tcPr>
            <w:tcW w:w="550" w:type="pct"/>
          </w:tcPr>
          <w:p w14:paraId="51179C21" w14:textId="77777777" w:rsidR="00DF1070" w:rsidRPr="00591ACE" w:rsidRDefault="00DF1070" w:rsidP="002021F1">
            <w:pPr>
              <w:spacing w:after="120"/>
              <w:rPr>
                <w:rFonts w:cs="Arial"/>
                <w:sz w:val="18"/>
                <w:szCs w:val="18"/>
              </w:rPr>
            </w:pPr>
            <w:r w:rsidRPr="00591ACE">
              <w:rPr>
                <w:rFonts w:cs="Arial"/>
                <w:sz w:val="18"/>
                <w:szCs w:val="18"/>
              </w:rPr>
              <w:t>20</w:t>
            </w:r>
          </w:p>
        </w:tc>
        <w:tc>
          <w:tcPr>
            <w:tcW w:w="573" w:type="pct"/>
          </w:tcPr>
          <w:p w14:paraId="11CD89BD" w14:textId="77777777" w:rsidR="00DF1070" w:rsidRPr="00591ACE" w:rsidRDefault="00DF1070" w:rsidP="002021F1">
            <w:pPr>
              <w:spacing w:after="120"/>
              <w:rPr>
                <w:rFonts w:cs="Arial"/>
                <w:sz w:val="18"/>
                <w:szCs w:val="18"/>
              </w:rPr>
            </w:pPr>
            <w:r w:rsidRPr="00591ACE">
              <w:rPr>
                <w:rFonts w:cs="Arial"/>
                <w:sz w:val="18"/>
                <w:szCs w:val="18"/>
              </w:rPr>
              <w:t>Text</w:t>
            </w:r>
          </w:p>
        </w:tc>
        <w:tc>
          <w:tcPr>
            <w:tcW w:w="971" w:type="pct"/>
          </w:tcPr>
          <w:p w14:paraId="1529D2C8" w14:textId="77777777" w:rsidR="00DF1070" w:rsidRPr="002122C4" w:rsidRDefault="00DF1070" w:rsidP="002021F1">
            <w:pPr>
              <w:spacing w:after="120"/>
              <w:rPr>
                <w:rFonts w:cs="Arial"/>
                <w:sz w:val="18"/>
                <w:szCs w:val="18"/>
              </w:rPr>
            </w:pPr>
            <w:r w:rsidRPr="002122C4">
              <w:rPr>
                <w:rFonts w:cs="Arial"/>
                <w:sz w:val="18"/>
                <w:szCs w:val="18"/>
              </w:rPr>
              <w:t xml:space="preserve">Not used for NGA </w:t>
            </w:r>
            <w:r w:rsidRPr="00C30411">
              <w:rPr>
                <w:rFonts w:cs="Arial"/>
                <w:sz w:val="18"/>
                <w:szCs w:val="18"/>
              </w:rPr>
              <w:t>events</w:t>
            </w:r>
          </w:p>
        </w:tc>
        <w:tc>
          <w:tcPr>
            <w:tcW w:w="220" w:type="pct"/>
          </w:tcPr>
          <w:p w14:paraId="00880233" w14:textId="77777777" w:rsidR="00DF1070" w:rsidRPr="005B4766" w:rsidRDefault="00DF1070" w:rsidP="002021F1">
            <w:pPr>
              <w:jc w:val="both"/>
              <w:rPr>
                <w:sz w:val="18"/>
                <w:szCs w:val="18"/>
              </w:rPr>
            </w:pPr>
          </w:p>
        </w:tc>
        <w:tc>
          <w:tcPr>
            <w:tcW w:w="220" w:type="pct"/>
          </w:tcPr>
          <w:p w14:paraId="7CC91333" w14:textId="77777777" w:rsidR="00DF1070" w:rsidRPr="005B4766" w:rsidRDefault="00DF1070" w:rsidP="002021F1">
            <w:pPr>
              <w:jc w:val="both"/>
              <w:rPr>
                <w:sz w:val="18"/>
                <w:szCs w:val="18"/>
              </w:rPr>
            </w:pPr>
          </w:p>
        </w:tc>
        <w:tc>
          <w:tcPr>
            <w:tcW w:w="220" w:type="pct"/>
          </w:tcPr>
          <w:p w14:paraId="48F27FF8" w14:textId="77777777" w:rsidR="00DF1070" w:rsidRPr="005B4766" w:rsidRDefault="00DF1070" w:rsidP="002021F1">
            <w:pPr>
              <w:jc w:val="both"/>
              <w:rPr>
                <w:sz w:val="18"/>
                <w:szCs w:val="18"/>
              </w:rPr>
            </w:pPr>
          </w:p>
        </w:tc>
        <w:tc>
          <w:tcPr>
            <w:tcW w:w="220" w:type="pct"/>
          </w:tcPr>
          <w:p w14:paraId="1A241674" w14:textId="77777777" w:rsidR="00DF1070" w:rsidRPr="005B4766" w:rsidRDefault="00DF1070" w:rsidP="002021F1">
            <w:pPr>
              <w:jc w:val="both"/>
              <w:rPr>
                <w:sz w:val="18"/>
                <w:szCs w:val="18"/>
              </w:rPr>
            </w:pPr>
          </w:p>
        </w:tc>
        <w:tc>
          <w:tcPr>
            <w:tcW w:w="220" w:type="pct"/>
          </w:tcPr>
          <w:p w14:paraId="757E0CF2" w14:textId="77777777" w:rsidR="00DF1070" w:rsidRPr="005B4766" w:rsidRDefault="00DF1070" w:rsidP="002021F1">
            <w:pPr>
              <w:jc w:val="both"/>
              <w:rPr>
                <w:sz w:val="18"/>
                <w:szCs w:val="18"/>
              </w:rPr>
            </w:pPr>
          </w:p>
        </w:tc>
        <w:tc>
          <w:tcPr>
            <w:tcW w:w="220" w:type="pct"/>
          </w:tcPr>
          <w:p w14:paraId="7FC39194" w14:textId="77777777" w:rsidR="00DF1070" w:rsidRPr="005B4766" w:rsidRDefault="00DF1070" w:rsidP="002021F1">
            <w:pPr>
              <w:jc w:val="both"/>
              <w:rPr>
                <w:sz w:val="18"/>
                <w:szCs w:val="18"/>
              </w:rPr>
            </w:pPr>
          </w:p>
        </w:tc>
        <w:tc>
          <w:tcPr>
            <w:tcW w:w="569" w:type="pct"/>
          </w:tcPr>
          <w:p w14:paraId="0CB4C9BD" w14:textId="77777777" w:rsidR="00DF1070" w:rsidRPr="005B4766" w:rsidRDefault="00DF1070" w:rsidP="002021F1">
            <w:pPr>
              <w:jc w:val="both"/>
              <w:rPr>
                <w:sz w:val="18"/>
                <w:szCs w:val="18"/>
              </w:rPr>
            </w:pPr>
          </w:p>
        </w:tc>
      </w:tr>
      <w:tr w:rsidR="00DF1070" w:rsidRPr="005B4766" w14:paraId="34303267" w14:textId="77777777" w:rsidTr="003E2CF6">
        <w:tc>
          <w:tcPr>
            <w:tcW w:w="694" w:type="pct"/>
          </w:tcPr>
          <w:p w14:paraId="79454E9C" w14:textId="77777777" w:rsidR="00DF1070" w:rsidRPr="00591ACE" w:rsidRDefault="00DF1070" w:rsidP="002021F1">
            <w:pPr>
              <w:spacing w:after="120"/>
              <w:rPr>
                <w:rFonts w:cs="Arial"/>
                <w:sz w:val="18"/>
                <w:szCs w:val="18"/>
              </w:rPr>
            </w:pPr>
            <w:r w:rsidRPr="00591ACE">
              <w:rPr>
                <w:rFonts w:cs="Arial"/>
                <w:sz w:val="18"/>
                <w:szCs w:val="18"/>
              </w:rPr>
              <w:t>*CLI</w:t>
            </w:r>
          </w:p>
        </w:tc>
        <w:tc>
          <w:tcPr>
            <w:tcW w:w="323" w:type="pct"/>
          </w:tcPr>
          <w:p w14:paraId="72E59DB2" w14:textId="77777777" w:rsidR="00DF1070" w:rsidRPr="00591ACE" w:rsidRDefault="00DF1070" w:rsidP="002021F1">
            <w:pPr>
              <w:spacing w:after="120"/>
              <w:rPr>
                <w:rFonts w:cs="Arial"/>
                <w:sz w:val="18"/>
                <w:szCs w:val="18"/>
              </w:rPr>
            </w:pPr>
            <w:r w:rsidRPr="00591ACE">
              <w:rPr>
                <w:rFonts w:cs="Arial"/>
                <w:sz w:val="18"/>
                <w:szCs w:val="18"/>
              </w:rPr>
              <w:t>29</w:t>
            </w:r>
          </w:p>
        </w:tc>
        <w:tc>
          <w:tcPr>
            <w:tcW w:w="550" w:type="pct"/>
          </w:tcPr>
          <w:p w14:paraId="6DDFAC93" w14:textId="77777777" w:rsidR="00DF1070" w:rsidRPr="00591ACE" w:rsidRDefault="00DF1070" w:rsidP="002021F1">
            <w:pPr>
              <w:spacing w:after="120"/>
              <w:rPr>
                <w:rFonts w:cs="Arial"/>
                <w:sz w:val="18"/>
                <w:szCs w:val="18"/>
              </w:rPr>
            </w:pPr>
            <w:r w:rsidRPr="00591ACE">
              <w:rPr>
                <w:rFonts w:cs="Arial"/>
                <w:sz w:val="18"/>
                <w:szCs w:val="18"/>
              </w:rPr>
              <w:t>20</w:t>
            </w:r>
          </w:p>
        </w:tc>
        <w:tc>
          <w:tcPr>
            <w:tcW w:w="573" w:type="pct"/>
          </w:tcPr>
          <w:p w14:paraId="38EC676F" w14:textId="77777777" w:rsidR="00DF1070" w:rsidRPr="00591ACE" w:rsidRDefault="00DF1070" w:rsidP="002021F1">
            <w:pPr>
              <w:spacing w:after="120"/>
              <w:rPr>
                <w:rFonts w:cs="Arial"/>
                <w:sz w:val="18"/>
                <w:szCs w:val="18"/>
              </w:rPr>
            </w:pPr>
            <w:r w:rsidRPr="00591ACE">
              <w:rPr>
                <w:rFonts w:cs="Arial"/>
                <w:sz w:val="18"/>
                <w:szCs w:val="18"/>
              </w:rPr>
              <w:t>Text</w:t>
            </w:r>
          </w:p>
        </w:tc>
        <w:tc>
          <w:tcPr>
            <w:tcW w:w="971" w:type="pct"/>
          </w:tcPr>
          <w:p w14:paraId="6048D3AE" w14:textId="77777777" w:rsidR="00DF1070" w:rsidRPr="002122C4" w:rsidRDefault="00DF1070" w:rsidP="002021F1">
            <w:pPr>
              <w:spacing w:after="120"/>
              <w:rPr>
                <w:rFonts w:cs="Arial"/>
                <w:sz w:val="18"/>
                <w:szCs w:val="18"/>
              </w:rPr>
            </w:pPr>
            <w:r w:rsidRPr="002122C4">
              <w:rPr>
                <w:rFonts w:cs="Arial"/>
                <w:sz w:val="18"/>
                <w:szCs w:val="18"/>
              </w:rPr>
              <w:t xml:space="preserve">Not used for NGA </w:t>
            </w:r>
            <w:r w:rsidRPr="00C30411">
              <w:rPr>
                <w:rFonts w:cs="Arial"/>
                <w:sz w:val="18"/>
                <w:szCs w:val="18"/>
              </w:rPr>
              <w:t>events</w:t>
            </w:r>
          </w:p>
        </w:tc>
        <w:tc>
          <w:tcPr>
            <w:tcW w:w="220" w:type="pct"/>
          </w:tcPr>
          <w:p w14:paraId="64EDA98D" w14:textId="77777777" w:rsidR="00DF1070" w:rsidRPr="005B4766" w:rsidRDefault="00DF1070" w:rsidP="002021F1">
            <w:pPr>
              <w:jc w:val="both"/>
              <w:rPr>
                <w:sz w:val="18"/>
                <w:szCs w:val="18"/>
              </w:rPr>
            </w:pPr>
          </w:p>
        </w:tc>
        <w:tc>
          <w:tcPr>
            <w:tcW w:w="220" w:type="pct"/>
          </w:tcPr>
          <w:p w14:paraId="0C8E8348" w14:textId="77777777" w:rsidR="00DF1070" w:rsidRPr="005B4766" w:rsidRDefault="00DF1070" w:rsidP="002021F1">
            <w:pPr>
              <w:jc w:val="both"/>
              <w:rPr>
                <w:sz w:val="18"/>
                <w:szCs w:val="18"/>
              </w:rPr>
            </w:pPr>
          </w:p>
        </w:tc>
        <w:tc>
          <w:tcPr>
            <w:tcW w:w="220" w:type="pct"/>
          </w:tcPr>
          <w:p w14:paraId="524F1AB3" w14:textId="77777777" w:rsidR="00DF1070" w:rsidRPr="005B4766" w:rsidRDefault="00DF1070" w:rsidP="002021F1">
            <w:pPr>
              <w:jc w:val="both"/>
              <w:rPr>
                <w:sz w:val="18"/>
                <w:szCs w:val="18"/>
              </w:rPr>
            </w:pPr>
          </w:p>
        </w:tc>
        <w:tc>
          <w:tcPr>
            <w:tcW w:w="220" w:type="pct"/>
          </w:tcPr>
          <w:p w14:paraId="3FC0320C" w14:textId="77777777" w:rsidR="00DF1070" w:rsidRPr="005B4766" w:rsidRDefault="00DF1070" w:rsidP="002021F1">
            <w:pPr>
              <w:jc w:val="both"/>
              <w:rPr>
                <w:sz w:val="18"/>
                <w:szCs w:val="18"/>
              </w:rPr>
            </w:pPr>
          </w:p>
        </w:tc>
        <w:tc>
          <w:tcPr>
            <w:tcW w:w="220" w:type="pct"/>
          </w:tcPr>
          <w:p w14:paraId="4B4CDB36" w14:textId="77777777" w:rsidR="00DF1070" w:rsidRPr="005B4766" w:rsidRDefault="00DF1070" w:rsidP="002021F1">
            <w:pPr>
              <w:jc w:val="both"/>
              <w:rPr>
                <w:sz w:val="18"/>
                <w:szCs w:val="18"/>
              </w:rPr>
            </w:pPr>
          </w:p>
        </w:tc>
        <w:tc>
          <w:tcPr>
            <w:tcW w:w="220" w:type="pct"/>
          </w:tcPr>
          <w:p w14:paraId="5E829330" w14:textId="77777777" w:rsidR="00DF1070" w:rsidRPr="005B4766" w:rsidRDefault="00DF1070" w:rsidP="002021F1">
            <w:pPr>
              <w:jc w:val="both"/>
              <w:rPr>
                <w:sz w:val="18"/>
                <w:szCs w:val="18"/>
              </w:rPr>
            </w:pPr>
          </w:p>
        </w:tc>
        <w:tc>
          <w:tcPr>
            <w:tcW w:w="569" w:type="pct"/>
          </w:tcPr>
          <w:p w14:paraId="525579D8" w14:textId="77777777" w:rsidR="00DF1070" w:rsidRPr="005B4766" w:rsidRDefault="00DF1070" w:rsidP="002021F1">
            <w:pPr>
              <w:jc w:val="both"/>
              <w:rPr>
                <w:sz w:val="18"/>
                <w:szCs w:val="18"/>
              </w:rPr>
            </w:pPr>
          </w:p>
        </w:tc>
      </w:tr>
      <w:tr w:rsidR="00DF1070" w:rsidRPr="005B4766" w14:paraId="011DA628" w14:textId="77777777" w:rsidTr="003E2CF6">
        <w:tc>
          <w:tcPr>
            <w:tcW w:w="694" w:type="pct"/>
          </w:tcPr>
          <w:p w14:paraId="380A7894" w14:textId="77777777" w:rsidR="00DF1070" w:rsidRPr="00591ACE" w:rsidRDefault="00DF1070" w:rsidP="002021F1">
            <w:pPr>
              <w:spacing w:after="120"/>
              <w:rPr>
                <w:rFonts w:cs="Arial"/>
                <w:sz w:val="18"/>
                <w:szCs w:val="18"/>
              </w:rPr>
            </w:pPr>
            <w:r w:rsidRPr="00591ACE">
              <w:rPr>
                <w:rFonts w:cs="Arial"/>
                <w:sz w:val="18"/>
                <w:szCs w:val="18"/>
              </w:rPr>
              <w:t>*MAC code</w:t>
            </w:r>
          </w:p>
        </w:tc>
        <w:tc>
          <w:tcPr>
            <w:tcW w:w="323" w:type="pct"/>
          </w:tcPr>
          <w:p w14:paraId="04C09378" w14:textId="77777777" w:rsidR="00DF1070" w:rsidRPr="00591ACE" w:rsidRDefault="00DF1070" w:rsidP="002021F1">
            <w:pPr>
              <w:spacing w:after="120"/>
              <w:rPr>
                <w:rFonts w:cs="Arial"/>
                <w:sz w:val="18"/>
                <w:szCs w:val="18"/>
              </w:rPr>
            </w:pPr>
            <w:r w:rsidRPr="00591ACE">
              <w:rPr>
                <w:rFonts w:cs="Arial"/>
                <w:sz w:val="18"/>
                <w:szCs w:val="18"/>
              </w:rPr>
              <w:t>30</w:t>
            </w:r>
          </w:p>
        </w:tc>
        <w:tc>
          <w:tcPr>
            <w:tcW w:w="550" w:type="pct"/>
          </w:tcPr>
          <w:p w14:paraId="6AE623EE" w14:textId="77777777" w:rsidR="00DF1070" w:rsidRPr="00591ACE" w:rsidRDefault="00DF1070" w:rsidP="002021F1">
            <w:pPr>
              <w:spacing w:after="120"/>
              <w:rPr>
                <w:rFonts w:cs="Arial"/>
                <w:sz w:val="18"/>
                <w:szCs w:val="18"/>
              </w:rPr>
            </w:pPr>
            <w:r w:rsidRPr="00591ACE">
              <w:rPr>
                <w:rFonts w:cs="Arial"/>
                <w:sz w:val="18"/>
                <w:szCs w:val="18"/>
              </w:rPr>
              <w:t>20</w:t>
            </w:r>
          </w:p>
        </w:tc>
        <w:tc>
          <w:tcPr>
            <w:tcW w:w="573" w:type="pct"/>
          </w:tcPr>
          <w:p w14:paraId="19FD4A4A" w14:textId="77777777" w:rsidR="00DF1070" w:rsidRPr="00591ACE" w:rsidRDefault="00DF1070" w:rsidP="002021F1">
            <w:pPr>
              <w:spacing w:after="120"/>
              <w:rPr>
                <w:rFonts w:cs="Arial"/>
                <w:sz w:val="18"/>
                <w:szCs w:val="18"/>
              </w:rPr>
            </w:pPr>
            <w:r w:rsidRPr="00591ACE">
              <w:rPr>
                <w:rFonts w:cs="Arial"/>
                <w:sz w:val="18"/>
                <w:szCs w:val="18"/>
              </w:rPr>
              <w:t>Text</w:t>
            </w:r>
          </w:p>
        </w:tc>
        <w:tc>
          <w:tcPr>
            <w:tcW w:w="971" w:type="pct"/>
          </w:tcPr>
          <w:p w14:paraId="2517B0DB" w14:textId="77777777" w:rsidR="00DF1070" w:rsidRPr="002122C4" w:rsidRDefault="00DF1070" w:rsidP="002021F1">
            <w:pPr>
              <w:spacing w:after="120"/>
              <w:rPr>
                <w:rFonts w:cs="Arial"/>
                <w:sz w:val="18"/>
                <w:szCs w:val="18"/>
              </w:rPr>
            </w:pPr>
            <w:r w:rsidRPr="002122C4">
              <w:rPr>
                <w:rFonts w:cs="Arial"/>
                <w:sz w:val="18"/>
                <w:szCs w:val="18"/>
              </w:rPr>
              <w:t xml:space="preserve">Not used for NGA </w:t>
            </w:r>
            <w:r w:rsidRPr="00C30411">
              <w:rPr>
                <w:rFonts w:cs="Arial"/>
                <w:sz w:val="18"/>
                <w:szCs w:val="18"/>
              </w:rPr>
              <w:t>events</w:t>
            </w:r>
          </w:p>
        </w:tc>
        <w:tc>
          <w:tcPr>
            <w:tcW w:w="220" w:type="pct"/>
          </w:tcPr>
          <w:p w14:paraId="18E88F56" w14:textId="77777777" w:rsidR="00DF1070" w:rsidRPr="005B4766" w:rsidRDefault="00DF1070" w:rsidP="002021F1">
            <w:pPr>
              <w:jc w:val="both"/>
              <w:rPr>
                <w:sz w:val="18"/>
                <w:szCs w:val="18"/>
              </w:rPr>
            </w:pPr>
          </w:p>
        </w:tc>
        <w:tc>
          <w:tcPr>
            <w:tcW w:w="220" w:type="pct"/>
          </w:tcPr>
          <w:p w14:paraId="2CCF9E8D" w14:textId="77777777" w:rsidR="00DF1070" w:rsidRPr="005B4766" w:rsidRDefault="00DF1070" w:rsidP="002021F1">
            <w:pPr>
              <w:jc w:val="both"/>
              <w:rPr>
                <w:sz w:val="18"/>
                <w:szCs w:val="18"/>
              </w:rPr>
            </w:pPr>
          </w:p>
        </w:tc>
        <w:tc>
          <w:tcPr>
            <w:tcW w:w="220" w:type="pct"/>
          </w:tcPr>
          <w:p w14:paraId="34024590" w14:textId="77777777" w:rsidR="00DF1070" w:rsidRPr="005B4766" w:rsidRDefault="00DF1070" w:rsidP="002021F1">
            <w:pPr>
              <w:jc w:val="both"/>
              <w:rPr>
                <w:sz w:val="18"/>
                <w:szCs w:val="18"/>
              </w:rPr>
            </w:pPr>
          </w:p>
        </w:tc>
        <w:tc>
          <w:tcPr>
            <w:tcW w:w="220" w:type="pct"/>
          </w:tcPr>
          <w:p w14:paraId="563383F2" w14:textId="77777777" w:rsidR="00DF1070" w:rsidRPr="005B4766" w:rsidRDefault="00DF1070" w:rsidP="002021F1">
            <w:pPr>
              <w:jc w:val="both"/>
              <w:rPr>
                <w:sz w:val="18"/>
                <w:szCs w:val="18"/>
              </w:rPr>
            </w:pPr>
          </w:p>
        </w:tc>
        <w:tc>
          <w:tcPr>
            <w:tcW w:w="220" w:type="pct"/>
          </w:tcPr>
          <w:p w14:paraId="1159C491" w14:textId="77777777" w:rsidR="00DF1070" w:rsidRPr="005B4766" w:rsidRDefault="00DF1070" w:rsidP="002021F1">
            <w:pPr>
              <w:jc w:val="both"/>
              <w:rPr>
                <w:sz w:val="18"/>
                <w:szCs w:val="18"/>
              </w:rPr>
            </w:pPr>
          </w:p>
        </w:tc>
        <w:tc>
          <w:tcPr>
            <w:tcW w:w="220" w:type="pct"/>
          </w:tcPr>
          <w:p w14:paraId="3BD6A67F" w14:textId="77777777" w:rsidR="00DF1070" w:rsidRPr="005B4766" w:rsidRDefault="00DF1070" w:rsidP="002021F1">
            <w:pPr>
              <w:jc w:val="both"/>
              <w:rPr>
                <w:sz w:val="18"/>
                <w:szCs w:val="18"/>
              </w:rPr>
            </w:pPr>
          </w:p>
        </w:tc>
        <w:tc>
          <w:tcPr>
            <w:tcW w:w="569" w:type="pct"/>
          </w:tcPr>
          <w:p w14:paraId="34BE3C57" w14:textId="77777777" w:rsidR="00DF1070" w:rsidRPr="005B4766" w:rsidRDefault="00DF1070" w:rsidP="002021F1">
            <w:pPr>
              <w:jc w:val="both"/>
              <w:rPr>
                <w:sz w:val="18"/>
                <w:szCs w:val="18"/>
              </w:rPr>
            </w:pPr>
          </w:p>
        </w:tc>
      </w:tr>
      <w:tr w:rsidR="00DA4A38" w:rsidRPr="005B4766" w14:paraId="04A47326" w14:textId="77777777" w:rsidTr="003E2CF6">
        <w:tc>
          <w:tcPr>
            <w:tcW w:w="694" w:type="pct"/>
          </w:tcPr>
          <w:p w14:paraId="697C0A1F" w14:textId="77777777" w:rsidR="00DA4A38" w:rsidRPr="00591ACE" w:rsidRDefault="00DA4A38" w:rsidP="00DA4A38">
            <w:pPr>
              <w:spacing w:after="120"/>
              <w:rPr>
                <w:rFonts w:cs="Arial"/>
                <w:sz w:val="18"/>
                <w:szCs w:val="18"/>
              </w:rPr>
            </w:pPr>
            <w:r w:rsidRPr="00583571">
              <w:rPr>
                <w:rFonts w:cs="Arial"/>
                <w:sz w:val="18"/>
                <w:szCs w:val="18"/>
              </w:rPr>
              <w:t>Invoice Id</w:t>
            </w:r>
          </w:p>
        </w:tc>
        <w:tc>
          <w:tcPr>
            <w:tcW w:w="323" w:type="pct"/>
          </w:tcPr>
          <w:p w14:paraId="569D2CF1" w14:textId="77777777" w:rsidR="00DA4A38" w:rsidRPr="00591ACE" w:rsidRDefault="00DA4A38" w:rsidP="00DA4A38">
            <w:pPr>
              <w:spacing w:after="120"/>
              <w:rPr>
                <w:rFonts w:cs="Arial"/>
                <w:sz w:val="18"/>
                <w:szCs w:val="18"/>
              </w:rPr>
            </w:pPr>
            <w:r w:rsidRPr="00591ACE">
              <w:rPr>
                <w:rFonts w:cs="Arial"/>
                <w:sz w:val="18"/>
                <w:szCs w:val="18"/>
              </w:rPr>
              <w:t>31</w:t>
            </w:r>
          </w:p>
        </w:tc>
        <w:tc>
          <w:tcPr>
            <w:tcW w:w="550" w:type="pct"/>
          </w:tcPr>
          <w:p w14:paraId="66D1EB25" w14:textId="77777777" w:rsidR="00DA4A38" w:rsidRPr="00591ACE" w:rsidRDefault="00DA4A38" w:rsidP="00DA4A38">
            <w:pPr>
              <w:spacing w:after="120"/>
              <w:rPr>
                <w:rFonts w:cs="Arial"/>
                <w:sz w:val="18"/>
                <w:szCs w:val="18"/>
              </w:rPr>
            </w:pPr>
            <w:r w:rsidRPr="00591ACE">
              <w:rPr>
                <w:rFonts w:cs="Arial"/>
                <w:sz w:val="18"/>
                <w:szCs w:val="18"/>
              </w:rPr>
              <w:t>2</w:t>
            </w:r>
            <w:r>
              <w:rPr>
                <w:rFonts w:cs="Arial"/>
                <w:sz w:val="18"/>
                <w:szCs w:val="18"/>
              </w:rPr>
              <w:t>50</w:t>
            </w:r>
            <w:r w:rsidRPr="00591ACE">
              <w:rPr>
                <w:rFonts w:cs="Arial"/>
                <w:sz w:val="18"/>
                <w:szCs w:val="18"/>
              </w:rPr>
              <w:t>0</w:t>
            </w:r>
          </w:p>
        </w:tc>
        <w:tc>
          <w:tcPr>
            <w:tcW w:w="573" w:type="pct"/>
          </w:tcPr>
          <w:p w14:paraId="1E36E33A" w14:textId="77777777" w:rsidR="00DA4A38" w:rsidRPr="00591ACE" w:rsidRDefault="00DA4A38" w:rsidP="00DA4A38">
            <w:pPr>
              <w:spacing w:after="120"/>
              <w:rPr>
                <w:rFonts w:cs="Arial"/>
                <w:sz w:val="18"/>
                <w:szCs w:val="18"/>
              </w:rPr>
            </w:pPr>
            <w:r w:rsidRPr="00591ACE">
              <w:rPr>
                <w:rFonts w:cs="Arial"/>
                <w:sz w:val="18"/>
                <w:szCs w:val="18"/>
              </w:rPr>
              <w:t>Text</w:t>
            </w:r>
          </w:p>
        </w:tc>
        <w:tc>
          <w:tcPr>
            <w:tcW w:w="971" w:type="pct"/>
          </w:tcPr>
          <w:p w14:paraId="3AB7FA6B" w14:textId="77777777" w:rsidR="00DA4A38" w:rsidRDefault="00DA4A38" w:rsidP="00DA4A38">
            <w:pPr>
              <w:rPr>
                <w:rFonts w:ascii="Calibri" w:hAnsi="Calibri"/>
                <w:color w:val="000000"/>
                <w:sz w:val="22"/>
                <w:szCs w:val="22"/>
              </w:rPr>
            </w:pPr>
            <w:r>
              <w:rPr>
                <w:rFonts w:cs="Tahoma"/>
                <w:sz w:val="18"/>
                <w:szCs w:val="18"/>
              </w:rPr>
              <w:t xml:space="preserve">e.g. </w:t>
            </w:r>
            <w:r>
              <w:rPr>
                <w:rFonts w:ascii="Calibri" w:hAnsi="Calibri"/>
                <w:color w:val="000000"/>
                <w:sz w:val="22"/>
                <w:szCs w:val="22"/>
              </w:rPr>
              <w:t>GM00000023 M001 1/GM00000023 M002 1</w:t>
            </w:r>
          </w:p>
          <w:p w14:paraId="3F0EA640" w14:textId="77777777" w:rsidR="00DA4A38" w:rsidRPr="00F61F67" w:rsidRDefault="00DA4A38" w:rsidP="00DA4A38">
            <w:pPr>
              <w:rPr>
                <w:rFonts w:cs="Tahoma"/>
                <w:sz w:val="18"/>
                <w:szCs w:val="18"/>
              </w:rPr>
            </w:pPr>
            <w:r>
              <w:rPr>
                <w:rFonts w:ascii="Calibri" w:hAnsi="Calibri"/>
                <w:color w:val="000000"/>
                <w:sz w:val="22"/>
                <w:szCs w:val="22"/>
              </w:rPr>
              <w:t>etc..</w:t>
            </w:r>
          </w:p>
        </w:tc>
        <w:tc>
          <w:tcPr>
            <w:tcW w:w="220" w:type="pct"/>
          </w:tcPr>
          <w:p w14:paraId="300CB4C0" w14:textId="77777777" w:rsidR="00DA4A38" w:rsidRPr="00354074" w:rsidRDefault="00DA4A38" w:rsidP="00DA4A38">
            <w:pPr>
              <w:rPr>
                <w:rFonts w:cs="Tahoma"/>
                <w:sz w:val="18"/>
                <w:szCs w:val="18"/>
              </w:rPr>
            </w:pPr>
          </w:p>
        </w:tc>
        <w:tc>
          <w:tcPr>
            <w:tcW w:w="220" w:type="pct"/>
          </w:tcPr>
          <w:p w14:paraId="727EF8DF" w14:textId="77777777" w:rsidR="00DA4A38" w:rsidRPr="005B4766" w:rsidRDefault="00DA4A38" w:rsidP="00DA4A38">
            <w:pPr>
              <w:jc w:val="both"/>
              <w:rPr>
                <w:sz w:val="18"/>
                <w:szCs w:val="18"/>
              </w:rPr>
            </w:pPr>
          </w:p>
        </w:tc>
        <w:tc>
          <w:tcPr>
            <w:tcW w:w="220" w:type="pct"/>
          </w:tcPr>
          <w:p w14:paraId="0C1E7C06" w14:textId="77777777" w:rsidR="00DA4A38" w:rsidRPr="005B4766" w:rsidRDefault="00DA4A38" w:rsidP="00DA4A38">
            <w:pPr>
              <w:jc w:val="both"/>
              <w:rPr>
                <w:sz w:val="18"/>
                <w:szCs w:val="18"/>
              </w:rPr>
            </w:pPr>
          </w:p>
        </w:tc>
        <w:tc>
          <w:tcPr>
            <w:tcW w:w="220" w:type="pct"/>
          </w:tcPr>
          <w:p w14:paraId="0888B325" w14:textId="77777777" w:rsidR="00DA4A38" w:rsidRPr="005B4766" w:rsidRDefault="00DA4A38" w:rsidP="00DA4A38">
            <w:pPr>
              <w:jc w:val="both"/>
              <w:rPr>
                <w:sz w:val="18"/>
                <w:szCs w:val="18"/>
              </w:rPr>
            </w:pPr>
          </w:p>
        </w:tc>
        <w:tc>
          <w:tcPr>
            <w:tcW w:w="220" w:type="pct"/>
          </w:tcPr>
          <w:p w14:paraId="7F4D586C" w14:textId="77777777" w:rsidR="00DA4A38" w:rsidRPr="005B4766" w:rsidRDefault="00DA4A38" w:rsidP="00DA4A38">
            <w:pPr>
              <w:jc w:val="both"/>
              <w:rPr>
                <w:sz w:val="18"/>
                <w:szCs w:val="18"/>
              </w:rPr>
            </w:pPr>
          </w:p>
        </w:tc>
        <w:tc>
          <w:tcPr>
            <w:tcW w:w="220" w:type="pct"/>
          </w:tcPr>
          <w:p w14:paraId="55461A19" w14:textId="77777777" w:rsidR="00DA4A38" w:rsidRPr="005B4766" w:rsidRDefault="00DA4A38" w:rsidP="00DA4A38">
            <w:pPr>
              <w:jc w:val="both"/>
              <w:rPr>
                <w:sz w:val="18"/>
                <w:szCs w:val="18"/>
              </w:rPr>
            </w:pPr>
          </w:p>
        </w:tc>
        <w:tc>
          <w:tcPr>
            <w:tcW w:w="569" w:type="pct"/>
          </w:tcPr>
          <w:p w14:paraId="7D641C73" w14:textId="77777777" w:rsidR="00DA4A38" w:rsidRPr="005B4766" w:rsidRDefault="00EA4F53" w:rsidP="00F614C2">
            <w:pPr>
              <w:jc w:val="both"/>
              <w:rPr>
                <w:sz w:val="18"/>
                <w:szCs w:val="18"/>
              </w:rPr>
            </w:pPr>
            <w:r>
              <w:rPr>
                <w:sz w:val="18"/>
                <w:szCs w:val="18"/>
              </w:rPr>
              <w:t>Invoice Id is list of invoice against which charges are reconciled.</w:t>
            </w:r>
          </w:p>
        </w:tc>
      </w:tr>
      <w:tr w:rsidR="00DA4A38" w:rsidRPr="005B4766" w14:paraId="67E619DB" w14:textId="77777777" w:rsidTr="003E2CF6">
        <w:tc>
          <w:tcPr>
            <w:tcW w:w="694" w:type="pct"/>
          </w:tcPr>
          <w:p w14:paraId="33E22696" w14:textId="77777777" w:rsidR="00DA4A38" w:rsidRPr="00591ACE" w:rsidRDefault="00DA4A38" w:rsidP="00DA4A38">
            <w:pPr>
              <w:spacing w:after="120"/>
              <w:rPr>
                <w:rFonts w:cs="Arial"/>
                <w:sz w:val="18"/>
                <w:szCs w:val="18"/>
              </w:rPr>
            </w:pPr>
            <w:r w:rsidRPr="00591ACE">
              <w:rPr>
                <w:rFonts w:cs="Arial"/>
                <w:sz w:val="18"/>
                <w:szCs w:val="18"/>
              </w:rPr>
              <w:t>*TRC Start date time</w:t>
            </w:r>
          </w:p>
        </w:tc>
        <w:tc>
          <w:tcPr>
            <w:tcW w:w="323" w:type="pct"/>
          </w:tcPr>
          <w:p w14:paraId="05EF21A9" w14:textId="77777777" w:rsidR="00DA4A38" w:rsidRPr="00591ACE" w:rsidRDefault="00DA4A38" w:rsidP="00DA4A38">
            <w:pPr>
              <w:spacing w:after="120"/>
              <w:rPr>
                <w:rFonts w:cs="Arial"/>
                <w:sz w:val="18"/>
                <w:szCs w:val="18"/>
              </w:rPr>
            </w:pPr>
            <w:r w:rsidRPr="00591ACE">
              <w:rPr>
                <w:rFonts w:cs="Arial"/>
                <w:sz w:val="18"/>
                <w:szCs w:val="18"/>
              </w:rPr>
              <w:t>32</w:t>
            </w:r>
          </w:p>
        </w:tc>
        <w:tc>
          <w:tcPr>
            <w:tcW w:w="550" w:type="pct"/>
          </w:tcPr>
          <w:p w14:paraId="41EB09B7" w14:textId="77777777" w:rsidR="00DA4A38" w:rsidRPr="00591ACE" w:rsidRDefault="00DA4A38" w:rsidP="00DA4A38">
            <w:pPr>
              <w:spacing w:after="120"/>
              <w:rPr>
                <w:rFonts w:cs="Arial"/>
                <w:sz w:val="18"/>
                <w:szCs w:val="18"/>
              </w:rPr>
            </w:pPr>
          </w:p>
        </w:tc>
        <w:tc>
          <w:tcPr>
            <w:tcW w:w="573" w:type="pct"/>
          </w:tcPr>
          <w:p w14:paraId="70E08998" w14:textId="77777777" w:rsidR="00DA4A38" w:rsidRPr="00591ACE" w:rsidRDefault="00DA4A38" w:rsidP="00DA4A38">
            <w:pPr>
              <w:spacing w:after="120"/>
              <w:rPr>
                <w:rFonts w:cs="Arial"/>
                <w:sz w:val="18"/>
                <w:szCs w:val="18"/>
              </w:rPr>
            </w:pPr>
            <w:r w:rsidRPr="00591ACE">
              <w:rPr>
                <w:rFonts w:cs="Arial"/>
                <w:sz w:val="18"/>
                <w:szCs w:val="18"/>
              </w:rPr>
              <w:t>DATE</w:t>
            </w:r>
          </w:p>
        </w:tc>
        <w:tc>
          <w:tcPr>
            <w:tcW w:w="971" w:type="pct"/>
          </w:tcPr>
          <w:p w14:paraId="710B7D6F" w14:textId="77777777" w:rsidR="00DA4A38" w:rsidRPr="002122C4" w:rsidRDefault="00DA4A38" w:rsidP="00DA4A38">
            <w:pPr>
              <w:spacing w:after="120"/>
              <w:rPr>
                <w:rFonts w:cs="Arial"/>
                <w:sz w:val="18"/>
                <w:szCs w:val="18"/>
              </w:rPr>
            </w:pPr>
            <w:r w:rsidRPr="002122C4">
              <w:rPr>
                <w:rFonts w:cs="Arial"/>
                <w:sz w:val="18"/>
                <w:szCs w:val="18"/>
              </w:rPr>
              <w:t xml:space="preserve">Not used for NGA </w:t>
            </w:r>
            <w:r w:rsidRPr="00C30411">
              <w:rPr>
                <w:rFonts w:cs="Arial"/>
                <w:sz w:val="18"/>
                <w:szCs w:val="18"/>
              </w:rPr>
              <w:t>events</w:t>
            </w:r>
          </w:p>
        </w:tc>
        <w:tc>
          <w:tcPr>
            <w:tcW w:w="220" w:type="pct"/>
          </w:tcPr>
          <w:p w14:paraId="60D7F6D8" w14:textId="77777777" w:rsidR="00DA4A38" w:rsidRPr="005B4766" w:rsidRDefault="00DA4A38" w:rsidP="00DA4A38">
            <w:pPr>
              <w:jc w:val="both"/>
              <w:rPr>
                <w:sz w:val="18"/>
                <w:szCs w:val="18"/>
              </w:rPr>
            </w:pPr>
          </w:p>
        </w:tc>
        <w:tc>
          <w:tcPr>
            <w:tcW w:w="220" w:type="pct"/>
          </w:tcPr>
          <w:p w14:paraId="5825AF7C" w14:textId="77777777" w:rsidR="00DA4A38" w:rsidRPr="005B4766" w:rsidRDefault="00DA4A38" w:rsidP="00DA4A38">
            <w:pPr>
              <w:jc w:val="both"/>
              <w:rPr>
                <w:sz w:val="18"/>
                <w:szCs w:val="18"/>
              </w:rPr>
            </w:pPr>
          </w:p>
        </w:tc>
        <w:tc>
          <w:tcPr>
            <w:tcW w:w="220" w:type="pct"/>
          </w:tcPr>
          <w:p w14:paraId="38C9FAEB" w14:textId="77777777" w:rsidR="00DA4A38" w:rsidRPr="005B4766" w:rsidRDefault="00DA4A38" w:rsidP="00DA4A38">
            <w:pPr>
              <w:jc w:val="both"/>
              <w:rPr>
                <w:sz w:val="18"/>
                <w:szCs w:val="18"/>
              </w:rPr>
            </w:pPr>
          </w:p>
        </w:tc>
        <w:tc>
          <w:tcPr>
            <w:tcW w:w="220" w:type="pct"/>
          </w:tcPr>
          <w:p w14:paraId="37ABDF2A" w14:textId="77777777" w:rsidR="00DA4A38" w:rsidRPr="005B4766" w:rsidRDefault="00DA4A38" w:rsidP="00DA4A38">
            <w:pPr>
              <w:jc w:val="both"/>
              <w:rPr>
                <w:sz w:val="18"/>
                <w:szCs w:val="18"/>
              </w:rPr>
            </w:pPr>
          </w:p>
        </w:tc>
        <w:tc>
          <w:tcPr>
            <w:tcW w:w="220" w:type="pct"/>
          </w:tcPr>
          <w:p w14:paraId="579D2746" w14:textId="77777777" w:rsidR="00DA4A38" w:rsidRPr="005B4766" w:rsidRDefault="00DA4A38" w:rsidP="00DA4A38">
            <w:pPr>
              <w:jc w:val="both"/>
              <w:rPr>
                <w:sz w:val="18"/>
                <w:szCs w:val="18"/>
              </w:rPr>
            </w:pPr>
          </w:p>
        </w:tc>
        <w:tc>
          <w:tcPr>
            <w:tcW w:w="220" w:type="pct"/>
          </w:tcPr>
          <w:p w14:paraId="42F87A2D" w14:textId="77777777" w:rsidR="00DA4A38" w:rsidRPr="005B4766" w:rsidRDefault="00DA4A38" w:rsidP="00DA4A38">
            <w:pPr>
              <w:jc w:val="both"/>
              <w:rPr>
                <w:sz w:val="18"/>
                <w:szCs w:val="18"/>
              </w:rPr>
            </w:pPr>
          </w:p>
        </w:tc>
        <w:tc>
          <w:tcPr>
            <w:tcW w:w="569" w:type="pct"/>
          </w:tcPr>
          <w:p w14:paraId="5173F0B4" w14:textId="77777777" w:rsidR="00DA4A38" w:rsidRPr="005B4766" w:rsidRDefault="00DA4A38" w:rsidP="00DA4A38">
            <w:pPr>
              <w:jc w:val="both"/>
              <w:rPr>
                <w:sz w:val="18"/>
                <w:szCs w:val="18"/>
              </w:rPr>
            </w:pPr>
          </w:p>
        </w:tc>
      </w:tr>
      <w:tr w:rsidR="00DA4A38" w:rsidRPr="005B4766" w14:paraId="25E2E725" w14:textId="77777777" w:rsidTr="003E2CF6">
        <w:tc>
          <w:tcPr>
            <w:tcW w:w="694" w:type="pct"/>
          </w:tcPr>
          <w:p w14:paraId="017AD90E" w14:textId="77777777" w:rsidR="00DA4A38" w:rsidRPr="00591ACE" w:rsidRDefault="00DA4A38" w:rsidP="00DA4A38">
            <w:pPr>
              <w:spacing w:after="120"/>
              <w:rPr>
                <w:rFonts w:cs="Arial"/>
                <w:sz w:val="18"/>
                <w:szCs w:val="18"/>
              </w:rPr>
            </w:pPr>
            <w:r w:rsidRPr="00591ACE">
              <w:rPr>
                <w:rFonts w:cs="Arial"/>
                <w:sz w:val="18"/>
                <w:szCs w:val="18"/>
              </w:rPr>
              <w:t>*Clear code</w:t>
            </w:r>
          </w:p>
        </w:tc>
        <w:tc>
          <w:tcPr>
            <w:tcW w:w="323" w:type="pct"/>
          </w:tcPr>
          <w:p w14:paraId="60E5902D" w14:textId="77777777" w:rsidR="00DA4A38" w:rsidRPr="00591ACE" w:rsidRDefault="00DA4A38" w:rsidP="00DA4A38">
            <w:pPr>
              <w:spacing w:after="120"/>
              <w:rPr>
                <w:rFonts w:cs="Arial"/>
                <w:sz w:val="18"/>
                <w:szCs w:val="18"/>
              </w:rPr>
            </w:pPr>
            <w:r w:rsidRPr="00591ACE">
              <w:rPr>
                <w:rFonts w:cs="Arial"/>
                <w:sz w:val="18"/>
                <w:szCs w:val="18"/>
              </w:rPr>
              <w:t>33</w:t>
            </w:r>
          </w:p>
        </w:tc>
        <w:tc>
          <w:tcPr>
            <w:tcW w:w="550" w:type="pct"/>
          </w:tcPr>
          <w:p w14:paraId="61D900FD" w14:textId="77777777" w:rsidR="00DA4A38" w:rsidRPr="00591ACE" w:rsidRDefault="00DA4A38" w:rsidP="00DA4A38">
            <w:pPr>
              <w:spacing w:after="120"/>
              <w:rPr>
                <w:rFonts w:cs="Arial"/>
                <w:sz w:val="18"/>
                <w:szCs w:val="18"/>
              </w:rPr>
            </w:pPr>
            <w:r w:rsidRPr="00591ACE">
              <w:rPr>
                <w:rFonts w:cs="Arial"/>
                <w:sz w:val="18"/>
                <w:szCs w:val="18"/>
              </w:rPr>
              <w:t>20</w:t>
            </w:r>
          </w:p>
        </w:tc>
        <w:tc>
          <w:tcPr>
            <w:tcW w:w="573" w:type="pct"/>
          </w:tcPr>
          <w:p w14:paraId="5D07CBC4" w14:textId="77777777" w:rsidR="00DA4A38" w:rsidRPr="00591ACE" w:rsidRDefault="00DA4A38" w:rsidP="00DA4A38">
            <w:pPr>
              <w:spacing w:after="120"/>
              <w:rPr>
                <w:rFonts w:cs="Arial"/>
                <w:sz w:val="18"/>
                <w:szCs w:val="18"/>
              </w:rPr>
            </w:pPr>
            <w:r w:rsidRPr="00591ACE">
              <w:rPr>
                <w:rFonts w:cs="Arial"/>
                <w:sz w:val="18"/>
                <w:szCs w:val="18"/>
              </w:rPr>
              <w:t>Text</w:t>
            </w:r>
          </w:p>
        </w:tc>
        <w:tc>
          <w:tcPr>
            <w:tcW w:w="971" w:type="pct"/>
          </w:tcPr>
          <w:p w14:paraId="0F210096" w14:textId="77777777" w:rsidR="00DA4A38" w:rsidRPr="002122C4" w:rsidRDefault="00DA4A38" w:rsidP="00DA4A38">
            <w:pPr>
              <w:spacing w:after="120"/>
              <w:rPr>
                <w:rFonts w:cs="Arial"/>
                <w:sz w:val="18"/>
                <w:szCs w:val="18"/>
              </w:rPr>
            </w:pPr>
            <w:r w:rsidRPr="002122C4">
              <w:rPr>
                <w:rFonts w:cs="Arial"/>
                <w:sz w:val="18"/>
                <w:szCs w:val="18"/>
              </w:rPr>
              <w:t xml:space="preserve">Not used for NGA </w:t>
            </w:r>
            <w:r w:rsidRPr="00C30411">
              <w:rPr>
                <w:rFonts w:cs="Arial"/>
                <w:sz w:val="18"/>
                <w:szCs w:val="18"/>
              </w:rPr>
              <w:t>events</w:t>
            </w:r>
          </w:p>
        </w:tc>
        <w:tc>
          <w:tcPr>
            <w:tcW w:w="220" w:type="pct"/>
          </w:tcPr>
          <w:p w14:paraId="002040EE" w14:textId="77777777" w:rsidR="00DA4A38" w:rsidRPr="005B4766" w:rsidRDefault="00DA4A38" w:rsidP="00DA4A38">
            <w:pPr>
              <w:jc w:val="both"/>
              <w:rPr>
                <w:sz w:val="18"/>
                <w:szCs w:val="18"/>
              </w:rPr>
            </w:pPr>
          </w:p>
        </w:tc>
        <w:tc>
          <w:tcPr>
            <w:tcW w:w="220" w:type="pct"/>
          </w:tcPr>
          <w:p w14:paraId="7067940B" w14:textId="77777777" w:rsidR="00DA4A38" w:rsidRPr="005B4766" w:rsidRDefault="00DA4A38" w:rsidP="00DA4A38">
            <w:pPr>
              <w:jc w:val="both"/>
              <w:rPr>
                <w:sz w:val="18"/>
                <w:szCs w:val="18"/>
              </w:rPr>
            </w:pPr>
          </w:p>
        </w:tc>
        <w:tc>
          <w:tcPr>
            <w:tcW w:w="220" w:type="pct"/>
          </w:tcPr>
          <w:p w14:paraId="50A762EE" w14:textId="77777777" w:rsidR="00DA4A38" w:rsidRPr="005B4766" w:rsidRDefault="00DA4A38" w:rsidP="00DA4A38">
            <w:pPr>
              <w:jc w:val="both"/>
              <w:rPr>
                <w:sz w:val="18"/>
                <w:szCs w:val="18"/>
              </w:rPr>
            </w:pPr>
          </w:p>
        </w:tc>
        <w:tc>
          <w:tcPr>
            <w:tcW w:w="220" w:type="pct"/>
          </w:tcPr>
          <w:p w14:paraId="408B3321" w14:textId="77777777" w:rsidR="00DA4A38" w:rsidRPr="005B4766" w:rsidRDefault="00DA4A38" w:rsidP="00DA4A38">
            <w:pPr>
              <w:jc w:val="both"/>
              <w:rPr>
                <w:sz w:val="18"/>
                <w:szCs w:val="18"/>
              </w:rPr>
            </w:pPr>
          </w:p>
        </w:tc>
        <w:tc>
          <w:tcPr>
            <w:tcW w:w="220" w:type="pct"/>
          </w:tcPr>
          <w:p w14:paraId="37355DB1" w14:textId="77777777" w:rsidR="00DA4A38" w:rsidRPr="005B4766" w:rsidRDefault="00DA4A38" w:rsidP="00DA4A38">
            <w:pPr>
              <w:jc w:val="both"/>
              <w:rPr>
                <w:sz w:val="18"/>
                <w:szCs w:val="18"/>
              </w:rPr>
            </w:pPr>
          </w:p>
        </w:tc>
        <w:tc>
          <w:tcPr>
            <w:tcW w:w="220" w:type="pct"/>
          </w:tcPr>
          <w:p w14:paraId="15582DF0" w14:textId="77777777" w:rsidR="00DA4A38" w:rsidRPr="005B4766" w:rsidRDefault="00DA4A38" w:rsidP="00DA4A38">
            <w:pPr>
              <w:jc w:val="both"/>
              <w:rPr>
                <w:sz w:val="18"/>
                <w:szCs w:val="18"/>
              </w:rPr>
            </w:pPr>
          </w:p>
        </w:tc>
        <w:tc>
          <w:tcPr>
            <w:tcW w:w="569" w:type="pct"/>
          </w:tcPr>
          <w:p w14:paraId="72E71378" w14:textId="77777777" w:rsidR="00DA4A38" w:rsidRPr="005B4766" w:rsidRDefault="00DA4A38" w:rsidP="00DA4A38">
            <w:pPr>
              <w:jc w:val="both"/>
              <w:rPr>
                <w:sz w:val="18"/>
                <w:szCs w:val="18"/>
              </w:rPr>
            </w:pPr>
          </w:p>
        </w:tc>
      </w:tr>
      <w:tr w:rsidR="00DA4A38" w:rsidRPr="005B4766" w14:paraId="190A395A" w14:textId="77777777" w:rsidTr="003E2CF6">
        <w:trPr>
          <w:trHeight w:val="699"/>
        </w:trPr>
        <w:tc>
          <w:tcPr>
            <w:tcW w:w="694" w:type="pct"/>
          </w:tcPr>
          <w:p w14:paraId="0CCA365C" w14:textId="77777777" w:rsidR="00DA4A38" w:rsidRPr="00591ACE" w:rsidRDefault="00DA4A38" w:rsidP="00DA4A38">
            <w:pPr>
              <w:spacing w:after="120"/>
              <w:rPr>
                <w:rFonts w:cs="Arial"/>
                <w:sz w:val="18"/>
                <w:szCs w:val="18"/>
              </w:rPr>
            </w:pPr>
            <w:r w:rsidRPr="00591ACE">
              <w:rPr>
                <w:rFonts w:cs="Arial"/>
                <w:sz w:val="18"/>
                <w:szCs w:val="18"/>
              </w:rPr>
              <w:t>*TRC description code</w:t>
            </w:r>
          </w:p>
        </w:tc>
        <w:tc>
          <w:tcPr>
            <w:tcW w:w="323" w:type="pct"/>
          </w:tcPr>
          <w:p w14:paraId="44941893" w14:textId="77777777" w:rsidR="00DA4A38" w:rsidRPr="00591ACE" w:rsidRDefault="00DA4A38" w:rsidP="00DA4A38">
            <w:pPr>
              <w:spacing w:after="120"/>
              <w:rPr>
                <w:rFonts w:cs="Arial"/>
                <w:sz w:val="18"/>
                <w:szCs w:val="18"/>
              </w:rPr>
            </w:pPr>
            <w:r w:rsidRPr="00591ACE">
              <w:rPr>
                <w:rFonts w:cs="Arial"/>
                <w:sz w:val="18"/>
                <w:szCs w:val="18"/>
              </w:rPr>
              <w:t>34</w:t>
            </w:r>
          </w:p>
        </w:tc>
        <w:tc>
          <w:tcPr>
            <w:tcW w:w="550" w:type="pct"/>
          </w:tcPr>
          <w:p w14:paraId="007F9F3D" w14:textId="77777777" w:rsidR="00DA4A38" w:rsidRPr="00591ACE" w:rsidRDefault="00DA4A38" w:rsidP="00DA4A38">
            <w:pPr>
              <w:spacing w:after="120"/>
              <w:rPr>
                <w:rFonts w:cs="Arial"/>
                <w:sz w:val="18"/>
                <w:szCs w:val="18"/>
              </w:rPr>
            </w:pPr>
            <w:r w:rsidRPr="00591ACE">
              <w:rPr>
                <w:rFonts w:cs="Arial"/>
                <w:sz w:val="18"/>
                <w:szCs w:val="18"/>
              </w:rPr>
              <w:t>20</w:t>
            </w:r>
          </w:p>
        </w:tc>
        <w:tc>
          <w:tcPr>
            <w:tcW w:w="573" w:type="pct"/>
          </w:tcPr>
          <w:p w14:paraId="3B0CA6DA" w14:textId="77777777" w:rsidR="00DA4A38" w:rsidRPr="00591ACE" w:rsidRDefault="00DA4A38" w:rsidP="00DA4A38">
            <w:pPr>
              <w:spacing w:after="120"/>
              <w:rPr>
                <w:rFonts w:cs="Arial"/>
                <w:sz w:val="18"/>
                <w:szCs w:val="18"/>
              </w:rPr>
            </w:pPr>
            <w:r w:rsidRPr="00591ACE">
              <w:rPr>
                <w:rFonts w:cs="Arial"/>
                <w:sz w:val="18"/>
                <w:szCs w:val="18"/>
              </w:rPr>
              <w:t>Text</w:t>
            </w:r>
          </w:p>
        </w:tc>
        <w:tc>
          <w:tcPr>
            <w:tcW w:w="971" w:type="pct"/>
          </w:tcPr>
          <w:p w14:paraId="6F69BBCE" w14:textId="77777777" w:rsidR="00DA4A38" w:rsidRPr="002122C4" w:rsidRDefault="00DA4A38" w:rsidP="00DA4A38">
            <w:pPr>
              <w:spacing w:after="120"/>
              <w:rPr>
                <w:rFonts w:cs="Arial"/>
                <w:sz w:val="18"/>
                <w:szCs w:val="18"/>
              </w:rPr>
            </w:pPr>
            <w:r w:rsidRPr="002122C4">
              <w:rPr>
                <w:rFonts w:cs="Arial"/>
                <w:sz w:val="18"/>
                <w:szCs w:val="18"/>
              </w:rPr>
              <w:t xml:space="preserve">Not used for NGA </w:t>
            </w:r>
            <w:r w:rsidRPr="00C30411">
              <w:rPr>
                <w:rFonts w:cs="Arial"/>
                <w:sz w:val="18"/>
                <w:szCs w:val="18"/>
              </w:rPr>
              <w:t>events</w:t>
            </w:r>
          </w:p>
        </w:tc>
        <w:tc>
          <w:tcPr>
            <w:tcW w:w="220" w:type="pct"/>
          </w:tcPr>
          <w:p w14:paraId="4656C57F" w14:textId="77777777" w:rsidR="00DA4A38" w:rsidRPr="005B4766" w:rsidRDefault="00DA4A38" w:rsidP="00DA4A38">
            <w:pPr>
              <w:jc w:val="both"/>
              <w:rPr>
                <w:sz w:val="18"/>
                <w:szCs w:val="18"/>
              </w:rPr>
            </w:pPr>
          </w:p>
        </w:tc>
        <w:tc>
          <w:tcPr>
            <w:tcW w:w="220" w:type="pct"/>
          </w:tcPr>
          <w:p w14:paraId="09E37620" w14:textId="77777777" w:rsidR="00DA4A38" w:rsidRPr="005B4766" w:rsidRDefault="00DA4A38" w:rsidP="00DA4A38">
            <w:pPr>
              <w:jc w:val="both"/>
              <w:rPr>
                <w:sz w:val="18"/>
                <w:szCs w:val="18"/>
              </w:rPr>
            </w:pPr>
          </w:p>
        </w:tc>
        <w:tc>
          <w:tcPr>
            <w:tcW w:w="220" w:type="pct"/>
          </w:tcPr>
          <w:p w14:paraId="76376D0F" w14:textId="77777777" w:rsidR="00DA4A38" w:rsidRPr="005B4766" w:rsidRDefault="00DA4A38" w:rsidP="00DA4A38">
            <w:pPr>
              <w:jc w:val="both"/>
              <w:rPr>
                <w:sz w:val="18"/>
                <w:szCs w:val="18"/>
              </w:rPr>
            </w:pPr>
          </w:p>
        </w:tc>
        <w:tc>
          <w:tcPr>
            <w:tcW w:w="220" w:type="pct"/>
          </w:tcPr>
          <w:p w14:paraId="475FC492" w14:textId="77777777" w:rsidR="00DA4A38" w:rsidRPr="005B4766" w:rsidRDefault="00DA4A38" w:rsidP="00DA4A38">
            <w:pPr>
              <w:jc w:val="both"/>
              <w:rPr>
                <w:sz w:val="18"/>
                <w:szCs w:val="18"/>
              </w:rPr>
            </w:pPr>
          </w:p>
        </w:tc>
        <w:tc>
          <w:tcPr>
            <w:tcW w:w="220" w:type="pct"/>
          </w:tcPr>
          <w:p w14:paraId="4004F313" w14:textId="77777777" w:rsidR="00DA4A38" w:rsidRPr="005B4766" w:rsidRDefault="00DA4A38" w:rsidP="00DA4A38">
            <w:pPr>
              <w:jc w:val="both"/>
              <w:rPr>
                <w:sz w:val="18"/>
                <w:szCs w:val="18"/>
              </w:rPr>
            </w:pPr>
          </w:p>
        </w:tc>
        <w:tc>
          <w:tcPr>
            <w:tcW w:w="220" w:type="pct"/>
          </w:tcPr>
          <w:p w14:paraId="18EDF82C" w14:textId="77777777" w:rsidR="00DA4A38" w:rsidRPr="005B4766" w:rsidRDefault="00DA4A38" w:rsidP="00DA4A38">
            <w:pPr>
              <w:jc w:val="both"/>
              <w:rPr>
                <w:sz w:val="18"/>
                <w:szCs w:val="18"/>
              </w:rPr>
            </w:pPr>
          </w:p>
        </w:tc>
        <w:tc>
          <w:tcPr>
            <w:tcW w:w="569" w:type="pct"/>
          </w:tcPr>
          <w:p w14:paraId="7C566268" w14:textId="77777777" w:rsidR="00DA4A38" w:rsidRPr="005B4766" w:rsidRDefault="00DA4A38" w:rsidP="00DA4A38">
            <w:pPr>
              <w:jc w:val="both"/>
              <w:rPr>
                <w:sz w:val="18"/>
                <w:szCs w:val="18"/>
              </w:rPr>
            </w:pPr>
          </w:p>
        </w:tc>
      </w:tr>
      <w:tr w:rsidR="00DA4A38" w:rsidRPr="005B4766" w14:paraId="73F6F686" w14:textId="77777777" w:rsidTr="003E2CF6">
        <w:tc>
          <w:tcPr>
            <w:tcW w:w="694" w:type="pct"/>
          </w:tcPr>
          <w:p w14:paraId="3846F80E" w14:textId="77777777" w:rsidR="00DA4A38" w:rsidRPr="00591ACE" w:rsidRDefault="00DA4A38" w:rsidP="00DA4A38">
            <w:pPr>
              <w:spacing w:after="120"/>
              <w:rPr>
                <w:rFonts w:cs="Arial"/>
                <w:sz w:val="18"/>
                <w:szCs w:val="18"/>
              </w:rPr>
            </w:pPr>
            <w:r w:rsidRPr="00591ACE">
              <w:rPr>
                <w:rFonts w:cs="Arial"/>
                <w:sz w:val="18"/>
                <w:szCs w:val="18"/>
              </w:rPr>
              <w:t>Price list reference</w:t>
            </w:r>
          </w:p>
        </w:tc>
        <w:tc>
          <w:tcPr>
            <w:tcW w:w="323" w:type="pct"/>
          </w:tcPr>
          <w:p w14:paraId="15A6FA12" w14:textId="77777777" w:rsidR="00DA4A38" w:rsidRPr="00591ACE" w:rsidRDefault="00DA4A38" w:rsidP="00DA4A38">
            <w:pPr>
              <w:spacing w:after="120"/>
              <w:rPr>
                <w:rFonts w:cs="Arial"/>
                <w:sz w:val="18"/>
                <w:szCs w:val="18"/>
              </w:rPr>
            </w:pPr>
            <w:r w:rsidRPr="00591ACE">
              <w:rPr>
                <w:rFonts w:cs="Arial"/>
                <w:sz w:val="18"/>
                <w:szCs w:val="18"/>
              </w:rPr>
              <w:t>35</w:t>
            </w:r>
          </w:p>
        </w:tc>
        <w:tc>
          <w:tcPr>
            <w:tcW w:w="550" w:type="pct"/>
          </w:tcPr>
          <w:p w14:paraId="41D434DE" w14:textId="77777777" w:rsidR="00DA4A38" w:rsidRPr="00591ACE" w:rsidRDefault="00DA4A38" w:rsidP="00DA4A38">
            <w:pPr>
              <w:spacing w:after="120"/>
              <w:rPr>
                <w:rFonts w:cs="Arial"/>
                <w:sz w:val="18"/>
                <w:szCs w:val="18"/>
              </w:rPr>
            </w:pPr>
            <w:r w:rsidRPr="00591ACE">
              <w:rPr>
                <w:rFonts w:cs="Arial"/>
                <w:sz w:val="18"/>
                <w:szCs w:val="18"/>
              </w:rPr>
              <w:t>256</w:t>
            </w:r>
          </w:p>
        </w:tc>
        <w:tc>
          <w:tcPr>
            <w:tcW w:w="573" w:type="pct"/>
          </w:tcPr>
          <w:p w14:paraId="04FD0890" w14:textId="77777777" w:rsidR="00DA4A38" w:rsidRPr="00591ACE" w:rsidRDefault="00DA4A38" w:rsidP="00DA4A38">
            <w:pPr>
              <w:spacing w:after="120"/>
              <w:rPr>
                <w:rFonts w:cs="Arial"/>
                <w:sz w:val="18"/>
                <w:szCs w:val="18"/>
              </w:rPr>
            </w:pPr>
            <w:r w:rsidRPr="00591ACE">
              <w:rPr>
                <w:rFonts w:cs="Arial"/>
                <w:sz w:val="18"/>
                <w:szCs w:val="18"/>
              </w:rPr>
              <w:t>Text</w:t>
            </w:r>
          </w:p>
        </w:tc>
        <w:tc>
          <w:tcPr>
            <w:tcW w:w="971" w:type="pct"/>
          </w:tcPr>
          <w:p w14:paraId="7A3E1C9A" w14:textId="77777777" w:rsidR="00DA4A38" w:rsidRPr="002122C4" w:rsidRDefault="00DA4A38" w:rsidP="00DA4A38">
            <w:pPr>
              <w:spacing w:after="120"/>
              <w:rPr>
                <w:rFonts w:cs="Arial"/>
                <w:sz w:val="18"/>
                <w:szCs w:val="18"/>
              </w:rPr>
            </w:pPr>
            <w:r w:rsidRPr="002122C4">
              <w:rPr>
                <w:rFonts w:cs="Arial"/>
                <w:sz w:val="18"/>
                <w:szCs w:val="18"/>
              </w:rPr>
              <w:t>e.g.5.3.3</w:t>
            </w:r>
          </w:p>
        </w:tc>
        <w:tc>
          <w:tcPr>
            <w:tcW w:w="220" w:type="pct"/>
          </w:tcPr>
          <w:p w14:paraId="3BDC4B2A" w14:textId="77777777" w:rsidR="00DA4A38" w:rsidRPr="005B4766" w:rsidRDefault="00DA4A38" w:rsidP="00DA4A38">
            <w:pPr>
              <w:jc w:val="both"/>
              <w:rPr>
                <w:sz w:val="18"/>
                <w:szCs w:val="18"/>
              </w:rPr>
            </w:pPr>
            <w:r w:rsidRPr="00B40D19">
              <w:rPr>
                <w:rFonts w:ascii="Wingdings" w:hAnsi="Wingdings" w:cs="Wingdings"/>
                <w:sz w:val="26"/>
                <w:szCs w:val="26"/>
              </w:rPr>
              <w:t></w:t>
            </w:r>
          </w:p>
        </w:tc>
        <w:tc>
          <w:tcPr>
            <w:tcW w:w="220" w:type="pct"/>
          </w:tcPr>
          <w:p w14:paraId="0D3C509E" w14:textId="77777777" w:rsidR="00DA4A38" w:rsidRPr="005B4766" w:rsidRDefault="00DA4A38" w:rsidP="00DA4A38">
            <w:pPr>
              <w:jc w:val="both"/>
              <w:rPr>
                <w:sz w:val="18"/>
                <w:szCs w:val="18"/>
              </w:rPr>
            </w:pPr>
            <w:r w:rsidRPr="00B40D19">
              <w:rPr>
                <w:rFonts w:ascii="Wingdings" w:hAnsi="Wingdings" w:cs="Wingdings"/>
                <w:sz w:val="26"/>
                <w:szCs w:val="26"/>
              </w:rPr>
              <w:t></w:t>
            </w:r>
          </w:p>
        </w:tc>
        <w:tc>
          <w:tcPr>
            <w:tcW w:w="220" w:type="pct"/>
          </w:tcPr>
          <w:p w14:paraId="5DED8661" w14:textId="77777777" w:rsidR="00DA4A38" w:rsidRPr="00B40D19" w:rsidRDefault="00DA4A38" w:rsidP="00DA4A38">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7C490DED" w14:textId="77777777" w:rsidR="00DA4A38" w:rsidRPr="00B40D19" w:rsidRDefault="00DA4A38" w:rsidP="00DA4A38">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19A8435F" w14:textId="77777777" w:rsidR="00DA4A38" w:rsidRPr="00B40D19" w:rsidRDefault="00DA4A38" w:rsidP="00DA4A38">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672D5A2B" w14:textId="77777777" w:rsidR="00DA4A38" w:rsidRPr="00B40D19" w:rsidRDefault="00DA4A38" w:rsidP="00DA4A38">
            <w:pPr>
              <w:jc w:val="both"/>
              <w:rPr>
                <w:rFonts w:ascii="Wingdings" w:hAnsi="Wingdings" w:cs="Wingdings"/>
                <w:sz w:val="26"/>
                <w:szCs w:val="26"/>
              </w:rPr>
            </w:pPr>
            <w:r w:rsidRPr="00DC4AC0">
              <w:rPr>
                <w:rFonts w:ascii="Wingdings" w:hAnsi="Wingdings" w:cs="Wingdings"/>
                <w:sz w:val="26"/>
                <w:szCs w:val="26"/>
              </w:rPr>
              <w:t></w:t>
            </w:r>
          </w:p>
        </w:tc>
        <w:tc>
          <w:tcPr>
            <w:tcW w:w="569" w:type="pct"/>
          </w:tcPr>
          <w:p w14:paraId="51E90879" w14:textId="77777777" w:rsidR="00DA4A38" w:rsidRPr="00DC4AC0" w:rsidRDefault="00DA4A38" w:rsidP="00DA4A38">
            <w:pPr>
              <w:jc w:val="both"/>
              <w:rPr>
                <w:rFonts w:ascii="Wingdings" w:hAnsi="Wingdings" w:cs="Wingdings"/>
                <w:sz w:val="26"/>
                <w:szCs w:val="26"/>
              </w:rPr>
            </w:pPr>
          </w:p>
        </w:tc>
      </w:tr>
      <w:tr w:rsidR="00DA4A38" w:rsidRPr="005B4766" w14:paraId="78721847" w14:textId="77777777" w:rsidTr="003E2CF6">
        <w:tc>
          <w:tcPr>
            <w:tcW w:w="694" w:type="pct"/>
          </w:tcPr>
          <w:p w14:paraId="645C7A73" w14:textId="77777777" w:rsidR="00DA4A38" w:rsidRPr="00591ACE" w:rsidRDefault="00DA4A38" w:rsidP="00DA4A38">
            <w:pPr>
              <w:spacing w:after="120"/>
              <w:rPr>
                <w:rFonts w:cs="Arial"/>
                <w:sz w:val="18"/>
                <w:szCs w:val="18"/>
              </w:rPr>
            </w:pPr>
            <w:r w:rsidRPr="00591ACE">
              <w:rPr>
                <w:rFonts w:cs="Arial"/>
                <w:sz w:val="18"/>
                <w:szCs w:val="18"/>
              </w:rPr>
              <w:t>Price list description</w:t>
            </w:r>
          </w:p>
        </w:tc>
        <w:tc>
          <w:tcPr>
            <w:tcW w:w="323" w:type="pct"/>
          </w:tcPr>
          <w:p w14:paraId="4AD26CB6" w14:textId="77777777" w:rsidR="00DA4A38" w:rsidRPr="00591ACE" w:rsidRDefault="00DA4A38" w:rsidP="00DA4A38">
            <w:pPr>
              <w:spacing w:after="120"/>
              <w:rPr>
                <w:rFonts w:cs="Arial"/>
                <w:sz w:val="18"/>
                <w:szCs w:val="18"/>
              </w:rPr>
            </w:pPr>
            <w:r w:rsidRPr="00591ACE">
              <w:rPr>
                <w:rFonts w:cs="Arial"/>
                <w:sz w:val="18"/>
                <w:szCs w:val="18"/>
              </w:rPr>
              <w:t>36</w:t>
            </w:r>
          </w:p>
        </w:tc>
        <w:tc>
          <w:tcPr>
            <w:tcW w:w="550" w:type="pct"/>
          </w:tcPr>
          <w:p w14:paraId="05A16148" w14:textId="77777777" w:rsidR="00DA4A38" w:rsidRPr="00591ACE" w:rsidRDefault="00DA4A38" w:rsidP="00DA4A38">
            <w:pPr>
              <w:spacing w:after="120"/>
              <w:rPr>
                <w:rFonts w:cs="Arial"/>
                <w:sz w:val="18"/>
                <w:szCs w:val="18"/>
              </w:rPr>
            </w:pPr>
            <w:r w:rsidRPr="00591ACE">
              <w:rPr>
                <w:rFonts w:cs="Arial"/>
                <w:sz w:val="18"/>
                <w:szCs w:val="18"/>
              </w:rPr>
              <w:t>256</w:t>
            </w:r>
          </w:p>
        </w:tc>
        <w:tc>
          <w:tcPr>
            <w:tcW w:w="573" w:type="pct"/>
          </w:tcPr>
          <w:p w14:paraId="1B1DAE7F" w14:textId="77777777" w:rsidR="00DA4A38" w:rsidRPr="00591ACE" w:rsidRDefault="00DA4A38" w:rsidP="00DA4A38">
            <w:pPr>
              <w:spacing w:after="120"/>
              <w:rPr>
                <w:rFonts w:cs="Arial"/>
                <w:sz w:val="18"/>
                <w:szCs w:val="18"/>
              </w:rPr>
            </w:pPr>
            <w:r w:rsidRPr="00591ACE">
              <w:rPr>
                <w:rFonts w:cs="Arial"/>
                <w:sz w:val="18"/>
                <w:szCs w:val="18"/>
              </w:rPr>
              <w:t>Text</w:t>
            </w:r>
          </w:p>
        </w:tc>
        <w:tc>
          <w:tcPr>
            <w:tcW w:w="971" w:type="pct"/>
          </w:tcPr>
          <w:p w14:paraId="5CBBFF79" w14:textId="77777777" w:rsidR="00DA4A38" w:rsidRPr="002122C4" w:rsidRDefault="00DA4A38" w:rsidP="00DA4A38">
            <w:pPr>
              <w:spacing w:after="120"/>
              <w:rPr>
                <w:rFonts w:cs="Arial"/>
                <w:sz w:val="18"/>
                <w:szCs w:val="18"/>
              </w:rPr>
            </w:pPr>
            <w:r>
              <w:rPr>
                <w:rFonts w:cs="Arial"/>
                <w:sz w:val="18"/>
                <w:szCs w:val="18"/>
              </w:rPr>
              <w:t>e.g.</w:t>
            </w:r>
            <w:r w:rsidRPr="00D93975">
              <w:rPr>
                <w:rFonts w:cs="Arial"/>
                <w:sz w:val="18"/>
                <w:szCs w:val="18"/>
              </w:rPr>
              <w:t xml:space="preserve"> Transaction charges - Cancel/Amend/Modify - CRD Amend, order notes amend, order cancellation, Care Level</w:t>
            </w:r>
          </w:p>
        </w:tc>
        <w:tc>
          <w:tcPr>
            <w:tcW w:w="220" w:type="pct"/>
          </w:tcPr>
          <w:p w14:paraId="3344ADC8" w14:textId="77777777" w:rsidR="00DA4A38" w:rsidRPr="005B4766" w:rsidRDefault="00DA4A38" w:rsidP="00DA4A38">
            <w:pPr>
              <w:jc w:val="both"/>
              <w:rPr>
                <w:sz w:val="18"/>
                <w:szCs w:val="18"/>
              </w:rPr>
            </w:pPr>
            <w:r w:rsidRPr="00B40D19">
              <w:rPr>
                <w:rFonts w:ascii="Wingdings" w:hAnsi="Wingdings" w:cs="Wingdings"/>
                <w:sz w:val="26"/>
                <w:szCs w:val="26"/>
              </w:rPr>
              <w:t></w:t>
            </w:r>
          </w:p>
        </w:tc>
        <w:tc>
          <w:tcPr>
            <w:tcW w:w="220" w:type="pct"/>
          </w:tcPr>
          <w:p w14:paraId="6CCBAFEA" w14:textId="77777777" w:rsidR="00DA4A38" w:rsidRPr="005B4766" w:rsidRDefault="00DA4A38" w:rsidP="00DA4A38">
            <w:pPr>
              <w:jc w:val="both"/>
              <w:rPr>
                <w:sz w:val="18"/>
                <w:szCs w:val="18"/>
              </w:rPr>
            </w:pPr>
            <w:r w:rsidRPr="00B40D19">
              <w:rPr>
                <w:rFonts w:ascii="Wingdings" w:hAnsi="Wingdings" w:cs="Wingdings"/>
                <w:sz w:val="26"/>
                <w:szCs w:val="26"/>
              </w:rPr>
              <w:t></w:t>
            </w:r>
          </w:p>
        </w:tc>
        <w:tc>
          <w:tcPr>
            <w:tcW w:w="220" w:type="pct"/>
          </w:tcPr>
          <w:p w14:paraId="5D28912D" w14:textId="77777777" w:rsidR="00DA4A38" w:rsidRPr="00B40D19" w:rsidRDefault="00DA4A38" w:rsidP="00DA4A38">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78565E36" w14:textId="77777777" w:rsidR="00DA4A38" w:rsidRPr="00B40D19" w:rsidRDefault="00DA4A38" w:rsidP="00DA4A38">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246928EB" w14:textId="77777777" w:rsidR="00DA4A38" w:rsidRPr="00B40D19" w:rsidRDefault="00DA4A38" w:rsidP="00DA4A38">
            <w:pPr>
              <w:jc w:val="both"/>
              <w:rPr>
                <w:rFonts w:ascii="Wingdings" w:hAnsi="Wingdings" w:cs="Wingdings"/>
                <w:sz w:val="26"/>
                <w:szCs w:val="26"/>
              </w:rPr>
            </w:pPr>
            <w:r w:rsidRPr="00DC4AC0">
              <w:rPr>
                <w:rFonts w:ascii="Wingdings" w:hAnsi="Wingdings" w:cs="Wingdings"/>
                <w:sz w:val="26"/>
                <w:szCs w:val="26"/>
              </w:rPr>
              <w:t></w:t>
            </w:r>
          </w:p>
        </w:tc>
        <w:tc>
          <w:tcPr>
            <w:tcW w:w="220" w:type="pct"/>
          </w:tcPr>
          <w:p w14:paraId="7153770A" w14:textId="77777777" w:rsidR="00DA4A38" w:rsidRPr="00B40D19" w:rsidRDefault="00DA4A38" w:rsidP="00DA4A38">
            <w:pPr>
              <w:jc w:val="both"/>
              <w:rPr>
                <w:rFonts w:ascii="Wingdings" w:hAnsi="Wingdings" w:cs="Wingdings"/>
                <w:sz w:val="26"/>
                <w:szCs w:val="26"/>
              </w:rPr>
            </w:pPr>
            <w:r w:rsidRPr="00DC4AC0">
              <w:rPr>
                <w:rFonts w:ascii="Wingdings" w:hAnsi="Wingdings" w:cs="Wingdings"/>
                <w:sz w:val="26"/>
                <w:szCs w:val="26"/>
              </w:rPr>
              <w:t></w:t>
            </w:r>
          </w:p>
        </w:tc>
        <w:tc>
          <w:tcPr>
            <w:tcW w:w="569" w:type="pct"/>
          </w:tcPr>
          <w:p w14:paraId="2A0AB943" w14:textId="77777777" w:rsidR="00DA4A38" w:rsidRPr="00DC4AC0" w:rsidRDefault="00DA4A38" w:rsidP="00DA4A38">
            <w:pPr>
              <w:jc w:val="both"/>
              <w:rPr>
                <w:rFonts w:ascii="Wingdings" w:hAnsi="Wingdings" w:cs="Wingdings"/>
                <w:sz w:val="26"/>
                <w:szCs w:val="26"/>
              </w:rPr>
            </w:pPr>
          </w:p>
        </w:tc>
      </w:tr>
      <w:tr w:rsidR="00AC79EC" w:rsidRPr="005B4766" w14:paraId="156FA6CF" w14:textId="77777777" w:rsidTr="00AC79EC">
        <w:tc>
          <w:tcPr>
            <w:tcW w:w="5000" w:type="pct"/>
            <w:gridSpan w:val="12"/>
          </w:tcPr>
          <w:p w14:paraId="4C1A4CEF" w14:textId="77777777" w:rsidR="00AC79EC" w:rsidRPr="00B84ADA" w:rsidRDefault="00AC79EC" w:rsidP="00AC79EC">
            <w:pPr>
              <w:spacing w:after="120"/>
              <w:rPr>
                <w:sz w:val="18"/>
                <w:szCs w:val="18"/>
              </w:rPr>
            </w:pPr>
            <w:r w:rsidRPr="00B84ADA">
              <w:rPr>
                <w:sz w:val="18"/>
                <w:szCs w:val="18"/>
              </w:rPr>
              <w:t>Note: Fields 37-72 are specific and unique to NGA Events and will be displayed below if they carry any values.</w:t>
            </w:r>
          </w:p>
          <w:p w14:paraId="28065174" w14:textId="77777777" w:rsidR="00AC79EC" w:rsidRPr="00DC4AC0" w:rsidRDefault="00AC79EC" w:rsidP="00CB205D">
            <w:pPr>
              <w:jc w:val="both"/>
              <w:rPr>
                <w:rFonts w:ascii="Wingdings" w:hAnsi="Wingdings" w:cs="Wingdings"/>
                <w:sz w:val="26"/>
                <w:szCs w:val="26"/>
              </w:rPr>
            </w:pPr>
            <w:r w:rsidRPr="00B84ADA">
              <w:rPr>
                <w:sz w:val="18"/>
                <w:szCs w:val="18"/>
              </w:rPr>
              <w:t>Field no 47</w:t>
            </w:r>
            <w:r w:rsidR="007B06AA" w:rsidRPr="00B84ADA">
              <w:rPr>
                <w:sz w:val="18"/>
                <w:szCs w:val="18"/>
              </w:rPr>
              <w:t xml:space="preserve"> and 60 is listed below</w:t>
            </w:r>
            <w:r w:rsidRPr="00B84ADA">
              <w:rPr>
                <w:sz w:val="18"/>
                <w:szCs w:val="18"/>
              </w:rPr>
              <w:t xml:space="preserve"> </w:t>
            </w:r>
            <w:r w:rsidR="007B06AA" w:rsidRPr="00B84ADA">
              <w:rPr>
                <w:sz w:val="18"/>
                <w:szCs w:val="18"/>
              </w:rPr>
              <w:t>s</w:t>
            </w:r>
            <w:r w:rsidRPr="00B84ADA">
              <w:rPr>
                <w:sz w:val="18"/>
                <w:szCs w:val="18"/>
              </w:rPr>
              <w:t xml:space="preserve">o </w:t>
            </w:r>
            <w:r w:rsidR="007B06AA" w:rsidRPr="00B84ADA">
              <w:rPr>
                <w:sz w:val="18"/>
                <w:szCs w:val="18"/>
              </w:rPr>
              <w:t>fields</w:t>
            </w:r>
            <w:r w:rsidRPr="00B84ADA">
              <w:rPr>
                <w:sz w:val="18"/>
                <w:szCs w:val="18"/>
              </w:rPr>
              <w:t xml:space="preserve"> 37-46, 48-59 and 61-72 are empty.</w:t>
            </w:r>
          </w:p>
        </w:tc>
      </w:tr>
      <w:tr w:rsidR="00DA4A38" w:rsidRPr="005B4766" w14:paraId="5D55CBBA" w14:textId="77777777" w:rsidTr="003E2CF6">
        <w:tc>
          <w:tcPr>
            <w:tcW w:w="694" w:type="pct"/>
          </w:tcPr>
          <w:p w14:paraId="775F1A9A" w14:textId="77777777" w:rsidR="00DA4A38" w:rsidRPr="00DC4A8D" w:rsidRDefault="00DA4A38" w:rsidP="00DA4A38">
            <w:pPr>
              <w:spacing w:after="120"/>
              <w:rPr>
                <w:rFonts w:cs="Arial"/>
                <w:sz w:val="18"/>
                <w:szCs w:val="18"/>
                <w:highlight w:val="yellow"/>
              </w:rPr>
            </w:pPr>
            <w:r w:rsidRPr="00583571">
              <w:rPr>
                <w:rFonts w:cs="Arial"/>
                <w:sz w:val="18"/>
                <w:szCs w:val="18"/>
              </w:rPr>
              <w:t>Product Set</w:t>
            </w:r>
          </w:p>
        </w:tc>
        <w:tc>
          <w:tcPr>
            <w:tcW w:w="323" w:type="pct"/>
          </w:tcPr>
          <w:p w14:paraId="168C8A1F" w14:textId="77777777" w:rsidR="00DA4A38" w:rsidRPr="00591ACE" w:rsidRDefault="00DA4A38" w:rsidP="00DA4A38">
            <w:pPr>
              <w:spacing w:after="120"/>
              <w:rPr>
                <w:rFonts w:cs="Arial"/>
                <w:sz w:val="18"/>
                <w:szCs w:val="18"/>
              </w:rPr>
            </w:pPr>
            <w:r>
              <w:rPr>
                <w:rFonts w:cs="Arial"/>
                <w:sz w:val="18"/>
                <w:szCs w:val="18"/>
              </w:rPr>
              <w:t>47</w:t>
            </w:r>
          </w:p>
        </w:tc>
        <w:tc>
          <w:tcPr>
            <w:tcW w:w="550" w:type="pct"/>
          </w:tcPr>
          <w:p w14:paraId="289B8AA0" w14:textId="77777777" w:rsidR="00DA4A38" w:rsidRPr="00591ACE" w:rsidRDefault="00DA4A38" w:rsidP="00DA4A38">
            <w:pPr>
              <w:spacing w:after="120"/>
              <w:rPr>
                <w:rFonts w:cs="Arial"/>
                <w:sz w:val="18"/>
                <w:szCs w:val="18"/>
              </w:rPr>
            </w:pPr>
            <w:r>
              <w:rPr>
                <w:rFonts w:cs="Arial"/>
                <w:sz w:val="18"/>
                <w:szCs w:val="18"/>
              </w:rPr>
              <w:t>40</w:t>
            </w:r>
          </w:p>
        </w:tc>
        <w:tc>
          <w:tcPr>
            <w:tcW w:w="573" w:type="pct"/>
          </w:tcPr>
          <w:p w14:paraId="7221DAEA" w14:textId="77777777" w:rsidR="00DA4A38" w:rsidRPr="00591ACE" w:rsidRDefault="00DA4A38" w:rsidP="00DA4A38">
            <w:pPr>
              <w:spacing w:after="120"/>
              <w:rPr>
                <w:rFonts w:cs="Arial"/>
                <w:sz w:val="18"/>
                <w:szCs w:val="18"/>
              </w:rPr>
            </w:pPr>
            <w:r>
              <w:rPr>
                <w:rFonts w:cs="Arial"/>
                <w:sz w:val="18"/>
                <w:szCs w:val="18"/>
              </w:rPr>
              <w:t>Text</w:t>
            </w:r>
          </w:p>
        </w:tc>
        <w:tc>
          <w:tcPr>
            <w:tcW w:w="971" w:type="pct"/>
          </w:tcPr>
          <w:p w14:paraId="17D82517" w14:textId="77777777" w:rsidR="00DA4A38" w:rsidRDefault="00DA4A38" w:rsidP="00DA4A38">
            <w:pPr>
              <w:spacing w:after="120"/>
              <w:rPr>
                <w:rFonts w:cs="Arial"/>
                <w:sz w:val="18"/>
                <w:szCs w:val="18"/>
              </w:rPr>
            </w:pPr>
            <w:r>
              <w:rPr>
                <w:rFonts w:cs="Arial"/>
                <w:sz w:val="18"/>
                <w:szCs w:val="18"/>
              </w:rPr>
              <w:t xml:space="preserve">e.g. </w:t>
            </w:r>
            <w:r w:rsidRPr="006F63D9">
              <w:rPr>
                <w:rFonts w:cs="Arial"/>
                <w:sz w:val="18"/>
                <w:szCs w:val="18"/>
              </w:rPr>
              <w:t>FTTC G.Fast and FTTP</w:t>
            </w:r>
          </w:p>
        </w:tc>
        <w:tc>
          <w:tcPr>
            <w:tcW w:w="220" w:type="pct"/>
          </w:tcPr>
          <w:p w14:paraId="5A13B45A" w14:textId="77777777" w:rsidR="00DA4A38" w:rsidRPr="00B40D19" w:rsidRDefault="00DA4A38" w:rsidP="00DA4A38">
            <w:pPr>
              <w:jc w:val="both"/>
              <w:rPr>
                <w:rFonts w:ascii="Wingdings" w:hAnsi="Wingdings" w:cs="Wingdings"/>
                <w:sz w:val="26"/>
                <w:szCs w:val="26"/>
              </w:rPr>
            </w:pPr>
          </w:p>
        </w:tc>
        <w:tc>
          <w:tcPr>
            <w:tcW w:w="220" w:type="pct"/>
          </w:tcPr>
          <w:p w14:paraId="40FAC819" w14:textId="77777777" w:rsidR="00DA4A38" w:rsidRPr="00B40D19" w:rsidRDefault="00DA4A38" w:rsidP="00DA4A38">
            <w:pPr>
              <w:jc w:val="both"/>
              <w:rPr>
                <w:rFonts w:ascii="Wingdings" w:hAnsi="Wingdings" w:cs="Wingdings"/>
                <w:sz w:val="26"/>
                <w:szCs w:val="26"/>
              </w:rPr>
            </w:pPr>
            <w:r w:rsidRPr="00B40D19">
              <w:rPr>
                <w:rFonts w:ascii="Wingdings" w:hAnsi="Wingdings" w:cs="Wingdings"/>
                <w:sz w:val="26"/>
                <w:szCs w:val="26"/>
              </w:rPr>
              <w:t></w:t>
            </w:r>
          </w:p>
        </w:tc>
        <w:tc>
          <w:tcPr>
            <w:tcW w:w="220" w:type="pct"/>
          </w:tcPr>
          <w:p w14:paraId="6FDB3408" w14:textId="77777777" w:rsidR="00DA4A38" w:rsidRPr="00DC4AC0" w:rsidRDefault="00DA4A38" w:rsidP="00DA4A38">
            <w:pPr>
              <w:jc w:val="both"/>
              <w:rPr>
                <w:rFonts w:ascii="Wingdings" w:hAnsi="Wingdings" w:cs="Wingdings"/>
                <w:sz w:val="26"/>
                <w:szCs w:val="26"/>
              </w:rPr>
            </w:pPr>
          </w:p>
        </w:tc>
        <w:tc>
          <w:tcPr>
            <w:tcW w:w="220" w:type="pct"/>
          </w:tcPr>
          <w:p w14:paraId="476805A6" w14:textId="77777777" w:rsidR="00DA4A38" w:rsidRPr="00DC4AC0" w:rsidRDefault="00DA4A38" w:rsidP="00DA4A38">
            <w:pPr>
              <w:jc w:val="both"/>
              <w:rPr>
                <w:rFonts w:ascii="Wingdings" w:hAnsi="Wingdings" w:cs="Wingdings"/>
                <w:sz w:val="26"/>
                <w:szCs w:val="26"/>
              </w:rPr>
            </w:pPr>
          </w:p>
        </w:tc>
        <w:tc>
          <w:tcPr>
            <w:tcW w:w="220" w:type="pct"/>
          </w:tcPr>
          <w:p w14:paraId="7CAD9D20" w14:textId="77777777" w:rsidR="00DA4A38" w:rsidRPr="00DC4AC0" w:rsidRDefault="00DA4A38" w:rsidP="00DA4A38">
            <w:pPr>
              <w:jc w:val="both"/>
              <w:rPr>
                <w:rFonts w:ascii="Wingdings" w:hAnsi="Wingdings" w:cs="Wingdings"/>
                <w:sz w:val="26"/>
                <w:szCs w:val="26"/>
              </w:rPr>
            </w:pPr>
          </w:p>
        </w:tc>
        <w:tc>
          <w:tcPr>
            <w:tcW w:w="220" w:type="pct"/>
          </w:tcPr>
          <w:p w14:paraId="2B71BD14" w14:textId="77777777" w:rsidR="00DA4A38" w:rsidRPr="00DC4AC0" w:rsidRDefault="00DA4A38" w:rsidP="00DA4A38">
            <w:pPr>
              <w:jc w:val="both"/>
              <w:rPr>
                <w:rFonts w:ascii="Wingdings" w:hAnsi="Wingdings" w:cs="Wingdings"/>
                <w:sz w:val="26"/>
                <w:szCs w:val="26"/>
              </w:rPr>
            </w:pPr>
          </w:p>
        </w:tc>
        <w:tc>
          <w:tcPr>
            <w:tcW w:w="569" w:type="pct"/>
          </w:tcPr>
          <w:p w14:paraId="456F63D5" w14:textId="77777777" w:rsidR="00DA4A38" w:rsidRPr="00B40D19" w:rsidRDefault="00EA4F53" w:rsidP="007B5C60">
            <w:pPr>
              <w:jc w:val="both"/>
              <w:rPr>
                <w:rFonts w:ascii="Wingdings" w:hAnsi="Wingdings" w:cs="Wingdings"/>
                <w:sz w:val="26"/>
                <w:szCs w:val="26"/>
              </w:rPr>
            </w:pPr>
            <w:r>
              <w:rPr>
                <w:rFonts w:cs="Tahoma"/>
                <w:sz w:val="18"/>
                <w:szCs w:val="18"/>
              </w:rPr>
              <w:t>This gives the information related to products in scope.</w:t>
            </w:r>
          </w:p>
        </w:tc>
      </w:tr>
      <w:tr w:rsidR="003E2CF6" w:rsidRPr="005B4766" w14:paraId="736C5EDE" w14:textId="77777777" w:rsidTr="003E2CF6">
        <w:tc>
          <w:tcPr>
            <w:tcW w:w="694" w:type="pct"/>
          </w:tcPr>
          <w:p w14:paraId="3F75873F" w14:textId="77777777" w:rsidR="003E2CF6" w:rsidRPr="007609EF" w:rsidRDefault="003E2CF6" w:rsidP="003E2CF6">
            <w:pPr>
              <w:spacing w:after="120"/>
              <w:rPr>
                <w:sz w:val="18"/>
                <w:szCs w:val="18"/>
              </w:rPr>
            </w:pPr>
            <w:r w:rsidRPr="00B84ADA">
              <w:rPr>
                <w:sz w:val="18"/>
                <w:szCs w:val="18"/>
              </w:rPr>
              <w:t>Unique Price Code</w:t>
            </w:r>
          </w:p>
        </w:tc>
        <w:tc>
          <w:tcPr>
            <w:tcW w:w="323" w:type="pct"/>
          </w:tcPr>
          <w:p w14:paraId="1AD24C36" w14:textId="77777777" w:rsidR="003E2CF6" w:rsidRPr="007609EF" w:rsidRDefault="003E2CF6" w:rsidP="003E2CF6">
            <w:pPr>
              <w:spacing w:after="120"/>
              <w:rPr>
                <w:sz w:val="18"/>
                <w:szCs w:val="18"/>
              </w:rPr>
            </w:pPr>
            <w:r>
              <w:rPr>
                <w:sz w:val="18"/>
                <w:szCs w:val="18"/>
              </w:rPr>
              <w:t>60</w:t>
            </w:r>
          </w:p>
        </w:tc>
        <w:tc>
          <w:tcPr>
            <w:tcW w:w="550" w:type="pct"/>
          </w:tcPr>
          <w:p w14:paraId="10C282AB" w14:textId="77777777" w:rsidR="003E2CF6" w:rsidRPr="007609EF" w:rsidRDefault="00AD7C78" w:rsidP="003E2CF6">
            <w:pPr>
              <w:spacing w:after="120"/>
              <w:rPr>
                <w:sz w:val="18"/>
                <w:szCs w:val="18"/>
              </w:rPr>
            </w:pPr>
            <w:r>
              <w:rPr>
                <w:sz w:val="18"/>
                <w:szCs w:val="18"/>
              </w:rPr>
              <w:t>60</w:t>
            </w:r>
          </w:p>
        </w:tc>
        <w:tc>
          <w:tcPr>
            <w:tcW w:w="573" w:type="pct"/>
          </w:tcPr>
          <w:p w14:paraId="111BA5CD" w14:textId="77777777" w:rsidR="003E2CF6" w:rsidRPr="007609EF" w:rsidRDefault="003E2CF6" w:rsidP="003E2CF6">
            <w:pPr>
              <w:spacing w:after="120"/>
              <w:rPr>
                <w:sz w:val="18"/>
                <w:szCs w:val="18"/>
              </w:rPr>
            </w:pPr>
            <w:r>
              <w:rPr>
                <w:sz w:val="18"/>
                <w:szCs w:val="18"/>
              </w:rPr>
              <w:t>Text</w:t>
            </w:r>
          </w:p>
        </w:tc>
        <w:tc>
          <w:tcPr>
            <w:tcW w:w="971" w:type="pct"/>
          </w:tcPr>
          <w:p w14:paraId="6CB46E7B" w14:textId="77777777" w:rsidR="003E2CF6" w:rsidRPr="00CA5D1F" w:rsidRDefault="003E2CF6" w:rsidP="003E2CF6">
            <w:pPr>
              <w:spacing w:after="120"/>
              <w:rPr>
                <w:sz w:val="18"/>
                <w:szCs w:val="18"/>
              </w:rPr>
            </w:pPr>
            <w:r w:rsidRPr="00CA5D1F">
              <w:rPr>
                <w:sz w:val="18"/>
                <w:szCs w:val="18"/>
              </w:rPr>
              <w:t>e.g</w:t>
            </w:r>
            <w:r w:rsidR="009B26C7" w:rsidRPr="00CA5D1F">
              <w:rPr>
                <w:sz w:val="18"/>
                <w:szCs w:val="18"/>
              </w:rPr>
              <w:t>. NGAXXXXXXXX</w:t>
            </w:r>
            <w:r w:rsidR="003744F3" w:rsidRPr="00CA5D1F">
              <w:rPr>
                <w:sz w:val="18"/>
                <w:szCs w:val="18"/>
              </w:rPr>
              <w:t>/</w:t>
            </w:r>
          </w:p>
          <w:p w14:paraId="60FF49AF" w14:textId="77777777" w:rsidR="003744F3" w:rsidRDefault="003744F3" w:rsidP="003E2CF6">
            <w:pPr>
              <w:spacing w:after="120"/>
              <w:rPr>
                <w:sz w:val="18"/>
                <w:szCs w:val="18"/>
              </w:rPr>
            </w:pPr>
            <w:r w:rsidRPr="00CA5D1F">
              <w:rPr>
                <w:sz w:val="18"/>
                <w:szCs w:val="18"/>
              </w:rPr>
              <w:t>NGAYYYYYYYY</w:t>
            </w:r>
          </w:p>
        </w:tc>
        <w:tc>
          <w:tcPr>
            <w:tcW w:w="220" w:type="pct"/>
          </w:tcPr>
          <w:p w14:paraId="3CBAB915" w14:textId="77777777" w:rsidR="003E2CF6" w:rsidRPr="007609EF" w:rsidRDefault="003E2CF6" w:rsidP="003E2CF6">
            <w:pPr>
              <w:jc w:val="both"/>
              <w:rPr>
                <w:sz w:val="18"/>
                <w:szCs w:val="18"/>
              </w:rPr>
            </w:pPr>
          </w:p>
        </w:tc>
        <w:tc>
          <w:tcPr>
            <w:tcW w:w="220" w:type="pct"/>
          </w:tcPr>
          <w:p w14:paraId="625B33CB" w14:textId="77777777" w:rsidR="003E2CF6" w:rsidRPr="00B40D19" w:rsidRDefault="003E2CF6" w:rsidP="003E2CF6">
            <w:pPr>
              <w:jc w:val="both"/>
              <w:rPr>
                <w:rFonts w:ascii="Wingdings" w:hAnsi="Wingdings" w:cs="Wingdings"/>
                <w:sz w:val="26"/>
                <w:szCs w:val="26"/>
              </w:rPr>
            </w:pPr>
          </w:p>
        </w:tc>
        <w:tc>
          <w:tcPr>
            <w:tcW w:w="220" w:type="pct"/>
          </w:tcPr>
          <w:p w14:paraId="5FDED26E" w14:textId="77777777" w:rsidR="003E2CF6" w:rsidRPr="00DC4AC0" w:rsidRDefault="003E2CF6" w:rsidP="003E2CF6">
            <w:pPr>
              <w:jc w:val="both"/>
              <w:rPr>
                <w:rFonts w:ascii="Wingdings" w:hAnsi="Wingdings" w:cs="Wingdings"/>
                <w:sz w:val="26"/>
                <w:szCs w:val="26"/>
              </w:rPr>
            </w:pPr>
          </w:p>
        </w:tc>
        <w:tc>
          <w:tcPr>
            <w:tcW w:w="220" w:type="pct"/>
          </w:tcPr>
          <w:p w14:paraId="023B9E15" w14:textId="77777777" w:rsidR="003E2CF6" w:rsidRPr="00DC4AC0" w:rsidRDefault="003E2CF6" w:rsidP="003E2CF6">
            <w:pPr>
              <w:jc w:val="both"/>
              <w:rPr>
                <w:rFonts w:ascii="Wingdings" w:hAnsi="Wingdings" w:cs="Wingdings"/>
                <w:sz w:val="26"/>
                <w:szCs w:val="26"/>
              </w:rPr>
            </w:pPr>
          </w:p>
        </w:tc>
        <w:tc>
          <w:tcPr>
            <w:tcW w:w="220" w:type="pct"/>
          </w:tcPr>
          <w:p w14:paraId="442C301E" w14:textId="77777777" w:rsidR="003E2CF6" w:rsidRPr="00DC4AC0" w:rsidRDefault="003E2CF6" w:rsidP="003E2CF6">
            <w:pPr>
              <w:jc w:val="both"/>
              <w:rPr>
                <w:rFonts w:ascii="Wingdings" w:hAnsi="Wingdings" w:cs="Wingdings"/>
                <w:sz w:val="26"/>
                <w:szCs w:val="26"/>
              </w:rPr>
            </w:pPr>
          </w:p>
        </w:tc>
        <w:tc>
          <w:tcPr>
            <w:tcW w:w="220" w:type="pct"/>
          </w:tcPr>
          <w:p w14:paraId="6E3EDA58" w14:textId="77777777" w:rsidR="003E2CF6" w:rsidRPr="00DC4AC0" w:rsidRDefault="003E2CF6" w:rsidP="003E2CF6">
            <w:pPr>
              <w:jc w:val="both"/>
              <w:rPr>
                <w:rFonts w:ascii="Wingdings" w:hAnsi="Wingdings" w:cs="Wingdings"/>
                <w:sz w:val="26"/>
                <w:szCs w:val="26"/>
              </w:rPr>
            </w:pPr>
          </w:p>
        </w:tc>
        <w:tc>
          <w:tcPr>
            <w:tcW w:w="569" w:type="pct"/>
          </w:tcPr>
          <w:p w14:paraId="7C4B64F1" w14:textId="77777777" w:rsidR="003E2CF6" w:rsidRDefault="00E938BD" w:rsidP="003E2CF6">
            <w:pPr>
              <w:jc w:val="both"/>
              <w:rPr>
                <w:rFonts w:cs="Tahoma"/>
                <w:sz w:val="18"/>
                <w:szCs w:val="18"/>
              </w:rPr>
            </w:pPr>
            <w:r>
              <w:rPr>
                <w:sz w:val="18"/>
                <w:szCs w:val="18"/>
              </w:rPr>
              <w:t>Reserved for future rollout.</w:t>
            </w:r>
          </w:p>
        </w:tc>
      </w:tr>
    </w:tbl>
    <w:p w14:paraId="1F806B74" w14:textId="77777777" w:rsidR="002021F1" w:rsidRPr="00C97611" w:rsidRDefault="002021F1" w:rsidP="002021F1">
      <w:pPr>
        <w:jc w:val="both"/>
        <w:rPr>
          <w:sz w:val="18"/>
          <w:szCs w:val="18"/>
        </w:rPr>
      </w:pPr>
      <w:r w:rsidRPr="00C97611">
        <w:rPr>
          <w:sz w:val="18"/>
          <w:szCs w:val="18"/>
        </w:rPr>
        <w:t>* Asterisk = Fields whose values will not get populated.</w:t>
      </w:r>
    </w:p>
    <w:p w14:paraId="1CA6FDE9" w14:textId="77777777" w:rsidR="002021F1" w:rsidRPr="0060037A" w:rsidRDefault="002021F1" w:rsidP="0060037A">
      <w:pPr>
        <w:pStyle w:val="Heading3"/>
      </w:pPr>
      <w:bookmarkStart w:id="262" w:name="_Toc488928596"/>
      <w:bookmarkStart w:id="263" w:name="_Toc488928821"/>
      <w:bookmarkStart w:id="264" w:name="_Toc205994568"/>
      <w:r w:rsidRPr="0060037A">
        <w:t>Event: FTTP Generic Ethernet Access</w:t>
      </w:r>
      <w:bookmarkEnd w:id="262"/>
      <w:bookmarkEnd w:id="263"/>
      <w:bookmarkEnd w:id="264"/>
    </w:p>
    <w:p w14:paraId="4D679309" w14:textId="77777777" w:rsidR="002021F1" w:rsidRPr="00E40ABB" w:rsidRDefault="002021F1" w:rsidP="002021F1">
      <w:pPr>
        <w:jc w:val="both"/>
        <w:rPr>
          <w:rFonts w:cs="Arial"/>
        </w:rPr>
      </w:pPr>
      <w:r w:rsidRPr="00E40ABB">
        <w:rPr>
          <w:rFonts w:cs="Arial"/>
        </w:rPr>
        <w:t xml:space="preserve">These events are specific to </w:t>
      </w:r>
      <w:r w:rsidRPr="00C66FC5">
        <w:rPr>
          <w:sz w:val="22"/>
        </w:rPr>
        <w:t>FTTP Generic Ethernet Access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740"/>
        <w:gridCol w:w="653"/>
        <w:gridCol w:w="1107"/>
        <w:gridCol w:w="993"/>
        <w:gridCol w:w="2372"/>
        <w:gridCol w:w="2371"/>
      </w:tblGrid>
      <w:tr w:rsidR="002021F1" w:rsidRPr="004269DC" w14:paraId="4EAF4AAA" w14:textId="77777777" w:rsidTr="002021F1">
        <w:tc>
          <w:tcPr>
            <w:tcW w:w="958" w:type="pct"/>
          </w:tcPr>
          <w:p w14:paraId="19808D60" w14:textId="77777777" w:rsidR="002021F1" w:rsidRPr="0093134D" w:rsidRDefault="002021F1" w:rsidP="002021F1">
            <w:pPr>
              <w:spacing w:after="120"/>
              <w:rPr>
                <w:rFonts w:cs="Arial"/>
                <w:b/>
                <w:bCs/>
                <w:sz w:val="18"/>
                <w:szCs w:val="18"/>
              </w:rPr>
            </w:pPr>
            <w:r w:rsidRPr="0093134D">
              <w:rPr>
                <w:rFonts w:cs="Arial"/>
                <w:b/>
                <w:bCs/>
                <w:sz w:val="18"/>
                <w:szCs w:val="18"/>
              </w:rPr>
              <w:t>Field Name</w:t>
            </w:r>
          </w:p>
        </w:tc>
        <w:tc>
          <w:tcPr>
            <w:tcW w:w="370" w:type="pct"/>
          </w:tcPr>
          <w:p w14:paraId="73BC4BD4" w14:textId="77777777" w:rsidR="002021F1" w:rsidRPr="0093134D" w:rsidRDefault="002021F1" w:rsidP="002021F1">
            <w:pPr>
              <w:spacing w:after="120"/>
              <w:rPr>
                <w:rFonts w:cs="Arial"/>
                <w:b/>
                <w:bCs/>
                <w:sz w:val="18"/>
                <w:szCs w:val="18"/>
              </w:rPr>
            </w:pPr>
            <w:r w:rsidRPr="0093134D">
              <w:rPr>
                <w:rFonts w:cs="Arial"/>
                <w:b/>
                <w:bCs/>
                <w:sz w:val="18"/>
                <w:szCs w:val="18"/>
              </w:rPr>
              <w:t>Field No</w:t>
            </w:r>
          </w:p>
        </w:tc>
        <w:tc>
          <w:tcPr>
            <w:tcW w:w="547" w:type="pct"/>
          </w:tcPr>
          <w:p w14:paraId="19B5E773" w14:textId="77777777" w:rsidR="002021F1" w:rsidRPr="0093134D" w:rsidRDefault="002021F1" w:rsidP="002021F1">
            <w:pPr>
              <w:spacing w:after="120"/>
              <w:rPr>
                <w:rFonts w:cs="Arial"/>
                <w:b/>
                <w:bCs/>
                <w:sz w:val="18"/>
                <w:szCs w:val="18"/>
              </w:rPr>
            </w:pPr>
            <w:r w:rsidRPr="0093134D">
              <w:rPr>
                <w:rFonts w:cs="Arial"/>
                <w:b/>
                <w:bCs/>
                <w:sz w:val="18"/>
                <w:szCs w:val="18"/>
              </w:rPr>
              <w:t xml:space="preserve">Maximum Field Length          </w:t>
            </w:r>
          </w:p>
        </w:tc>
        <w:tc>
          <w:tcPr>
            <w:tcW w:w="526" w:type="pct"/>
          </w:tcPr>
          <w:p w14:paraId="727CDBC0" w14:textId="77777777" w:rsidR="002021F1" w:rsidRPr="0093134D" w:rsidRDefault="002021F1" w:rsidP="002021F1">
            <w:pPr>
              <w:spacing w:after="120"/>
              <w:rPr>
                <w:rFonts w:cs="Arial"/>
                <w:b/>
                <w:bCs/>
                <w:sz w:val="18"/>
                <w:szCs w:val="18"/>
              </w:rPr>
            </w:pPr>
            <w:r w:rsidRPr="0093134D">
              <w:rPr>
                <w:rFonts w:cs="Arial"/>
                <w:b/>
                <w:bCs/>
                <w:sz w:val="18"/>
                <w:szCs w:val="18"/>
              </w:rPr>
              <w:t>Format</w:t>
            </w:r>
          </w:p>
        </w:tc>
        <w:tc>
          <w:tcPr>
            <w:tcW w:w="1300" w:type="pct"/>
          </w:tcPr>
          <w:p w14:paraId="3B073EB3" w14:textId="77777777" w:rsidR="002021F1" w:rsidRPr="0093134D" w:rsidRDefault="002021F1" w:rsidP="002021F1">
            <w:pPr>
              <w:spacing w:after="120"/>
              <w:rPr>
                <w:rFonts w:cs="Arial"/>
                <w:b/>
                <w:bCs/>
                <w:sz w:val="18"/>
                <w:szCs w:val="18"/>
              </w:rPr>
            </w:pPr>
            <w:r w:rsidRPr="0093134D">
              <w:rPr>
                <w:rFonts w:cs="Arial"/>
                <w:b/>
                <w:bCs/>
                <w:sz w:val="18"/>
                <w:szCs w:val="18"/>
              </w:rPr>
              <w:t>Value</w:t>
            </w:r>
          </w:p>
        </w:tc>
        <w:tc>
          <w:tcPr>
            <w:tcW w:w="1300" w:type="pct"/>
          </w:tcPr>
          <w:p w14:paraId="1FFD2CE0" w14:textId="77777777" w:rsidR="002021F1" w:rsidRPr="005B4766" w:rsidRDefault="002021F1" w:rsidP="002021F1">
            <w:pPr>
              <w:spacing w:after="120"/>
              <w:rPr>
                <w:rFonts w:cs="Arial"/>
                <w:b/>
                <w:bCs/>
                <w:sz w:val="18"/>
                <w:szCs w:val="18"/>
              </w:rPr>
            </w:pPr>
            <w:r>
              <w:rPr>
                <w:rFonts w:cs="Arial"/>
                <w:b/>
                <w:bCs/>
                <w:sz w:val="18"/>
                <w:szCs w:val="18"/>
              </w:rPr>
              <w:t>Note</w:t>
            </w:r>
          </w:p>
        </w:tc>
      </w:tr>
      <w:tr w:rsidR="002021F1" w:rsidRPr="004269DC" w14:paraId="23594238" w14:textId="77777777" w:rsidTr="002021F1">
        <w:tc>
          <w:tcPr>
            <w:tcW w:w="958" w:type="pct"/>
          </w:tcPr>
          <w:p w14:paraId="35D04BED" w14:textId="77777777" w:rsidR="002021F1" w:rsidRPr="0093134D" w:rsidRDefault="002021F1" w:rsidP="002021F1">
            <w:pPr>
              <w:spacing w:after="120"/>
              <w:rPr>
                <w:rFonts w:cs="Arial"/>
                <w:sz w:val="18"/>
                <w:szCs w:val="18"/>
              </w:rPr>
            </w:pPr>
            <w:r>
              <w:rPr>
                <w:rFonts w:cs="Arial"/>
                <w:sz w:val="18"/>
                <w:szCs w:val="18"/>
              </w:rPr>
              <w:t>Duration</w:t>
            </w:r>
          </w:p>
        </w:tc>
        <w:tc>
          <w:tcPr>
            <w:tcW w:w="370" w:type="pct"/>
          </w:tcPr>
          <w:p w14:paraId="12FD99B8" w14:textId="77777777" w:rsidR="002021F1" w:rsidRPr="0093134D" w:rsidRDefault="002021F1" w:rsidP="002021F1">
            <w:pPr>
              <w:spacing w:after="120"/>
              <w:rPr>
                <w:rFonts w:cs="Arial"/>
                <w:sz w:val="18"/>
                <w:szCs w:val="18"/>
              </w:rPr>
            </w:pPr>
            <w:r w:rsidRPr="0093134D">
              <w:rPr>
                <w:rFonts w:cs="Arial"/>
                <w:sz w:val="18"/>
                <w:szCs w:val="18"/>
              </w:rPr>
              <w:t>37</w:t>
            </w:r>
          </w:p>
        </w:tc>
        <w:tc>
          <w:tcPr>
            <w:tcW w:w="547" w:type="pct"/>
          </w:tcPr>
          <w:p w14:paraId="25FEDA6C" w14:textId="77777777" w:rsidR="002021F1" w:rsidRPr="0093134D" w:rsidRDefault="002021F1" w:rsidP="002021F1">
            <w:pPr>
              <w:spacing w:after="120"/>
              <w:rPr>
                <w:rFonts w:cs="Arial"/>
                <w:sz w:val="18"/>
                <w:szCs w:val="18"/>
              </w:rPr>
            </w:pPr>
            <w:r w:rsidRPr="0093134D">
              <w:rPr>
                <w:rFonts w:cs="Arial"/>
                <w:sz w:val="18"/>
                <w:szCs w:val="18"/>
              </w:rPr>
              <w:t>40</w:t>
            </w:r>
          </w:p>
        </w:tc>
        <w:tc>
          <w:tcPr>
            <w:tcW w:w="526" w:type="pct"/>
          </w:tcPr>
          <w:p w14:paraId="3D0E2C03" w14:textId="77777777" w:rsidR="002021F1" w:rsidRPr="0093134D" w:rsidRDefault="002021F1" w:rsidP="002021F1">
            <w:pPr>
              <w:spacing w:after="120"/>
              <w:rPr>
                <w:rFonts w:cs="Arial"/>
                <w:sz w:val="18"/>
                <w:szCs w:val="18"/>
              </w:rPr>
            </w:pPr>
            <w:r w:rsidRPr="00C66FC5">
              <w:rPr>
                <w:rFonts w:cs="Arial"/>
                <w:sz w:val="18"/>
                <w:szCs w:val="18"/>
              </w:rPr>
              <w:t>HH:MI:SS</w:t>
            </w:r>
          </w:p>
        </w:tc>
        <w:tc>
          <w:tcPr>
            <w:tcW w:w="1300" w:type="pct"/>
          </w:tcPr>
          <w:p w14:paraId="63BB5391" w14:textId="77777777" w:rsidR="002021F1" w:rsidRPr="0093134D" w:rsidRDefault="002021F1" w:rsidP="002021F1">
            <w:pPr>
              <w:spacing w:after="120"/>
              <w:rPr>
                <w:rFonts w:cs="Arial"/>
                <w:sz w:val="18"/>
                <w:szCs w:val="18"/>
              </w:rPr>
            </w:pPr>
            <w:r>
              <w:rPr>
                <w:rFonts w:cs="Arial"/>
                <w:sz w:val="18"/>
                <w:szCs w:val="18"/>
              </w:rPr>
              <w:t xml:space="preserve">e.g. </w:t>
            </w:r>
            <w:r w:rsidRPr="00C66FC5">
              <w:rPr>
                <w:rFonts w:cs="Arial"/>
                <w:sz w:val="18"/>
                <w:szCs w:val="18"/>
              </w:rPr>
              <w:t>4:00:00</w:t>
            </w:r>
          </w:p>
        </w:tc>
        <w:tc>
          <w:tcPr>
            <w:tcW w:w="1300" w:type="pct"/>
          </w:tcPr>
          <w:p w14:paraId="2481D1C5" w14:textId="77777777" w:rsidR="002021F1" w:rsidRPr="0093134D" w:rsidRDefault="002021F1" w:rsidP="002021F1">
            <w:pPr>
              <w:spacing w:after="120"/>
              <w:rPr>
                <w:rFonts w:cs="Arial"/>
                <w:sz w:val="18"/>
                <w:szCs w:val="18"/>
              </w:rPr>
            </w:pPr>
          </w:p>
        </w:tc>
      </w:tr>
    </w:tbl>
    <w:p w14:paraId="324E150B" w14:textId="77777777" w:rsidR="002021F1" w:rsidRPr="0060037A" w:rsidRDefault="002021F1" w:rsidP="0060037A">
      <w:pPr>
        <w:pStyle w:val="Heading3"/>
      </w:pPr>
      <w:bookmarkStart w:id="265" w:name="_Toc292189176"/>
      <w:bookmarkStart w:id="266" w:name="_Toc488928597"/>
      <w:bookmarkStart w:id="267" w:name="_Toc488928822"/>
      <w:bookmarkStart w:id="268" w:name="_Toc205994569"/>
      <w:r w:rsidRPr="0060037A">
        <w:t>Event: FTTP Fibre Integrated Reception Service</w:t>
      </w:r>
      <w:bookmarkEnd w:id="265"/>
      <w:bookmarkEnd w:id="266"/>
      <w:bookmarkEnd w:id="267"/>
      <w:bookmarkEnd w:id="268"/>
    </w:p>
    <w:p w14:paraId="788A1166" w14:textId="77777777" w:rsidR="002021F1" w:rsidRPr="00E40ABB" w:rsidRDefault="002021F1" w:rsidP="002021F1">
      <w:pPr>
        <w:jc w:val="both"/>
        <w:rPr>
          <w:rFonts w:cs="Arial"/>
        </w:rPr>
      </w:pPr>
      <w:r w:rsidRPr="00E40ABB">
        <w:rPr>
          <w:rFonts w:cs="Arial"/>
        </w:rPr>
        <w:t xml:space="preserve">These events are specific to </w:t>
      </w:r>
      <w:r w:rsidRPr="00C66FC5">
        <w:rPr>
          <w:sz w:val="22"/>
        </w:rPr>
        <w:t>FTTP Fibre Integrated Reception Service</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740"/>
        <w:gridCol w:w="653"/>
        <w:gridCol w:w="1107"/>
        <w:gridCol w:w="993"/>
        <w:gridCol w:w="2372"/>
        <w:gridCol w:w="2371"/>
      </w:tblGrid>
      <w:tr w:rsidR="002021F1" w:rsidRPr="004269DC" w14:paraId="27C9C2CE" w14:textId="77777777" w:rsidTr="002021F1">
        <w:tc>
          <w:tcPr>
            <w:tcW w:w="958" w:type="pct"/>
          </w:tcPr>
          <w:p w14:paraId="63CA5E0E" w14:textId="77777777" w:rsidR="002021F1" w:rsidRPr="00887375" w:rsidRDefault="002021F1" w:rsidP="002021F1">
            <w:pPr>
              <w:spacing w:after="120"/>
              <w:rPr>
                <w:rFonts w:cs="Arial"/>
                <w:b/>
                <w:bCs/>
                <w:sz w:val="18"/>
                <w:szCs w:val="18"/>
              </w:rPr>
            </w:pPr>
            <w:r w:rsidRPr="00887375">
              <w:rPr>
                <w:rFonts w:cs="Arial"/>
                <w:b/>
                <w:bCs/>
                <w:sz w:val="18"/>
                <w:szCs w:val="18"/>
              </w:rPr>
              <w:t>Field Name</w:t>
            </w:r>
          </w:p>
        </w:tc>
        <w:tc>
          <w:tcPr>
            <w:tcW w:w="370" w:type="pct"/>
          </w:tcPr>
          <w:p w14:paraId="65871D6B" w14:textId="77777777" w:rsidR="002021F1" w:rsidRPr="00887375" w:rsidRDefault="002021F1" w:rsidP="002021F1">
            <w:pPr>
              <w:spacing w:after="120"/>
              <w:rPr>
                <w:rFonts w:cs="Arial"/>
                <w:b/>
                <w:bCs/>
                <w:sz w:val="18"/>
                <w:szCs w:val="18"/>
              </w:rPr>
            </w:pPr>
            <w:r w:rsidRPr="00887375">
              <w:rPr>
                <w:rFonts w:cs="Arial"/>
                <w:b/>
                <w:bCs/>
                <w:sz w:val="18"/>
                <w:szCs w:val="18"/>
              </w:rPr>
              <w:t>Field No</w:t>
            </w:r>
          </w:p>
        </w:tc>
        <w:tc>
          <w:tcPr>
            <w:tcW w:w="547" w:type="pct"/>
          </w:tcPr>
          <w:p w14:paraId="0B808603" w14:textId="77777777" w:rsidR="002021F1" w:rsidRPr="00887375" w:rsidRDefault="002021F1" w:rsidP="002021F1">
            <w:pPr>
              <w:spacing w:after="120"/>
              <w:rPr>
                <w:rFonts w:cs="Arial"/>
                <w:b/>
                <w:bCs/>
                <w:sz w:val="18"/>
                <w:szCs w:val="18"/>
              </w:rPr>
            </w:pPr>
            <w:r w:rsidRPr="00887375">
              <w:rPr>
                <w:rFonts w:cs="Arial"/>
                <w:b/>
                <w:bCs/>
                <w:sz w:val="18"/>
                <w:szCs w:val="18"/>
              </w:rPr>
              <w:t xml:space="preserve">Maximum Field Length          </w:t>
            </w:r>
          </w:p>
        </w:tc>
        <w:tc>
          <w:tcPr>
            <w:tcW w:w="526" w:type="pct"/>
          </w:tcPr>
          <w:p w14:paraId="5CA1E965" w14:textId="77777777" w:rsidR="002021F1" w:rsidRPr="00887375" w:rsidRDefault="002021F1" w:rsidP="002021F1">
            <w:pPr>
              <w:spacing w:after="120"/>
              <w:rPr>
                <w:rFonts w:cs="Arial"/>
                <w:b/>
                <w:bCs/>
                <w:sz w:val="18"/>
                <w:szCs w:val="18"/>
              </w:rPr>
            </w:pPr>
            <w:r w:rsidRPr="00887375">
              <w:rPr>
                <w:rFonts w:cs="Arial"/>
                <w:b/>
                <w:bCs/>
                <w:sz w:val="18"/>
                <w:szCs w:val="18"/>
              </w:rPr>
              <w:t>Format</w:t>
            </w:r>
          </w:p>
        </w:tc>
        <w:tc>
          <w:tcPr>
            <w:tcW w:w="1300" w:type="pct"/>
          </w:tcPr>
          <w:p w14:paraId="4A83AC65" w14:textId="77777777" w:rsidR="002021F1" w:rsidRPr="00887375" w:rsidRDefault="002021F1" w:rsidP="002021F1">
            <w:pPr>
              <w:spacing w:after="120"/>
              <w:rPr>
                <w:rFonts w:cs="Arial"/>
                <w:b/>
                <w:bCs/>
                <w:sz w:val="18"/>
                <w:szCs w:val="18"/>
              </w:rPr>
            </w:pPr>
            <w:r w:rsidRPr="00887375">
              <w:rPr>
                <w:rFonts w:cs="Arial"/>
                <w:b/>
                <w:bCs/>
                <w:sz w:val="18"/>
                <w:szCs w:val="18"/>
              </w:rPr>
              <w:t>Value</w:t>
            </w:r>
          </w:p>
        </w:tc>
        <w:tc>
          <w:tcPr>
            <w:tcW w:w="1299" w:type="pct"/>
          </w:tcPr>
          <w:p w14:paraId="38797D54" w14:textId="77777777" w:rsidR="002021F1" w:rsidRPr="00887375" w:rsidRDefault="002021F1" w:rsidP="002021F1">
            <w:pPr>
              <w:spacing w:after="120"/>
              <w:rPr>
                <w:rFonts w:cs="Arial"/>
                <w:b/>
                <w:bCs/>
                <w:sz w:val="18"/>
                <w:szCs w:val="18"/>
              </w:rPr>
            </w:pPr>
            <w:r w:rsidRPr="00887375">
              <w:rPr>
                <w:rFonts w:cs="Arial"/>
                <w:b/>
                <w:bCs/>
                <w:sz w:val="18"/>
                <w:szCs w:val="18"/>
              </w:rPr>
              <w:t>Note</w:t>
            </w:r>
          </w:p>
        </w:tc>
      </w:tr>
      <w:tr w:rsidR="002021F1" w:rsidRPr="004269DC" w14:paraId="5B27F344" w14:textId="77777777" w:rsidTr="002021F1">
        <w:tc>
          <w:tcPr>
            <w:tcW w:w="958" w:type="pct"/>
          </w:tcPr>
          <w:p w14:paraId="024310A9" w14:textId="77777777" w:rsidR="002021F1" w:rsidRPr="00887375" w:rsidRDefault="002021F1" w:rsidP="002021F1">
            <w:pPr>
              <w:spacing w:after="120"/>
              <w:rPr>
                <w:rFonts w:cs="Arial"/>
                <w:sz w:val="18"/>
                <w:szCs w:val="18"/>
              </w:rPr>
            </w:pPr>
            <w:r w:rsidRPr="00887375">
              <w:rPr>
                <w:rFonts w:cs="Arial"/>
                <w:sz w:val="18"/>
                <w:szCs w:val="18"/>
              </w:rPr>
              <w:t>Duration</w:t>
            </w:r>
          </w:p>
        </w:tc>
        <w:tc>
          <w:tcPr>
            <w:tcW w:w="370" w:type="pct"/>
          </w:tcPr>
          <w:p w14:paraId="61E2E33B" w14:textId="77777777" w:rsidR="002021F1" w:rsidRPr="00887375" w:rsidRDefault="002021F1" w:rsidP="002021F1">
            <w:pPr>
              <w:spacing w:after="120"/>
              <w:rPr>
                <w:rFonts w:cs="Arial"/>
                <w:sz w:val="18"/>
                <w:szCs w:val="18"/>
              </w:rPr>
            </w:pPr>
            <w:r w:rsidRPr="00887375">
              <w:rPr>
                <w:rFonts w:cs="Arial"/>
                <w:sz w:val="18"/>
                <w:szCs w:val="18"/>
              </w:rPr>
              <w:t>37</w:t>
            </w:r>
          </w:p>
        </w:tc>
        <w:tc>
          <w:tcPr>
            <w:tcW w:w="547" w:type="pct"/>
          </w:tcPr>
          <w:p w14:paraId="58344559" w14:textId="77777777" w:rsidR="002021F1" w:rsidRPr="00887375" w:rsidRDefault="002021F1" w:rsidP="002021F1">
            <w:pPr>
              <w:spacing w:after="120"/>
              <w:rPr>
                <w:rFonts w:cs="Arial"/>
                <w:sz w:val="18"/>
                <w:szCs w:val="18"/>
              </w:rPr>
            </w:pPr>
            <w:r w:rsidRPr="00887375">
              <w:rPr>
                <w:rFonts w:cs="Arial"/>
                <w:sz w:val="18"/>
                <w:szCs w:val="18"/>
              </w:rPr>
              <w:t>40</w:t>
            </w:r>
          </w:p>
        </w:tc>
        <w:tc>
          <w:tcPr>
            <w:tcW w:w="526" w:type="pct"/>
          </w:tcPr>
          <w:p w14:paraId="68553BED" w14:textId="77777777" w:rsidR="002021F1" w:rsidRPr="00887375" w:rsidRDefault="002021F1" w:rsidP="002021F1">
            <w:pPr>
              <w:spacing w:after="120"/>
              <w:rPr>
                <w:rFonts w:cs="Arial"/>
                <w:sz w:val="18"/>
                <w:szCs w:val="18"/>
              </w:rPr>
            </w:pPr>
            <w:r w:rsidRPr="00887375">
              <w:rPr>
                <w:rFonts w:cs="Arial"/>
                <w:sz w:val="18"/>
                <w:szCs w:val="18"/>
              </w:rPr>
              <w:t>HH:MI:SS</w:t>
            </w:r>
          </w:p>
        </w:tc>
        <w:tc>
          <w:tcPr>
            <w:tcW w:w="1300" w:type="pct"/>
          </w:tcPr>
          <w:p w14:paraId="28E8CFB6" w14:textId="77777777" w:rsidR="002021F1" w:rsidRPr="00887375" w:rsidRDefault="002021F1" w:rsidP="002021F1">
            <w:pPr>
              <w:spacing w:after="120"/>
              <w:rPr>
                <w:rFonts w:cs="Arial"/>
                <w:sz w:val="18"/>
                <w:szCs w:val="18"/>
              </w:rPr>
            </w:pPr>
            <w:r w:rsidRPr="00887375">
              <w:rPr>
                <w:rFonts w:cs="Arial"/>
                <w:sz w:val="18"/>
                <w:szCs w:val="18"/>
              </w:rPr>
              <w:t>e.g. 4:00:00</w:t>
            </w:r>
          </w:p>
        </w:tc>
        <w:tc>
          <w:tcPr>
            <w:tcW w:w="1299" w:type="pct"/>
          </w:tcPr>
          <w:p w14:paraId="06754014" w14:textId="77777777" w:rsidR="002021F1" w:rsidRPr="00887375" w:rsidRDefault="002021F1" w:rsidP="002021F1">
            <w:pPr>
              <w:jc w:val="both"/>
              <w:rPr>
                <w:rFonts w:cs="Arial"/>
                <w:sz w:val="18"/>
                <w:szCs w:val="18"/>
              </w:rPr>
            </w:pPr>
          </w:p>
        </w:tc>
      </w:tr>
    </w:tbl>
    <w:p w14:paraId="26AC53CB" w14:textId="77777777" w:rsidR="002021F1" w:rsidRPr="00097167" w:rsidRDefault="002021F1" w:rsidP="00870DEA">
      <w:pPr>
        <w:pStyle w:val="Heading2"/>
      </w:pPr>
      <w:bookmarkStart w:id="269" w:name="_Toc268602778"/>
      <w:bookmarkStart w:id="270" w:name="_Toc292189177"/>
      <w:bookmarkStart w:id="271" w:name="adjustment"/>
      <w:bookmarkStart w:id="272" w:name="_Toc488928598"/>
      <w:bookmarkStart w:id="273" w:name="_Toc488928823"/>
      <w:bookmarkStart w:id="274" w:name="_Ref4779336"/>
      <w:bookmarkStart w:id="275" w:name="_ADJUSTMENT_RECORD_1"/>
      <w:bookmarkStart w:id="276" w:name="_Toc205994570"/>
      <w:bookmarkEnd w:id="275"/>
      <w:r w:rsidRPr="00870DEA">
        <w:t>ADJUSTMENT</w:t>
      </w:r>
      <w:r w:rsidRPr="00097167">
        <w:t xml:space="preserve"> RECORD</w:t>
      </w:r>
      <w:bookmarkEnd w:id="269"/>
      <w:bookmarkEnd w:id="270"/>
      <w:bookmarkEnd w:id="272"/>
      <w:bookmarkEnd w:id="273"/>
      <w:bookmarkEnd w:id="274"/>
      <w:bookmarkEnd w:id="276"/>
    </w:p>
    <w:bookmarkEnd w:id="271"/>
    <w:p w14:paraId="3C174F4A" w14:textId="77777777" w:rsidR="002021F1" w:rsidRPr="00AE5D83" w:rsidRDefault="002021F1" w:rsidP="002021F1">
      <w:pPr>
        <w:jc w:val="both"/>
      </w:pPr>
      <w:r w:rsidRPr="00AE5D83">
        <w:t>The following adjustment records will be included in the output file and will contain the following data.</w:t>
      </w:r>
    </w:p>
    <w:p w14:paraId="65499ABA" w14:textId="77777777" w:rsidR="002021F1" w:rsidRPr="00AE5D83" w:rsidRDefault="002021F1" w:rsidP="002021F1">
      <w:pPr>
        <w:jc w:val="both"/>
      </w:pPr>
      <w:r w:rsidRPr="00AE5D83">
        <w:t>Record Type:</w:t>
      </w:r>
      <w:r w:rsidRPr="00AE5D83">
        <w:rPr>
          <w:b/>
        </w:rPr>
        <w:t xml:space="preserve"> ADJUSTMENTS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977"/>
        <w:gridCol w:w="758"/>
        <w:gridCol w:w="1107"/>
        <w:gridCol w:w="1153"/>
        <w:gridCol w:w="2682"/>
        <w:gridCol w:w="1559"/>
      </w:tblGrid>
      <w:tr w:rsidR="002021F1" w:rsidRPr="005B4766" w14:paraId="30A7BACE" w14:textId="77777777" w:rsidTr="002021F1">
        <w:tc>
          <w:tcPr>
            <w:tcW w:w="1094" w:type="pct"/>
          </w:tcPr>
          <w:p w14:paraId="53C1D166" w14:textId="77777777" w:rsidR="002021F1" w:rsidRPr="005B4766" w:rsidRDefault="002021F1" w:rsidP="002021F1">
            <w:pPr>
              <w:spacing w:after="120"/>
              <w:rPr>
                <w:b/>
                <w:sz w:val="18"/>
                <w:szCs w:val="18"/>
              </w:rPr>
            </w:pPr>
            <w:r w:rsidRPr="005B4766">
              <w:rPr>
                <w:b/>
                <w:sz w:val="18"/>
                <w:szCs w:val="18"/>
              </w:rPr>
              <w:t>Field Name</w:t>
            </w:r>
          </w:p>
        </w:tc>
        <w:tc>
          <w:tcPr>
            <w:tcW w:w="434" w:type="pct"/>
          </w:tcPr>
          <w:p w14:paraId="4D8B0B3F" w14:textId="77777777" w:rsidR="002021F1" w:rsidRPr="005B4766" w:rsidRDefault="002021F1" w:rsidP="002021F1">
            <w:pPr>
              <w:spacing w:after="120"/>
              <w:rPr>
                <w:b/>
                <w:sz w:val="18"/>
                <w:szCs w:val="18"/>
              </w:rPr>
            </w:pPr>
            <w:r w:rsidRPr="005B4766">
              <w:rPr>
                <w:b/>
                <w:sz w:val="18"/>
                <w:szCs w:val="18"/>
              </w:rPr>
              <w:t>Field No</w:t>
            </w:r>
          </w:p>
        </w:tc>
        <w:tc>
          <w:tcPr>
            <w:tcW w:w="521" w:type="pct"/>
          </w:tcPr>
          <w:p w14:paraId="6A3B5DE1" w14:textId="77777777" w:rsidR="002021F1" w:rsidRPr="005B4766" w:rsidRDefault="002021F1" w:rsidP="002021F1">
            <w:pPr>
              <w:spacing w:after="120"/>
              <w:rPr>
                <w:b/>
                <w:sz w:val="18"/>
                <w:szCs w:val="18"/>
              </w:rPr>
            </w:pPr>
            <w:r w:rsidRPr="005B4766">
              <w:rPr>
                <w:b/>
                <w:sz w:val="18"/>
                <w:szCs w:val="18"/>
              </w:rPr>
              <w:t xml:space="preserve">Maximum Field Length          </w:t>
            </w:r>
          </w:p>
        </w:tc>
        <w:tc>
          <w:tcPr>
            <w:tcW w:w="608" w:type="pct"/>
          </w:tcPr>
          <w:p w14:paraId="028D7375" w14:textId="77777777" w:rsidR="002021F1" w:rsidRPr="005B4766" w:rsidRDefault="002021F1" w:rsidP="002021F1">
            <w:pPr>
              <w:spacing w:after="120"/>
              <w:rPr>
                <w:b/>
                <w:sz w:val="18"/>
                <w:szCs w:val="18"/>
              </w:rPr>
            </w:pPr>
            <w:r w:rsidRPr="005B4766">
              <w:rPr>
                <w:b/>
                <w:sz w:val="18"/>
                <w:szCs w:val="18"/>
              </w:rPr>
              <w:t>Format</w:t>
            </w:r>
          </w:p>
        </w:tc>
        <w:tc>
          <w:tcPr>
            <w:tcW w:w="1476" w:type="pct"/>
          </w:tcPr>
          <w:p w14:paraId="07930681" w14:textId="77777777" w:rsidR="002021F1" w:rsidRPr="005B4766" w:rsidRDefault="002021F1" w:rsidP="002021F1">
            <w:pPr>
              <w:spacing w:after="120"/>
              <w:rPr>
                <w:b/>
                <w:sz w:val="18"/>
                <w:szCs w:val="18"/>
              </w:rPr>
            </w:pPr>
            <w:r w:rsidRPr="005B4766">
              <w:rPr>
                <w:b/>
                <w:sz w:val="18"/>
                <w:szCs w:val="18"/>
              </w:rPr>
              <w:t>Value</w:t>
            </w:r>
          </w:p>
        </w:tc>
        <w:tc>
          <w:tcPr>
            <w:tcW w:w="867" w:type="pct"/>
          </w:tcPr>
          <w:p w14:paraId="2E6D42C8" w14:textId="77777777" w:rsidR="002021F1" w:rsidRPr="005B4766" w:rsidRDefault="002021F1" w:rsidP="002021F1">
            <w:pPr>
              <w:spacing w:after="120"/>
              <w:rPr>
                <w:b/>
                <w:sz w:val="18"/>
                <w:szCs w:val="18"/>
              </w:rPr>
            </w:pPr>
            <w:r>
              <w:rPr>
                <w:b/>
                <w:sz w:val="18"/>
                <w:szCs w:val="18"/>
              </w:rPr>
              <w:t>Note</w:t>
            </w:r>
          </w:p>
        </w:tc>
      </w:tr>
      <w:tr w:rsidR="002021F1" w:rsidRPr="005B4766" w14:paraId="1B82857B" w14:textId="77777777" w:rsidTr="002021F1">
        <w:tc>
          <w:tcPr>
            <w:tcW w:w="1094" w:type="pct"/>
          </w:tcPr>
          <w:p w14:paraId="2DB6385B" w14:textId="77777777" w:rsidR="002021F1" w:rsidRPr="005B4766" w:rsidRDefault="002021F1" w:rsidP="002021F1">
            <w:pPr>
              <w:spacing w:after="120"/>
              <w:rPr>
                <w:sz w:val="18"/>
                <w:szCs w:val="18"/>
              </w:rPr>
            </w:pPr>
            <w:r w:rsidRPr="005B4766">
              <w:rPr>
                <w:sz w:val="18"/>
                <w:szCs w:val="18"/>
              </w:rPr>
              <w:t>Record Type</w:t>
            </w:r>
          </w:p>
        </w:tc>
        <w:tc>
          <w:tcPr>
            <w:tcW w:w="434" w:type="pct"/>
          </w:tcPr>
          <w:p w14:paraId="429CD024" w14:textId="77777777" w:rsidR="002021F1" w:rsidRPr="005B4766" w:rsidRDefault="002021F1" w:rsidP="002021F1">
            <w:pPr>
              <w:spacing w:after="120"/>
              <w:rPr>
                <w:sz w:val="18"/>
                <w:szCs w:val="18"/>
              </w:rPr>
            </w:pPr>
            <w:r w:rsidRPr="005B4766">
              <w:rPr>
                <w:sz w:val="18"/>
                <w:szCs w:val="18"/>
              </w:rPr>
              <w:t>1</w:t>
            </w:r>
          </w:p>
        </w:tc>
        <w:tc>
          <w:tcPr>
            <w:tcW w:w="521" w:type="pct"/>
          </w:tcPr>
          <w:p w14:paraId="14E9C571" w14:textId="77777777" w:rsidR="002021F1" w:rsidRPr="005B4766" w:rsidRDefault="002021F1" w:rsidP="002021F1">
            <w:pPr>
              <w:spacing w:after="120"/>
              <w:rPr>
                <w:sz w:val="18"/>
                <w:szCs w:val="18"/>
              </w:rPr>
            </w:pPr>
            <w:r>
              <w:rPr>
                <w:sz w:val="18"/>
                <w:szCs w:val="18"/>
              </w:rPr>
              <w:t>255</w:t>
            </w:r>
          </w:p>
        </w:tc>
        <w:tc>
          <w:tcPr>
            <w:tcW w:w="608" w:type="pct"/>
          </w:tcPr>
          <w:p w14:paraId="67483F70" w14:textId="77777777" w:rsidR="002021F1" w:rsidRPr="005B4766" w:rsidRDefault="002021F1" w:rsidP="002021F1">
            <w:pPr>
              <w:spacing w:after="120"/>
              <w:rPr>
                <w:sz w:val="18"/>
                <w:szCs w:val="18"/>
              </w:rPr>
            </w:pPr>
            <w:r w:rsidRPr="005B4766">
              <w:rPr>
                <w:sz w:val="18"/>
                <w:szCs w:val="18"/>
              </w:rPr>
              <w:t>Text</w:t>
            </w:r>
          </w:p>
        </w:tc>
        <w:tc>
          <w:tcPr>
            <w:tcW w:w="1476" w:type="pct"/>
          </w:tcPr>
          <w:p w14:paraId="59B69F27" w14:textId="77777777" w:rsidR="002021F1" w:rsidRPr="001F6B61" w:rsidRDefault="002021F1" w:rsidP="002021F1">
            <w:pPr>
              <w:spacing w:after="120"/>
              <w:rPr>
                <w:sz w:val="18"/>
                <w:szCs w:val="18"/>
              </w:rPr>
            </w:pPr>
            <w:r w:rsidRPr="001F6B61">
              <w:rPr>
                <w:sz w:val="18"/>
                <w:szCs w:val="18"/>
              </w:rPr>
              <w:t>ADJUSTMENTS</w:t>
            </w:r>
          </w:p>
        </w:tc>
        <w:tc>
          <w:tcPr>
            <w:tcW w:w="867" w:type="pct"/>
          </w:tcPr>
          <w:p w14:paraId="4E04717C" w14:textId="77777777" w:rsidR="002021F1" w:rsidRPr="001F6B61" w:rsidRDefault="002021F1" w:rsidP="002021F1">
            <w:pPr>
              <w:spacing w:after="120"/>
              <w:rPr>
                <w:sz w:val="18"/>
                <w:szCs w:val="18"/>
              </w:rPr>
            </w:pPr>
          </w:p>
        </w:tc>
      </w:tr>
      <w:tr w:rsidR="002021F1" w:rsidRPr="005B4766" w14:paraId="3AD6B18E" w14:textId="77777777" w:rsidTr="002021F1">
        <w:tc>
          <w:tcPr>
            <w:tcW w:w="1094" w:type="pct"/>
          </w:tcPr>
          <w:p w14:paraId="79477494" w14:textId="77777777" w:rsidR="002021F1" w:rsidRPr="005B4766" w:rsidRDefault="002021F1" w:rsidP="002021F1">
            <w:pPr>
              <w:spacing w:after="120"/>
              <w:rPr>
                <w:sz w:val="18"/>
                <w:szCs w:val="18"/>
              </w:rPr>
            </w:pPr>
            <w:r>
              <w:rPr>
                <w:sz w:val="18"/>
                <w:szCs w:val="18"/>
              </w:rPr>
              <w:t>Adjustment Name</w:t>
            </w:r>
          </w:p>
        </w:tc>
        <w:tc>
          <w:tcPr>
            <w:tcW w:w="434" w:type="pct"/>
          </w:tcPr>
          <w:p w14:paraId="45505B1C" w14:textId="77777777" w:rsidR="002021F1" w:rsidRPr="005B4766" w:rsidRDefault="002021F1" w:rsidP="002021F1">
            <w:pPr>
              <w:spacing w:after="120"/>
              <w:rPr>
                <w:sz w:val="18"/>
                <w:szCs w:val="18"/>
              </w:rPr>
            </w:pPr>
            <w:r w:rsidRPr="005B4766">
              <w:rPr>
                <w:sz w:val="18"/>
                <w:szCs w:val="18"/>
              </w:rPr>
              <w:t>2</w:t>
            </w:r>
          </w:p>
        </w:tc>
        <w:tc>
          <w:tcPr>
            <w:tcW w:w="521" w:type="pct"/>
          </w:tcPr>
          <w:p w14:paraId="36C41910" w14:textId="77777777" w:rsidR="002021F1" w:rsidRPr="005B4766" w:rsidRDefault="002021F1" w:rsidP="002021F1">
            <w:pPr>
              <w:spacing w:after="120"/>
              <w:rPr>
                <w:sz w:val="18"/>
                <w:szCs w:val="18"/>
              </w:rPr>
            </w:pPr>
            <w:r>
              <w:rPr>
                <w:sz w:val="18"/>
                <w:szCs w:val="18"/>
              </w:rPr>
              <w:t>40</w:t>
            </w:r>
          </w:p>
        </w:tc>
        <w:tc>
          <w:tcPr>
            <w:tcW w:w="608" w:type="pct"/>
          </w:tcPr>
          <w:p w14:paraId="1C025720" w14:textId="77777777" w:rsidR="002021F1" w:rsidRPr="005B4766" w:rsidRDefault="002021F1" w:rsidP="002021F1">
            <w:pPr>
              <w:spacing w:after="120"/>
              <w:rPr>
                <w:sz w:val="18"/>
                <w:szCs w:val="18"/>
              </w:rPr>
            </w:pPr>
            <w:r w:rsidRPr="005B4766">
              <w:rPr>
                <w:sz w:val="18"/>
                <w:szCs w:val="18"/>
              </w:rPr>
              <w:t>Text</w:t>
            </w:r>
          </w:p>
        </w:tc>
        <w:tc>
          <w:tcPr>
            <w:tcW w:w="1476" w:type="pct"/>
          </w:tcPr>
          <w:p w14:paraId="20D53813" w14:textId="77777777" w:rsidR="002021F1" w:rsidRPr="005B4766" w:rsidRDefault="002021F1" w:rsidP="002021F1">
            <w:pPr>
              <w:spacing w:after="120"/>
              <w:rPr>
                <w:sz w:val="18"/>
                <w:szCs w:val="18"/>
              </w:rPr>
            </w:pPr>
            <w:r>
              <w:rPr>
                <w:sz w:val="18"/>
                <w:szCs w:val="18"/>
              </w:rPr>
              <w:t xml:space="preserve">e.g. </w:t>
            </w:r>
            <w:r w:rsidRPr="00034D63">
              <w:rPr>
                <w:sz w:val="18"/>
                <w:szCs w:val="18"/>
              </w:rPr>
              <w:t>GEA Over FTTC to credit</w:t>
            </w:r>
          </w:p>
        </w:tc>
        <w:tc>
          <w:tcPr>
            <w:tcW w:w="867" w:type="pct"/>
          </w:tcPr>
          <w:p w14:paraId="2ED4F563" w14:textId="77777777" w:rsidR="002021F1" w:rsidRPr="00AE5D83" w:rsidRDefault="002021F1" w:rsidP="002021F1">
            <w:pPr>
              <w:spacing w:after="120"/>
              <w:rPr>
                <w:sz w:val="18"/>
                <w:szCs w:val="18"/>
              </w:rPr>
            </w:pPr>
          </w:p>
        </w:tc>
      </w:tr>
      <w:tr w:rsidR="002021F1" w:rsidRPr="005B4766" w14:paraId="41B90189" w14:textId="77777777" w:rsidTr="002021F1">
        <w:tc>
          <w:tcPr>
            <w:tcW w:w="1094" w:type="pct"/>
          </w:tcPr>
          <w:p w14:paraId="59665F37" w14:textId="77777777" w:rsidR="002021F1" w:rsidRPr="003C02DF" w:rsidRDefault="002021F1" w:rsidP="002021F1">
            <w:pPr>
              <w:spacing w:after="120"/>
              <w:rPr>
                <w:sz w:val="18"/>
                <w:szCs w:val="18"/>
              </w:rPr>
            </w:pPr>
            <w:r w:rsidRPr="00323BEA">
              <w:rPr>
                <w:sz w:val="18"/>
                <w:szCs w:val="18"/>
              </w:rPr>
              <w:t>*</w:t>
            </w:r>
            <w:r w:rsidRPr="003C02DF">
              <w:rPr>
                <w:sz w:val="18"/>
                <w:szCs w:val="18"/>
              </w:rPr>
              <w:t xml:space="preserve">Product Tariff Name </w:t>
            </w:r>
          </w:p>
        </w:tc>
        <w:tc>
          <w:tcPr>
            <w:tcW w:w="434" w:type="pct"/>
          </w:tcPr>
          <w:p w14:paraId="475F9786" w14:textId="77777777" w:rsidR="002021F1" w:rsidRPr="003C02DF" w:rsidRDefault="002021F1" w:rsidP="002021F1">
            <w:pPr>
              <w:spacing w:after="120"/>
              <w:rPr>
                <w:sz w:val="18"/>
                <w:szCs w:val="18"/>
              </w:rPr>
            </w:pPr>
            <w:r w:rsidRPr="003C02DF">
              <w:rPr>
                <w:sz w:val="18"/>
                <w:szCs w:val="18"/>
              </w:rPr>
              <w:t>3</w:t>
            </w:r>
          </w:p>
        </w:tc>
        <w:tc>
          <w:tcPr>
            <w:tcW w:w="521" w:type="pct"/>
          </w:tcPr>
          <w:p w14:paraId="3944C1A7" w14:textId="77777777" w:rsidR="002021F1" w:rsidRPr="003C02DF" w:rsidRDefault="002021F1" w:rsidP="002021F1">
            <w:pPr>
              <w:spacing w:after="120"/>
              <w:rPr>
                <w:sz w:val="18"/>
                <w:szCs w:val="18"/>
              </w:rPr>
            </w:pPr>
            <w:r>
              <w:rPr>
                <w:sz w:val="18"/>
                <w:szCs w:val="18"/>
              </w:rPr>
              <w:t>40</w:t>
            </w:r>
          </w:p>
        </w:tc>
        <w:tc>
          <w:tcPr>
            <w:tcW w:w="608" w:type="pct"/>
          </w:tcPr>
          <w:p w14:paraId="1DC5F292" w14:textId="77777777" w:rsidR="002021F1" w:rsidRPr="003C02DF" w:rsidRDefault="002021F1" w:rsidP="002021F1">
            <w:pPr>
              <w:spacing w:after="120"/>
              <w:rPr>
                <w:sz w:val="18"/>
                <w:szCs w:val="18"/>
              </w:rPr>
            </w:pPr>
            <w:r w:rsidRPr="003C02DF">
              <w:rPr>
                <w:sz w:val="18"/>
                <w:szCs w:val="18"/>
              </w:rPr>
              <w:t>Text</w:t>
            </w:r>
          </w:p>
        </w:tc>
        <w:tc>
          <w:tcPr>
            <w:tcW w:w="1476" w:type="pct"/>
          </w:tcPr>
          <w:p w14:paraId="4DF788C8" w14:textId="77777777" w:rsidR="002021F1" w:rsidRPr="003C02DF" w:rsidRDefault="002021F1" w:rsidP="002021F1">
            <w:pPr>
              <w:spacing w:after="120"/>
              <w:rPr>
                <w:sz w:val="18"/>
                <w:szCs w:val="18"/>
              </w:rPr>
            </w:pPr>
            <w:r w:rsidRPr="00C30411">
              <w:rPr>
                <w:sz w:val="18"/>
                <w:szCs w:val="18"/>
              </w:rPr>
              <w:t>Not used for NGA</w:t>
            </w:r>
            <w:r>
              <w:rPr>
                <w:sz w:val="18"/>
                <w:szCs w:val="18"/>
              </w:rPr>
              <w:t xml:space="preserve"> Adjustment</w:t>
            </w:r>
          </w:p>
        </w:tc>
        <w:tc>
          <w:tcPr>
            <w:tcW w:w="867" w:type="pct"/>
          </w:tcPr>
          <w:p w14:paraId="2C472DE9" w14:textId="77777777" w:rsidR="002021F1" w:rsidRPr="003C02DF" w:rsidRDefault="002021F1" w:rsidP="002021F1">
            <w:pPr>
              <w:spacing w:after="120"/>
              <w:rPr>
                <w:sz w:val="18"/>
                <w:szCs w:val="18"/>
              </w:rPr>
            </w:pPr>
          </w:p>
        </w:tc>
      </w:tr>
      <w:tr w:rsidR="002021F1" w:rsidRPr="005B4766" w14:paraId="1A61E843" w14:textId="77777777" w:rsidTr="002021F1">
        <w:tc>
          <w:tcPr>
            <w:tcW w:w="1094" w:type="pct"/>
          </w:tcPr>
          <w:p w14:paraId="717CBFF4" w14:textId="77777777" w:rsidR="002021F1" w:rsidRPr="003C02DF" w:rsidRDefault="002021F1" w:rsidP="002021F1">
            <w:pPr>
              <w:spacing w:after="120"/>
              <w:rPr>
                <w:sz w:val="18"/>
                <w:szCs w:val="18"/>
              </w:rPr>
            </w:pPr>
            <w:r w:rsidRPr="003C02DF">
              <w:rPr>
                <w:sz w:val="18"/>
                <w:szCs w:val="18"/>
              </w:rPr>
              <w:t>Adjustment free text field</w:t>
            </w:r>
          </w:p>
        </w:tc>
        <w:tc>
          <w:tcPr>
            <w:tcW w:w="434" w:type="pct"/>
          </w:tcPr>
          <w:p w14:paraId="59DCF604" w14:textId="77777777" w:rsidR="002021F1" w:rsidRPr="003C02DF" w:rsidRDefault="002021F1" w:rsidP="002021F1">
            <w:pPr>
              <w:spacing w:after="120"/>
              <w:rPr>
                <w:sz w:val="18"/>
                <w:szCs w:val="18"/>
              </w:rPr>
            </w:pPr>
            <w:r w:rsidRPr="003C02DF">
              <w:rPr>
                <w:sz w:val="18"/>
                <w:szCs w:val="18"/>
              </w:rPr>
              <w:t>4</w:t>
            </w:r>
          </w:p>
        </w:tc>
        <w:tc>
          <w:tcPr>
            <w:tcW w:w="521" w:type="pct"/>
          </w:tcPr>
          <w:p w14:paraId="0CD6D365" w14:textId="77777777" w:rsidR="002021F1" w:rsidRPr="003C02DF" w:rsidRDefault="002021F1" w:rsidP="002021F1">
            <w:pPr>
              <w:spacing w:after="120"/>
              <w:rPr>
                <w:sz w:val="18"/>
                <w:szCs w:val="18"/>
              </w:rPr>
            </w:pPr>
            <w:r w:rsidRPr="003C02DF">
              <w:rPr>
                <w:sz w:val="18"/>
                <w:szCs w:val="18"/>
              </w:rPr>
              <w:t>255</w:t>
            </w:r>
          </w:p>
        </w:tc>
        <w:tc>
          <w:tcPr>
            <w:tcW w:w="608" w:type="pct"/>
          </w:tcPr>
          <w:p w14:paraId="2878784C" w14:textId="77777777" w:rsidR="002021F1" w:rsidRPr="003C02DF" w:rsidRDefault="002021F1" w:rsidP="002021F1">
            <w:pPr>
              <w:spacing w:after="120"/>
              <w:rPr>
                <w:sz w:val="18"/>
                <w:szCs w:val="18"/>
              </w:rPr>
            </w:pPr>
            <w:r w:rsidRPr="003C02DF">
              <w:rPr>
                <w:sz w:val="18"/>
                <w:szCs w:val="18"/>
              </w:rPr>
              <w:t>Text</w:t>
            </w:r>
          </w:p>
        </w:tc>
        <w:tc>
          <w:tcPr>
            <w:tcW w:w="1476" w:type="pct"/>
          </w:tcPr>
          <w:p w14:paraId="30ABD4B3" w14:textId="77777777" w:rsidR="002021F1" w:rsidRPr="003C02DF" w:rsidRDefault="002021F1" w:rsidP="002021F1">
            <w:pPr>
              <w:spacing w:after="120"/>
              <w:rPr>
                <w:sz w:val="18"/>
                <w:szCs w:val="18"/>
              </w:rPr>
            </w:pPr>
            <w:r>
              <w:rPr>
                <w:sz w:val="18"/>
                <w:szCs w:val="18"/>
              </w:rPr>
              <w:t xml:space="preserve">e.g. </w:t>
            </w:r>
            <w:r w:rsidRPr="00B63C9B">
              <w:rPr>
                <w:sz w:val="18"/>
                <w:szCs w:val="18"/>
              </w:rPr>
              <w:t>OGEA12345673 Compensation</w:t>
            </w:r>
          </w:p>
        </w:tc>
        <w:tc>
          <w:tcPr>
            <w:tcW w:w="867" w:type="pct"/>
          </w:tcPr>
          <w:p w14:paraId="4B0BAFBE" w14:textId="77777777" w:rsidR="002021F1" w:rsidRPr="003C02DF" w:rsidRDefault="002021F1" w:rsidP="002021F1">
            <w:pPr>
              <w:spacing w:after="120"/>
              <w:rPr>
                <w:sz w:val="18"/>
                <w:szCs w:val="18"/>
              </w:rPr>
            </w:pPr>
          </w:p>
        </w:tc>
      </w:tr>
      <w:tr w:rsidR="002021F1" w:rsidRPr="005B4766" w14:paraId="6F5CD912" w14:textId="77777777" w:rsidTr="002021F1">
        <w:tc>
          <w:tcPr>
            <w:tcW w:w="1094" w:type="pct"/>
          </w:tcPr>
          <w:p w14:paraId="39181CD2" w14:textId="77777777" w:rsidR="002021F1" w:rsidRPr="003C02DF" w:rsidRDefault="002021F1" w:rsidP="002021F1">
            <w:pPr>
              <w:spacing w:after="120"/>
              <w:rPr>
                <w:sz w:val="18"/>
                <w:szCs w:val="18"/>
              </w:rPr>
            </w:pPr>
            <w:r w:rsidRPr="00323BEA">
              <w:rPr>
                <w:sz w:val="18"/>
                <w:szCs w:val="18"/>
              </w:rPr>
              <w:t>*</w:t>
            </w:r>
            <w:r w:rsidRPr="003C02DF">
              <w:rPr>
                <w:sz w:val="18"/>
                <w:szCs w:val="18"/>
              </w:rPr>
              <w:t>Charge Desc/Type</w:t>
            </w:r>
          </w:p>
        </w:tc>
        <w:tc>
          <w:tcPr>
            <w:tcW w:w="434" w:type="pct"/>
          </w:tcPr>
          <w:p w14:paraId="6D166CE4" w14:textId="77777777" w:rsidR="002021F1" w:rsidRPr="003C02DF" w:rsidRDefault="002021F1" w:rsidP="002021F1">
            <w:pPr>
              <w:spacing w:after="120"/>
              <w:rPr>
                <w:sz w:val="18"/>
                <w:szCs w:val="18"/>
              </w:rPr>
            </w:pPr>
            <w:r w:rsidRPr="003C02DF">
              <w:rPr>
                <w:sz w:val="18"/>
                <w:szCs w:val="18"/>
              </w:rPr>
              <w:t>5</w:t>
            </w:r>
          </w:p>
        </w:tc>
        <w:tc>
          <w:tcPr>
            <w:tcW w:w="521" w:type="pct"/>
          </w:tcPr>
          <w:p w14:paraId="105C6769" w14:textId="77777777" w:rsidR="002021F1" w:rsidRPr="003C02DF" w:rsidRDefault="002021F1" w:rsidP="002021F1">
            <w:pPr>
              <w:spacing w:after="120"/>
              <w:rPr>
                <w:sz w:val="18"/>
                <w:szCs w:val="18"/>
              </w:rPr>
            </w:pPr>
            <w:r w:rsidRPr="003C02DF">
              <w:rPr>
                <w:sz w:val="18"/>
                <w:szCs w:val="18"/>
              </w:rPr>
              <w:t>20</w:t>
            </w:r>
          </w:p>
        </w:tc>
        <w:tc>
          <w:tcPr>
            <w:tcW w:w="608" w:type="pct"/>
          </w:tcPr>
          <w:p w14:paraId="43F7CEEE" w14:textId="77777777" w:rsidR="002021F1" w:rsidRPr="003C02DF" w:rsidRDefault="002021F1" w:rsidP="002021F1">
            <w:pPr>
              <w:spacing w:after="120"/>
              <w:rPr>
                <w:sz w:val="18"/>
                <w:szCs w:val="18"/>
              </w:rPr>
            </w:pPr>
            <w:r w:rsidRPr="003C02DF">
              <w:rPr>
                <w:sz w:val="18"/>
                <w:szCs w:val="18"/>
              </w:rPr>
              <w:t>Text</w:t>
            </w:r>
          </w:p>
        </w:tc>
        <w:tc>
          <w:tcPr>
            <w:tcW w:w="1476" w:type="pct"/>
          </w:tcPr>
          <w:p w14:paraId="14CA6B9D" w14:textId="77777777" w:rsidR="002021F1" w:rsidRPr="00323BEA" w:rsidRDefault="002021F1" w:rsidP="002021F1">
            <w:pPr>
              <w:spacing w:after="120"/>
              <w:rPr>
                <w:sz w:val="18"/>
                <w:szCs w:val="18"/>
              </w:rPr>
            </w:pPr>
            <w:r w:rsidRPr="006E4AED">
              <w:rPr>
                <w:sz w:val="18"/>
                <w:szCs w:val="18"/>
              </w:rPr>
              <w:t>Not used for NGA Adjustment</w:t>
            </w:r>
          </w:p>
        </w:tc>
        <w:tc>
          <w:tcPr>
            <w:tcW w:w="867" w:type="pct"/>
          </w:tcPr>
          <w:p w14:paraId="348F0FC5" w14:textId="77777777" w:rsidR="002021F1" w:rsidRPr="003C02DF" w:rsidRDefault="002021F1" w:rsidP="002021F1">
            <w:pPr>
              <w:spacing w:after="120"/>
              <w:rPr>
                <w:sz w:val="18"/>
                <w:szCs w:val="18"/>
              </w:rPr>
            </w:pPr>
          </w:p>
        </w:tc>
      </w:tr>
      <w:tr w:rsidR="002021F1" w:rsidRPr="005B4766" w14:paraId="4C9B52E4" w14:textId="77777777" w:rsidTr="002021F1">
        <w:tc>
          <w:tcPr>
            <w:tcW w:w="1094" w:type="pct"/>
          </w:tcPr>
          <w:p w14:paraId="580085F1" w14:textId="77777777" w:rsidR="002021F1" w:rsidRPr="003C02DF" w:rsidRDefault="002021F1" w:rsidP="002021F1">
            <w:pPr>
              <w:spacing w:after="120"/>
              <w:rPr>
                <w:sz w:val="18"/>
                <w:szCs w:val="18"/>
              </w:rPr>
            </w:pPr>
            <w:r w:rsidRPr="00323BEA">
              <w:rPr>
                <w:sz w:val="18"/>
                <w:szCs w:val="18"/>
              </w:rPr>
              <w:t>*</w:t>
            </w:r>
            <w:r w:rsidRPr="003C02DF">
              <w:rPr>
                <w:sz w:val="18"/>
                <w:szCs w:val="18"/>
              </w:rPr>
              <w:t>Charge Reason</w:t>
            </w:r>
          </w:p>
        </w:tc>
        <w:tc>
          <w:tcPr>
            <w:tcW w:w="434" w:type="pct"/>
          </w:tcPr>
          <w:p w14:paraId="271F58E0" w14:textId="77777777" w:rsidR="002021F1" w:rsidRPr="003C02DF" w:rsidRDefault="002021F1" w:rsidP="002021F1">
            <w:pPr>
              <w:spacing w:after="120"/>
              <w:rPr>
                <w:sz w:val="18"/>
                <w:szCs w:val="18"/>
              </w:rPr>
            </w:pPr>
            <w:r w:rsidRPr="003C02DF">
              <w:rPr>
                <w:sz w:val="18"/>
                <w:szCs w:val="18"/>
              </w:rPr>
              <w:t>6</w:t>
            </w:r>
          </w:p>
        </w:tc>
        <w:tc>
          <w:tcPr>
            <w:tcW w:w="521" w:type="pct"/>
          </w:tcPr>
          <w:p w14:paraId="78A1598C" w14:textId="77777777" w:rsidR="002021F1" w:rsidRPr="003C02DF" w:rsidRDefault="002021F1" w:rsidP="002021F1">
            <w:pPr>
              <w:spacing w:after="120"/>
              <w:rPr>
                <w:sz w:val="18"/>
                <w:szCs w:val="18"/>
              </w:rPr>
            </w:pPr>
            <w:r w:rsidRPr="003C02DF">
              <w:rPr>
                <w:sz w:val="18"/>
                <w:szCs w:val="18"/>
              </w:rPr>
              <w:t>40</w:t>
            </w:r>
          </w:p>
        </w:tc>
        <w:tc>
          <w:tcPr>
            <w:tcW w:w="608" w:type="pct"/>
          </w:tcPr>
          <w:p w14:paraId="60F53755" w14:textId="77777777" w:rsidR="002021F1" w:rsidRPr="003C02DF" w:rsidRDefault="002021F1" w:rsidP="002021F1">
            <w:pPr>
              <w:spacing w:after="120"/>
              <w:rPr>
                <w:sz w:val="18"/>
                <w:szCs w:val="18"/>
              </w:rPr>
            </w:pPr>
            <w:r w:rsidRPr="003C02DF">
              <w:rPr>
                <w:sz w:val="18"/>
                <w:szCs w:val="18"/>
              </w:rPr>
              <w:t>Text</w:t>
            </w:r>
          </w:p>
        </w:tc>
        <w:tc>
          <w:tcPr>
            <w:tcW w:w="1476" w:type="pct"/>
          </w:tcPr>
          <w:p w14:paraId="3A58B23D" w14:textId="77777777" w:rsidR="002021F1" w:rsidRPr="00323BEA" w:rsidRDefault="002021F1" w:rsidP="002021F1">
            <w:pPr>
              <w:spacing w:after="120"/>
              <w:rPr>
                <w:sz w:val="18"/>
                <w:szCs w:val="18"/>
              </w:rPr>
            </w:pPr>
            <w:r w:rsidRPr="006E4AED">
              <w:rPr>
                <w:sz w:val="18"/>
                <w:szCs w:val="18"/>
              </w:rPr>
              <w:t>Not used for NGA Adjustment</w:t>
            </w:r>
          </w:p>
        </w:tc>
        <w:tc>
          <w:tcPr>
            <w:tcW w:w="867" w:type="pct"/>
          </w:tcPr>
          <w:p w14:paraId="77BA9963" w14:textId="77777777" w:rsidR="002021F1" w:rsidRPr="003C02DF" w:rsidRDefault="002021F1" w:rsidP="002021F1">
            <w:pPr>
              <w:spacing w:after="120"/>
              <w:rPr>
                <w:sz w:val="18"/>
                <w:szCs w:val="18"/>
              </w:rPr>
            </w:pPr>
          </w:p>
        </w:tc>
      </w:tr>
      <w:tr w:rsidR="002021F1" w:rsidRPr="005B4766" w14:paraId="1D0E2105" w14:textId="77777777" w:rsidTr="002021F1">
        <w:tc>
          <w:tcPr>
            <w:tcW w:w="1094" w:type="pct"/>
          </w:tcPr>
          <w:p w14:paraId="7DC7CC44" w14:textId="77777777" w:rsidR="002021F1" w:rsidRPr="003C02DF" w:rsidRDefault="002021F1" w:rsidP="002021F1">
            <w:pPr>
              <w:spacing w:after="120"/>
              <w:rPr>
                <w:sz w:val="18"/>
                <w:szCs w:val="18"/>
              </w:rPr>
            </w:pPr>
            <w:r w:rsidRPr="003C02DF">
              <w:rPr>
                <w:sz w:val="18"/>
                <w:szCs w:val="18"/>
              </w:rPr>
              <w:t>Adjustment Date</w:t>
            </w:r>
          </w:p>
        </w:tc>
        <w:tc>
          <w:tcPr>
            <w:tcW w:w="434" w:type="pct"/>
          </w:tcPr>
          <w:p w14:paraId="74F44BEE" w14:textId="77777777" w:rsidR="002021F1" w:rsidRPr="003C02DF" w:rsidRDefault="002021F1" w:rsidP="002021F1">
            <w:pPr>
              <w:spacing w:after="120"/>
              <w:rPr>
                <w:sz w:val="18"/>
                <w:szCs w:val="18"/>
              </w:rPr>
            </w:pPr>
            <w:r w:rsidRPr="003C02DF">
              <w:rPr>
                <w:sz w:val="18"/>
                <w:szCs w:val="18"/>
              </w:rPr>
              <w:t>7</w:t>
            </w:r>
          </w:p>
        </w:tc>
        <w:tc>
          <w:tcPr>
            <w:tcW w:w="521" w:type="pct"/>
          </w:tcPr>
          <w:p w14:paraId="5B11D3C8" w14:textId="77777777" w:rsidR="002021F1" w:rsidRPr="003C02DF" w:rsidRDefault="002021F1" w:rsidP="002021F1">
            <w:pPr>
              <w:spacing w:after="120"/>
              <w:rPr>
                <w:sz w:val="18"/>
                <w:szCs w:val="18"/>
              </w:rPr>
            </w:pPr>
            <w:r>
              <w:rPr>
                <w:sz w:val="18"/>
                <w:szCs w:val="18"/>
              </w:rPr>
              <w:t>DATE</w:t>
            </w:r>
          </w:p>
        </w:tc>
        <w:tc>
          <w:tcPr>
            <w:tcW w:w="608" w:type="pct"/>
          </w:tcPr>
          <w:p w14:paraId="55F69644" w14:textId="77777777" w:rsidR="002021F1" w:rsidRPr="003C02DF" w:rsidRDefault="002021F1" w:rsidP="002021F1">
            <w:pPr>
              <w:spacing w:after="120"/>
              <w:rPr>
                <w:sz w:val="18"/>
                <w:szCs w:val="18"/>
              </w:rPr>
            </w:pPr>
            <w:r w:rsidRPr="003C02DF">
              <w:rPr>
                <w:sz w:val="18"/>
                <w:szCs w:val="18"/>
              </w:rPr>
              <w:t>YYYYMMDD</w:t>
            </w:r>
          </w:p>
        </w:tc>
        <w:tc>
          <w:tcPr>
            <w:tcW w:w="1476" w:type="pct"/>
          </w:tcPr>
          <w:p w14:paraId="6FEF9D25" w14:textId="77777777" w:rsidR="002021F1" w:rsidRPr="003C02DF" w:rsidRDefault="002021F1" w:rsidP="002021F1">
            <w:pPr>
              <w:spacing w:after="120"/>
              <w:rPr>
                <w:sz w:val="18"/>
                <w:szCs w:val="18"/>
              </w:rPr>
            </w:pPr>
            <w:r w:rsidRPr="003C02DF">
              <w:rPr>
                <w:sz w:val="18"/>
                <w:szCs w:val="18"/>
              </w:rPr>
              <w:t>e.g. 20090101</w:t>
            </w:r>
          </w:p>
        </w:tc>
        <w:tc>
          <w:tcPr>
            <w:tcW w:w="867" w:type="pct"/>
          </w:tcPr>
          <w:p w14:paraId="566C8A9A" w14:textId="77777777" w:rsidR="002021F1" w:rsidRPr="003C02DF" w:rsidRDefault="002021F1" w:rsidP="002021F1">
            <w:pPr>
              <w:spacing w:after="120"/>
              <w:rPr>
                <w:sz w:val="18"/>
                <w:szCs w:val="18"/>
              </w:rPr>
            </w:pPr>
          </w:p>
        </w:tc>
      </w:tr>
      <w:tr w:rsidR="002021F1" w:rsidRPr="005B4766" w14:paraId="188BDC36" w14:textId="77777777" w:rsidTr="002021F1">
        <w:tc>
          <w:tcPr>
            <w:tcW w:w="1094" w:type="pct"/>
          </w:tcPr>
          <w:p w14:paraId="421585F2" w14:textId="77777777" w:rsidR="002021F1" w:rsidRPr="003C02DF" w:rsidRDefault="002021F1" w:rsidP="002021F1">
            <w:pPr>
              <w:spacing w:after="120"/>
              <w:rPr>
                <w:sz w:val="18"/>
                <w:szCs w:val="18"/>
              </w:rPr>
            </w:pPr>
            <w:r w:rsidRPr="00323BEA">
              <w:rPr>
                <w:sz w:val="18"/>
                <w:szCs w:val="18"/>
              </w:rPr>
              <w:t>*</w:t>
            </w:r>
            <w:r w:rsidRPr="003C02DF">
              <w:rPr>
                <w:sz w:val="18"/>
                <w:szCs w:val="18"/>
              </w:rPr>
              <w:t>End Date</w:t>
            </w:r>
          </w:p>
        </w:tc>
        <w:tc>
          <w:tcPr>
            <w:tcW w:w="434" w:type="pct"/>
          </w:tcPr>
          <w:p w14:paraId="4EC0798B" w14:textId="77777777" w:rsidR="002021F1" w:rsidRPr="003C02DF" w:rsidRDefault="002021F1" w:rsidP="002021F1">
            <w:pPr>
              <w:spacing w:after="120"/>
              <w:rPr>
                <w:sz w:val="18"/>
                <w:szCs w:val="18"/>
              </w:rPr>
            </w:pPr>
            <w:r w:rsidRPr="003C02DF">
              <w:rPr>
                <w:sz w:val="18"/>
                <w:szCs w:val="18"/>
              </w:rPr>
              <w:t>8</w:t>
            </w:r>
          </w:p>
        </w:tc>
        <w:tc>
          <w:tcPr>
            <w:tcW w:w="521" w:type="pct"/>
          </w:tcPr>
          <w:p w14:paraId="4903A129" w14:textId="77777777" w:rsidR="002021F1" w:rsidRPr="003C02DF" w:rsidRDefault="002021F1" w:rsidP="002021F1">
            <w:pPr>
              <w:spacing w:after="120"/>
              <w:rPr>
                <w:sz w:val="18"/>
                <w:szCs w:val="18"/>
              </w:rPr>
            </w:pPr>
            <w:r>
              <w:rPr>
                <w:sz w:val="18"/>
                <w:szCs w:val="18"/>
              </w:rPr>
              <w:t>DATE</w:t>
            </w:r>
          </w:p>
        </w:tc>
        <w:tc>
          <w:tcPr>
            <w:tcW w:w="608" w:type="pct"/>
          </w:tcPr>
          <w:p w14:paraId="2B4A8FAB" w14:textId="77777777" w:rsidR="002021F1" w:rsidRPr="003C02DF" w:rsidRDefault="002021F1" w:rsidP="002021F1">
            <w:pPr>
              <w:spacing w:after="120"/>
              <w:rPr>
                <w:sz w:val="18"/>
                <w:szCs w:val="18"/>
              </w:rPr>
            </w:pPr>
            <w:r w:rsidRPr="003C02DF">
              <w:rPr>
                <w:sz w:val="18"/>
                <w:szCs w:val="18"/>
              </w:rPr>
              <w:t>YYYYMMDD</w:t>
            </w:r>
          </w:p>
        </w:tc>
        <w:tc>
          <w:tcPr>
            <w:tcW w:w="1476" w:type="pct"/>
          </w:tcPr>
          <w:p w14:paraId="66764A91" w14:textId="77777777" w:rsidR="002021F1" w:rsidRPr="003C02DF" w:rsidRDefault="002021F1" w:rsidP="002021F1">
            <w:pPr>
              <w:spacing w:after="120"/>
              <w:rPr>
                <w:sz w:val="18"/>
                <w:szCs w:val="18"/>
              </w:rPr>
            </w:pPr>
            <w:r w:rsidRPr="00761021">
              <w:rPr>
                <w:sz w:val="18"/>
                <w:szCs w:val="18"/>
              </w:rPr>
              <w:t>Not used for NGA Adjustment</w:t>
            </w:r>
          </w:p>
        </w:tc>
        <w:tc>
          <w:tcPr>
            <w:tcW w:w="867" w:type="pct"/>
          </w:tcPr>
          <w:p w14:paraId="63178666" w14:textId="77777777" w:rsidR="002021F1" w:rsidRPr="003C02DF" w:rsidRDefault="002021F1" w:rsidP="002021F1">
            <w:pPr>
              <w:spacing w:after="120"/>
              <w:rPr>
                <w:sz w:val="18"/>
                <w:szCs w:val="18"/>
              </w:rPr>
            </w:pPr>
          </w:p>
        </w:tc>
      </w:tr>
      <w:tr w:rsidR="002021F1" w:rsidRPr="005B4766" w14:paraId="689DFA94" w14:textId="77777777" w:rsidTr="002021F1">
        <w:tc>
          <w:tcPr>
            <w:tcW w:w="1094" w:type="pct"/>
          </w:tcPr>
          <w:p w14:paraId="488BBF56" w14:textId="77777777" w:rsidR="002021F1" w:rsidRPr="003C02DF" w:rsidRDefault="002021F1" w:rsidP="002021F1">
            <w:pPr>
              <w:spacing w:after="120"/>
              <w:rPr>
                <w:sz w:val="18"/>
                <w:szCs w:val="18"/>
              </w:rPr>
            </w:pPr>
            <w:r w:rsidRPr="00323BEA">
              <w:rPr>
                <w:sz w:val="18"/>
                <w:szCs w:val="18"/>
              </w:rPr>
              <w:t>*</w:t>
            </w:r>
            <w:r w:rsidRPr="003C02DF">
              <w:rPr>
                <w:sz w:val="18"/>
                <w:szCs w:val="18"/>
              </w:rPr>
              <w:t>Address Line 1</w:t>
            </w:r>
          </w:p>
        </w:tc>
        <w:tc>
          <w:tcPr>
            <w:tcW w:w="434" w:type="pct"/>
          </w:tcPr>
          <w:p w14:paraId="3438172A" w14:textId="77777777" w:rsidR="002021F1" w:rsidRPr="003C02DF" w:rsidRDefault="002021F1" w:rsidP="002021F1">
            <w:pPr>
              <w:spacing w:after="120"/>
              <w:rPr>
                <w:sz w:val="18"/>
                <w:szCs w:val="18"/>
              </w:rPr>
            </w:pPr>
            <w:r w:rsidRPr="003C02DF">
              <w:rPr>
                <w:sz w:val="18"/>
                <w:szCs w:val="18"/>
              </w:rPr>
              <w:t>9</w:t>
            </w:r>
          </w:p>
        </w:tc>
        <w:tc>
          <w:tcPr>
            <w:tcW w:w="521" w:type="pct"/>
          </w:tcPr>
          <w:p w14:paraId="66DD86B0" w14:textId="77777777" w:rsidR="002021F1" w:rsidRPr="003C02DF" w:rsidRDefault="002021F1" w:rsidP="002021F1">
            <w:pPr>
              <w:spacing w:after="120"/>
              <w:rPr>
                <w:sz w:val="18"/>
                <w:szCs w:val="18"/>
              </w:rPr>
            </w:pPr>
            <w:r w:rsidRPr="003C02DF">
              <w:rPr>
                <w:sz w:val="18"/>
                <w:szCs w:val="18"/>
              </w:rPr>
              <w:t>80</w:t>
            </w:r>
          </w:p>
        </w:tc>
        <w:tc>
          <w:tcPr>
            <w:tcW w:w="608" w:type="pct"/>
          </w:tcPr>
          <w:p w14:paraId="5B85055F" w14:textId="77777777" w:rsidR="002021F1" w:rsidRPr="003C02DF" w:rsidRDefault="002021F1" w:rsidP="002021F1">
            <w:pPr>
              <w:spacing w:after="120"/>
              <w:rPr>
                <w:sz w:val="18"/>
                <w:szCs w:val="18"/>
              </w:rPr>
            </w:pPr>
            <w:r w:rsidRPr="003C02DF">
              <w:rPr>
                <w:sz w:val="18"/>
                <w:szCs w:val="18"/>
              </w:rPr>
              <w:t>Text</w:t>
            </w:r>
          </w:p>
        </w:tc>
        <w:tc>
          <w:tcPr>
            <w:tcW w:w="1476" w:type="pct"/>
          </w:tcPr>
          <w:p w14:paraId="192BFBE2" w14:textId="77777777" w:rsidR="002021F1" w:rsidRPr="00323BEA" w:rsidRDefault="002021F1" w:rsidP="002021F1">
            <w:pPr>
              <w:spacing w:after="120"/>
              <w:rPr>
                <w:sz w:val="18"/>
                <w:szCs w:val="18"/>
              </w:rPr>
            </w:pPr>
            <w:r w:rsidRPr="00761021">
              <w:rPr>
                <w:sz w:val="18"/>
                <w:szCs w:val="18"/>
              </w:rPr>
              <w:t>Not used for NGA Adjustment</w:t>
            </w:r>
          </w:p>
        </w:tc>
        <w:tc>
          <w:tcPr>
            <w:tcW w:w="867" w:type="pct"/>
          </w:tcPr>
          <w:p w14:paraId="476AD5EF" w14:textId="77777777" w:rsidR="002021F1" w:rsidRPr="003C02DF" w:rsidRDefault="002021F1" w:rsidP="002021F1">
            <w:pPr>
              <w:spacing w:after="120"/>
              <w:rPr>
                <w:sz w:val="18"/>
                <w:szCs w:val="18"/>
              </w:rPr>
            </w:pPr>
          </w:p>
        </w:tc>
      </w:tr>
      <w:tr w:rsidR="002021F1" w:rsidRPr="005B4766" w14:paraId="57D3DFA5" w14:textId="77777777" w:rsidTr="002021F1">
        <w:tc>
          <w:tcPr>
            <w:tcW w:w="1094" w:type="pct"/>
          </w:tcPr>
          <w:p w14:paraId="0FA2E7EB" w14:textId="77777777" w:rsidR="002021F1" w:rsidRPr="003C02DF" w:rsidRDefault="002021F1" w:rsidP="002021F1">
            <w:pPr>
              <w:spacing w:after="120"/>
              <w:rPr>
                <w:sz w:val="18"/>
                <w:szCs w:val="18"/>
              </w:rPr>
            </w:pPr>
            <w:r w:rsidRPr="00323BEA">
              <w:rPr>
                <w:sz w:val="18"/>
                <w:szCs w:val="18"/>
              </w:rPr>
              <w:t>*</w:t>
            </w:r>
            <w:r w:rsidRPr="003C02DF">
              <w:rPr>
                <w:sz w:val="18"/>
                <w:szCs w:val="18"/>
              </w:rPr>
              <w:t>Post Code</w:t>
            </w:r>
          </w:p>
        </w:tc>
        <w:tc>
          <w:tcPr>
            <w:tcW w:w="434" w:type="pct"/>
          </w:tcPr>
          <w:p w14:paraId="77A7E847" w14:textId="77777777" w:rsidR="002021F1" w:rsidRPr="003C02DF" w:rsidRDefault="002021F1" w:rsidP="002021F1">
            <w:pPr>
              <w:spacing w:after="120"/>
              <w:rPr>
                <w:sz w:val="18"/>
                <w:szCs w:val="18"/>
              </w:rPr>
            </w:pPr>
            <w:r w:rsidRPr="003C02DF">
              <w:rPr>
                <w:sz w:val="18"/>
                <w:szCs w:val="18"/>
              </w:rPr>
              <w:t>10</w:t>
            </w:r>
          </w:p>
        </w:tc>
        <w:tc>
          <w:tcPr>
            <w:tcW w:w="521" w:type="pct"/>
          </w:tcPr>
          <w:p w14:paraId="7F86D7B0" w14:textId="77777777" w:rsidR="002021F1" w:rsidRPr="003C02DF" w:rsidRDefault="002021F1" w:rsidP="002021F1">
            <w:pPr>
              <w:spacing w:after="120"/>
              <w:rPr>
                <w:sz w:val="18"/>
                <w:szCs w:val="18"/>
              </w:rPr>
            </w:pPr>
            <w:r w:rsidRPr="003C02DF">
              <w:rPr>
                <w:sz w:val="18"/>
                <w:szCs w:val="18"/>
              </w:rPr>
              <w:t>16</w:t>
            </w:r>
          </w:p>
        </w:tc>
        <w:tc>
          <w:tcPr>
            <w:tcW w:w="608" w:type="pct"/>
          </w:tcPr>
          <w:p w14:paraId="730D6A5A" w14:textId="77777777" w:rsidR="002021F1" w:rsidRPr="003C02DF" w:rsidRDefault="002021F1" w:rsidP="002021F1">
            <w:pPr>
              <w:spacing w:after="120"/>
              <w:rPr>
                <w:sz w:val="18"/>
                <w:szCs w:val="18"/>
              </w:rPr>
            </w:pPr>
            <w:r w:rsidRPr="003C02DF">
              <w:rPr>
                <w:sz w:val="18"/>
                <w:szCs w:val="18"/>
              </w:rPr>
              <w:t>Text</w:t>
            </w:r>
          </w:p>
        </w:tc>
        <w:tc>
          <w:tcPr>
            <w:tcW w:w="1476" w:type="pct"/>
          </w:tcPr>
          <w:p w14:paraId="64B602CB" w14:textId="77777777" w:rsidR="002021F1" w:rsidRPr="00323BEA" w:rsidRDefault="002021F1" w:rsidP="002021F1">
            <w:pPr>
              <w:spacing w:after="120"/>
              <w:rPr>
                <w:sz w:val="18"/>
                <w:szCs w:val="18"/>
              </w:rPr>
            </w:pPr>
            <w:r w:rsidRPr="00761021">
              <w:rPr>
                <w:sz w:val="18"/>
                <w:szCs w:val="18"/>
              </w:rPr>
              <w:t>Not used for NGA Adjustment</w:t>
            </w:r>
          </w:p>
        </w:tc>
        <w:tc>
          <w:tcPr>
            <w:tcW w:w="867" w:type="pct"/>
          </w:tcPr>
          <w:p w14:paraId="35960894" w14:textId="77777777" w:rsidR="002021F1" w:rsidRPr="003C02DF" w:rsidRDefault="002021F1" w:rsidP="002021F1">
            <w:pPr>
              <w:spacing w:after="120"/>
              <w:rPr>
                <w:sz w:val="18"/>
                <w:szCs w:val="18"/>
              </w:rPr>
            </w:pPr>
          </w:p>
        </w:tc>
      </w:tr>
      <w:tr w:rsidR="002021F1" w:rsidRPr="005B4766" w14:paraId="21B8C980" w14:textId="77777777" w:rsidTr="002021F1">
        <w:tc>
          <w:tcPr>
            <w:tcW w:w="1094" w:type="pct"/>
          </w:tcPr>
          <w:p w14:paraId="76379A86" w14:textId="77777777" w:rsidR="002021F1" w:rsidRPr="003C02DF" w:rsidRDefault="002021F1" w:rsidP="002021F1">
            <w:pPr>
              <w:spacing w:after="120"/>
              <w:rPr>
                <w:sz w:val="18"/>
                <w:szCs w:val="18"/>
              </w:rPr>
            </w:pPr>
            <w:r w:rsidRPr="00323BEA">
              <w:rPr>
                <w:sz w:val="18"/>
                <w:szCs w:val="18"/>
              </w:rPr>
              <w:t>*</w:t>
            </w:r>
            <w:r w:rsidRPr="003C02DF">
              <w:rPr>
                <w:sz w:val="18"/>
                <w:szCs w:val="18"/>
              </w:rPr>
              <w:t>CSS/</w:t>
            </w:r>
            <w:r w:rsidR="00A26F4E">
              <w:rPr>
                <w:sz w:val="18"/>
                <w:szCs w:val="18"/>
              </w:rPr>
              <w:t>Siebel</w:t>
            </w:r>
            <w:r w:rsidRPr="003C02DF">
              <w:rPr>
                <w:sz w:val="18"/>
                <w:szCs w:val="18"/>
              </w:rPr>
              <w:t xml:space="preserve"> Job No</w:t>
            </w:r>
          </w:p>
        </w:tc>
        <w:tc>
          <w:tcPr>
            <w:tcW w:w="434" w:type="pct"/>
          </w:tcPr>
          <w:p w14:paraId="4E3001DC" w14:textId="77777777" w:rsidR="002021F1" w:rsidRPr="003C02DF" w:rsidRDefault="002021F1" w:rsidP="002021F1">
            <w:pPr>
              <w:spacing w:after="120"/>
              <w:rPr>
                <w:sz w:val="18"/>
                <w:szCs w:val="18"/>
              </w:rPr>
            </w:pPr>
            <w:r w:rsidRPr="003C02DF">
              <w:rPr>
                <w:sz w:val="18"/>
                <w:szCs w:val="18"/>
              </w:rPr>
              <w:t>11</w:t>
            </w:r>
          </w:p>
        </w:tc>
        <w:tc>
          <w:tcPr>
            <w:tcW w:w="521" w:type="pct"/>
          </w:tcPr>
          <w:p w14:paraId="22C44671" w14:textId="77777777" w:rsidR="002021F1" w:rsidRPr="003C02DF" w:rsidRDefault="002021F1" w:rsidP="002021F1">
            <w:pPr>
              <w:spacing w:after="120"/>
              <w:rPr>
                <w:sz w:val="18"/>
                <w:szCs w:val="18"/>
              </w:rPr>
            </w:pPr>
            <w:r w:rsidRPr="003C02DF">
              <w:rPr>
                <w:sz w:val="18"/>
                <w:szCs w:val="18"/>
              </w:rPr>
              <w:t>20</w:t>
            </w:r>
          </w:p>
        </w:tc>
        <w:tc>
          <w:tcPr>
            <w:tcW w:w="608" w:type="pct"/>
          </w:tcPr>
          <w:p w14:paraId="5ECF17A5" w14:textId="77777777" w:rsidR="002021F1" w:rsidRPr="003C02DF" w:rsidRDefault="002021F1" w:rsidP="002021F1">
            <w:pPr>
              <w:spacing w:after="120"/>
              <w:rPr>
                <w:sz w:val="18"/>
                <w:szCs w:val="18"/>
              </w:rPr>
            </w:pPr>
            <w:r w:rsidRPr="003C02DF">
              <w:rPr>
                <w:sz w:val="18"/>
                <w:szCs w:val="18"/>
              </w:rPr>
              <w:t>Text</w:t>
            </w:r>
          </w:p>
        </w:tc>
        <w:tc>
          <w:tcPr>
            <w:tcW w:w="1476" w:type="pct"/>
          </w:tcPr>
          <w:p w14:paraId="49CAF06E" w14:textId="77777777" w:rsidR="002021F1" w:rsidRPr="00323BEA" w:rsidRDefault="002021F1" w:rsidP="002021F1">
            <w:pPr>
              <w:spacing w:after="120"/>
              <w:rPr>
                <w:sz w:val="18"/>
                <w:szCs w:val="18"/>
              </w:rPr>
            </w:pPr>
            <w:r w:rsidRPr="00761021">
              <w:rPr>
                <w:sz w:val="18"/>
                <w:szCs w:val="18"/>
              </w:rPr>
              <w:t>Not used for NGA Adjustment</w:t>
            </w:r>
          </w:p>
        </w:tc>
        <w:tc>
          <w:tcPr>
            <w:tcW w:w="867" w:type="pct"/>
          </w:tcPr>
          <w:p w14:paraId="09767D7D" w14:textId="77777777" w:rsidR="002021F1" w:rsidRPr="003C02DF" w:rsidRDefault="002021F1" w:rsidP="002021F1">
            <w:pPr>
              <w:spacing w:after="120"/>
              <w:rPr>
                <w:sz w:val="18"/>
                <w:szCs w:val="18"/>
              </w:rPr>
            </w:pPr>
          </w:p>
        </w:tc>
      </w:tr>
      <w:tr w:rsidR="002021F1" w:rsidRPr="005B4766" w14:paraId="2CE9B717" w14:textId="77777777" w:rsidTr="002021F1">
        <w:tc>
          <w:tcPr>
            <w:tcW w:w="1094" w:type="pct"/>
          </w:tcPr>
          <w:p w14:paraId="491709F8" w14:textId="77777777" w:rsidR="002021F1" w:rsidRPr="003C02DF" w:rsidRDefault="002021F1" w:rsidP="002021F1">
            <w:pPr>
              <w:spacing w:after="120"/>
              <w:rPr>
                <w:sz w:val="18"/>
                <w:szCs w:val="18"/>
              </w:rPr>
            </w:pPr>
            <w:r w:rsidRPr="00323BEA">
              <w:rPr>
                <w:sz w:val="18"/>
                <w:szCs w:val="18"/>
              </w:rPr>
              <w:t>*</w:t>
            </w:r>
            <w:r w:rsidRPr="003C02DF">
              <w:rPr>
                <w:sz w:val="18"/>
                <w:szCs w:val="18"/>
              </w:rPr>
              <w:t>Cust/SP Order No/Fault No.1</w:t>
            </w:r>
          </w:p>
        </w:tc>
        <w:tc>
          <w:tcPr>
            <w:tcW w:w="434" w:type="pct"/>
          </w:tcPr>
          <w:p w14:paraId="13E63A1A" w14:textId="77777777" w:rsidR="002021F1" w:rsidRPr="003C02DF" w:rsidRDefault="002021F1" w:rsidP="002021F1">
            <w:pPr>
              <w:spacing w:after="120"/>
              <w:rPr>
                <w:sz w:val="18"/>
                <w:szCs w:val="18"/>
              </w:rPr>
            </w:pPr>
            <w:r w:rsidRPr="003C02DF">
              <w:rPr>
                <w:sz w:val="18"/>
                <w:szCs w:val="18"/>
              </w:rPr>
              <w:t>12</w:t>
            </w:r>
          </w:p>
        </w:tc>
        <w:tc>
          <w:tcPr>
            <w:tcW w:w="521" w:type="pct"/>
          </w:tcPr>
          <w:p w14:paraId="024FA41B" w14:textId="77777777" w:rsidR="002021F1" w:rsidRPr="003C02DF" w:rsidRDefault="002021F1" w:rsidP="002021F1">
            <w:pPr>
              <w:spacing w:after="120"/>
              <w:rPr>
                <w:sz w:val="18"/>
                <w:szCs w:val="18"/>
              </w:rPr>
            </w:pPr>
            <w:r>
              <w:rPr>
                <w:sz w:val="18"/>
                <w:szCs w:val="18"/>
              </w:rPr>
              <w:t>20</w:t>
            </w:r>
          </w:p>
        </w:tc>
        <w:tc>
          <w:tcPr>
            <w:tcW w:w="608" w:type="pct"/>
          </w:tcPr>
          <w:p w14:paraId="44575D2D" w14:textId="77777777" w:rsidR="002021F1" w:rsidRPr="003C02DF" w:rsidRDefault="002021F1" w:rsidP="002021F1">
            <w:pPr>
              <w:spacing w:after="120"/>
              <w:rPr>
                <w:sz w:val="18"/>
                <w:szCs w:val="18"/>
              </w:rPr>
            </w:pPr>
            <w:r w:rsidRPr="003C02DF">
              <w:rPr>
                <w:sz w:val="18"/>
                <w:szCs w:val="18"/>
              </w:rPr>
              <w:t>Text</w:t>
            </w:r>
          </w:p>
        </w:tc>
        <w:tc>
          <w:tcPr>
            <w:tcW w:w="1476" w:type="pct"/>
          </w:tcPr>
          <w:p w14:paraId="669E581F" w14:textId="77777777" w:rsidR="002021F1" w:rsidRPr="00323BEA" w:rsidRDefault="002021F1" w:rsidP="002021F1">
            <w:pPr>
              <w:spacing w:after="120"/>
              <w:rPr>
                <w:sz w:val="18"/>
                <w:szCs w:val="18"/>
              </w:rPr>
            </w:pPr>
            <w:r w:rsidRPr="00761021">
              <w:rPr>
                <w:sz w:val="18"/>
                <w:szCs w:val="18"/>
              </w:rPr>
              <w:t>Not used for NGA Adjustment</w:t>
            </w:r>
          </w:p>
        </w:tc>
        <w:tc>
          <w:tcPr>
            <w:tcW w:w="867" w:type="pct"/>
          </w:tcPr>
          <w:p w14:paraId="63A786C2" w14:textId="77777777" w:rsidR="002021F1" w:rsidRPr="003C02DF" w:rsidRDefault="002021F1" w:rsidP="002021F1">
            <w:pPr>
              <w:spacing w:after="120"/>
              <w:rPr>
                <w:sz w:val="18"/>
                <w:szCs w:val="18"/>
              </w:rPr>
            </w:pPr>
          </w:p>
        </w:tc>
      </w:tr>
      <w:tr w:rsidR="002021F1" w:rsidRPr="005B4766" w14:paraId="58BC3785" w14:textId="77777777" w:rsidTr="002021F1">
        <w:tc>
          <w:tcPr>
            <w:tcW w:w="1094" w:type="pct"/>
          </w:tcPr>
          <w:p w14:paraId="1D21B570" w14:textId="77777777" w:rsidR="002021F1" w:rsidRPr="003C02DF" w:rsidRDefault="002021F1" w:rsidP="002021F1">
            <w:pPr>
              <w:spacing w:after="120"/>
              <w:rPr>
                <w:sz w:val="18"/>
                <w:szCs w:val="18"/>
              </w:rPr>
            </w:pPr>
            <w:r w:rsidRPr="00323BEA">
              <w:rPr>
                <w:sz w:val="18"/>
                <w:szCs w:val="18"/>
              </w:rPr>
              <w:t>*</w:t>
            </w:r>
            <w:r w:rsidRPr="003C02DF">
              <w:rPr>
                <w:sz w:val="18"/>
                <w:szCs w:val="18"/>
              </w:rPr>
              <w:t>Cust/SP Order No/Fault No.2</w:t>
            </w:r>
          </w:p>
        </w:tc>
        <w:tc>
          <w:tcPr>
            <w:tcW w:w="434" w:type="pct"/>
          </w:tcPr>
          <w:p w14:paraId="313A597D" w14:textId="77777777" w:rsidR="002021F1" w:rsidRPr="003C02DF" w:rsidRDefault="002021F1" w:rsidP="002021F1">
            <w:pPr>
              <w:spacing w:after="120"/>
              <w:rPr>
                <w:sz w:val="18"/>
                <w:szCs w:val="18"/>
              </w:rPr>
            </w:pPr>
            <w:r w:rsidRPr="003C02DF">
              <w:rPr>
                <w:sz w:val="18"/>
                <w:szCs w:val="18"/>
              </w:rPr>
              <w:t>13</w:t>
            </w:r>
          </w:p>
        </w:tc>
        <w:tc>
          <w:tcPr>
            <w:tcW w:w="521" w:type="pct"/>
          </w:tcPr>
          <w:p w14:paraId="2687D50C" w14:textId="77777777" w:rsidR="002021F1" w:rsidRPr="003C02DF" w:rsidRDefault="002021F1" w:rsidP="002021F1">
            <w:pPr>
              <w:spacing w:after="120"/>
              <w:rPr>
                <w:sz w:val="18"/>
                <w:szCs w:val="18"/>
              </w:rPr>
            </w:pPr>
            <w:r>
              <w:rPr>
                <w:sz w:val="18"/>
                <w:szCs w:val="18"/>
              </w:rPr>
              <w:t>20</w:t>
            </w:r>
          </w:p>
        </w:tc>
        <w:tc>
          <w:tcPr>
            <w:tcW w:w="608" w:type="pct"/>
          </w:tcPr>
          <w:p w14:paraId="4404EF85" w14:textId="77777777" w:rsidR="002021F1" w:rsidRPr="003C02DF" w:rsidRDefault="002021F1" w:rsidP="002021F1">
            <w:pPr>
              <w:spacing w:after="120"/>
              <w:rPr>
                <w:sz w:val="18"/>
                <w:szCs w:val="18"/>
              </w:rPr>
            </w:pPr>
            <w:r w:rsidRPr="003C02DF">
              <w:rPr>
                <w:sz w:val="18"/>
                <w:szCs w:val="18"/>
              </w:rPr>
              <w:t>Text</w:t>
            </w:r>
          </w:p>
        </w:tc>
        <w:tc>
          <w:tcPr>
            <w:tcW w:w="1476" w:type="pct"/>
          </w:tcPr>
          <w:p w14:paraId="0C65AA12" w14:textId="77777777" w:rsidR="002021F1" w:rsidRPr="00323BEA" w:rsidRDefault="002021F1" w:rsidP="002021F1">
            <w:pPr>
              <w:spacing w:after="120"/>
              <w:rPr>
                <w:sz w:val="18"/>
                <w:szCs w:val="18"/>
              </w:rPr>
            </w:pPr>
            <w:r w:rsidRPr="00B01295">
              <w:rPr>
                <w:sz w:val="18"/>
                <w:szCs w:val="18"/>
              </w:rPr>
              <w:t>Not used for NGA Adjustment</w:t>
            </w:r>
          </w:p>
        </w:tc>
        <w:tc>
          <w:tcPr>
            <w:tcW w:w="867" w:type="pct"/>
          </w:tcPr>
          <w:p w14:paraId="333A2578" w14:textId="77777777" w:rsidR="002021F1" w:rsidRPr="003C02DF" w:rsidRDefault="002021F1" w:rsidP="002021F1">
            <w:pPr>
              <w:spacing w:after="120"/>
              <w:rPr>
                <w:sz w:val="18"/>
                <w:szCs w:val="18"/>
              </w:rPr>
            </w:pPr>
          </w:p>
        </w:tc>
      </w:tr>
      <w:tr w:rsidR="002021F1" w:rsidRPr="005B4766" w14:paraId="48841316" w14:textId="77777777" w:rsidTr="002021F1">
        <w:tc>
          <w:tcPr>
            <w:tcW w:w="1094" w:type="pct"/>
          </w:tcPr>
          <w:p w14:paraId="47AADBBB" w14:textId="77777777" w:rsidR="002021F1" w:rsidRPr="003C02DF" w:rsidRDefault="002021F1" w:rsidP="002021F1">
            <w:pPr>
              <w:spacing w:after="120"/>
              <w:rPr>
                <w:sz w:val="18"/>
                <w:szCs w:val="18"/>
              </w:rPr>
            </w:pPr>
            <w:r w:rsidRPr="00323BEA">
              <w:rPr>
                <w:sz w:val="18"/>
                <w:szCs w:val="18"/>
              </w:rPr>
              <w:t>*</w:t>
            </w:r>
            <w:r w:rsidRPr="003C02DF">
              <w:rPr>
                <w:sz w:val="18"/>
                <w:szCs w:val="18"/>
              </w:rPr>
              <w:t>Quantity/HDFP air count</w:t>
            </w:r>
          </w:p>
        </w:tc>
        <w:tc>
          <w:tcPr>
            <w:tcW w:w="434" w:type="pct"/>
          </w:tcPr>
          <w:p w14:paraId="00BC7CCA" w14:textId="77777777" w:rsidR="002021F1" w:rsidRPr="003C02DF" w:rsidRDefault="002021F1" w:rsidP="002021F1">
            <w:pPr>
              <w:spacing w:after="120"/>
              <w:rPr>
                <w:sz w:val="18"/>
                <w:szCs w:val="18"/>
              </w:rPr>
            </w:pPr>
            <w:r w:rsidRPr="003C02DF">
              <w:rPr>
                <w:sz w:val="18"/>
                <w:szCs w:val="18"/>
              </w:rPr>
              <w:t>14</w:t>
            </w:r>
          </w:p>
        </w:tc>
        <w:tc>
          <w:tcPr>
            <w:tcW w:w="521" w:type="pct"/>
          </w:tcPr>
          <w:p w14:paraId="5A0BFB6B" w14:textId="77777777" w:rsidR="002021F1" w:rsidRPr="003C02DF" w:rsidRDefault="002021F1" w:rsidP="002021F1">
            <w:pPr>
              <w:spacing w:after="120"/>
              <w:rPr>
                <w:sz w:val="18"/>
                <w:szCs w:val="18"/>
              </w:rPr>
            </w:pPr>
            <w:r w:rsidRPr="003C02DF">
              <w:rPr>
                <w:sz w:val="18"/>
                <w:szCs w:val="18"/>
              </w:rPr>
              <w:t>9</w:t>
            </w:r>
          </w:p>
        </w:tc>
        <w:tc>
          <w:tcPr>
            <w:tcW w:w="608" w:type="pct"/>
          </w:tcPr>
          <w:p w14:paraId="18B90DE5" w14:textId="77777777" w:rsidR="002021F1" w:rsidRPr="003C02DF" w:rsidRDefault="002021F1" w:rsidP="002021F1">
            <w:pPr>
              <w:spacing w:after="120"/>
              <w:rPr>
                <w:sz w:val="18"/>
                <w:szCs w:val="18"/>
              </w:rPr>
            </w:pPr>
            <w:r w:rsidRPr="003C02DF">
              <w:rPr>
                <w:sz w:val="18"/>
                <w:szCs w:val="18"/>
              </w:rPr>
              <w:t>Num</w:t>
            </w:r>
          </w:p>
        </w:tc>
        <w:tc>
          <w:tcPr>
            <w:tcW w:w="1476" w:type="pct"/>
          </w:tcPr>
          <w:p w14:paraId="0E56B6DA" w14:textId="77777777" w:rsidR="002021F1" w:rsidRPr="00323BEA" w:rsidRDefault="002021F1" w:rsidP="002021F1">
            <w:pPr>
              <w:spacing w:after="120"/>
              <w:rPr>
                <w:sz w:val="18"/>
                <w:szCs w:val="18"/>
              </w:rPr>
            </w:pPr>
            <w:r w:rsidRPr="00B01295">
              <w:rPr>
                <w:sz w:val="18"/>
                <w:szCs w:val="18"/>
              </w:rPr>
              <w:t>Not used for NGA Adjustment</w:t>
            </w:r>
          </w:p>
        </w:tc>
        <w:tc>
          <w:tcPr>
            <w:tcW w:w="867" w:type="pct"/>
          </w:tcPr>
          <w:p w14:paraId="2FB18690" w14:textId="77777777" w:rsidR="002021F1" w:rsidRPr="003C02DF" w:rsidRDefault="002021F1" w:rsidP="002021F1">
            <w:pPr>
              <w:spacing w:after="120"/>
              <w:rPr>
                <w:sz w:val="18"/>
                <w:szCs w:val="18"/>
              </w:rPr>
            </w:pPr>
          </w:p>
        </w:tc>
      </w:tr>
      <w:tr w:rsidR="002021F1" w:rsidRPr="005B4766" w14:paraId="5B208400" w14:textId="77777777" w:rsidTr="002021F1">
        <w:tc>
          <w:tcPr>
            <w:tcW w:w="1094" w:type="pct"/>
          </w:tcPr>
          <w:p w14:paraId="0DDD057E" w14:textId="77777777" w:rsidR="002021F1" w:rsidRPr="003C02DF" w:rsidRDefault="002021F1" w:rsidP="002021F1">
            <w:pPr>
              <w:spacing w:after="120"/>
              <w:rPr>
                <w:sz w:val="18"/>
                <w:szCs w:val="18"/>
              </w:rPr>
            </w:pPr>
            <w:r w:rsidRPr="00323BEA">
              <w:rPr>
                <w:sz w:val="18"/>
                <w:szCs w:val="18"/>
              </w:rPr>
              <w:t>*</w:t>
            </w:r>
            <w:r w:rsidRPr="003C02DF">
              <w:rPr>
                <w:sz w:val="18"/>
                <w:szCs w:val="18"/>
              </w:rPr>
              <w:t>Units</w:t>
            </w:r>
          </w:p>
        </w:tc>
        <w:tc>
          <w:tcPr>
            <w:tcW w:w="434" w:type="pct"/>
          </w:tcPr>
          <w:p w14:paraId="732865B9" w14:textId="77777777" w:rsidR="002021F1" w:rsidRPr="003C02DF" w:rsidRDefault="002021F1" w:rsidP="002021F1">
            <w:pPr>
              <w:spacing w:after="120"/>
              <w:rPr>
                <w:sz w:val="18"/>
                <w:szCs w:val="18"/>
              </w:rPr>
            </w:pPr>
            <w:r w:rsidRPr="003C02DF">
              <w:rPr>
                <w:sz w:val="18"/>
                <w:szCs w:val="18"/>
              </w:rPr>
              <w:t>15</w:t>
            </w:r>
          </w:p>
        </w:tc>
        <w:tc>
          <w:tcPr>
            <w:tcW w:w="521" w:type="pct"/>
          </w:tcPr>
          <w:p w14:paraId="6FD357D3" w14:textId="77777777" w:rsidR="002021F1" w:rsidRPr="003C02DF" w:rsidRDefault="002021F1" w:rsidP="002021F1">
            <w:pPr>
              <w:spacing w:after="120"/>
              <w:rPr>
                <w:sz w:val="18"/>
                <w:szCs w:val="18"/>
              </w:rPr>
            </w:pPr>
            <w:r w:rsidRPr="003C02DF">
              <w:rPr>
                <w:sz w:val="18"/>
                <w:szCs w:val="18"/>
              </w:rPr>
              <w:t>40</w:t>
            </w:r>
          </w:p>
        </w:tc>
        <w:tc>
          <w:tcPr>
            <w:tcW w:w="608" w:type="pct"/>
          </w:tcPr>
          <w:p w14:paraId="19DD2FF7" w14:textId="77777777" w:rsidR="002021F1" w:rsidRPr="003C02DF" w:rsidRDefault="002021F1" w:rsidP="002021F1">
            <w:pPr>
              <w:spacing w:after="120"/>
              <w:rPr>
                <w:sz w:val="18"/>
                <w:szCs w:val="18"/>
              </w:rPr>
            </w:pPr>
            <w:r w:rsidRPr="003C02DF">
              <w:rPr>
                <w:sz w:val="18"/>
                <w:szCs w:val="18"/>
              </w:rPr>
              <w:t>Text</w:t>
            </w:r>
          </w:p>
        </w:tc>
        <w:tc>
          <w:tcPr>
            <w:tcW w:w="1476" w:type="pct"/>
          </w:tcPr>
          <w:p w14:paraId="5585E960" w14:textId="77777777" w:rsidR="002021F1" w:rsidRPr="00323BEA" w:rsidRDefault="002021F1" w:rsidP="002021F1">
            <w:pPr>
              <w:spacing w:after="120"/>
              <w:rPr>
                <w:sz w:val="18"/>
                <w:szCs w:val="18"/>
              </w:rPr>
            </w:pPr>
            <w:r w:rsidRPr="00B01295">
              <w:rPr>
                <w:sz w:val="18"/>
                <w:szCs w:val="18"/>
              </w:rPr>
              <w:t>Not used for NGA Adjustment</w:t>
            </w:r>
          </w:p>
        </w:tc>
        <w:tc>
          <w:tcPr>
            <w:tcW w:w="867" w:type="pct"/>
          </w:tcPr>
          <w:p w14:paraId="0D56EF21" w14:textId="77777777" w:rsidR="002021F1" w:rsidRPr="003C02DF" w:rsidRDefault="002021F1" w:rsidP="002021F1">
            <w:pPr>
              <w:spacing w:after="120"/>
              <w:rPr>
                <w:sz w:val="18"/>
                <w:szCs w:val="18"/>
              </w:rPr>
            </w:pPr>
          </w:p>
        </w:tc>
      </w:tr>
      <w:tr w:rsidR="002021F1" w:rsidRPr="005B4766" w14:paraId="4AB4CE53" w14:textId="77777777" w:rsidTr="002021F1">
        <w:tc>
          <w:tcPr>
            <w:tcW w:w="1094" w:type="pct"/>
          </w:tcPr>
          <w:p w14:paraId="0974EAFD" w14:textId="77777777" w:rsidR="002021F1" w:rsidRPr="003C02DF" w:rsidRDefault="002021F1" w:rsidP="002021F1">
            <w:pPr>
              <w:spacing w:after="120"/>
              <w:rPr>
                <w:sz w:val="18"/>
                <w:szCs w:val="18"/>
              </w:rPr>
            </w:pPr>
            <w:r w:rsidRPr="00323BEA">
              <w:rPr>
                <w:sz w:val="18"/>
                <w:szCs w:val="18"/>
              </w:rPr>
              <w:t>*</w:t>
            </w:r>
            <w:r w:rsidRPr="003C02DF">
              <w:rPr>
                <w:sz w:val="18"/>
                <w:szCs w:val="18"/>
              </w:rPr>
              <w:t>Unit rate</w:t>
            </w:r>
          </w:p>
        </w:tc>
        <w:tc>
          <w:tcPr>
            <w:tcW w:w="434" w:type="pct"/>
          </w:tcPr>
          <w:p w14:paraId="6567B078" w14:textId="77777777" w:rsidR="002021F1" w:rsidRPr="003C02DF" w:rsidRDefault="002021F1" w:rsidP="002021F1">
            <w:pPr>
              <w:spacing w:after="120"/>
              <w:rPr>
                <w:sz w:val="18"/>
                <w:szCs w:val="18"/>
              </w:rPr>
            </w:pPr>
            <w:r w:rsidRPr="003C02DF">
              <w:rPr>
                <w:sz w:val="18"/>
                <w:szCs w:val="18"/>
              </w:rPr>
              <w:t>16</w:t>
            </w:r>
          </w:p>
        </w:tc>
        <w:tc>
          <w:tcPr>
            <w:tcW w:w="521" w:type="pct"/>
          </w:tcPr>
          <w:p w14:paraId="55E9CD26" w14:textId="77777777" w:rsidR="002021F1" w:rsidRPr="003C02DF" w:rsidRDefault="002021F1" w:rsidP="002021F1">
            <w:pPr>
              <w:spacing w:after="120"/>
              <w:rPr>
                <w:sz w:val="18"/>
                <w:szCs w:val="18"/>
              </w:rPr>
            </w:pPr>
            <w:r w:rsidRPr="003C02DF">
              <w:rPr>
                <w:sz w:val="18"/>
                <w:szCs w:val="18"/>
              </w:rPr>
              <w:t>18</w:t>
            </w:r>
          </w:p>
        </w:tc>
        <w:tc>
          <w:tcPr>
            <w:tcW w:w="608" w:type="pct"/>
          </w:tcPr>
          <w:p w14:paraId="057017AE" w14:textId="77777777" w:rsidR="002021F1" w:rsidRPr="003C02DF" w:rsidRDefault="002021F1" w:rsidP="002021F1">
            <w:pPr>
              <w:spacing w:after="120"/>
              <w:rPr>
                <w:sz w:val="18"/>
                <w:szCs w:val="18"/>
              </w:rPr>
            </w:pPr>
            <w:r w:rsidRPr="003C02DF">
              <w:rPr>
                <w:sz w:val="18"/>
                <w:szCs w:val="18"/>
              </w:rPr>
              <w:t>Num</w:t>
            </w:r>
          </w:p>
        </w:tc>
        <w:tc>
          <w:tcPr>
            <w:tcW w:w="1476" w:type="pct"/>
          </w:tcPr>
          <w:p w14:paraId="38491EC4" w14:textId="77777777" w:rsidR="002021F1" w:rsidRPr="00323BEA" w:rsidRDefault="002021F1" w:rsidP="002021F1">
            <w:pPr>
              <w:spacing w:after="120"/>
              <w:rPr>
                <w:sz w:val="18"/>
                <w:szCs w:val="18"/>
              </w:rPr>
            </w:pPr>
            <w:r w:rsidRPr="00B01295">
              <w:rPr>
                <w:sz w:val="18"/>
                <w:szCs w:val="18"/>
              </w:rPr>
              <w:t>Not used for NGA Adjustment</w:t>
            </w:r>
          </w:p>
        </w:tc>
        <w:tc>
          <w:tcPr>
            <w:tcW w:w="867" w:type="pct"/>
          </w:tcPr>
          <w:p w14:paraId="682E13A7" w14:textId="77777777" w:rsidR="002021F1" w:rsidRPr="003C02DF" w:rsidRDefault="002021F1" w:rsidP="002021F1">
            <w:pPr>
              <w:spacing w:after="120"/>
              <w:rPr>
                <w:sz w:val="18"/>
                <w:szCs w:val="18"/>
              </w:rPr>
            </w:pPr>
          </w:p>
        </w:tc>
      </w:tr>
      <w:tr w:rsidR="002021F1" w:rsidRPr="005B4766" w14:paraId="05E82113" w14:textId="77777777" w:rsidTr="002021F1">
        <w:tc>
          <w:tcPr>
            <w:tcW w:w="1094" w:type="pct"/>
          </w:tcPr>
          <w:p w14:paraId="155C2C22" w14:textId="77777777" w:rsidR="002021F1" w:rsidRPr="003C02DF" w:rsidRDefault="002021F1" w:rsidP="002021F1">
            <w:pPr>
              <w:spacing w:after="120"/>
              <w:rPr>
                <w:sz w:val="18"/>
                <w:szCs w:val="18"/>
              </w:rPr>
            </w:pPr>
            <w:r w:rsidRPr="003C02DF">
              <w:rPr>
                <w:sz w:val="18"/>
                <w:szCs w:val="18"/>
              </w:rPr>
              <w:t>Net Value</w:t>
            </w:r>
          </w:p>
        </w:tc>
        <w:tc>
          <w:tcPr>
            <w:tcW w:w="434" w:type="pct"/>
          </w:tcPr>
          <w:p w14:paraId="0C15CFFF" w14:textId="77777777" w:rsidR="002021F1" w:rsidRPr="003C02DF" w:rsidRDefault="002021F1" w:rsidP="002021F1">
            <w:pPr>
              <w:spacing w:after="120"/>
              <w:rPr>
                <w:sz w:val="18"/>
                <w:szCs w:val="18"/>
              </w:rPr>
            </w:pPr>
            <w:r w:rsidRPr="003C02DF">
              <w:rPr>
                <w:sz w:val="18"/>
                <w:szCs w:val="18"/>
              </w:rPr>
              <w:t>17</w:t>
            </w:r>
          </w:p>
        </w:tc>
        <w:tc>
          <w:tcPr>
            <w:tcW w:w="521" w:type="pct"/>
          </w:tcPr>
          <w:p w14:paraId="3BD93397" w14:textId="77777777" w:rsidR="002021F1" w:rsidRPr="003C02DF" w:rsidRDefault="002021F1" w:rsidP="002021F1">
            <w:pPr>
              <w:spacing w:after="120"/>
              <w:rPr>
                <w:sz w:val="18"/>
                <w:szCs w:val="18"/>
              </w:rPr>
            </w:pPr>
            <w:r w:rsidRPr="003C02DF">
              <w:rPr>
                <w:sz w:val="18"/>
                <w:szCs w:val="18"/>
              </w:rPr>
              <w:t>18</w:t>
            </w:r>
          </w:p>
        </w:tc>
        <w:tc>
          <w:tcPr>
            <w:tcW w:w="608" w:type="pct"/>
          </w:tcPr>
          <w:p w14:paraId="169D0C69" w14:textId="77777777" w:rsidR="002021F1" w:rsidRPr="003C02DF" w:rsidRDefault="002021F1" w:rsidP="002021F1">
            <w:pPr>
              <w:spacing w:after="120"/>
              <w:rPr>
                <w:sz w:val="18"/>
                <w:szCs w:val="18"/>
              </w:rPr>
            </w:pPr>
            <w:r w:rsidRPr="003C02DF">
              <w:rPr>
                <w:sz w:val="18"/>
                <w:szCs w:val="18"/>
              </w:rPr>
              <w:t>Num</w:t>
            </w:r>
          </w:p>
        </w:tc>
        <w:tc>
          <w:tcPr>
            <w:tcW w:w="1476" w:type="pct"/>
          </w:tcPr>
          <w:p w14:paraId="21F1E8D8" w14:textId="77777777" w:rsidR="002021F1" w:rsidRPr="003C02DF" w:rsidRDefault="002021F1" w:rsidP="002021F1">
            <w:pPr>
              <w:spacing w:after="120"/>
              <w:rPr>
                <w:sz w:val="18"/>
                <w:szCs w:val="18"/>
              </w:rPr>
            </w:pPr>
            <w:r w:rsidRPr="003C02DF">
              <w:rPr>
                <w:sz w:val="18"/>
                <w:szCs w:val="18"/>
              </w:rPr>
              <w:t>e.g. 141 = £1.41</w:t>
            </w:r>
          </w:p>
        </w:tc>
        <w:tc>
          <w:tcPr>
            <w:tcW w:w="867" w:type="pct"/>
          </w:tcPr>
          <w:p w14:paraId="587E71FF" w14:textId="77777777" w:rsidR="002021F1" w:rsidRPr="003C02DF" w:rsidRDefault="002021F1" w:rsidP="002021F1">
            <w:pPr>
              <w:spacing w:after="120"/>
              <w:rPr>
                <w:sz w:val="18"/>
                <w:szCs w:val="18"/>
              </w:rPr>
            </w:pPr>
          </w:p>
        </w:tc>
      </w:tr>
      <w:tr w:rsidR="002021F1" w:rsidRPr="00484C58" w14:paraId="2EDC6761" w14:textId="77777777" w:rsidTr="002021F1">
        <w:tc>
          <w:tcPr>
            <w:tcW w:w="1094" w:type="pct"/>
          </w:tcPr>
          <w:p w14:paraId="35499CC9" w14:textId="77777777" w:rsidR="002021F1" w:rsidRPr="003C02DF" w:rsidRDefault="002021F1" w:rsidP="002021F1">
            <w:pPr>
              <w:spacing w:after="120"/>
              <w:rPr>
                <w:sz w:val="18"/>
                <w:szCs w:val="18"/>
              </w:rPr>
            </w:pPr>
            <w:r w:rsidRPr="003C02DF">
              <w:rPr>
                <w:sz w:val="18"/>
                <w:szCs w:val="18"/>
              </w:rPr>
              <w:t>VAT Status</w:t>
            </w:r>
          </w:p>
        </w:tc>
        <w:tc>
          <w:tcPr>
            <w:tcW w:w="434" w:type="pct"/>
          </w:tcPr>
          <w:p w14:paraId="64109E6A" w14:textId="77777777" w:rsidR="002021F1" w:rsidRPr="003C02DF" w:rsidRDefault="002021F1" w:rsidP="002021F1">
            <w:pPr>
              <w:spacing w:after="120"/>
              <w:rPr>
                <w:sz w:val="18"/>
                <w:szCs w:val="18"/>
              </w:rPr>
            </w:pPr>
            <w:r w:rsidRPr="003C02DF">
              <w:rPr>
                <w:sz w:val="18"/>
                <w:szCs w:val="18"/>
              </w:rPr>
              <w:t>18</w:t>
            </w:r>
          </w:p>
        </w:tc>
        <w:tc>
          <w:tcPr>
            <w:tcW w:w="521" w:type="pct"/>
          </w:tcPr>
          <w:p w14:paraId="6C9A28B7" w14:textId="77777777" w:rsidR="002021F1" w:rsidRPr="003C02DF" w:rsidRDefault="002021F1" w:rsidP="002021F1">
            <w:pPr>
              <w:spacing w:after="120"/>
              <w:rPr>
                <w:sz w:val="18"/>
                <w:szCs w:val="18"/>
              </w:rPr>
            </w:pPr>
            <w:r w:rsidRPr="003C02DF">
              <w:rPr>
                <w:sz w:val="18"/>
                <w:szCs w:val="18"/>
              </w:rPr>
              <w:t>2</w:t>
            </w:r>
          </w:p>
        </w:tc>
        <w:tc>
          <w:tcPr>
            <w:tcW w:w="608" w:type="pct"/>
          </w:tcPr>
          <w:p w14:paraId="7118D702" w14:textId="77777777" w:rsidR="002021F1" w:rsidRPr="003C02DF" w:rsidRDefault="002021F1" w:rsidP="002021F1">
            <w:pPr>
              <w:spacing w:after="120"/>
              <w:rPr>
                <w:sz w:val="18"/>
                <w:szCs w:val="18"/>
              </w:rPr>
            </w:pPr>
            <w:r w:rsidRPr="003C02DF">
              <w:rPr>
                <w:sz w:val="18"/>
                <w:szCs w:val="18"/>
              </w:rPr>
              <w:t>Num</w:t>
            </w:r>
          </w:p>
        </w:tc>
        <w:tc>
          <w:tcPr>
            <w:tcW w:w="1476" w:type="pct"/>
          </w:tcPr>
          <w:p w14:paraId="60FD6288" w14:textId="77777777" w:rsidR="002021F1" w:rsidRPr="00484C58" w:rsidRDefault="002021F1" w:rsidP="002021F1">
            <w:pPr>
              <w:spacing w:after="120"/>
              <w:rPr>
                <w:sz w:val="18"/>
                <w:szCs w:val="18"/>
                <w:lang w:val="sv-SE"/>
              </w:rPr>
            </w:pPr>
            <w:r w:rsidRPr="00484C58">
              <w:rPr>
                <w:sz w:val="18"/>
                <w:szCs w:val="18"/>
                <w:lang w:val="sv-SE"/>
              </w:rPr>
              <w:t>e.g.</w:t>
            </w:r>
          </w:p>
          <w:p w14:paraId="73B9F084" w14:textId="77777777" w:rsidR="002021F1" w:rsidRPr="00484C58" w:rsidRDefault="002021F1" w:rsidP="002021F1">
            <w:pPr>
              <w:spacing w:after="120"/>
              <w:rPr>
                <w:sz w:val="18"/>
                <w:szCs w:val="18"/>
                <w:lang w:val="sv-SE"/>
              </w:rPr>
            </w:pPr>
            <w:r w:rsidRPr="00484C58">
              <w:rPr>
                <w:sz w:val="18"/>
                <w:szCs w:val="18"/>
                <w:lang w:val="sv-SE"/>
              </w:rPr>
              <w:t>1 = standard</w:t>
            </w:r>
          </w:p>
          <w:p w14:paraId="3F4CF47C" w14:textId="77777777" w:rsidR="002021F1" w:rsidRPr="00484C58" w:rsidRDefault="002021F1" w:rsidP="002021F1">
            <w:pPr>
              <w:spacing w:after="120"/>
              <w:rPr>
                <w:sz w:val="18"/>
                <w:szCs w:val="18"/>
                <w:lang w:val="sv-SE"/>
              </w:rPr>
            </w:pPr>
            <w:r w:rsidRPr="00484C58">
              <w:rPr>
                <w:sz w:val="18"/>
                <w:szCs w:val="18"/>
                <w:lang w:val="sv-SE"/>
              </w:rPr>
              <w:t>2 = VAT exempt</w:t>
            </w:r>
          </w:p>
        </w:tc>
        <w:tc>
          <w:tcPr>
            <w:tcW w:w="867" w:type="pct"/>
          </w:tcPr>
          <w:p w14:paraId="064C0EB2" w14:textId="77777777" w:rsidR="002021F1" w:rsidRPr="00484C58" w:rsidRDefault="002021F1" w:rsidP="002021F1">
            <w:pPr>
              <w:spacing w:after="120"/>
              <w:rPr>
                <w:sz w:val="18"/>
                <w:szCs w:val="18"/>
                <w:lang w:val="sv-SE"/>
              </w:rPr>
            </w:pPr>
          </w:p>
        </w:tc>
      </w:tr>
      <w:tr w:rsidR="002021F1" w:rsidRPr="005B4766" w14:paraId="50DD60CE" w14:textId="77777777" w:rsidTr="002021F1">
        <w:tc>
          <w:tcPr>
            <w:tcW w:w="1094" w:type="pct"/>
          </w:tcPr>
          <w:p w14:paraId="5876CE3A" w14:textId="77777777" w:rsidR="002021F1" w:rsidRPr="003C02DF" w:rsidRDefault="002021F1" w:rsidP="002021F1">
            <w:pPr>
              <w:spacing w:after="120"/>
              <w:rPr>
                <w:sz w:val="18"/>
                <w:szCs w:val="18"/>
              </w:rPr>
            </w:pPr>
            <w:r w:rsidRPr="00323BEA">
              <w:rPr>
                <w:sz w:val="18"/>
                <w:szCs w:val="18"/>
              </w:rPr>
              <w:t>*</w:t>
            </w:r>
            <w:r w:rsidRPr="003C02DF">
              <w:rPr>
                <w:sz w:val="18"/>
                <w:szCs w:val="18"/>
              </w:rPr>
              <w:t>CSS Account Number</w:t>
            </w:r>
          </w:p>
        </w:tc>
        <w:tc>
          <w:tcPr>
            <w:tcW w:w="434" w:type="pct"/>
          </w:tcPr>
          <w:p w14:paraId="60D266AD" w14:textId="77777777" w:rsidR="002021F1" w:rsidRPr="003C02DF" w:rsidRDefault="002021F1" w:rsidP="002021F1">
            <w:pPr>
              <w:spacing w:after="120"/>
              <w:rPr>
                <w:sz w:val="18"/>
                <w:szCs w:val="18"/>
              </w:rPr>
            </w:pPr>
            <w:r w:rsidRPr="003C02DF">
              <w:rPr>
                <w:sz w:val="18"/>
                <w:szCs w:val="18"/>
              </w:rPr>
              <w:t>19</w:t>
            </w:r>
          </w:p>
        </w:tc>
        <w:tc>
          <w:tcPr>
            <w:tcW w:w="521" w:type="pct"/>
          </w:tcPr>
          <w:p w14:paraId="02B9F25D" w14:textId="77777777" w:rsidR="002021F1" w:rsidRPr="003C02DF" w:rsidRDefault="002021F1" w:rsidP="002021F1">
            <w:pPr>
              <w:spacing w:after="120"/>
              <w:rPr>
                <w:sz w:val="18"/>
                <w:szCs w:val="18"/>
              </w:rPr>
            </w:pPr>
            <w:r w:rsidRPr="003C02DF">
              <w:rPr>
                <w:sz w:val="18"/>
                <w:szCs w:val="18"/>
              </w:rPr>
              <w:t>20</w:t>
            </w:r>
          </w:p>
        </w:tc>
        <w:tc>
          <w:tcPr>
            <w:tcW w:w="608" w:type="pct"/>
          </w:tcPr>
          <w:p w14:paraId="32938266" w14:textId="77777777" w:rsidR="002021F1" w:rsidRPr="003C02DF" w:rsidRDefault="002021F1" w:rsidP="002021F1">
            <w:pPr>
              <w:spacing w:after="120"/>
              <w:rPr>
                <w:sz w:val="18"/>
                <w:szCs w:val="18"/>
              </w:rPr>
            </w:pPr>
            <w:r w:rsidRPr="003C02DF">
              <w:rPr>
                <w:sz w:val="18"/>
                <w:szCs w:val="18"/>
              </w:rPr>
              <w:t>Text</w:t>
            </w:r>
          </w:p>
        </w:tc>
        <w:tc>
          <w:tcPr>
            <w:tcW w:w="1476" w:type="pct"/>
          </w:tcPr>
          <w:p w14:paraId="5FFE47C4" w14:textId="77777777" w:rsidR="002021F1" w:rsidRPr="00323BEA" w:rsidRDefault="002021F1" w:rsidP="002021F1">
            <w:pPr>
              <w:spacing w:after="120"/>
              <w:rPr>
                <w:sz w:val="18"/>
                <w:szCs w:val="18"/>
              </w:rPr>
            </w:pPr>
            <w:r w:rsidRPr="00187251">
              <w:rPr>
                <w:sz w:val="18"/>
                <w:szCs w:val="18"/>
              </w:rPr>
              <w:t>Not used for NGA Adjustment</w:t>
            </w:r>
          </w:p>
        </w:tc>
        <w:tc>
          <w:tcPr>
            <w:tcW w:w="867" w:type="pct"/>
          </w:tcPr>
          <w:p w14:paraId="39140A56" w14:textId="77777777" w:rsidR="002021F1" w:rsidRPr="003C02DF" w:rsidRDefault="002021F1" w:rsidP="002021F1">
            <w:pPr>
              <w:spacing w:after="120"/>
              <w:rPr>
                <w:sz w:val="18"/>
                <w:szCs w:val="18"/>
              </w:rPr>
            </w:pPr>
          </w:p>
        </w:tc>
      </w:tr>
      <w:tr w:rsidR="002021F1" w:rsidRPr="005B4766" w14:paraId="75CB76A7" w14:textId="77777777" w:rsidTr="002021F1">
        <w:tc>
          <w:tcPr>
            <w:tcW w:w="1094" w:type="pct"/>
          </w:tcPr>
          <w:p w14:paraId="57D79753" w14:textId="77777777" w:rsidR="002021F1" w:rsidRPr="003C02DF" w:rsidRDefault="002021F1" w:rsidP="002021F1">
            <w:pPr>
              <w:spacing w:after="120"/>
              <w:rPr>
                <w:sz w:val="18"/>
                <w:szCs w:val="18"/>
              </w:rPr>
            </w:pPr>
            <w:r w:rsidRPr="00323BEA">
              <w:rPr>
                <w:sz w:val="18"/>
                <w:szCs w:val="18"/>
              </w:rPr>
              <w:t>*</w:t>
            </w:r>
            <w:r w:rsidRPr="003C02DF">
              <w:rPr>
                <w:sz w:val="18"/>
                <w:szCs w:val="18"/>
              </w:rPr>
              <w:t>Prod Type</w:t>
            </w:r>
          </w:p>
        </w:tc>
        <w:tc>
          <w:tcPr>
            <w:tcW w:w="434" w:type="pct"/>
          </w:tcPr>
          <w:p w14:paraId="04D538DA" w14:textId="77777777" w:rsidR="002021F1" w:rsidRPr="003C02DF" w:rsidRDefault="002021F1" w:rsidP="002021F1">
            <w:pPr>
              <w:spacing w:after="120"/>
              <w:rPr>
                <w:sz w:val="18"/>
                <w:szCs w:val="18"/>
              </w:rPr>
            </w:pPr>
            <w:r w:rsidRPr="003C02DF">
              <w:rPr>
                <w:sz w:val="18"/>
                <w:szCs w:val="18"/>
              </w:rPr>
              <w:t>20</w:t>
            </w:r>
          </w:p>
        </w:tc>
        <w:tc>
          <w:tcPr>
            <w:tcW w:w="521" w:type="pct"/>
          </w:tcPr>
          <w:p w14:paraId="02F2B3AE" w14:textId="77777777" w:rsidR="002021F1" w:rsidRPr="003C02DF" w:rsidRDefault="002021F1" w:rsidP="002021F1">
            <w:pPr>
              <w:spacing w:after="120"/>
              <w:rPr>
                <w:sz w:val="18"/>
                <w:szCs w:val="18"/>
              </w:rPr>
            </w:pPr>
            <w:r w:rsidRPr="003C02DF">
              <w:rPr>
                <w:sz w:val="18"/>
                <w:szCs w:val="18"/>
              </w:rPr>
              <w:t>20</w:t>
            </w:r>
          </w:p>
        </w:tc>
        <w:tc>
          <w:tcPr>
            <w:tcW w:w="608" w:type="pct"/>
          </w:tcPr>
          <w:p w14:paraId="33E3BB55" w14:textId="77777777" w:rsidR="002021F1" w:rsidRPr="003C02DF" w:rsidRDefault="002021F1" w:rsidP="002021F1">
            <w:pPr>
              <w:spacing w:after="120"/>
              <w:rPr>
                <w:sz w:val="18"/>
                <w:szCs w:val="18"/>
              </w:rPr>
            </w:pPr>
            <w:r w:rsidRPr="003C02DF">
              <w:rPr>
                <w:sz w:val="18"/>
                <w:szCs w:val="18"/>
              </w:rPr>
              <w:t>Text</w:t>
            </w:r>
          </w:p>
        </w:tc>
        <w:tc>
          <w:tcPr>
            <w:tcW w:w="1476" w:type="pct"/>
          </w:tcPr>
          <w:p w14:paraId="42966A4C" w14:textId="77777777" w:rsidR="002021F1" w:rsidRPr="00323BEA" w:rsidRDefault="002021F1" w:rsidP="002021F1">
            <w:pPr>
              <w:spacing w:after="120"/>
              <w:rPr>
                <w:sz w:val="18"/>
                <w:szCs w:val="18"/>
              </w:rPr>
            </w:pPr>
            <w:r w:rsidRPr="00187251">
              <w:rPr>
                <w:sz w:val="18"/>
                <w:szCs w:val="18"/>
              </w:rPr>
              <w:t>Not used for NGA Adjustment</w:t>
            </w:r>
          </w:p>
        </w:tc>
        <w:tc>
          <w:tcPr>
            <w:tcW w:w="867" w:type="pct"/>
          </w:tcPr>
          <w:p w14:paraId="1F78BBDB" w14:textId="77777777" w:rsidR="002021F1" w:rsidRPr="003C02DF" w:rsidRDefault="002021F1" w:rsidP="002021F1">
            <w:pPr>
              <w:spacing w:after="120"/>
              <w:rPr>
                <w:sz w:val="18"/>
                <w:szCs w:val="18"/>
              </w:rPr>
            </w:pPr>
          </w:p>
        </w:tc>
      </w:tr>
      <w:tr w:rsidR="002021F1" w:rsidRPr="005B4766" w14:paraId="4D7A605C" w14:textId="77777777" w:rsidTr="002021F1">
        <w:tc>
          <w:tcPr>
            <w:tcW w:w="1094" w:type="pct"/>
          </w:tcPr>
          <w:p w14:paraId="1993EA6B" w14:textId="77777777" w:rsidR="002021F1" w:rsidRPr="003C02DF" w:rsidRDefault="002021F1" w:rsidP="002021F1">
            <w:pPr>
              <w:spacing w:after="120"/>
              <w:rPr>
                <w:sz w:val="18"/>
                <w:szCs w:val="18"/>
              </w:rPr>
            </w:pPr>
            <w:r w:rsidRPr="00323BEA">
              <w:rPr>
                <w:sz w:val="18"/>
                <w:szCs w:val="18"/>
              </w:rPr>
              <w:t>*</w:t>
            </w:r>
            <w:r w:rsidRPr="003C02DF">
              <w:rPr>
                <w:sz w:val="18"/>
                <w:szCs w:val="18"/>
              </w:rPr>
              <w:t>OR Service ID</w:t>
            </w:r>
          </w:p>
        </w:tc>
        <w:tc>
          <w:tcPr>
            <w:tcW w:w="434" w:type="pct"/>
          </w:tcPr>
          <w:p w14:paraId="5A94C730" w14:textId="77777777" w:rsidR="002021F1" w:rsidRPr="003C02DF" w:rsidRDefault="002021F1" w:rsidP="002021F1">
            <w:pPr>
              <w:spacing w:after="120"/>
              <w:rPr>
                <w:sz w:val="18"/>
                <w:szCs w:val="18"/>
              </w:rPr>
            </w:pPr>
            <w:r w:rsidRPr="003C02DF">
              <w:rPr>
                <w:sz w:val="18"/>
                <w:szCs w:val="18"/>
              </w:rPr>
              <w:t>21</w:t>
            </w:r>
          </w:p>
        </w:tc>
        <w:tc>
          <w:tcPr>
            <w:tcW w:w="521" w:type="pct"/>
          </w:tcPr>
          <w:p w14:paraId="18AA5EBF" w14:textId="77777777" w:rsidR="002021F1" w:rsidRPr="003C02DF" w:rsidRDefault="002021F1" w:rsidP="002021F1">
            <w:pPr>
              <w:spacing w:after="120"/>
              <w:rPr>
                <w:sz w:val="18"/>
                <w:szCs w:val="18"/>
              </w:rPr>
            </w:pPr>
            <w:r w:rsidRPr="003C02DF">
              <w:rPr>
                <w:sz w:val="18"/>
                <w:szCs w:val="18"/>
              </w:rPr>
              <w:t>20</w:t>
            </w:r>
          </w:p>
        </w:tc>
        <w:tc>
          <w:tcPr>
            <w:tcW w:w="608" w:type="pct"/>
          </w:tcPr>
          <w:p w14:paraId="5B0184DA" w14:textId="77777777" w:rsidR="002021F1" w:rsidRPr="003C02DF" w:rsidRDefault="002021F1" w:rsidP="002021F1">
            <w:pPr>
              <w:spacing w:after="120"/>
              <w:rPr>
                <w:sz w:val="18"/>
                <w:szCs w:val="18"/>
              </w:rPr>
            </w:pPr>
            <w:r w:rsidRPr="003C02DF">
              <w:rPr>
                <w:sz w:val="18"/>
                <w:szCs w:val="18"/>
              </w:rPr>
              <w:t>Text</w:t>
            </w:r>
          </w:p>
        </w:tc>
        <w:tc>
          <w:tcPr>
            <w:tcW w:w="1476" w:type="pct"/>
          </w:tcPr>
          <w:p w14:paraId="64527343" w14:textId="77777777" w:rsidR="002021F1" w:rsidRPr="00323BEA" w:rsidRDefault="002021F1" w:rsidP="002021F1">
            <w:pPr>
              <w:spacing w:after="120"/>
              <w:rPr>
                <w:sz w:val="18"/>
                <w:szCs w:val="18"/>
              </w:rPr>
            </w:pPr>
            <w:r w:rsidRPr="00187251">
              <w:rPr>
                <w:sz w:val="18"/>
                <w:szCs w:val="18"/>
              </w:rPr>
              <w:t>Not used for NGA Adjustment</w:t>
            </w:r>
          </w:p>
        </w:tc>
        <w:tc>
          <w:tcPr>
            <w:tcW w:w="867" w:type="pct"/>
          </w:tcPr>
          <w:p w14:paraId="4A1CC9E6" w14:textId="77777777" w:rsidR="002021F1" w:rsidRPr="003C02DF" w:rsidRDefault="002021F1" w:rsidP="002021F1">
            <w:pPr>
              <w:spacing w:after="120"/>
              <w:rPr>
                <w:sz w:val="18"/>
                <w:szCs w:val="18"/>
              </w:rPr>
            </w:pPr>
          </w:p>
        </w:tc>
      </w:tr>
      <w:tr w:rsidR="002021F1" w:rsidRPr="005B4766" w14:paraId="61890B34" w14:textId="77777777" w:rsidTr="002021F1">
        <w:tc>
          <w:tcPr>
            <w:tcW w:w="1094" w:type="pct"/>
          </w:tcPr>
          <w:p w14:paraId="6ACF8129" w14:textId="77777777" w:rsidR="002021F1" w:rsidRPr="003C02DF" w:rsidRDefault="002021F1" w:rsidP="002021F1">
            <w:pPr>
              <w:spacing w:after="120"/>
              <w:rPr>
                <w:sz w:val="18"/>
                <w:szCs w:val="18"/>
              </w:rPr>
            </w:pPr>
            <w:r w:rsidRPr="00323BEA">
              <w:rPr>
                <w:sz w:val="18"/>
                <w:szCs w:val="18"/>
              </w:rPr>
              <w:t>*</w:t>
            </w:r>
            <w:r w:rsidRPr="003C02DF">
              <w:rPr>
                <w:sz w:val="18"/>
                <w:szCs w:val="18"/>
              </w:rPr>
              <w:t>Circuit ID</w:t>
            </w:r>
          </w:p>
        </w:tc>
        <w:tc>
          <w:tcPr>
            <w:tcW w:w="434" w:type="pct"/>
          </w:tcPr>
          <w:p w14:paraId="359AF6A2" w14:textId="77777777" w:rsidR="002021F1" w:rsidRPr="003C02DF" w:rsidRDefault="002021F1" w:rsidP="002021F1">
            <w:pPr>
              <w:spacing w:after="120"/>
              <w:rPr>
                <w:sz w:val="18"/>
                <w:szCs w:val="18"/>
              </w:rPr>
            </w:pPr>
            <w:r w:rsidRPr="003C02DF">
              <w:rPr>
                <w:sz w:val="18"/>
                <w:szCs w:val="18"/>
              </w:rPr>
              <w:t>22</w:t>
            </w:r>
          </w:p>
        </w:tc>
        <w:tc>
          <w:tcPr>
            <w:tcW w:w="521" w:type="pct"/>
          </w:tcPr>
          <w:p w14:paraId="14F47EB2" w14:textId="77777777" w:rsidR="002021F1" w:rsidRPr="003C02DF" w:rsidRDefault="002021F1" w:rsidP="002021F1">
            <w:pPr>
              <w:spacing w:after="120"/>
              <w:rPr>
                <w:sz w:val="18"/>
                <w:szCs w:val="18"/>
              </w:rPr>
            </w:pPr>
            <w:r w:rsidRPr="003C02DF">
              <w:rPr>
                <w:sz w:val="18"/>
                <w:szCs w:val="18"/>
              </w:rPr>
              <w:t>20</w:t>
            </w:r>
          </w:p>
        </w:tc>
        <w:tc>
          <w:tcPr>
            <w:tcW w:w="608" w:type="pct"/>
          </w:tcPr>
          <w:p w14:paraId="02AD1DFA" w14:textId="77777777" w:rsidR="002021F1" w:rsidRPr="003C02DF" w:rsidRDefault="002021F1" w:rsidP="002021F1">
            <w:pPr>
              <w:spacing w:after="120"/>
              <w:rPr>
                <w:sz w:val="18"/>
                <w:szCs w:val="18"/>
              </w:rPr>
            </w:pPr>
            <w:r w:rsidRPr="003C02DF">
              <w:rPr>
                <w:sz w:val="18"/>
                <w:szCs w:val="18"/>
              </w:rPr>
              <w:t>Text</w:t>
            </w:r>
          </w:p>
        </w:tc>
        <w:tc>
          <w:tcPr>
            <w:tcW w:w="1476" w:type="pct"/>
          </w:tcPr>
          <w:p w14:paraId="4663B2D9" w14:textId="77777777" w:rsidR="002021F1" w:rsidRPr="00323BEA" w:rsidRDefault="002021F1" w:rsidP="002021F1">
            <w:pPr>
              <w:spacing w:after="120"/>
              <w:rPr>
                <w:sz w:val="18"/>
                <w:szCs w:val="18"/>
              </w:rPr>
            </w:pPr>
            <w:r w:rsidRPr="00187251">
              <w:rPr>
                <w:sz w:val="18"/>
                <w:szCs w:val="18"/>
              </w:rPr>
              <w:t>Not used for NGA Adjustment</w:t>
            </w:r>
          </w:p>
        </w:tc>
        <w:tc>
          <w:tcPr>
            <w:tcW w:w="867" w:type="pct"/>
          </w:tcPr>
          <w:p w14:paraId="79D0FD0E" w14:textId="77777777" w:rsidR="002021F1" w:rsidRPr="003C02DF" w:rsidRDefault="002021F1" w:rsidP="002021F1">
            <w:pPr>
              <w:spacing w:after="120"/>
              <w:rPr>
                <w:sz w:val="18"/>
                <w:szCs w:val="18"/>
              </w:rPr>
            </w:pPr>
          </w:p>
        </w:tc>
      </w:tr>
      <w:tr w:rsidR="002021F1" w:rsidRPr="005B4766" w14:paraId="7EA165D5" w14:textId="77777777" w:rsidTr="002021F1">
        <w:tc>
          <w:tcPr>
            <w:tcW w:w="1094" w:type="pct"/>
          </w:tcPr>
          <w:p w14:paraId="617FB350" w14:textId="77777777" w:rsidR="002021F1" w:rsidRPr="003C02DF" w:rsidRDefault="002021F1" w:rsidP="002021F1">
            <w:pPr>
              <w:spacing w:after="120"/>
              <w:rPr>
                <w:sz w:val="18"/>
                <w:szCs w:val="18"/>
              </w:rPr>
            </w:pPr>
            <w:r w:rsidRPr="00323BEA">
              <w:rPr>
                <w:sz w:val="18"/>
                <w:szCs w:val="18"/>
              </w:rPr>
              <w:t>*</w:t>
            </w:r>
            <w:r w:rsidRPr="003C02DF">
              <w:rPr>
                <w:sz w:val="18"/>
                <w:szCs w:val="18"/>
              </w:rPr>
              <w:t>MDF Site</w:t>
            </w:r>
          </w:p>
        </w:tc>
        <w:tc>
          <w:tcPr>
            <w:tcW w:w="434" w:type="pct"/>
          </w:tcPr>
          <w:p w14:paraId="7B0EF3B4" w14:textId="77777777" w:rsidR="002021F1" w:rsidRPr="003C02DF" w:rsidRDefault="002021F1" w:rsidP="002021F1">
            <w:pPr>
              <w:spacing w:after="120"/>
              <w:rPr>
                <w:sz w:val="18"/>
                <w:szCs w:val="18"/>
              </w:rPr>
            </w:pPr>
            <w:r w:rsidRPr="003C02DF">
              <w:rPr>
                <w:sz w:val="18"/>
                <w:szCs w:val="18"/>
              </w:rPr>
              <w:t>23</w:t>
            </w:r>
          </w:p>
        </w:tc>
        <w:tc>
          <w:tcPr>
            <w:tcW w:w="521" w:type="pct"/>
          </w:tcPr>
          <w:p w14:paraId="07A832F6" w14:textId="77777777" w:rsidR="002021F1" w:rsidRPr="003C02DF" w:rsidRDefault="002021F1" w:rsidP="002021F1">
            <w:pPr>
              <w:spacing w:after="120"/>
              <w:rPr>
                <w:sz w:val="18"/>
                <w:szCs w:val="18"/>
              </w:rPr>
            </w:pPr>
            <w:r w:rsidRPr="003C02DF">
              <w:rPr>
                <w:sz w:val="18"/>
                <w:szCs w:val="18"/>
              </w:rPr>
              <w:t>20</w:t>
            </w:r>
          </w:p>
        </w:tc>
        <w:tc>
          <w:tcPr>
            <w:tcW w:w="608" w:type="pct"/>
          </w:tcPr>
          <w:p w14:paraId="5AB7B080" w14:textId="77777777" w:rsidR="002021F1" w:rsidRPr="003C02DF" w:rsidRDefault="002021F1" w:rsidP="002021F1">
            <w:pPr>
              <w:spacing w:after="120"/>
              <w:rPr>
                <w:sz w:val="18"/>
                <w:szCs w:val="18"/>
              </w:rPr>
            </w:pPr>
            <w:r w:rsidRPr="003C02DF">
              <w:rPr>
                <w:sz w:val="18"/>
                <w:szCs w:val="18"/>
              </w:rPr>
              <w:t>Text</w:t>
            </w:r>
          </w:p>
        </w:tc>
        <w:tc>
          <w:tcPr>
            <w:tcW w:w="1476" w:type="pct"/>
          </w:tcPr>
          <w:p w14:paraId="53FB13FD" w14:textId="77777777" w:rsidR="002021F1" w:rsidRPr="00323BEA" w:rsidRDefault="002021F1" w:rsidP="002021F1">
            <w:pPr>
              <w:spacing w:after="120"/>
              <w:rPr>
                <w:sz w:val="18"/>
                <w:szCs w:val="18"/>
              </w:rPr>
            </w:pPr>
            <w:r w:rsidRPr="00187251">
              <w:rPr>
                <w:sz w:val="18"/>
                <w:szCs w:val="18"/>
              </w:rPr>
              <w:t>Not used for NGA Adjustment</w:t>
            </w:r>
          </w:p>
        </w:tc>
        <w:tc>
          <w:tcPr>
            <w:tcW w:w="867" w:type="pct"/>
          </w:tcPr>
          <w:p w14:paraId="623AA38E" w14:textId="77777777" w:rsidR="002021F1" w:rsidRPr="003C02DF" w:rsidRDefault="002021F1" w:rsidP="002021F1">
            <w:pPr>
              <w:spacing w:after="120"/>
              <w:rPr>
                <w:sz w:val="18"/>
                <w:szCs w:val="18"/>
              </w:rPr>
            </w:pPr>
          </w:p>
        </w:tc>
      </w:tr>
      <w:tr w:rsidR="002021F1" w:rsidRPr="005B4766" w14:paraId="7757FD4D" w14:textId="77777777" w:rsidTr="002021F1">
        <w:tc>
          <w:tcPr>
            <w:tcW w:w="1094" w:type="pct"/>
          </w:tcPr>
          <w:p w14:paraId="10CCA820" w14:textId="77777777" w:rsidR="002021F1" w:rsidRPr="003C02DF" w:rsidRDefault="002021F1" w:rsidP="002021F1">
            <w:pPr>
              <w:spacing w:after="120"/>
              <w:rPr>
                <w:sz w:val="18"/>
                <w:szCs w:val="18"/>
              </w:rPr>
            </w:pPr>
            <w:r w:rsidRPr="00323BEA">
              <w:rPr>
                <w:sz w:val="18"/>
                <w:szCs w:val="18"/>
              </w:rPr>
              <w:t>*</w:t>
            </w:r>
            <w:r w:rsidRPr="003C02DF">
              <w:rPr>
                <w:sz w:val="18"/>
                <w:szCs w:val="18"/>
              </w:rPr>
              <w:t>Room ID</w:t>
            </w:r>
          </w:p>
        </w:tc>
        <w:tc>
          <w:tcPr>
            <w:tcW w:w="434" w:type="pct"/>
          </w:tcPr>
          <w:p w14:paraId="165A7DF6" w14:textId="77777777" w:rsidR="002021F1" w:rsidRPr="003C02DF" w:rsidRDefault="002021F1" w:rsidP="002021F1">
            <w:pPr>
              <w:spacing w:after="120"/>
              <w:rPr>
                <w:sz w:val="18"/>
                <w:szCs w:val="18"/>
              </w:rPr>
            </w:pPr>
            <w:r w:rsidRPr="003C02DF">
              <w:rPr>
                <w:sz w:val="18"/>
                <w:szCs w:val="18"/>
              </w:rPr>
              <w:t>24</w:t>
            </w:r>
          </w:p>
        </w:tc>
        <w:tc>
          <w:tcPr>
            <w:tcW w:w="521" w:type="pct"/>
          </w:tcPr>
          <w:p w14:paraId="289F11E6" w14:textId="77777777" w:rsidR="002021F1" w:rsidRPr="003C02DF" w:rsidRDefault="002021F1" w:rsidP="002021F1">
            <w:pPr>
              <w:spacing w:after="120"/>
              <w:rPr>
                <w:sz w:val="18"/>
                <w:szCs w:val="18"/>
              </w:rPr>
            </w:pPr>
            <w:r w:rsidRPr="003C02DF">
              <w:rPr>
                <w:sz w:val="18"/>
                <w:szCs w:val="18"/>
              </w:rPr>
              <w:t>20</w:t>
            </w:r>
          </w:p>
        </w:tc>
        <w:tc>
          <w:tcPr>
            <w:tcW w:w="608" w:type="pct"/>
          </w:tcPr>
          <w:p w14:paraId="797E5BA0" w14:textId="77777777" w:rsidR="002021F1" w:rsidRPr="003C02DF" w:rsidRDefault="002021F1" w:rsidP="002021F1">
            <w:pPr>
              <w:spacing w:after="120"/>
              <w:rPr>
                <w:sz w:val="18"/>
                <w:szCs w:val="18"/>
              </w:rPr>
            </w:pPr>
            <w:r w:rsidRPr="003C02DF">
              <w:rPr>
                <w:sz w:val="18"/>
                <w:szCs w:val="18"/>
              </w:rPr>
              <w:t>Text</w:t>
            </w:r>
          </w:p>
        </w:tc>
        <w:tc>
          <w:tcPr>
            <w:tcW w:w="1476" w:type="pct"/>
          </w:tcPr>
          <w:p w14:paraId="7F8DF65E" w14:textId="77777777" w:rsidR="002021F1" w:rsidRPr="00323BEA" w:rsidRDefault="002021F1" w:rsidP="002021F1">
            <w:pPr>
              <w:spacing w:after="120"/>
              <w:rPr>
                <w:sz w:val="18"/>
                <w:szCs w:val="18"/>
              </w:rPr>
            </w:pPr>
            <w:r w:rsidRPr="00187251">
              <w:rPr>
                <w:sz w:val="18"/>
                <w:szCs w:val="18"/>
              </w:rPr>
              <w:t>Not used for NGA Adjustment</w:t>
            </w:r>
          </w:p>
        </w:tc>
        <w:tc>
          <w:tcPr>
            <w:tcW w:w="867" w:type="pct"/>
          </w:tcPr>
          <w:p w14:paraId="04316E10" w14:textId="77777777" w:rsidR="002021F1" w:rsidRPr="003C02DF" w:rsidRDefault="002021F1" w:rsidP="002021F1">
            <w:pPr>
              <w:spacing w:after="120"/>
              <w:rPr>
                <w:sz w:val="18"/>
                <w:szCs w:val="18"/>
              </w:rPr>
            </w:pPr>
          </w:p>
        </w:tc>
      </w:tr>
      <w:tr w:rsidR="002021F1" w:rsidRPr="005B4766" w14:paraId="704216A2" w14:textId="77777777" w:rsidTr="002021F1">
        <w:tc>
          <w:tcPr>
            <w:tcW w:w="1094" w:type="pct"/>
          </w:tcPr>
          <w:p w14:paraId="059D7A99" w14:textId="77777777" w:rsidR="002021F1" w:rsidRPr="003C02DF" w:rsidRDefault="002021F1" w:rsidP="002021F1">
            <w:pPr>
              <w:spacing w:after="120"/>
              <w:rPr>
                <w:sz w:val="18"/>
                <w:szCs w:val="18"/>
              </w:rPr>
            </w:pPr>
            <w:r>
              <w:rPr>
                <w:sz w:val="18"/>
                <w:szCs w:val="18"/>
              </w:rPr>
              <w:t>*</w:t>
            </w:r>
            <w:r w:rsidRPr="003C02DF">
              <w:rPr>
                <w:sz w:val="18"/>
                <w:szCs w:val="18"/>
              </w:rPr>
              <w:t>Service ID</w:t>
            </w:r>
          </w:p>
        </w:tc>
        <w:tc>
          <w:tcPr>
            <w:tcW w:w="434" w:type="pct"/>
          </w:tcPr>
          <w:p w14:paraId="0574EA5F" w14:textId="77777777" w:rsidR="002021F1" w:rsidRPr="003C02DF" w:rsidRDefault="002021F1" w:rsidP="002021F1">
            <w:pPr>
              <w:spacing w:after="120"/>
              <w:rPr>
                <w:sz w:val="18"/>
                <w:szCs w:val="18"/>
              </w:rPr>
            </w:pPr>
            <w:r w:rsidRPr="003C02DF">
              <w:rPr>
                <w:sz w:val="18"/>
                <w:szCs w:val="18"/>
              </w:rPr>
              <w:t>25</w:t>
            </w:r>
          </w:p>
        </w:tc>
        <w:tc>
          <w:tcPr>
            <w:tcW w:w="521" w:type="pct"/>
          </w:tcPr>
          <w:p w14:paraId="714FE71F" w14:textId="77777777" w:rsidR="002021F1" w:rsidRPr="003C02DF" w:rsidRDefault="002021F1" w:rsidP="002021F1">
            <w:pPr>
              <w:spacing w:after="120"/>
              <w:rPr>
                <w:sz w:val="18"/>
                <w:szCs w:val="18"/>
              </w:rPr>
            </w:pPr>
            <w:r>
              <w:rPr>
                <w:sz w:val="18"/>
                <w:szCs w:val="18"/>
              </w:rPr>
              <w:t>40</w:t>
            </w:r>
          </w:p>
        </w:tc>
        <w:tc>
          <w:tcPr>
            <w:tcW w:w="608" w:type="pct"/>
          </w:tcPr>
          <w:p w14:paraId="21627B56" w14:textId="77777777" w:rsidR="002021F1" w:rsidRPr="003C02DF" w:rsidRDefault="002021F1" w:rsidP="002021F1">
            <w:pPr>
              <w:spacing w:after="120"/>
              <w:rPr>
                <w:sz w:val="18"/>
                <w:szCs w:val="18"/>
              </w:rPr>
            </w:pPr>
            <w:r w:rsidRPr="003C02DF">
              <w:rPr>
                <w:sz w:val="18"/>
                <w:szCs w:val="18"/>
              </w:rPr>
              <w:t>Text</w:t>
            </w:r>
          </w:p>
        </w:tc>
        <w:tc>
          <w:tcPr>
            <w:tcW w:w="1476" w:type="pct"/>
          </w:tcPr>
          <w:p w14:paraId="5A225B72" w14:textId="77777777" w:rsidR="002021F1" w:rsidRPr="003C02DF" w:rsidRDefault="002021F1" w:rsidP="002021F1">
            <w:pPr>
              <w:spacing w:after="120"/>
              <w:rPr>
                <w:sz w:val="18"/>
                <w:szCs w:val="18"/>
              </w:rPr>
            </w:pPr>
            <w:r w:rsidRPr="00187251">
              <w:rPr>
                <w:sz w:val="18"/>
                <w:szCs w:val="18"/>
              </w:rPr>
              <w:t>Not used for NGA Adjustment</w:t>
            </w:r>
          </w:p>
        </w:tc>
        <w:tc>
          <w:tcPr>
            <w:tcW w:w="867" w:type="pct"/>
          </w:tcPr>
          <w:p w14:paraId="731B1002" w14:textId="77777777" w:rsidR="002021F1" w:rsidRPr="003C02DF" w:rsidRDefault="002021F1" w:rsidP="002021F1">
            <w:pPr>
              <w:spacing w:after="120"/>
              <w:rPr>
                <w:sz w:val="18"/>
                <w:szCs w:val="18"/>
              </w:rPr>
            </w:pPr>
          </w:p>
        </w:tc>
      </w:tr>
      <w:tr w:rsidR="002021F1" w:rsidRPr="005B4766" w14:paraId="2DA04473" w14:textId="77777777" w:rsidTr="002021F1">
        <w:tc>
          <w:tcPr>
            <w:tcW w:w="1094" w:type="pct"/>
          </w:tcPr>
          <w:p w14:paraId="326B3312" w14:textId="77777777" w:rsidR="002021F1" w:rsidRPr="003C02DF" w:rsidRDefault="002021F1" w:rsidP="002021F1">
            <w:pPr>
              <w:spacing w:after="120"/>
              <w:rPr>
                <w:sz w:val="18"/>
                <w:szCs w:val="18"/>
              </w:rPr>
            </w:pPr>
            <w:r w:rsidRPr="00323BEA">
              <w:rPr>
                <w:sz w:val="18"/>
                <w:szCs w:val="18"/>
              </w:rPr>
              <w:t>*</w:t>
            </w:r>
            <w:r w:rsidRPr="003C02DF">
              <w:rPr>
                <w:sz w:val="18"/>
                <w:szCs w:val="18"/>
              </w:rPr>
              <w:t>Event Class</w:t>
            </w:r>
          </w:p>
        </w:tc>
        <w:tc>
          <w:tcPr>
            <w:tcW w:w="434" w:type="pct"/>
          </w:tcPr>
          <w:p w14:paraId="55931ADF" w14:textId="77777777" w:rsidR="002021F1" w:rsidRPr="003C02DF" w:rsidRDefault="002021F1" w:rsidP="002021F1">
            <w:pPr>
              <w:spacing w:after="120"/>
              <w:rPr>
                <w:sz w:val="18"/>
                <w:szCs w:val="18"/>
              </w:rPr>
            </w:pPr>
            <w:r w:rsidRPr="003C02DF">
              <w:rPr>
                <w:sz w:val="18"/>
                <w:szCs w:val="18"/>
              </w:rPr>
              <w:t>26</w:t>
            </w:r>
          </w:p>
        </w:tc>
        <w:tc>
          <w:tcPr>
            <w:tcW w:w="521" w:type="pct"/>
          </w:tcPr>
          <w:p w14:paraId="077AB4FB" w14:textId="77777777" w:rsidR="002021F1" w:rsidRPr="003C02DF" w:rsidRDefault="002021F1" w:rsidP="002021F1">
            <w:pPr>
              <w:spacing w:after="120"/>
              <w:rPr>
                <w:sz w:val="18"/>
                <w:szCs w:val="18"/>
              </w:rPr>
            </w:pPr>
            <w:r>
              <w:rPr>
                <w:sz w:val="18"/>
                <w:szCs w:val="18"/>
              </w:rPr>
              <w:t>40</w:t>
            </w:r>
          </w:p>
        </w:tc>
        <w:tc>
          <w:tcPr>
            <w:tcW w:w="608" w:type="pct"/>
          </w:tcPr>
          <w:p w14:paraId="097DBE1B" w14:textId="77777777" w:rsidR="002021F1" w:rsidRPr="003C02DF" w:rsidRDefault="002021F1" w:rsidP="002021F1">
            <w:pPr>
              <w:spacing w:after="120"/>
              <w:rPr>
                <w:sz w:val="18"/>
                <w:szCs w:val="18"/>
              </w:rPr>
            </w:pPr>
            <w:r w:rsidRPr="003C02DF">
              <w:rPr>
                <w:sz w:val="18"/>
                <w:szCs w:val="18"/>
              </w:rPr>
              <w:t>Text</w:t>
            </w:r>
          </w:p>
        </w:tc>
        <w:tc>
          <w:tcPr>
            <w:tcW w:w="1476" w:type="pct"/>
          </w:tcPr>
          <w:p w14:paraId="37F2B8C6" w14:textId="77777777" w:rsidR="002021F1" w:rsidRPr="00323BEA" w:rsidRDefault="002021F1" w:rsidP="002021F1">
            <w:pPr>
              <w:spacing w:after="120"/>
              <w:rPr>
                <w:sz w:val="18"/>
                <w:szCs w:val="18"/>
              </w:rPr>
            </w:pPr>
            <w:r w:rsidRPr="00751FA1">
              <w:rPr>
                <w:sz w:val="18"/>
                <w:szCs w:val="18"/>
              </w:rPr>
              <w:t>Not used for NGA Adjustment</w:t>
            </w:r>
          </w:p>
        </w:tc>
        <w:tc>
          <w:tcPr>
            <w:tcW w:w="867" w:type="pct"/>
          </w:tcPr>
          <w:p w14:paraId="75A748C9" w14:textId="77777777" w:rsidR="002021F1" w:rsidRPr="003C02DF" w:rsidRDefault="002021F1" w:rsidP="002021F1">
            <w:pPr>
              <w:spacing w:after="120"/>
              <w:rPr>
                <w:sz w:val="18"/>
                <w:szCs w:val="18"/>
              </w:rPr>
            </w:pPr>
          </w:p>
        </w:tc>
      </w:tr>
      <w:tr w:rsidR="002021F1" w:rsidRPr="005B4766" w14:paraId="75B7CCF9" w14:textId="77777777" w:rsidTr="002021F1">
        <w:tc>
          <w:tcPr>
            <w:tcW w:w="1094" w:type="pct"/>
          </w:tcPr>
          <w:p w14:paraId="786ECC50" w14:textId="77777777" w:rsidR="002021F1" w:rsidRPr="003C02DF" w:rsidRDefault="002021F1" w:rsidP="002021F1">
            <w:pPr>
              <w:spacing w:after="120"/>
              <w:rPr>
                <w:sz w:val="18"/>
                <w:szCs w:val="18"/>
              </w:rPr>
            </w:pPr>
            <w:r w:rsidRPr="00323BEA">
              <w:rPr>
                <w:sz w:val="18"/>
                <w:szCs w:val="18"/>
              </w:rPr>
              <w:t>*</w:t>
            </w:r>
            <w:r w:rsidRPr="003C02DF">
              <w:rPr>
                <w:sz w:val="18"/>
                <w:szCs w:val="18"/>
              </w:rPr>
              <w:t>Event Name</w:t>
            </w:r>
          </w:p>
        </w:tc>
        <w:tc>
          <w:tcPr>
            <w:tcW w:w="434" w:type="pct"/>
          </w:tcPr>
          <w:p w14:paraId="4DA0FF6A" w14:textId="77777777" w:rsidR="002021F1" w:rsidRPr="003C02DF" w:rsidRDefault="002021F1" w:rsidP="002021F1">
            <w:pPr>
              <w:spacing w:after="120"/>
              <w:rPr>
                <w:sz w:val="18"/>
                <w:szCs w:val="18"/>
              </w:rPr>
            </w:pPr>
            <w:r w:rsidRPr="003C02DF">
              <w:rPr>
                <w:sz w:val="18"/>
                <w:szCs w:val="18"/>
              </w:rPr>
              <w:t>27</w:t>
            </w:r>
          </w:p>
        </w:tc>
        <w:tc>
          <w:tcPr>
            <w:tcW w:w="521" w:type="pct"/>
          </w:tcPr>
          <w:p w14:paraId="34736425" w14:textId="77777777" w:rsidR="002021F1" w:rsidRPr="003C02DF" w:rsidRDefault="002021F1" w:rsidP="002021F1">
            <w:pPr>
              <w:spacing w:after="120"/>
              <w:rPr>
                <w:sz w:val="18"/>
                <w:szCs w:val="18"/>
              </w:rPr>
            </w:pPr>
            <w:r>
              <w:rPr>
                <w:sz w:val="18"/>
                <w:szCs w:val="18"/>
              </w:rPr>
              <w:t>40</w:t>
            </w:r>
          </w:p>
        </w:tc>
        <w:tc>
          <w:tcPr>
            <w:tcW w:w="608" w:type="pct"/>
          </w:tcPr>
          <w:p w14:paraId="49D5A2BA" w14:textId="77777777" w:rsidR="002021F1" w:rsidRPr="003C02DF" w:rsidRDefault="002021F1" w:rsidP="002021F1">
            <w:pPr>
              <w:spacing w:after="120"/>
              <w:rPr>
                <w:sz w:val="18"/>
                <w:szCs w:val="18"/>
              </w:rPr>
            </w:pPr>
            <w:r w:rsidRPr="003C02DF">
              <w:rPr>
                <w:sz w:val="18"/>
                <w:szCs w:val="18"/>
              </w:rPr>
              <w:t>Text</w:t>
            </w:r>
          </w:p>
        </w:tc>
        <w:tc>
          <w:tcPr>
            <w:tcW w:w="1476" w:type="pct"/>
          </w:tcPr>
          <w:p w14:paraId="23D097C2" w14:textId="77777777" w:rsidR="002021F1" w:rsidRPr="00323BEA" w:rsidRDefault="002021F1" w:rsidP="002021F1">
            <w:pPr>
              <w:spacing w:after="120"/>
              <w:rPr>
                <w:sz w:val="18"/>
                <w:szCs w:val="18"/>
              </w:rPr>
            </w:pPr>
            <w:r w:rsidRPr="00751FA1">
              <w:rPr>
                <w:sz w:val="18"/>
                <w:szCs w:val="18"/>
              </w:rPr>
              <w:t>Not used for NGA Adjustment</w:t>
            </w:r>
          </w:p>
        </w:tc>
        <w:tc>
          <w:tcPr>
            <w:tcW w:w="867" w:type="pct"/>
          </w:tcPr>
          <w:p w14:paraId="145AAD52" w14:textId="77777777" w:rsidR="002021F1" w:rsidRPr="003C02DF" w:rsidRDefault="002021F1" w:rsidP="002021F1">
            <w:pPr>
              <w:spacing w:after="120"/>
              <w:rPr>
                <w:sz w:val="18"/>
                <w:szCs w:val="18"/>
              </w:rPr>
            </w:pPr>
          </w:p>
        </w:tc>
      </w:tr>
      <w:tr w:rsidR="002021F1" w:rsidRPr="005B4766" w14:paraId="669EEA38" w14:textId="77777777" w:rsidTr="002021F1">
        <w:tc>
          <w:tcPr>
            <w:tcW w:w="1094" w:type="pct"/>
          </w:tcPr>
          <w:p w14:paraId="273F506A" w14:textId="77777777" w:rsidR="002021F1" w:rsidRPr="003C02DF" w:rsidRDefault="002021F1" w:rsidP="002021F1">
            <w:pPr>
              <w:spacing w:after="120"/>
              <w:rPr>
                <w:sz w:val="18"/>
                <w:szCs w:val="18"/>
              </w:rPr>
            </w:pPr>
            <w:r w:rsidRPr="00323BEA">
              <w:rPr>
                <w:sz w:val="18"/>
                <w:szCs w:val="18"/>
              </w:rPr>
              <w:t>*</w:t>
            </w:r>
            <w:r w:rsidRPr="003C02DF">
              <w:rPr>
                <w:sz w:val="18"/>
                <w:szCs w:val="18"/>
              </w:rPr>
              <w:t>CBUK reference number</w:t>
            </w:r>
          </w:p>
        </w:tc>
        <w:tc>
          <w:tcPr>
            <w:tcW w:w="434" w:type="pct"/>
          </w:tcPr>
          <w:p w14:paraId="42FCB1F9" w14:textId="77777777" w:rsidR="002021F1" w:rsidRPr="003C02DF" w:rsidRDefault="002021F1" w:rsidP="002021F1">
            <w:pPr>
              <w:spacing w:after="120"/>
              <w:rPr>
                <w:sz w:val="18"/>
                <w:szCs w:val="18"/>
              </w:rPr>
            </w:pPr>
            <w:r w:rsidRPr="003C02DF">
              <w:rPr>
                <w:sz w:val="18"/>
                <w:szCs w:val="18"/>
              </w:rPr>
              <w:t>28</w:t>
            </w:r>
          </w:p>
        </w:tc>
        <w:tc>
          <w:tcPr>
            <w:tcW w:w="521" w:type="pct"/>
          </w:tcPr>
          <w:p w14:paraId="73447186" w14:textId="77777777" w:rsidR="002021F1" w:rsidRPr="003C02DF" w:rsidRDefault="002021F1" w:rsidP="002021F1">
            <w:pPr>
              <w:spacing w:after="120"/>
              <w:rPr>
                <w:sz w:val="18"/>
                <w:szCs w:val="18"/>
              </w:rPr>
            </w:pPr>
            <w:r w:rsidRPr="003C02DF">
              <w:rPr>
                <w:sz w:val="18"/>
                <w:szCs w:val="18"/>
              </w:rPr>
              <w:t>20</w:t>
            </w:r>
          </w:p>
        </w:tc>
        <w:tc>
          <w:tcPr>
            <w:tcW w:w="608" w:type="pct"/>
          </w:tcPr>
          <w:p w14:paraId="23C41A3E" w14:textId="77777777" w:rsidR="002021F1" w:rsidRPr="003C02DF" w:rsidRDefault="002021F1" w:rsidP="002021F1">
            <w:pPr>
              <w:spacing w:after="120"/>
              <w:rPr>
                <w:sz w:val="18"/>
                <w:szCs w:val="18"/>
              </w:rPr>
            </w:pPr>
            <w:r w:rsidRPr="003C02DF">
              <w:rPr>
                <w:sz w:val="18"/>
                <w:szCs w:val="18"/>
              </w:rPr>
              <w:t>Text</w:t>
            </w:r>
          </w:p>
        </w:tc>
        <w:tc>
          <w:tcPr>
            <w:tcW w:w="1476" w:type="pct"/>
          </w:tcPr>
          <w:p w14:paraId="352F7A0A" w14:textId="77777777" w:rsidR="002021F1" w:rsidRPr="00323BEA" w:rsidRDefault="002021F1" w:rsidP="002021F1">
            <w:pPr>
              <w:spacing w:after="120"/>
              <w:rPr>
                <w:sz w:val="18"/>
                <w:szCs w:val="18"/>
              </w:rPr>
            </w:pPr>
            <w:r w:rsidRPr="00751FA1">
              <w:rPr>
                <w:sz w:val="18"/>
                <w:szCs w:val="18"/>
              </w:rPr>
              <w:t>Not used for NGA Adjustment</w:t>
            </w:r>
          </w:p>
        </w:tc>
        <w:tc>
          <w:tcPr>
            <w:tcW w:w="867" w:type="pct"/>
          </w:tcPr>
          <w:p w14:paraId="7969B057" w14:textId="77777777" w:rsidR="002021F1" w:rsidRPr="003C02DF" w:rsidRDefault="002021F1" w:rsidP="002021F1">
            <w:pPr>
              <w:spacing w:after="120"/>
              <w:rPr>
                <w:sz w:val="18"/>
                <w:szCs w:val="18"/>
              </w:rPr>
            </w:pPr>
          </w:p>
        </w:tc>
      </w:tr>
      <w:tr w:rsidR="002021F1" w:rsidRPr="005B4766" w14:paraId="6E2B7B45" w14:textId="77777777" w:rsidTr="002021F1">
        <w:tc>
          <w:tcPr>
            <w:tcW w:w="1094" w:type="pct"/>
          </w:tcPr>
          <w:p w14:paraId="798C66D8" w14:textId="77777777" w:rsidR="002021F1" w:rsidRPr="003C02DF" w:rsidRDefault="002021F1" w:rsidP="002021F1">
            <w:pPr>
              <w:spacing w:after="120"/>
              <w:rPr>
                <w:sz w:val="18"/>
                <w:szCs w:val="18"/>
              </w:rPr>
            </w:pPr>
            <w:r w:rsidRPr="00323BEA">
              <w:rPr>
                <w:sz w:val="18"/>
                <w:szCs w:val="18"/>
              </w:rPr>
              <w:t>*</w:t>
            </w:r>
            <w:r w:rsidRPr="003C02DF">
              <w:rPr>
                <w:sz w:val="18"/>
                <w:szCs w:val="18"/>
              </w:rPr>
              <w:t>CLI</w:t>
            </w:r>
          </w:p>
        </w:tc>
        <w:tc>
          <w:tcPr>
            <w:tcW w:w="434" w:type="pct"/>
          </w:tcPr>
          <w:p w14:paraId="1A525A04" w14:textId="77777777" w:rsidR="002021F1" w:rsidRPr="003C02DF" w:rsidRDefault="002021F1" w:rsidP="002021F1">
            <w:pPr>
              <w:spacing w:after="120"/>
              <w:rPr>
                <w:sz w:val="18"/>
                <w:szCs w:val="18"/>
              </w:rPr>
            </w:pPr>
            <w:r w:rsidRPr="003C02DF">
              <w:rPr>
                <w:sz w:val="18"/>
                <w:szCs w:val="18"/>
              </w:rPr>
              <w:t>29</w:t>
            </w:r>
          </w:p>
        </w:tc>
        <w:tc>
          <w:tcPr>
            <w:tcW w:w="521" w:type="pct"/>
          </w:tcPr>
          <w:p w14:paraId="64541482" w14:textId="77777777" w:rsidR="002021F1" w:rsidRPr="003C02DF" w:rsidRDefault="002021F1" w:rsidP="002021F1">
            <w:pPr>
              <w:spacing w:after="120"/>
              <w:rPr>
                <w:sz w:val="18"/>
                <w:szCs w:val="18"/>
              </w:rPr>
            </w:pPr>
            <w:r w:rsidRPr="003C02DF">
              <w:rPr>
                <w:sz w:val="18"/>
                <w:szCs w:val="18"/>
              </w:rPr>
              <w:t>20</w:t>
            </w:r>
          </w:p>
        </w:tc>
        <w:tc>
          <w:tcPr>
            <w:tcW w:w="608" w:type="pct"/>
          </w:tcPr>
          <w:p w14:paraId="08A39CE4" w14:textId="77777777" w:rsidR="002021F1" w:rsidRPr="003C02DF" w:rsidRDefault="002021F1" w:rsidP="002021F1">
            <w:pPr>
              <w:spacing w:after="120"/>
              <w:rPr>
                <w:sz w:val="18"/>
                <w:szCs w:val="18"/>
              </w:rPr>
            </w:pPr>
            <w:r w:rsidRPr="003C02DF">
              <w:rPr>
                <w:sz w:val="18"/>
                <w:szCs w:val="18"/>
              </w:rPr>
              <w:t>Text</w:t>
            </w:r>
          </w:p>
        </w:tc>
        <w:tc>
          <w:tcPr>
            <w:tcW w:w="1476" w:type="pct"/>
          </w:tcPr>
          <w:p w14:paraId="07C68C41" w14:textId="77777777" w:rsidR="002021F1" w:rsidRPr="00323BEA" w:rsidRDefault="002021F1" w:rsidP="002021F1">
            <w:pPr>
              <w:spacing w:after="120"/>
              <w:rPr>
                <w:sz w:val="18"/>
                <w:szCs w:val="18"/>
              </w:rPr>
            </w:pPr>
            <w:r w:rsidRPr="00751FA1">
              <w:rPr>
                <w:sz w:val="18"/>
                <w:szCs w:val="18"/>
              </w:rPr>
              <w:t>Not used for NGA Adjustment</w:t>
            </w:r>
          </w:p>
        </w:tc>
        <w:tc>
          <w:tcPr>
            <w:tcW w:w="867" w:type="pct"/>
          </w:tcPr>
          <w:p w14:paraId="66FF60A5" w14:textId="77777777" w:rsidR="002021F1" w:rsidRPr="003C02DF" w:rsidRDefault="002021F1" w:rsidP="002021F1">
            <w:pPr>
              <w:spacing w:after="120"/>
              <w:rPr>
                <w:sz w:val="18"/>
                <w:szCs w:val="18"/>
              </w:rPr>
            </w:pPr>
          </w:p>
        </w:tc>
      </w:tr>
      <w:tr w:rsidR="002021F1" w:rsidRPr="005B4766" w14:paraId="1B2776F0" w14:textId="77777777" w:rsidTr="002021F1">
        <w:tc>
          <w:tcPr>
            <w:tcW w:w="1094" w:type="pct"/>
          </w:tcPr>
          <w:p w14:paraId="15250466" w14:textId="77777777" w:rsidR="002021F1" w:rsidRPr="003C02DF" w:rsidRDefault="002021F1" w:rsidP="002021F1">
            <w:pPr>
              <w:spacing w:after="120"/>
              <w:rPr>
                <w:sz w:val="18"/>
                <w:szCs w:val="18"/>
              </w:rPr>
            </w:pPr>
            <w:r w:rsidRPr="00323BEA">
              <w:rPr>
                <w:sz w:val="18"/>
                <w:szCs w:val="18"/>
              </w:rPr>
              <w:t>*</w:t>
            </w:r>
            <w:r w:rsidRPr="003C02DF">
              <w:rPr>
                <w:sz w:val="18"/>
                <w:szCs w:val="18"/>
              </w:rPr>
              <w:t>MAC code</w:t>
            </w:r>
          </w:p>
        </w:tc>
        <w:tc>
          <w:tcPr>
            <w:tcW w:w="434" w:type="pct"/>
          </w:tcPr>
          <w:p w14:paraId="48267A1F" w14:textId="77777777" w:rsidR="002021F1" w:rsidRPr="003C02DF" w:rsidRDefault="002021F1" w:rsidP="002021F1">
            <w:pPr>
              <w:spacing w:after="120"/>
              <w:rPr>
                <w:sz w:val="18"/>
                <w:szCs w:val="18"/>
              </w:rPr>
            </w:pPr>
            <w:r w:rsidRPr="003C02DF">
              <w:rPr>
                <w:sz w:val="18"/>
                <w:szCs w:val="18"/>
              </w:rPr>
              <w:t>30</w:t>
            </w:r>
          </w:p>
        </w:tc>
        <w:tc>
          <w:tcPr>
            <w:tcW w:w="521" w:type="pct"/>
          </w:tcPr>
          <w:p w14:paraId="0727D287" w14:textId="77777777" w:rsidR="002021F1" w:rsidRPr="003C02DF" w:rsidRDefault="002021F1" w:rsidP="002021F1">
            <w:pPr>
              <w:spacing w:after="120"/>
              <w:rPr>
                <w:sz w:val="18"/>
                <w:szCs w:val="18"/>
              </w:rPr>
            </w:pPr>
            <w:r w:rsidRPr="003C02DF">
              <w:rPr>
                <w:sz w:val="18"/>
                <w:szCs w:val="18"/>
              </w:rPr>
              <w:t>20</w:t>
            </w:r>
          </w:p>
        </w:tc>
        <w:tc>
          <w:tcPr>
            <w:tcW w:w="608" w:type="pct"/>
          </w:tcPr>
          <w:p w14:paraId="1DC441AA" w14:textId="77777777" w:rsidR="002021F1" w:rsidRPr="003C02DF" w:rsidRDefault="002021F1" w:rsidP="002021F1">
            <w:pPr>
              <w:spacing w:after="120"/>
              <w:rPr>
                <w:sz w:val="18"/>
                <w:szCs w:val="18"/>
              </w:rPr>
            </w:pPr>
            <w:r w:rsidRPr="003C02DF">
              <w:rPr>
                <w:sz w:val="18"/>
                <w:szCs w:val="18"/>
              </w:rPr>
              <w:t>Text</w:t>
            </w:r>
          </w:p>
        </w:tc>
        <w:tc>
          <w:tcPr>
            <w:tcW w:w="1476" w:type="pct"/>
          </w:tcPr>
          <w:p w14:paraId="0D17C837" w14:textId="77777777" w:rsidR="002021F1" w:rsidRPr="00323BEA" w:rsidRDefault="002021F1" w:rsidP="002021F1">
            <w:pPr>
              <w:spacing w:after="120"/>
              <w:rPr>
                <w:sz w:val="18"/>
                <w:szCs w:val="18"/>
              </w:rPr>
            </w:pPr>
            <w:r w:rsidRPr="00751FA1">
              <w:rPr>
                <w:sz w:val="18"/>
                <w:szCs w:val="18"/>
              </w:rPr>
              <w:t>Not used for NGA Adjustment</w:t>
            </w:r>
          </w:p>
        </w:tc>
        <w:tc>
          <w:tcPr>
            <w:tcW w:w="867" w:type="pct"/>
          </w:tcPr>
          <w:p w14:paraId="646894F5" w14:textId="77777777" w:rsidR="002021F1" w:rsidRPr="003C02DF" w:rsidRDefault="002021F1" w:rsidP="002021F1">
            <w:pPr>
              <w:spacing w:after="120"/>
              <w:rPr>
                <w:sz w:val="18"/>
                <w:szCs w:val="18"/>
              </w:rPr>
            </w:pPr>
          </w:p>
        </w:tc>
      </w:tr>
      <w:tr w:rsidR="002021F1" w:rsidRPr="005B4766" w14:paraId="27A79B6F" w14:textId="77777777" w:rsidTr="002021F1">
        <w:tc>
          <w:tcPr>
            <w:tcW w:w="1094" w:type="pct"/>
          </w:tcPr>
          <w:p w14:paraId="540A994C" w14:textId="77777777" w:rsidR="002021F1" w:rsidRPr="003C02DF" w:rsidRDefault="002021F1" w:rsidP="00AE1C0F">
            <w:pPr>
              <w:spacing w:after="120"/>
              <w:rPr>
                <w:sz w:val="18"/>
                <w:szCs w:val="18"/>
              </w:rPr>
            </w:pPr>
            <w:r w:rsidRPr="00323BEA">
              <w:rPr>
                <w:sz w:val="18"/>
                <w:szCs w:val="18"/>
              </w:rPr>
              <w:t>*</w:t>
            </w:r>
            <w:r w:rsidR="00AE1C0F" w:rsidRPr="00583571">
              <w:rPr>
                <w:sz w:val="18"/>
                <w:szCs w:val="18"/>
              </w:rPr>
              <w:t>Invoice Id</w:t>
            </w:r>
          </w:p>
        </w:tc>
        <w:tc>
          <w:tcPr>
            <w:tcW w:w="434" w:type="pct"/>
          </w:tcPr>
          <w:p w14:paraId="35A7D6B8" w14:textId="77777777" w:rsidR="002021F1" w:rsidRPr="003C02DF" w:rsidRDefault="002021F1" w:rsidP="002021F1">
            <w:pPr>
              <w:spacing w:after="120"/>
              <w:rPr>
                <w:sz w:val="18"/>
                <w:szCs w:val="18"/>
              </w:rPr>
            </w:pPr>
            <w:r w:rsidRPr="003C02DF">
              <w:rPr>
                <w:sz w:val="18"/>
                <w:szCs w:val="18"/>
              </w:rPr>
              <w:t>31</w:t>
            </w:r>
          </w:p>
        </w:tc>
        <w:tc>
          <w:tcPr>
            <w:tcW w:w="521" w:type="pct"/>
          </w:tcPr>
          <w:p w14:paraId="02E53015" w14:textId="77777777" w:rsidR="002021F1" w:rsidRPr="003C02DF" w:rsidRDefault="002021F1" w:rsidP="002021F1">
            <w:pPr>
              <w:spacing w:after="120"/>
              <w:rPr>
                <w:sz w:val="18"/>
                <w:szCs w:val="18"/>
              </w:rPr>
            </w:pPr>
            <w:r w:rsidRPr="003C02DF">
              <w:rPr>
                <w:sz w:val="18"/>
                <w:szCs w:val="18"/>
              </w:rPr>
              <w:t>2</w:t>
            </w:r>
            <w:r w:rsidR="00AE1C0F">
              <w:rPr>
                <w:sz w:val="18"/>
                <w:szCs w:val="18"/>
              </w:rPr>
              <w:t>50</w:t>
            </w:r>
            <w:r w:rsidRPr="003C02DF">
              <w:rPr>
                <w:sz w:val="18"/>
                <w:szCs w:val="18"/>
              </w:rPr>
              <w:t>0</w:t>
            </w:r>
          </w:p>
        </w:tc>
        <w:tc>
          <w:tcPr>
            <w:tcW w:w="608" w:type="pct"/>
          </w:tcPr>
          <w:p w14:paraId="2D7243F0" w14:textId="77777777" w:rsidR="002021F1" w:rsidRPr="003C02DF" w:rsidRDefault="002021F1" w:rsidP="002021F1">
            <w:pPr>
              <w:spacing w:after="120"/>
              <w:rPr>
                <w:sz w:val="18"/>
                <w:szCs w:val="18"/>
              </w:rPr>
            </w:pPr>
            <w:r w:rsidRPr="003C02DF">
              <w:rPr>
                <w:sz w:val="18"/>
                <w:szCs w:val="18"/>
              </w:rPr>
              <w:t>Text</w:t>
            </w:r>
          </w:p>
        </w:tc>
        <w:tc>
          <w:tcPr>
            <w:tcW w:w="1476" w:type="pct"/>
          </w:tcPr>
          <w:p w14:paraId="13A50B69" w14:textId="77777777" w:rsidR="002021F1" w:rsidRPr="00323BEA" w:rsidRDefault="002021F1" w:rsidP="002021F1">
            <w:pPr>
              <w:spacing w:after="120"/>
              <w:rPr>
                <w:sz w:val="18"/>
                <w:szCs w:val="18"/>
              </w:rPr>
            </w:pPr>
            <w:r w:rsidRPr="00751FA1">
              <w:rPr>
                <w:sz w:val="18"/>
                <w:szCs w:val="18"/>
              </w:rPr>
              <w:t>Not used for NGA Adjustment</w:t>
            </w:r>
          </w:p>
        </w:tc>
        <w:tc>
          <w:tcPr>
            <w:tcW w:w="867" w:type="pct"/>
          </w:tcPr>
          <w:p w14:paraId="3DB36E9F" w14:textId="77777777" w:rsidR="002021F1" w:rsidRPr="003C02DF" w:rsidRDefault="00EA4F53" w:rsidP="00F614C2">
            <w:pPr>
              <w:spacing w:after="120"/>
              <w:rPr>
                <w:sz w:val="18"/>
                <w:szCs w:val="18"/>
              </w:rPr>
            </w:pPr>
            <w:r>
              <w:rPr>
                <w:sz w:val="18"/>
                <w:szCs w:val="18"/>
              </w:rPr>
              <w:t>Invoice Id is list of invoice against which charges are reconciled.</w:t>
            </w:r>
          </w:p>
        </w:tc>
      </w:tr>
      <w:tr w:rsidR="002021F1" w:rsidRPr="005B4766" w14:paraId="57807E6B" w14:textId="77777777" w:rsidTr="002021F1">
        <w:tc>
          <w:tcPr>
            <w:tcW w:w="1094" w:type="pct"/>
          </w:tcPr>
          <w:p w14:paraId="6402CAB6" w14:textId="77777777" w:rsidR="002021F1" w:rsidRPr="003C02DF" w:rsidRDefault="002021F1" w:rsidP="002021F1">
            <w:pPr>
              <w:spacing w:after="120"/>
              <w:rPr>
                <w:sz w:val="18"/>
                <w:szCs w:val="18"/>
              </w:rPr>
            </w:pPr>
            <w:r w:rsidRPr="00323BEA">
              <w:rPr>
                <w:sz w:val="18"/>
                <w:szCs w:val="18"/>
              </w:rPr>
              <w:t>*</w:t>
            </w:r>
            <w:r w:rsidRPr="003C02DF">
              <w:rPr>
                <w:sz w:val="18"/>
                <w:szCs w:val="18"/>
              </w:rPr>
              <w:t>TRC Start date time</w:t>
            </w:r>
          </w:p>
        </w:tc>
        <w:tc>
          <w:tcPr>
            <w:tcW w:w="434" w:type="pct"/>
          </w:tcPr>
          <w:p w14:paraId="5A279CB4" w14:textId="77777777" w:rsidR="002021F1" w:rsidRPr="003C02DF" w:rsidRDefault="002021F1" w:rsidP="002021F1">
            <w:pPr>
              <w:spacing w:after="120"/>
              <w:rPr>
                <w:sz w:val="18"/>
                <w:szCs w:val="18"/>
              </w:rPr>
            </w:pPr>
            <w:r w:rsidRPr="003C02DF">
              <w:rPr>
                <w:sz w:val="18"/>
                <w:szCs w:val="18"/>
              </w:rPr>
              <w:t>32</w:t>
            </w:r>
          </w:p>
        </w:tc>
        <w:tc>
          <w:tcPr>
            <w:tcW w:w="521" w:type="pct"/>
          </w:tcPr>
          <w:p w14:paraId="3CB39782" w14:textId="77777777" w:rsidR="002021F1" w:rsidRPr="003C02DF" w:rsidRDefault="002021F1" w:rsidP="002021F1">
            <w:pPr>
              <w:spacing w:after="120"/>
              <w:rPr>
                <w:sz w:val="18"/>
                <w:szCs w:val="18"/>
              </w:rPr>
            </w:pPr>
            <w:r w:rsidRPr="003C02DF">
              <w:rPr>
                <w:sz w:val="18"/>
                <w:szCs w:val="18"/>
              </w:rPr>
              <w:t>20</w:t>
            </w:r>
          </w:p>
        </w:tc>
        <w:tc>
          <w:tcPr>
            <w:tcW w:w="608" w:type="pct"/>
          </w:tcPr>
          <w:p w14:paraId="50C82234" w14:textId="77777777" w:rsidR="002021F1" w:rsidRPr="003C02DF" w:rsidRDefault="002021F1" w:rsidP="002021F1">
            <w:pPr>
              <w:spacing w:after="120"/>
              <w:rPr>
                <w:sz w:val="18"/>
                <w:szCs w:val="18"/>
              </w:rPr>
            </w:pPr>
            <w:r w:rsidRPr="003C02DF">
              <w:rPr>
                <w:sz w:val="18"/>
                <w:szCs w:val="18"/>
              </w:rPr>
              <w:t>Text</w:t>
            </w:r>
          </w:p>
        </w:tc>
        <w:tc>
          <w:tcPr>
            <w:tcW w:w="1476" w:type="pct"/>
          </w:tcPr>
          <w:p w14:paraId="28D505C6" w14:textId="77777777" w:rsidR="002021F1" w:rsidRPr="00323BEA" w:rsidRDefault="002021F1" w:rsidP="002021F1">
            <w:pPr>
              <w:spacing w:after="120"/>
              <w:rPr>
                <w:sz w:val="18"/>
                <w:szCs w:val="18"/>
              </w:rPr>
            </w:pPr>
            <w:r w:rsidRPr="00751FA1">
              <w:rPr>
                <w:sz w:val="18"/>
                <w:szCs w:val="18"/>
              </w:rPr>
              <w:t>Not used for NGA Adjustment</w:t>
            </w:r>
          </w:p>
        </w:tc>
        <w:tc>
          <w:tcPr>
            <w:tcW w:w="867" w:type="pct"/>
          </w:tcPr>
          <w:p w14:paraId="0F4B5174" w14:textId="77777777" w:rsidR="002021F1" w:rsidRPr="003C02DF" w:rsidRDefault="002021F1" w:rsidP="002021F1">
            <w:pPr>
              <w:spacing w:after="120"/>
              <w:rPr>
                <w:sz w:val="18"/>
                <w:szCs w:val="18"/>
              </w:rPr>
            </w:pPr>
          </w:p>
        </w:tc>
      </w:tr>
      <w:tr w:rsidR="002021F1" w:rsidRPr="005B4766" w14:paraId="67FCAA0A" w14:textId="77777777" w:rsidTr="002021F1">
        <w:tc>
          <w:tcPr>
            <w:tcW w:w="1094" w:type="pct"/>
          </w:tcPr>
          <w:p w14:paraId="777EC04F" w14:textId="77777777" w:rsidR="002021F1" w:rsidRPr="003C02DF" w:rsidRDefault="002021F1" w:rsidP="002021F1">
            <w:pPr>
              <w:spacing w:after="120"/>
              <w:rPr>
                <w:sz w:val="18"/>
                <w:szCs w:val="18"/>
              </w:rPr>
            </w:pPr>
            <w:r w:rsidRPr="00323BEA">
              <w:rPr>
                <w:sz w:val="18"/>
                <w:szCs w:val="18"/>
              </w:rPr>
              <w:t>*</w:t>
            </w:r>
            <w:r w:rsidRPr="003C02DF">
              <w:rPr>
                <w:sz w:val="18"/>
                <w:szCs w:val="18"/>
              </w:rPr>
              <w:t>Clear code</w:t>
            </w:r>
          </w:p>
        </w:tc>
        <w:tc>
          <w:tcPr>
            <w:tcW w:w="434" w:type="pct"/>
          </w:tcPr>
          <w:p w14:paraId="54A4970D" w14:textId="77777777" w:rsidR="002021F1" w:rsidRPr="003C02DF" w:rsidRDefault="002021F1" w:rsidP="002021F1">
            <w:pPr>
              <w:spacing w:after="120"/>
              <w:rPr>
                <w:sz w:val="18"/>
                <w:szCs w:val="18"/>
              </w:rPr>
            </w:pPr>
            <w:r w:rsidRPr="003C02DF">
              <w:rPr>
                <w:sz w:val="18"/>
                <w:szCs w:val="18"/>
              </w:rPr>
              <w:t>33</w:t>
            </w:r>
          </w:p>
        </w:tc>
        <w:tc>
          <w:tcPr>
            <w:tcW w:w="521" w:type="pct"/>
          </w:tcPr>
          <w:p w14:paraId="4943AD68" w14:textId="77777777" w:rsidR="002021F1" w:rsidRPr="003C02DF" w:rsidRDefault="002021F1" w:rsidP="002021F1">
            <w:pPr>
              <w:spacing w:after="120"/>
              <w:rPr>
                <w:sz w:val="18"/>
                <w:szCs w:val="18"/>
              </w:rPr>
            </w:pPr>
            <w:r w:rsidRPr="003C02DF">
              <w:rPr>
                <w:sz w:val="18"/>
                <w:szCs w:val="18"/>
              </w:rPr>
              <w:t>20</w:t>
            </w:r>
          </w:p>
        </w:tc>
        <w:tc>
          <w:tcPr>
            <w:tcW w:w="608" w:type="pct"/>
          </w:tcPr>
          <w:p w14:paraId="446046E6" w14:textId="77777777" w:rsidR="002021F1" w:rsidRPr="003C02DF" w:rsidRDefault="002021F1" w:rsidP="002021F1">
            <w:pPr>
              <w:spacing w:after="120"/>
              <w:rPr>
                <w:sz w:val="18"/>
                <w:szCs w:val="18"/>
              </w:rPr>
            </w:pPr>
            <w:r w:rsidRPr="003C02DF">
              <w:rPr>
                <w:sz w:val="18"/>
                <w:szCs w:val="18"/>
              </w:rPr>
              <w:t>Text</w:t>
            </w:r>
          </w:p>
        </w:tc>
        <w:tc>
          <w:tcPr>
            <w:tcW w:w="1476" w:type="pct"/>
          </w:tcPr>
          <w:p w14:paraId="3C8CB069" w14:textId="77777777" w:rsidR="002021F1" w:rsidRPr="00323BEA" w:rsidRDefault="002021F1" w:rsidP="002021F1">
            <w:pPr>
              <w:spacing w:after="120"/>
              <w:rPr>
                <w:sz w:val="18"/>
                <w:szCs w:val="18"/>
              </w:rPr>
            </w:pPr>
            <w:r w:rsidRPr="00751FA1">
              <w:rPr>
                <w:sz w:val="18"/>
                <w:szCs w:val="18"/>
              </w:rPr>
              <w:t>Not used for NGA Adjustment</w:t>
            </w:r>
          </w:p>
        </w:tc>
        <w:tc>
          <w:tcPr>
            <w:tcW w:w="867" w:type="pct"/>
          </w:tcPr>
          <w:p w14:paraId="7C58713A" w14:textId="77777777" w:rsidR="002021F1" w:rsidRPr="003C02DF" w:rsidRDefault="002021F1" w:rsidP="002021F1">
            <w:pPr>
              <w:spacing w:after="120"/>
              <w:rPr>
                <w:sz w:val="18"/>
                <w:szCs w:val="18"/>
              </w:rPr>
            </w:pPr>
          </w:p>
        </w:tc>
      </w:tr>
      <w:tr w:rsidR="002021F1" w:rsidRPr="005B4766" w14:paraId="09EFC212" w14:textId="77777777" w:rsidTr="002021F1">
        <w:tc>
          <w:tcPr>
            <w:tcW w:w="1094" w:type="pct"/>
          </w:tcPr>
          <w:p w14:paraId="63143818" w14:textId="77777777" w:rsidR="002021F1" w:rsidRPr="003C02DF" w:rsidRDefault="002021F1" w:rsidP="002021F1">
            <w:pPr>
              <w:spacing w:after="120"/>
              <w:rPr>
                <w:sz w:val="18"/>
                <w:szCs w:val="18"/>
              </w:rPr>
            </w:pPr>
            <w:r w:rsidRPr="00323BEA">
              <w:rPr>
                <w:sz w:val="18"/>
                <w:szCs w:val="18"/>
              </w:rPr>
              <w:t>*</w:t>
            </w:r>
            <w:r w:rsidRPr="003C02DF">
              <w:rPr>
                <w:sz w:val="18"/>
                <w:szCs w:val="18"/>
              </w:rPr>
              <w:t>TRC description code</w:t>
            </w:r>
          </w:p>
        </w:tc>
        <w:tc>
          <w:tcPr>
            <w:tcW w:w="434" w:type="pct"/>
          </w:tcPr>
          <w:p w14:paraId="19B8D13B" w14:textId="77777777" w:rsidR="002021F1" w:rsidRPr="003C02DF" w:rsidRDefault="002021F1" w:rsidP="002021F1">
            <w:pPr>
              <w:spacing w:after="120"/>
              <w:rPr>
                <w:sz w:val="18"/>
                <w:szCs w:val="18"/>
              </w:rPr>
            </w:pPr>
            <w:r w:rsidRPr="003C02DF">
              <w:rPr>
                <w:sz w:val="18"/>
                <w:szCs w:val="18"/>
              </w:rPr>
              <w:t>34</w:t>
            </w:r>
          </w:p>
        </w:tc>
        <w:tc>
          <w:tcPr>
            <w:tcW w:w="521" w:type="pct"/>
          </w:tcPr>
          <w:p w14:paraId="623F761C" w14:textId="77777777" w:rsidR="002021F1" w:rsidRPr="003C02DF" w:rsidRDefault="002021F1" w:rsidP="002021F1">
            <w:pPr>
              <w:spacing w:after="120"/>
              <w:rPr>
                <w:sz w:val="18"/>
                <w:szCs w:val="18"/>
              </w:rPr>
            </w:pPr>
            <w:r w:rsidRPr="003C02DF">
              <w:rPr>
                <w:sz w:val="18"/>
                <w:szCs w:val="18"/>
              </w:rPr>
              <w:t>20</w:t>
            </w:r>
          </w:p>
        </w:tc>
        <w:tc>
          <w:tcPr>
            <w:tcW w:w="608" w:type="pct"/>
          </w:tcPr>
          <w:p w14:paraId="37A2FA6C" w14:textId="77777777" w:rsidR="002021F1" w:rsidRPr="003C02DF" w:rsidRDefault="002021F1" w:rsidP="002021F1">
            <w:pPr>
              <w:spacing w:after="120"/>
              <w:rPr>
                <w:sz w:val="18"/>
                <w:szCs w:val="18"/>
              </w:rPr>
            </w:pPr>
            <w:r w:rsidRPr="003C02DF">
              <w:rPr>
                <w:sz w:val="18"/>
                <w:szCs w:val="18"/>
              </w:rPr>
              <w:t>Text</w:t>
            </w:r>
          </w:p>
        </w:tc>
        <w:tc>
          <w:tcPr>
            <w:tcW w:w="1476" w:type="pct"/>
          </w:tcPr>
          <w:p w14:paraId="026DCA72" w14:textId="77777777" w:rsidR="002021F1" w:rsidRPr="00323BEA" w:rsidRDefault="002021F1" w:rsidP="002021F1">
            <w:pPr>
              <w:spacing w:after="120"/>
              <w:rPr>
                <w:sz w:val="18"/>
                <w:szCs w:val="18"/>
              </w:rPr>
            </w:pPr>
            <w:r w:rsidRPr="00751FA1">
              <w:rPr>
                <w:sz w:val="18"/>
                <w:szCs w:val="18"/>
              </w:rPr>
              <w:t>Not used for NGA Adjustment</w:t>
            </w:r>
          </w:p>
        </w:tc>
        <w:tc>
          <w:tcPr>
            <w:tcW w:w="867" w:type="pct"/>
          </w:tcPr>
          <w:p w14:paraId="48FC1649" w14:textId="77777777" w:rsidR="002021F1" w:rsidRPr="003C02DF" w:rsidRDefault="002021F1" w:rsidP="002021F1">
            <w:pPr>
              <w:spacing w:after="120"/>
              <w:rPr>
                <w:sz w:val="18"/>
                <w:szCs w:val="18"/>
              </w:rPr>
            </w:pPr>
          </w:p>
        </w:tc>
      </w:tr>
      <w:tr w:rsidR="002021F1" w:rsidRPr="005B4766" w14:paraId="68BA869C" w14:textId="77777777" w:rsidTr="002021F1">
        <w:tc>
          <w:tcPr>
            <w:tcW w:w="1094" w:type="pct"/>
          </w:tcPr>
          <w:p w14:paraId="4DF4E4F6" w14:textId="77777777" w:rsidR="002021F1" w:rsidRPr="003C02DF" w:rsidRDefault="002021F1" w:rsidP="002021F1">
            <w:pPr>
              <w:spacing w:after="120"/>
              <w:rPr>
                <w:sz w:val="18"/>
                <w:szCs w:val="18"/>
              </w:rPr>
            </w:pPr>
            <w:r w:rsidRPr="00323BEA">
              <w:rPr>
                <w:sz w:val="18"/>
                <w:szCs w:val="18"/>
              </w:rPr>
              <w:t>*</w:t>
            </w:r>
            <w:r w:rsidRPr="003C02DF">
              <w:rPr>
                <w:sz w:val="18"/>
                <w:szCs w:val="18"/>
              </w:rPr>
              <w:t>Price list reference</w:t>
            </w:r>
          </w:p>
        </w:tc>
        <w:tc>
          <w:tcPr>
            <w:tcW w:w="434" w:type="pct"/>
          </w:tcPr>
          <w:p w14:paraId="47008297" w14:textId="77777777" w:rsidR="002021F1" w:rsidRPr="003C02DF" w:rsidRDefault="002021F1" w:rsidP="002021F1">
            <w:pPr>
              <w:spacing w:after="120"/>
              <w:rPr>
                <w:sz w:val="18"/>
                <w:szCs w:val="18"/>
              </w:rPr>
            </w:pPr>
            <w:r w:rsidRPr="003C02DF">
              <w:rPr>
                <w:sz w:val="18"/>
                <w:szCs w:val="18"/>
              </w:rPr>
              <w:t>35</w:t>
            </w:r>
          </w:p>
        </w:tc>
        <w:tc>
          <w:tcPr>
            <w:tcW w:w="521" w:type="pct"/>
          </w:tcPr>
          <w:p w14:paraId="799EB0CC" w14:textId="77777777" w:rsidR="002021F1" w:rsidRPr="003C02DF" w:rsidRDefault="002021F1" w:rsidP="002021F1">
            <w:pPr>
              <w:spacing w:after="120"/>
              <w:rPr>
                <w:sz w:val="18"/>
                <w:szCs w:val="18"/>
              </w:rPr>
            </w:pPr>
            <w:r>
              <w:rPr>
                <w:sz w:val="18"/>
                <w:szCs w:val="18"/>
              </w:rPr>
              <w:t>256</w:t>
            </w:r>
          </w:p>
        </w:tc>
        <w:tc>
          <w:tcPr>
            <w:tcW w:w="608" w:type="pct"/>
          </w:tcPr>
          <w:p w14:paraId="57F1690F" w14:textId="77777777" w:rsidR="002021F1" w:rsidRPr="003C02DF" w:rsidRDefault="002021F1" w:rsidP="002021F1">
            <w:pPr>
              <w:spacing w:after="120"/>
              <w:rPr>
                <w:sz w:val="18"/>
                <w:szCs w:val="18"/>
              </w:rPr>
            </w:pPr>
            <w:r w:rsidRPr="003C02DF">
              <w:rPr>
                <w:sz w:val="18"/>
                <w:szCs w:val="18"/>
              </w:rPr>
              <w:t>Text</w:t>
            </w:r>
          </w:p>
        </w:tc>
        <w:tc>
          <w:tcPr>
            <w:tcW w:w="1476" w:type="pct"/>
          </w:tcPr>
          <w:p w14:paraId="63585477" w14:textId="77777777" w:rsidR="002021F1" w:rsidRPr="00323BEA" w:rsidRDefault="002021F1" w:rsidP="002021F1">
            <w:pPr>
              <w:spacing w:after="120"/>
              <w:rPr>
                <w:sz w:val="18"/>
                <w:szCs w:val="18"/>
              </w:rPr>
            </w:pPr>
            <w:r w:rsidRPr="00751FA1">
              <w:rPr>
                <w:sz w:val="18"/>
                <w:szCs w:val="18"/>
              </w:rPr>
              <w:t>Not used for NGA Adjustment</w:t>
            </w:r>
          </w:p>
        </w:tc>
        <w:tc>
          <w:tcPr>
            <w:tcW w:w="867" w:type="pct"/>
          </w:tcPr>
          <w:p w14:paraId="4EAD4846" w14:textId="77777777" w:rsidR="002021F1" w:rsidRPr="003C02DF" w:rsidRDefault="002021F1" w:rsidP="002021F1">
            <w:pPr>
              <w:spacing w:after="120"/>
              <w:rPr>
                <w:sz w:val="18"/>
                <w:szCs w:val="18"/>
              </w:rPr>
            </w:pPr>
          </w:p>
        </w:tc>
      </w:tr>
      <w:tr w:rsidR="002021F1" w:rsidRPr="005B4766" w14:paraId="5849856B" w14:textId="77777777" w:rsidTr="002021F1">
        <w:tc>
          <w:tcPr>
            <w:tcW w:w="1094" w:type="pct"/>
          </w:tcPr>
          <w:p w14:paraId="56CAFF10" w14:textId="77777777" w:rsidR="002021F1" w:rsidRPr="003C02DF" w:rsidRDefault="002021F1" w:rsidP="002021F1">
            <w:pPr>
              <w:spacing w:after="120"/>
              <w:rPr>
                <w:sz w:val="18"/>
                <w:szCs w:val="18"/>
              </w:rPr>
            </w:pPr>
            <w:r w:rsidRPr="00323BEA">
              <w:rPr>
                <w:sz w:val="18"/>
                <w:szCs w:val="18"/>
              </w:rPr>
              <w:t>*</w:t>
            </w:r>
            <w:r>
              <w:rPr>
                <w:sz w:val="18"/>
                <w:szCs w:val="18"/>
              </w:rPr>
              <w:t>P</w:t>
            </w:r>
            <w:r w:rsidRPr="003C02DF">
              <w:rPr>
                <w:sz w:val="18"/>
                <w:szCs w:val="18"/>
              </w:rPr>
              <w:t>rice list description</w:t>
            </w:r>
          </w:p>
        </w:tc>
        <w:tc>
          <w:tcPr>
            <w:tcW w:w="434" w:type="pct"/>
          </w:tcPr>
          <w:p w14:paraId="44A7F456" w14:textId="77777777" w:rsidR="002021F1" w:rsidRPr="003C02DF" w:rsidRDefault="002021F1" w:rsidP="002021F1">
            <w:pPr>
              <w:spacing w:after="120"/>
              <w:rPr>
                <w:sz w:val="18"/>
                <w:szCs w:val="18"/>
              </w:rPr>
            </w:pPr>
            <w:r w:rsidRPr="003C02DF">
              <w:rPr>
                <w:sz w:val="18"/>
                <w:szCs w:val="18"/>
              </w:rPr>
              <w:t>36</w:t>
            </w:r>
          </w:p>
        </w:tc>
        <w:tc>
          <w:tcPr>
            <w:tcW w:w="521" w:type="pct"/>
          </w:tcPr>
          <w:p w14:paraId="7A5553D1" w14:textId="77777777" w:rsidR="002021F1" w:rsidRPr="003C02DF" w:rsidRDefault="002021F1" w:rsidP="002021F1">
            <w:pPr>
              <w:spacing w:after="120"/>
              <w:rPr>
                <w:sz w:val="18"/>
                <w:szCs w:val="18"/>
              </w:rPr>
            </w:pPr>
            <w:r>
              <w:rPr>
                <w:sz w:val="18"/>
                <w:szCs w:val="18"/>
              </w:rPr>
              <w:t>256</w:t>
            </w:r>
          </w:p>
        </w:tc>
        <w:tc>
          <w:tcPr>
            <w:tcW w:w="608" w:type="pct"/>
          </w:tcPr>
          <w:p w14:paraId="367D6B31" w14:textId="77777777" w:rsidR="002021F1" w:rsidRPr="003C02DF" w:rsidRDefault="002021F1" w:rsidP="002021F1">
            <w:pPr>
              <w:spacing w:after="120"/>
              <w:rPr>
                <w:sz w:val="18"/>
                <w:szCs w:val="18"/>
              </w:rPr>
            </w:pPr>
            <w:r w:rsidRPr="003C02DF">
              <w:rPr>
                <w:sz w:val="18"/>
                <w:szCs w:val="18"/>
              </w:rPr>
              <w:t>Text</w:t>
            </w:r>
          </w:p>
        </w:tc>
        <w:tc>
          <w:tcPr>
            <w:tcW w:w="1476" w:type="pct"/>
          </w:tcPr>
          <w:p w14:paraId="048610CB" w14:textId="77777777" w:rsidR="002021F1" w:rsidRPr="00323BEA" w:rsidRDefault="002021F1" w:rsidP="002021F1">
            <w:pPr>
              <w:spacing w:after="120"/>
              <w:rPr>
                <w:sz w:val="18"/>
                <w:szCs w:val="18"/>
              </w:rPr>
            </w:pPr>
            <w:r w:rsidRPr="00751FA1">
              <w:rPr>
                <w:sz w:val="18"/>
                <w:szCs w:val="18"/>
              </w:rPr>
              <w:t>Not used for NGA Adjustment</w:t>
            </w:r>
          </w:p>
        </w:tc>
        <w:tc>
          <w:tcPr>
            <w:tcW w:w="867" w:type="pct"/>
          </w:tcPr>
          <w:p w14:paraId="263EF4FE" w14:textId="77777777" w:rsidR="002021F1" w:rsidRPr="003C02DF" w:rsidRDefault="002021F1" w:rsidP="002021F1">
            <w:pPr>
              <w:spacing w:after="120"/>
              <w:rPr>
                <w:sz w:val="18"/>
                <w:szCs w:val="18"/>
              </w:rPr>
            </w:pPr>
          </w:p>
        </w:tc>
      </w:tr>
    </w:tbl>
    <w:p w14:paraId="17904F36" w14:textId="77777777" w:rsidR="002021F1" w:rsidRPr="00EC4F9F" w:rsidRDefault="002021F1" w:rsidP="002021F1">
      <w:pPr>
        <w:jc w:val="both"/>
        <w:rPr>
          <w:sz w:val="18"/>
          <w:szCs w:val="18"/>
        </w:rPr>
      </w:pPr>
      <w:r w:rsidRPr="00C97611">
        <w:rPr>
          <w:sz w:val="18"/>
          <w:szCs w:val="18"/>
        </w:rPr>
        <w:t>* Asterisk = Fields whose values will not get populated.</w:t>
      </w:r>
    </w:p>
    <w:p w14:paraId="163B8F54" w14:textId="77777777" w:rsidR="002021F1" w:rsidRPr="00097167" w:rsidRDefault="002021F1" w:rsidP="00870DEA">
      <w:pPr>
        <w:pStyle w:val="Heading2"/>
      </w:pPr>
      <w:bookmarkStart w:id="277" w:name="_Toc268602779"/>
      <w:bookmarkStart w:id="278" w:name="_Toc292189178"/>
      <w:bookmarkStart w:id="279" w:name="billsummery"/>
      <w:bookmarkStart w:id="280" w:name="_Toc488928599"/>
      <w:bookmarkStart w:id="281" w:name="_Toc488928824"/>
      <w:bookmarkStart w:id="282" w:name="_Ref4779342"/>
      <w:bookmarkStart w:id="283" w:name="_BILL_SUMMARY_RECORD_1"/>
      <w:bookmarkStart w:id="284" w:name="_Toc205994571"/>
      <w:bookmarkEnd w:id="283"/>
      <w:r w:rsidRPr="00097167">
        <w:t xml:space="preserve">BILL </w:t>
      </w:r>
      <w:r w:rsidRPr="00870DEA">
        <w:t>SUMMARY</w:t>
      </w:r>
      <w:r w:rsidRPr="00097167">
        <w:t xml:space="preserve"> RECORD</w:t>
      </w:r>
      <w:bookmarkEnd w:id="277"/>
      <w:bookmarkEnd w:id="278"/>
      <w:bookmarkEnd w:id="280"/>
      <w:bookmarkEnd w:id="281"/>
      <w:bookmarkEnd w:id="282"/>
      <w:bookmarkEnd w:id="284"/>
    </w:p>
    <w:bookmarkEnd w:id="279"/>
    <w:p w14:paraId="05F652A6" w14:textId="77777777" w:rsidR="002021F1" w:rsidRPr="00AE5D83" w:rsidRDefault="002021F1" w:rsidP="002021F1">
      <w:pPr>
        <w:jc w:val="both"/>
      </w:pPr>
      <w:r w:rsidRPr="00AE5D83">
        <w:t>The following single circuit summary record will be included in the output file. For different products, Bill Summary Records positions and field name varies.</w:t>
      </w:r>
    </w:p>
    <w:p w14:paraId="55CD6892" w14:textId="77777777" w:rsidR="002021F1" w:rsidRPr="00AE5D83" w:rsidRDefault="00EC4F9F" w:rsidP="002021F1">
      <w:pPr>
        <w:jc w:val="both"/>
      </w:pPr>
      <w:r>
        <w:br w:type="page"/>
      </w:r>
      <w:r w:rsidR="002021F1" w:rsidRPr="00AE5D83">
        <w:t xml:space="preserve">RECORDTYPE: </w:t>
      </w:r>
      <w:r w:rsidR="002021F1" w:rsidRPr="00AE5D83">
        <w:rPr>
          <w:b/>
        </w:rPr>
        <w:t>BILLSUMMARYRECORD</w:t>
      </w:r>
      <w:r w:rsidR="002021F1" w:rsidRPr="00AE5D83" w:rsidDel="00DB1257">
        <w:t xml:space="preserve"> </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992"/>
        <w:gridCol w:w="773"/>
        <w:gridCol w:w="1107"/>
        <w:gridCol w:w="1094"/>
        <w:gridCol w:w="2697"/>
        <w:gridCol w:w="1573"/>
      </w:tblGrid>
      <w:tr w:rsidR="002021F1" w:rsidRPr="005B4766" w14:paraId="56D145A1" w14:textId="77777777" w:rsidTr="002021F1">
        <w:tc>
          <w:tcPr>
            <w:tcW w:w="1094" w:type="pct"/>
          </w:tcPr>
          <w:p w14:paraId="443180B5" w14:textId="77777777" w:rsidR="002021F1" w:rsidRPr="005B4766" w:rsidRDefault="002021F1" w:rsidP="002021F1">
            <w:pPr>
              <w:spacing w:after="120"/>
              <w:rPr>
                <w:b/>
                <w:sz w:val="18"/>
                <w:szCs w:val="18"/>
              </w:rPr>
            </w:pPr>
            <w:r w:rsidRPr="005B4766">
              <w:rPr>
                <w:b/>
                <w:sz w:val="18"/>
                <w:szCs w:val="18"/>
              </w:rPr>
              <w:t>Field Name</w:t>
            </w:r>
          </w:p>
        </w:tc>
        <w:tc>
          <w:tcPr>
            <w:tcW w:w="434" w:type="pct"/>
          </w:tcPr>
          <w:p w14:paraId="3A236729" w14:textId="77777777" w:rsidR="002021F1" w:rsidRPr="005B4766" w:rsidRDefault="002021F1" w:rsidP="002021F1">
            <w:pPr>
              <w:spacing w:after="120"/>
              <w:rPr>
                <w:b/>
                <w:sz w:val="18"/>
                <w:szCs w:val="18"/>
              </w:rPr>
            </w:pPr>
            <w:r w:rsidRPr="005B4766">
              <w:rPr>
                <w:b/>
                <w:sz w:val="18"/>
                <w:szCs w:val="18"/>
              </w:rPr>
              <w:t>Field No</w:t>
            </w:r>
          </w:p>
        </w:tc>
        <w:tc>
          <w:tcPr>
            <w:tcW w:w="521" w:type="pct"/>
          </w:tcPr>
          <w:p w14:paraId="7B396DB4" w14:textId="77777777" w:rsidR="002021F1" w:rsidRPr="005B4766" w:rsidRDefault="002021F1" w:rsidP="002021F1">
            <w:pPr>
              <w:spacing w:after="120"/>
              <w:rPr>
                <w:b/>
                <w:sz w:val="18"/>
                <w:szCs w:val="18"/>
              </w:rPr>
            </w:pPr>
            <w:r w:rsidRPr="005B4766">
              <w:rPr>
                <w:b/>
                <w:sz w:val="18"/>
                <w:szCs w:val="18"/>
              </w:rPr>
              <w:t xml:space="preserve">Maximum Field Length          </w:t>
            </w:r>
          </w:p>
        </w:tc>
        <w:tc>
          <w:tcPr>
            <w:tcW w:w="608" w:type="pct"/>
          </w:tcPr>
          <w:p w14:paraId="65327C1D" w14:textId="77777777" w:rsidR="002021F1" w:rsidRPr="005B4766" w:rsidRDefault="002021F1" w:rsidP="002021F1">
            <w:pPr>
              <w:spacing w:after="120"/>
              <w:rPr>
                <w:b/>
                <w:sz w:val="18"/>
                <w:szCs w:val="18"/>
              </w:rPr>
            </w:pPr>
            <w:r w:rsidRPr="005B4766">
              <w:rPr>
                <w:b/>
                <w:sz w:val="18"/>
                <w:szCs w:val="18"/>
              </w:rPr>
              <w:t>Format</w:t>
            </w:r>
          </w:p>
        </w:tc>
        <w:tc>
          <w:tcPr>
            <w:tcW w:w="1476" w:type="pct"/>
          </w:tcPr>
          <w:p w14:paraId="5CD049C3" w14:textId="77777777" w:rsidR="002021F1" w:rsidRPr="005B4766" w:rsidRDefault="002021F1" w:rsidP="002021F1">
            <w:pPr>
              <w:spacing w:after="120"/>
              <w:rPr>
                <w:b/>
                <w:sz w:val="18"/>
                <w:szCs w:val="18"/>
              </w:rPr>
            </w:pPr>
            <w:r w:rsidRPr="005B4766">
              <w:rPr>
                <w:b/>
                <w:sz w:val="18"/>
                <w:szCs w:val="18"/>
              </w:rPr>
              <w:t>Value</w:t>
            </w:r>
          </w:p>
        </w:tc>
        <w:tc>
          <w:tcPr>
            <w:tcW w:w="867" w:type="pct"/>
          </w:tcPr>
          <w:p w14:paraId="3DAAA6E4" w14:textId="77777777" w:rsidR="002021F1" w:rsidRPr="005B4766" w:rsidRDefault="002021F1" w:rsidP="002021F1">
            <w:pPr>
              <w:spacing w:after="120"/>
              <w:rPr>
                <w:b/>
                <w:sz w:val="18"/>
                <w:szCs w:val="18"/>
              </w:rPr>
            </w:pPr>
            <w:r>
              <w:rPr>
                <w:b/>
                <w:sz w:val="18"/>
                <w:szCs w:val="18"/>
              </w:rPr>
              <w:t>Note</w:t>
            </w:r>
          </w:p>
        </w:tc>
      </w:tr>
      <w:tr w:rsidR="002021F1" w:rsidRPr="005B4766" w14:paraId="33C07B93" w14:textId="77777777" w:rsidTr="002021F1">
        <w:tc>
          <w:tcPr>
            <w:tcW w:w="1094" w:type="pct"/>
          </w:tcPr>
          <w:p w14:paraId="3569124C" w14:textId="77777777" w:rsidR="002021F1" w:rsidRPr="005B4766" w:rsidRDefault="002021F1" w:rsidP="002021F1">
            <w:pPr>
              <w:spacing w:after="120"/>
              <w:rPr>
                <w:sz w:val="18"/>
                <w:szCs w:val="18"/>
              </w:rPr>
            </w:pPr>
            <w:r w:rsidRPr="005B4766">
              <w:rPr>
                <w:sz w:val="18"/>
                <w:szCs w:val="18"/>
              </w:rPr>
              <w:t>Record Type</w:t>
            </w:r>
          </w:p>
        </w:tc>
        <w:tc>
          <w:tcPr>
            <w:tcW w:w="434" w:type="pct"/>
          </w:tcPr>
          <w:p w14:paraId="1AEFBB2A" w14:textId="77777777" w:rsidR="002021F1" w:rsidRPr="005B4766" w:rsidRDefault="002021F1" w:rsidP="002021F1">
            <w:pPr>
              <w:spacing w:after="120"/>
              <w:rPr>
                <w:sz w:val="18"/>
                <w:szCs w:val="18"/>
              </w:rPr>
            </w:pPr>
            <w:r w:rsidRPr="005B4766">
              <w:rPr>
                <w:sz w:val="18"/>
                <w:szCs w:val="18"/>
              </w:rPr>
              <w:t>1</w:t>
            </w:r>
          </w:p>
        </w:tc>
        <w:tc>
          <w:tcPr>
            <w:tcW w:w="521" w:type="pct"/>
          </w:tcPr>
          <w:p w14:paraId="79EBEDA8" w14:textId="77777777" w:rsidR="002021F1" w:rsidRPr="005B4766" w:rsidRDefault="002021F1" w:rsidP="002021F1">
            <w:pPr>
              <w:spacing w:after="120"/>
              <w:rPr>
                <w:sz w:val="18"/>
                <w:szCs w:val="18"/>
              </w:rPr>
            </w:pPr>
            <w:r>
              <w:rPr>
                <w:sz w:val="18"/>
                <w:szCs w:val="18"/>
              </w:rPr>
              <w:t>255</w:t>
            </w:r>
          </w:p>
        </w:tc>
        <w:tc>
          <w:tcPr>
            <w:tcW w:w="608" w:type="pct"/>
          </w:tcPr>
          <w:p w14:paraId="6B093719" w14:textId="77777777" w:rsidR="002021F1" w:rsidRPr="005B4766" w:rsidRDefault="002021F1" w:rsidP="002021F1">
            <w:pPr>
              <w:spacing w:after="120"/>
              <w:rPr>
                <w:sz w:val="18"/>
                <w:szCs w:val="18"/>
              </w:rPr>
            </w:pPr>
            <w:r w:rsidRPr="005B4766">
              <w:rPr>
                <w:sz w:val="18"/>
                <w:szCs w:val="18"/>
              </w:rPr>
              <w:t>Text</w:t>
            </w:r>
          </w:p>
        </w:tc>
        <w:tc>
          <w:tcPr>
            <w:tcW w:w="1476" w:type="pct"/>
          </w:tcPr>
          <w:p w14:paraId="5B9397AB" w14:textId="77777777" w:rsidR="002021F1" w:rsidRPr="00D32C01" w:rsidRDefault="002021F1" w:rsidP="002021F1">
            <w:pPr>
              <w:spacing w:after="120"/>
              <w:rPr>
                <w:sz w:val="18"/>
                <w:szCs w:val="18"/>
              </w:rPr>
            </w:pPr>
            <w:r w:rsidRPr="00D32C01">
              <w:rPr>
                <w:sz w:val="18"/>
                <w:szCs w:val="18"/>
              </w:rPr>
              <w:t>BILLSUMMARYRECORD</w:t>
            </w:r>
          </w:p>
        </w:tc>
        <w:tc>
          <w:tcPr>
            <w:tcW w:w="867" w:type="pct"/>
          </w:tcPr>
          <w:p w14:paraId="482E5004" w14:textId="77777777" w:rsidR="002021F1" w:rsidRPr="005B4766" w:rsidRDefault="002021F1" w:rsidP="002021F1">
            <w:pPr>
              <w:spacing w:after="120"/>
              <w:rPr>
                <w:sz w:val="18"/>
                <w:szCs w:val="18"/>
              </w:rPr>
            </w:pPr>
          </w:p>
        </w:tc>
      </w:tr>
      <w:tr w:rsidR="002021F1" w:rsidRPr="005B4766" w14:paraId="03B23338" w14:textId="77777777" w:rsidTr="002021F1">
        <w:tc>
          <w:tcPr>
            <w:tcW w:w="1094" w:type="pct"/>
          </w:tcPr>
          <w:p w14:paraId="7A51933C" w14:textId="77777777" w:rsidR="002021F1" w:rsidRPr="001014D4" w:rsidRDefault="002021F1" w:rsidP="002021F1">
            <w:pPr>
              <w:spacing w:after="120"/>
              <w:rPr>
                <w:sz w:val="18"/>
                <w:szCs w:val="18"/>
              </w:rPr>
            </w:pPr>
            <w:r w:rsidRPr="001014D4">
              <w:rPr>
                <w:sz w:val="18"/>
                <w:szCs w:val="18"/>
              </w:rPr>
              <w:t>Net total of total bill charges</w:t>
            </w:r>
          </w:p>
        </w:tc>
        <w:tc>
          <w:tcPr>
            <w:tcW w:w="434" w:type="pct"/>
          </w:tcPr>
          <w:p w14:paraId="268A6706" w14:textId="77777777" w:rsidR="002021F1" w:rsidRPr="005B4766" w:rsidRDefault="002021F1" w:rsidP="002021F1">
            <w:pPr>
              <w:spacing w:after="120"/>
              <w:rPr>
                <w:sz w:val="18"/>
                <w:szCs w:val="18"/>
              </w:rPr>
            </w:pPr>
            <w:r>
              <w:rPr>
                <w:sz w:val="18"/>
                <w:szCs w:val="18"/>
              </w:rPr>
              <w:t>2</w:t>
            </w:r>
          </w:p>
        </w:tc>
        <w:tc>
          <w:tcPr>
            <w:tcW w:w="521" w:type="pct"/>
          </w:tcPr>
          <w:p w14:paraId="269F1F55" w14:textId="77777777" w:rsidR="002021F1" w:rsidRPr="005B4766" w:rsidRDefault="002021F1" w:rsidP="002021F1">
            <w:pPr>
              <w:spacing w:after="120"/>
              <w:rPr>
                <w:sz w:val="18"/>
                <w:szCs w:val="18"/>
              </w:rPr>
            </w:pPr>
            <w:r>
              <w:rPr>
                <w:sz w:val="18"/>
                <w:szCs w:val="18"/>
              </w:rPr>
              <w:t>18</w:t>
            </w:r>
          </w:p>
        </w:tc>
        <w:tc>
          <w:tcPr>
            <w:tcW w:w="608" w:type="pct"/>
          </w:tcPr>
          <w:p w14:paraId="4181C4AA" w14:textId="77777777" w:rsidR="002021F1" w:rsidRPr="005B4766" w:rsidRDefault="002021F1" w:rsidP="002021F1">
            <w:pPr>
              <w:spacing w:after="120"/>
              <w:rPr>
                <w:sz w:val="18"/>
                <w:szCs w:val="18"/>
              </w:rPr>
            </w:pPr>
            <w:r w:rsidRPr="005B4766">
              <w:rPr>
                <w:sz w:val="18"/>
                <w:szCs w:val="18"/>
              </w:rPr>
              <w:t>Num</w:t>
            </w:r>
          </w:p>
        </w:tc>
        <w:tc>
          <w:tcPr>
            <w:tcW w:w="1476" w:type="pct"/>
          </w:tcPr>
          <w:p w14:paraId="2A627DDC" w14:textId="77777777" w:rsidR="002021F1" w:rsidRPr="005B4766"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67" w:type="pct"/>
          </w:tcPr>
          <w:p w14:paraId="1F831B12" w14:textId="77777777" w:rsidR="002021F1" w:rsidRPr="0006028F" w:rsidRDefault="002021F1" w:rsidP="002021F1">
            <w:pPr>
              <w:spacing w:after="120"/>
              <w:rPr>
                <w:sz w:val="18"/>
                <w:szCs w:val="18"/>
              </w:rPr>
            </w:pPr>
          </w:p>
        </w:tc>
      </w:tr>
      <w:tr w:rsidR="002021F1" w:rsidRPr="005B4766" w14:paraId="42728CA8" w14:textId="77777777" w:rsidTr="002021F1">
        <w:tc>
          <w:tcPr>
            <w:tcW w:w="1094" w:type="pct"/>
          </w:tcPr>
          <w:p w14:paraId="6663AF3A" w14:textId="77777777" w:rsidR="002021F1" w:rsidRPr="001014D4" w:rsidRDefault="002021F1" w:rsidP="002021F1">
            <w:pPr>
              <w:spacing w:after="120"/>
              <w:rPr>
                <w:sz w:val="18"/>
                <w:szCs w:val="18"/>
              </w:rPr>
            </w:pPr>
            <w:r w:rsidRPr="001014D4">
              <w:rPr>
                <w:sz w:val="18"/>
                <w:szCs w:val="18"/>
              </w:rPr>
              <w:t>Total VAT due on bill</w:t>
            </w:r>
          </w:p>
        </w:tc>
        <w:tc>
          <w:tcPr>
            <w:tcW w:w="434" w:type="pct"/>
          </w:tcPr>
          <w:p w14:paraId="194633A4" w14:textId="77777777" w:rsidR="002021F1" w:rsidRPr="005B4766" w:rsidRDefault="002021F1" w:rsidP="002021F1">
            <w:pPr>
              <w:spacing w:after="120"/>
              <w:rPr>
                <w:sz w:val="18"/>
                <w:szCs w:val="18"/>
              </w:rPr>
            </w:pPr>
            <w:r>
              <w:rPr>
                <w:sz w:val="18"/>
                <w:szCs w:val="18"/>
              </w:rPr>
              <w:t>3</w:t>
            </w:r>
          </w:p>
        </w:tc>
        <w:tc>
          <w:tcPr>
            <w:tcW w:w="521" w:type="pct"/>
          </w:tcPr>
          <w:p w14:paraId="3537DFD0" w14:textId="77777777" w:rsidR="002021F1" w:rsidRPr="005B4766" w:rsidRDefault="002021F1" w:rsidP="002021F1">
            <w:pPr>
              <w:spacing w:after="120"/>
              <w:rPr>
                <w:sz w:val="18"/>
                <w:szCs w:val="18"/>
              </w:rPr>
            </w:pPr>
            <w:r>
              <w:rPr>
                <w:sz w:val="18"/>
                <w:szCs w:val="18"/>
              </w:rPr>
              <w:t>18</w:t>
            </w:r>
          </w:p>
        </w:tc>
        <w:tc>
          <w:tcPr>
            <w:tcW w:w="608" w:type="pct"/>
          </w:tcPr>
          <w:p w14:paraId="3B92021C" w14:textId="77777777" w:rsidR="002021F1" w:rsidRPr="005B4766" w:rsidRDefault="002021F1" w:rsidP="002021F1">
            <w:pPr>
              <w:spacing w:after="120"/>
              <w:rPr>
                <w:sz w:val="18"/>
                <w:szCs w:val="18"/>
              </w:rPr>
            </w:pPr>
            <w:r w:rsidRPr="005B4766">
              <w:rPr>
                <w:sz w:val="18"/>
                <w:szCs w:val="18"/>
              </w:rPr>
              <w:t>Num</w:t>
            </w:r>
          </w:p>
        </w:tc>
        <w:tc>
          <w:tcPr>
            <w:tcW w:w="1476" w:type="pct"/>
          </w:tcPr>
          <w:p w14:paraId="6B67B3F3" w14:textId="77777777" w:rsidR="002021F1" w:rsidRPr="005B4766"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67" w:type="pct"/>
          </w:tcPr>
          <w:p w14:paraId="046F71EF" w14:textId="77777777" w:rsidR="002021F1" w:rsidRPr="0006028F" w:rsidRDefault="002021F1" w:rsidP="002021F1">
            <w:pPr>
              <w:spacing w:after="120"/>
              <w:rPr>
                <w:sz w:val="18"/>
                <w:szCs w:val="18"/>
              </w:rPr>
            </w:pPr>
          </w:p>
        </w:tc>
      </w:tr>
      <w:tr w:rsidR="002021F1" w:rsidRPr="005B4766" w14:paraId="75E0FA7D" w14:textId="77777777" w:rsidTr="002021F1">
        <w:tc>
          <w:tcPr>
            <w:tcW w:w="1094" w:type="pct"/>
          </w:tcPr>
          <w:p w14:paraId="3F8AD0AA" w14:textId="77777777" w:rsidR="002021F1" w:rsidRPr="001014D4" w:rsidRDefault="002021F1" w:rsidP="002021F1">
            <w:pPr>
              <w:spacing w:after="120"/>
              <w:rPr>
                <w:sz w:val="18"/>
                <w:szCs w:val="18"/>
              </w:rPr>
            </w:pPr>
            <w:r w:rsidRPr="001014D4">
              <w:rPr>
                <w:sz w:val="18"/>
                <w:szCs w:val="18"/>
              </w:rPr>
              <w:t>Net total of charges, NOT subject to VAT</w:t>
            </w:r>
          </w:p>
        </w:tc>
        <w:tc>
          <w:tcPr>
            <w:tcW w:w="434" w:type="pct"/>
          </w:tcPr>
          <w:p w14:paraId="4B73D61C" w14:textId="77777777" w:rsidR="002021F1" w:rsidRPr="005B4766" w:rsidRDefault="002021F1" w:rsidP="002021F1">
            <w:pPr>
              <w:spacing w:after="120"/>
              <w:rPr>
                <w:sz w:val="18"/>
                <w:szCs w:val="18"/>
              </w:rPr>
            </w:pPr>
            <w:r>
              <w:rPr>
                <w:sz w:val="18"/>
                <w:szCs w:val="18"/>
              </w:rPr>
              <w:t>4</w:t>
            </w:r>
          </w:p>
        </w:tc>
        <w:tc>
          <w:tcPr>
            <w:tcW w:w="521" w:type="pct"/>
          </w:tcPr>
          <w:p w14:paraId="35E9CD89" w14:textId="77777777" w:rsidR="002021F1" w:rsidRPr="005B4766" w:rsidRDefault="002021F1" w:rsidP="002021F1">
            <w:pPr>
              <w:spacing w:after="120"/>
              <w:rPr>
                <w:sz w:val="18"/>
                <w:szCs w:val="18"/>
              </w:rPr>
            </w:pPr>
            <w:r>
              <w:rPr>
                <w:sz w:val="18"/>
                <w:szCs w:val="18"/>
              </w:rPr>
              <w:t>18</w:t>
            </w:r>
          </w:p>
        </w:tc>
        <w:tc>
          <w:tcPr>
            <w:tcW w:w="608" w:type="pct"/>
          </w:tcPr>
          <w:p w14:paraId="657EC0AE" w14:textId="77777777" w:rsidR="002021F1" w:rsidRPr="005B4766" w:rsidRDefault="002021F1" w:rsidP="002021F1">
            <w:pPr>
              <w:spacing w:after="120"/>
              <w:rPr>
                <w:sz w:val="18"/>
                <w:szCs w:val="18"/>
              </w:rPr>
            </w:pPr>
            <w:r w:rsidRPr="005B4766">
              <w:rPr>
                <w:sz w:val="18"/>
                <w:szCs w:val="18"/>
              </w:rPr>
              <w:t>Num</w:t>
            </w:r>
          </w:p>
        </w:tc>
        <w:tc>
          <w:tcPr>
            <w:tcW w:w="1476" w:type="pct"/>
          </w:tcPr>
          <w:p w14:paraId="4AB2D117" w14:textId="77777777" w:rsidR="002021F1" w:rsidRPr="005B4766"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67" w:type="pct"/>
          </w:tcPr>
          <w:p w14:paraId="490C3F30" w14:textId="77777777" w:rsidR="002021F1" w:rsidRPr="0006028F" w:rsidRDefault="002021F1" w:rsidP="002021F1">
            <w:pPr>
              <w:spacing w:after="120"/>
              <w:rPr>
                <w:sz w:val="18"/>
                <w:szCs w:val="18"/>
              </w:rPr>
            </w:pPr>
          </w:p>
        </w:tc>
      </w:tr>
      <w:tr w:rsidR="002021F1" w:rsidRPr="00705394" w14:paraId="04CCFF9B" w14:textId="77777777" w:rsidTr="002021F1">
        <w:tc>
          <w:tcPr>
            <w:tcW w:w="1094" w:type="pct"/>
          </w:tcPr>
          <w:p w14:paraId="52F67662" w14:textId="77777777" w:rsidR="002021F1" w:rsidRPr="001014D4" w:rsidRDefault="002021F1" w:rsidP="002021F1">
            <w:pPr>
              <w:spacing w:after="120"/>
              <w:rPr>
                <w:sz w:val="18"/>
                <w:szCs w:val="18"/>
              </w:rPr>
            </w:pPr>
            <w:r w:rsidRPr="001014D4">
              <w:rPr>
                <w:sz w:val="18"/>
                <w:szCs w:val="18"/>
              </w:rPr>
              <w:t>Invoice total due including any VAT</w:t>
            </w:r>
          </w:p>
        </w:tc>
        <w:tc>
          <w:tcPr>
            <w:tcW w:w="434" w:type="pct"/>
          </w:tcPr>
          <w:p w14:paraId="542879DF" w14:textId="77777777" w:rsidR="002021F1" w:rsidRPr="005B4766" w:rsidRDefault="002021F1" w:rsidP="002021F1">
            <w:pPr>
              <w:spacing w:after="120"/>
              <w:rPr>
                <w:sz w:val="18"/>
                <w:szCs w:val="18"/>
              </w:rPr>
            </w:pPr>
            <w:r>
              <w:rPr>
                <w:sz w:val="18"/>
                <w:szCs w:val="18"/>
              </w:rPr>
              <w:t>5</w:t>
            </w:r>
          </w:p>
        </w:tc>
        <w:tc>
          <w:tcPr>
            <w:tcW w:w="521" w:type="pct"/>
          </w:tcPr>
          <w:p w14:paraId="2FD84BE9" w14:textId="77777777" w:rsidR="002021F1" w:rsidRPr="005B4766" w:rsidRDefault="002021F1" w:rsidP="002021F1">
            <w:pPr>
              <w:spacing w:after="120"/>
              <w:rPr>
                <w:sz w:val="18"/>
                <w:szCs w:val="18"/>
              </w:rPr>
            </w:pPr>
            <w:r>
              <w:rPr>
                <w:sz w:val="18"/>
                <w:szCs w:val="18"/>
              </w:rPr>
              <w:t>18</w:t>
            </w:r>
          </w:p>
        </w:tc>
        <w:tc>
          <w:tcPr>
            <w:tcW w:w="608" w:type="pct"/>
          </w:tcPr>
          <w:p w14:paraId="17E4F2B4" w14:textId="77777777" w:rsidR="002021F1" w:rsidRPr="005B4766" w:rsidRDefault="002021F1" w:rsidP="002021F1">
            <w:pPr>
              <w:spacing w:after="120"/>
              <w:rPr>
                <w:sz w:val="18"/>
                <w:szCs w:val="18"/>
              </w:rPr>
            </w:pPr>
            <w:r w:rsidRPr="005B4766">
              <w:rPr>
                <w:sz w:val="18"/>
                <w:szCs w:val="18"/>
              </w:rPr>
              <w:t>Num</w:t>
            </w:r>
          </w:p>
        </w:tc>
        <w:tc>
          <w:tcPr>
            <w:tcW w:w="1476" w:type="pct"/>
          </w:tcPr>
          <w:p w14:paraId="453F9AB0" w14:textId="77777777" w:rsidR="002021F1" w:rsidRPr="0070539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67" w:type="pct"/>
          </w:tcPr>
          <w:p w14:paraId="341E2DBA" w14:textId="77777777" w:rsidR="002021F1" w:rsidRPr="0006028F" w:rsidRDefault="002021F1" w:rsidP="002021F1">
            <w:pPr>
              <w:spacing w:after="120"/>
              <w:rPr>
                <w:sz w:val="18"/>
                <w:szCs w:val="18"/>
              </w:rPr>
            </w:pPr>
          </w:p>
        </w:tc>
      </w:tr>
      <w:tr w:rsidR="002021F1" w:rsidRPr="00705394" w14:paraId="764A5788" w14:textId="77777777" w:rsidTr="002021F1">
        <w:tc>
          <w:tcPr>
            <w:tcW w:w="1094" w:type="pct"/>
          </w:tcPr>
          <w:p w14:paraId="47769847" w14:textId="77777777" w:rsidR="002021F1" w:rsidRPr="001A6D81" w:rsidRDefault="002021F1" w:rsidP="002021F1">
            <w:pPr>
              <w:spacing w:after="120"/>
              <w:rPr>
                <w:sz w:val="18"/>
                <w:szCs w:val="18"/>
              </w:rPr>
            </w:pPr>
            <w:r w:rsidRPr="001A6D81">
              <w:rPr>
                <w:sz w:val="18"/>
                <w:szCs w:val="18"/>
              </w:rPr>
              <w:t>Summary total of all one</w:t>
            </w:r>
            <w:r w:rsidR="00393CFE">
              <w:rPr>
                <w:sz w:val="18"/>
                <w:szCs w:val="18"/>
              </w:rPr>
              <w:t xml:space="preserve"> </w:t>
            </w:r>
            <w:r w:rsidRPr="001A6D81">
              <w:rPr>
                <w:sz w:val="18"/>
                <w:szCs w:val="18"/>
              </w:rPr>
              <w:t>-</w:t>
            </w:r>
            <w:r w:rsidR="00393CFE">
              <w:rPr>
                <w:sz w:val="18"/>
                <w:szCs w:val="18"/>
              </w:rPr>
              <w:t xml:space="preserve"> </w:t>
            </w:r>
            <w:r w:rsidRPr="001A6D81">
              <w:rPr>
                <w:sz w:val="18"/>
                <w:szCs w:val="18"/>
              </w:rPr>
              <w:t>off charges</w:t>
            </w:r>
          </w:p>
        </w:tc>
        <w:tc>
          <w:tcPr>
            <w:tcW w:w="434" w:type="pct"/>
          </w:tcPr>
          <w:p w14:paraId="2BBCB3C3" w14:textId="77777777" w:rsidR="002021F1" w:rsidRPr="005B4766" w:rsidRDefault="002021F1" w:rsidP="002021F1">
            <w:pPr>
              <w:spacing w:after="120"/>
              <w:rPr>
                <w:sz w:val="18"/>
                <w:szCs w:val="18"/>
              </w:rPr>
            </w:pPr>
            <w:r>
              <w:rPr>
                <w:sz w:val="18"/>
                <w:szCs w:val="18"/>
              </w:rPr>
              <w:t>6</w:t>
            </w:r>
          </w:p>
        </w:tc>
        <w:tc>
          <w:tcPr>
            <w:tcW w:w="521" w:type="pct"/>
          </w:tcPr>
          <w:p w14:paraId="0148FCC3" w14:textId="77777777" w:rsidR="002021F1" w:rsidRPr="005B4766" w:rsidRDefault="002021F1" w:rsidP="002021F1">
            <w:pPr>
              <w:spacing w:after="120"/>
              <w:rPr>
                <w:sz w:val="18"/>
                <w:szCs w:val="18"/>
              </w:rPr>
            </w:pPr>
            <w:r>
              <w:rPr>
                <w:sz w:val="18"/>
                <w:szCs w:val="18"/>
              </w:rPr>
              <w:t>18</w:t>
            </w:r>
          </w:p>
        </w:tc>
        <w:tc>
          <w:tcPr>
            <w:tcW w:w="608" w:type="pct"/>
          </w:tcPr>
          <w:p w14:paraId="68156BCD" w14:textId="77777777" w:rsidR="002021F1" w:rsidRPr="005B4766" w:rsidRDefault="002021F1" w:rsidP="002021F1">
            <w:pPr>
              <w:spacing w:after="120"/>
              <w:rPr>
                <w:sz w:val="18"/>
                <w:szCs w:val="18"/>
              </w:rPr>
            </w:pPr>
            <w:r w:rsidRPr="005B4766">
              <w:rPr>
                <w:sz w:val="18"/>
                <w:szCs w:val="18"/>
              </w:rPr>
              <w:t>Num</w:t>
            </w:r>
          </w:p>
        </w:tc>
        <w:tc>
          <w:tcPr>
            <w:tcW w:w="1476" w:type="pct"/>
          </w:tcPr>
          <w:p w14:paraId="18D582B3" w14:textId="77777777" w:rsidR="002021F1" w:rsidRPr="0070539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67" w:type="pct"/>
          </w:tcPr>
          <w:p w14:paraId="5203C932" w14:textId="77777777" w:rsidR="002021F1" w:rsidRPr="0006028F" w:rsidRDefault="002021F1" w:rsidP="002021F1">
            <w:pPr>
              <w:spacing w:after="120"/>
              <w:rPr>
                <w:sz w:val="18"/>
                <w:szCs w:val="18"/>
              </w:rPr>
            </w:pPr>
          </w:p>
        </w:tc>
      </w:tr>
      <w:tr w:rsidR="002021F1" w:rsidRPr="008A2A14" w14:paraId="0CE2DD39" w14:textId="77777777" w:rsidTr="002021F1">
        <w:tc>
          <w:tcPr>
            <w:tcW w:w="1094" w:type="pct"/>
          </w:tcPr>
          <w:p w14:paraId="1D0CEA7A" w14:textId="77777777" w:rsidR="002021F1" w:rsidRPr="001A6D81" w:rsidRDefault="002021F1" w:rsidP="002021F1">
            <w:pPr>
              <w:spacing w:after="120"/>
              <w:rPr>
                <w:sz w:val="18"/>
                <w:szCs w:val="18"/>
              </w:rPr>
            </w:pPr>
            <w:r w:rsidRPr="001A6D81">
              <w:rPr>
                <w:sz w:val="18"/>
                <w:szCs w:val="18"/>
              </w:rPr>
              <w:t>Summary total of all periodic charges</w:t>
            </w:r>
          </w:p>
        </w:tc>
        <w:tc>
          <w:tcPr>
            <w:tcW w:w="434" w:type="pct"/>
          </w:tcPr>
          <w:p w14:paraId="138C1DB8" w14:textId="77777777" w:rsidR="002021F1" w:rsidRPr="005B4766" w:rsidRDefault="002021F1" w:rsidP="002021F1">
            <w:pPr>
              <w:spacing w:after="120"/>
              <w:rPr>
                <w:sz w:val="18"/>
                <w:szCs w:val="18"/>
              </w:rPr>
            </w:pPr>
            <w:r>
              <w:rPr>
                <w:sz w:val="18"/>
                <w:szCs w:val="18"/>
              </w:rPr>
              <w:t>7</w:t>
            </w:r>
          </w:p>
        </w:tc>
        <w:tc>
          <w:tcPr>
            <w:tcW w:w="521" w:type="pct"/>
          </w:tcPr>
          <w:p w14:paraId="015CD5B1" w14:textId="77777777" w:rsidR="002021F1" w:rsidRDefault="002021F1" w:rsidP="002021F1">
            <w:pPr>
              <w:spacing w:after="120"/>
              <w:rPr>
                <w:sz w:val="18"/>
                <w:szCs w:val="18"/>
              </w:rPr>
            </w:pPr>
            <w:r>
              <w:rPr>
                <w:sz w:val="18"/>
                <w:szCs w:val="18"/>
              </w:rPr>
              <w:t>18</w:t>
            </w:r>
          </w:p>
        </w:tc>
        <w:tc>
          <w:tcPr>
            <w:tcW w:w="608" w:type="pct"/>
          </w:tcPr>
          <w:p w14:paraId="617EA377" w14:textId="77777777" w:rsidR="002021F1" w:rsidRPr="005B4766" w:rsidRDefault="002021F1" w:rsidP="002021F1">
            <w:pPr>
              <w:spacing w:after="120"/>
              <w:rPr>
                <w:sz w:val="18"/>
                <w:szCs w:val="18"/>
              </w:rPr>
            </w:pPr>
            <w:r w:rsidRPr="005B4766">
              <w:rPr>
                <w:sz w:val="18"/>
                <w:szCs w:val="18"/>
              </w:rPr>
              <w:t>Num</w:t>
            </w:r>
          </w:p>
        </w:tc>
        <w:tc>
          <w:tcPr>
            <w:tcW w:w="1476" w:type="pct"/>
          </w:tcPr>
          <w:p w14:paraId="525206F7" w14:textId="77777777" w:rsidR="002021F1" w:rsidRPr="008A2A1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67" w:type="pct"/>
          </w:tcPr>
          <w:p w14:paraId="2FE204E7" w14:textId="77777777" w:rsidR="002021F1" w:rsidRPr="0006028F" w:rsidRDefault="002021F1" w:rsidP="002021F1">
            <w:pPr>
              <w:spacing w:after="120"/>
              <w:rPr>
                <w:sz w:val="18"/>
                <w:szCs w:val="18"/>
              </w:rPr>
            </w:pPr>
          </w:p>
        </w:tc>
      </w:tr>
      <w:tr w:rsidR="002021F1" w:rsidRPr="008A2A14" w14:paraId="07110E7C" w14:textId="77777777" w:rsidTr="002021F1">
        <w:tc>
          <w:tcPr>
            <w:tcW w:w="1094" w:type="pct"/>
          </w:tcPr>
          <w:p w14:paraId="764D9C3C" w14:textId="77777777" w:rsidR="002021F1" w:rsidRPr="001A6D81" w:rsidRDefault="002021F1" w:rsidP="002021F1">
            <w:pPr>
              <w:spacing w:after="120"/>
              <w:rPr>
                <w:sz w:val="18"/>
                <w:szCs w:val="18"/>
              </w:rPr>
            </w:pPr>
            <w:r w:rsidRPr="001A6D81">
              <w:rPr>
                <w:sz w:val="18"/>
                <w:szCs w:val="18"/>
              </w:rPr>
              <w:t>Summary total of all event charges</w:t>
            </w:r>
          </w:p>
        </w:tc>
        <w:tc>
          <w:tcPr>
            <w:tcW w:w="434" w:type="pct"/>
          </w:tcPr>
          <w:p w14:paraId="1A6FA368" w14:textId="77777777" w:rsidR="002021F1" w:rsidRPr="005B4766" w:rsidRDefault="002021F1" w:rsidP="002021F1">
            <w:pPr>
              <w:spacing w:after="120"/>
              <w:rPr>
                <w:sz w:val="18"/>
                <w:szCs w:val="18"/>
              </w:rPr>
            </w:pPr>
            <w:r>
              <w:rPr>
                <w:sz w:val="18"/>
                <w:szCs w:val="18"/>
              </w:rPr>
              <w:t>8</w:t>
            </w:r>
          </w:p>
        </w:tc>
        <w:tc>
          <w:tcPr>
            <w:tcW w:w="521" w:type="pct"/>
          </w:tcPr>
          <w:p w14:paraId="47DC9F21" w14:textId="77777777" w:rsidR="002021F1" w:rsidRDefault="002021F1" w:rsidP="002021F1">
            <w:pPr>
              <w:spacing w:after="120"/>
              <w:rPr>
                <w:sz w:val="18"/>
                <w:szCs w:val="18"/>
              </w:rPr>
            </w:pPr>
            <w:r>
              <w:rPr>
                <w:sz w:val="18"/>
                <w:szCs w:val="18"/>
              </w:rPr>
              <w:t>18</w:t>
            </w:r>
          </w:p>
        </w:tc>
        <w:tc>
          <w:tcPr>
            <w:tcW w:w="608" w:type="pct"/>
          </w:tcPr>
          <w:p w14:paraId="75D1805D" w14:textId="77777777" w:rsidR="002021F1" w:rsidRPr="005B4766" w:rsidRDefault="002021F1" w:rsidP="002021F1">
            <w:pPr>
              <w:spacing w:after="120"/>
              <w:rPr>
                <w:sz w:val="18"/>
                <w:szCs w:val="18"/>
              </w:rPr>
            </w:pPr>
            <w:r w:rsidRPr="005B4766">
              <w:rPr>
                <w:sz w:val="18"/>
                <w:szCs w:val="18"/>
              </w:rPr>
              <w:t>Num</w:t>
            </w:r>
          </w:p>
        </w:tc>
        <w:tc>
          <w:tcPr>
            <w:tcW w:w="1476" w:type="pct"/>
          </w:tcPr>
          <w:p w14:paraId="013665A7" w14:textId="77777777" w:rsidR="002021F1" w:rsidRPr="008A2A1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67" w:type="pct"/>
          </w:tcPr>
          <w:p w14:paraId="1EE66082" w14:textId="77777777" w:rsidR="002021F1" w:rsidRPr="0006028F" w:rsidRDefault="002021F1" w:rsidP="002021F1">
            <w:pPr>
              <w:spacing w:after="120"/>
              <w:rPr>
                <w:sz w:val="18"/>
                <w:szCs w:val="18"/>
              </w:rPr>
            </w:pPr>
          </w:p>
        </w:tc>
      </w:tr>
      <w:tr w:rsidR="002021F1" w:rsidRPr="008A2A14" w14:paraId="02C833EE" w14:textId="77777777" w:rsidTr="002021F1">
        <w:tc>
          <w:tcPr>
            <w:tcW w:w="1094" w:type="pct"/>
          </w:tcPr>
          <w:p w14:paraId="34654CF4" w14:textId="77777777" w:rsidR="002021F1" w:rsidRPr="001A6D81" w:rsidRDefault="002021F1" w:rsidP="002021F1">
            <w:pPr>
              <w:spacing w:after="120"/>
              <w:rPr>
                <w:sz w:val="18"/>
                <w:szCs w:val="18"/>
              </w:rPr>
            </w:pPr>
            <w:r w:rsidRPr="001A6D81">
              <w:rPr>
                <w:sz w:val="18"/>
                <w:szCs w:val="18"/>
              </w:rPr>
              <w:t>Summary total of all non product/event charges</w:t>
            </w:r>
          </w:p>
        </w:tc>
        <w:tc>
          <w:tcPr>
            <w:tcW w:w="434" w:type="pct"/>
          </w:tcPr>
          <w:p w14:paraId="2D45FAAE" w14:textId="77777777" w:rsidR="002021F1" w:rsidRPr="005B4766" w:rsidRDefault="002021F1" w:rsidP="002021F1">
            <w:pPr>
              <w:spacing w:after="120"/>
              <w:rPr>
                <w:sz w:val="18"/>
                <w:szCs w:val="18"/>
              </w:rPr>
            </w:pPr>
            <w:r>
              <w:rPr>
                <w:sz w:val="18"/>
                <w:szCs w:val="18"/>
              </w:rPr>
              <w:t>9</w:t>
            </w:r>
          </w:p>
        </w:tc>
        <w:tc>
          <w:tcPr>
            <w:tcW w:w="521" w:type="pct"/>
          </w:tcPr>
          <w:p w14:paraId="70AEB2B9" w14:textId="77777777" w:rsidR="002021F1" w:rsidRDefault="002021F1" w:rsidP="002021F1">
            <w:pPr>
              <w:spacing w:after="120"/>
              <w:rPr>
                <w:sz w:val="18"/>
                <w:szCs w:val="18"/>
              </w:rPr>
            </w:pPr>
            <w:r>
              <w:rPr>
                <w:sz w:val="18"/>
                <w:szCs w:val="18"/>
              </w:rPr>
              <w:t>18</w:t>
            </w:r>
          </w:p>
        </w:tc>
        <w:tc>
          <w:tcPr>
            <w:tcW w:w="608" w:type="pct"/>
          </w:tcPr>
          <w:p w14:paraId="790B4CAA" w14:textId="77777777" w:rsidR="002021F1" w:rsidRPr="005B4766" w:rsidRDefault="002021F1" w:rsidP="002021F1">
            <w:pPr>
              <w:spacing w:after="120"/>
              <w:rPr>
                <w:sz w:val="18"/>
                <w:szCs w:val="18"/>
              </w:rPr>
            </w:pPr>
            <w:r w:rsidRPr="005B4766">
              <w:rPr>
                <w:sz w:val="18"/>
                <w:szCs w:val="18"/>
              </w:rPr>
              <w:t>Num</w:t>
            </w:r>
          </w:p>
        </w:tc>
        <w:tc>
          <w:tcPr>
            <w:tcW w:w="1476" w:type="pct"/>
          </w:tcPr>
          <w:p w14:paraId="41891C1B" w14:textId="77777777" w:rsidR="002021F1" w:rsidRPr="008A2A1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67" w:type="pct"/>
          </w:tcPr>
          <w:p w14:paraId="44080582" w14:textId="77777777" w:rsidR="002021F1" w:rsidRPr="0006028F" w:rsidRDefault="002021F1" w:rsidP="002021F1">
            <w:pPr>
              <w:spacing w:after="120"/>
              <w:rPr>
                <w:sz w:val="18"/>
                <w:szCs w:val="18"/>
              </w:rPr>
            </w:pPr>
          </w:p>
        </w:tc>
      </w:tr>
    </w:tbl>
    <w:p w14:paraId="557CF3EC" w14:textId="77777777" w:rsidR="002021F1" w:rsidRDefault="00632AE8" w:rsidP="00870DEA">
      <w:pPr>
        <w:pStyle w:val="Heading1"/>
      </w:pPr>
      <w:r>
        <w:br w:type="page"/>
      </w:r>
      <w:bookmarkStart w:id="285" w:name="_Toc488928600"/>
      <w:bookmarkStart w:id="286" w:name="_Toc488928825"/>
      <w:bookmarkStart w:id="287" w:name="_Toc205994572"/>
      <w:r>
        <w:t xml:space="preserve">SBS Products Bill </w:t>
      </w:r>
      <w:r w:rsidRPr="00870DEA">
        <w:t>Backup</w:t>
      </w:r>
      <w:bookmarkEnd w:id="285"/>
      <w:bookmarkEnd w:id="286"/>
      <w:bookmarkEnd w:id="287"/>
    </w:p>
    <w:p w14:paraId="35A682FF" w14:textId="77777777" w:rsidR="002021F1" w:rsidRDefault="002021F1" w:rsidP="00870DEA">
      <w:pPr>
        <w:pStyle w:val="Heading2"/>
      </w:pPr>
      <w:bookmarkStart w:id="288" w:name="_Toc292189180"/>
      <w:bookmarkStart w:id="289" w:name="_Toc488928601"/>
      <w:bookmarkStart w:id="290" w:name="_Toc488928826"/>
      <w:bookmarkStart w:id="291" w:name="_Toc205994573"/>
      <w:r w:rsidRPr="00870DEA">
        <w:t>Bill</w:t>
      </w:r>
      <w:r>
        <w:t xml:space="preserve"> Backup Data File</w:t>
      </w:r>
      <w:bookmarkEnd w:id="288"/>
      <w:bookmarkEnd w:id="289"/>
      <w:bookmarkEnd w:id="290"/>
      <w:bookmarkEnd w:id="291"/>
    </w:p>
    <w:p w14:paraId="4FFC4E72" w14:textId="77777777" w:rsidR="002021F1" w:rsidRDefault="002021F1" w:rsidP="002021F1">
      <w:pPr>
        <w:jc w:val="both"/>
        <w:rPr>
          <w:sz w:val="22"/>
          <w:szCs w:val="22"/>
        </w:rPr>
      </w:pPr>
      <w:r w:rsidRPr="00B52478">
        <w:rPr>
          <w:sz w:val="22"/>
          <w:szCs w:val="22"/>
        </w:rPr>
        <w:t>The bill backup files will contain a number of different types of records as listed.</w:t>
      </w:r>
    </w:p>
    <w:p w14:paraId="1D5A5524" w14:textId="77777777" w:rsidR="002021F1" w:rsidRPr="00B51E8E" w:rsidRDefault="002021F1" w:rsidP="008C5985">
      <w:pPr>
        <w:numPr>
          <w:ilvl w:val="0"/>
          <w:numId w:val="12"/>
        </w:numPr>
        <w:spacing w:after="120" w:line="240" w:lineRule="auto"/>
        <w:jc w:val="both"/>
        <w:rPr>
          <w:sz w:val="22"/>
          <w:szCs w:val="22"/>
        </w:rPr>
      </w:pPr>
      <w:r w:rsidRPr="00B51E8E">
        <w:t>Customer record (identified by CUSTOMERRECORD). This will be used to identify which CP is being billed and what the account number is etc.</w:t>
      </w:r>
    </w:p>
    <w:p w14:paraId="2D8104DF" w14:textId="77777777" w:rsidR="002021F1" w:rsidRPr="003D3A3A" w:rsidRDefault="002021F1" w:rsidP="008C5985">
      <w:pPr>
        <w:numPr>
          <w:ilvl w:val="0"/>
          <w:numId w:val="6"/>
        </w:numPr>
        <w:tabs>
          <w:tab w:val="clear" w:pos="360"/>
          <w:tab w:val="num" w:pos="720"/>
        </w:tabs>
        <w:spacing w:after="120" w:line="240" w:lineRule="auto"/>
        <w:ind w:left="720"/>
        <w:jc w:val="both"/>
      </w:pPr>
      <w:r w:rsidRPr="003D3A3A">
        <w:t>Product Charge (identified by PRODUCTCHARGE) – this is used for the following charge categories:</w:t>
      </w:r>
    </w:p>
    <w:p w14:paraId="49A49ABB" w14:textId="77777777" w:rsidR="002021F1" w:rsidRPr="003D3A3A" w:rsidRDefault="002021F1" w:rsidP="008C5985">
      <w:pPr>
        <w:numPr>
          <w:ilvl w:val="0"/>
          <w:numId w:val="6"/>
        </w:numPr>
        <w:tabs>
          <w:tab w:val="clear" w:pos="360"/>
          <w:tab w:val="num" w:pos="1080"/>
        </w:tabs>
        <w:spacing w:after="120" w:line="240" w:lineRule="auto"/>
        <w:ind w:left="1080"/>
        <w:jc w:val="both"/>
      </w:pPr>
      <w:r w:rsidRPr="003D3A3A">
        <w:t>Connection charges (for new supply and transfer charges)</w:t>
      </w:r>
    </w:p>
    <w:p w14:paraId="4AD0C8DB" w14:textId="77777777" w:rsidR="002021F1" w:rsidRPr="003D3A3A" w:rsidRDefault="002021F1" w:rsidP="008C5985">
      <w:pPr>
        <w:numPr>
          <w:ilvl w:val="0"/>
          <w:numId w:val="6"/>
        </w:numPr>
        <w:tabs>
          <w:tab w:val="clear" w:pos="360"/>
          <w:tab w:val="num" w:pos="1080"/>
        </w:tabs>
        <w:spacing w:after="120" w:line="240" w:lineRule="auto"/>
        <w:ind w:left="1080"/>
        <w:jc w:val="both"/>
      </w:pPr>
      <w:r w:rsidRPr="003D3A3A">
        <w:t>Rental charges</w:t>
      </w:r>
    </w:p>
    <w:p w14:paraId="46B659FE" w14:textId="77777777" w:rsidR="002021F1" w:rsidRPr="003D3A3A" w:rsidRDefault="002021F1" w:rsidP="008C5985">
      <w:pPr>
        <w:numPr>
          <w:ilvl w:val="0"/>
          <w:numId w:val="6"/>
        </w:numPr>
        <w:tabs>
          <w:tab w:val="clear" w:pos="360"/>
          <w:tab w:val="num" w:pos="1080"/>
        </w:tabs>
        <w:spacing w:after="120" w:line="240" w:lineRule="auto"/>
        <w:ind w:left="1080"/>
        <w:jc w:val="both"/>
      </w:pPr>
      <w:r w:rsidRPr="003D3A3A">
        <w:t>Contract termination charges</w:t>
      </w:r>
    </w:p>
    <w:p w14:paraId="5CA73658" w14:textId="77777777" w:rsidR="002021F1" w:rsidRPr="003D3A3A" w:rsidRDefault="002021F1" w:rsidP="008C5985">
      <w:pPr>
        <w:numPr>
          <w:ilvl w:val="0"/>
          <w:numId w:val="6"/>
        </w:numPr>
        <w:tabs>
          <w:tab w:val="clear" w:pos="360"/>
          <w:tab w:val="num" w:pos="720"/>
        </w:tabs>
        <w:spacing w:after="120" w:line="240" w:lineRule="auto"/>
        <w:ind w:left="720"/>
        <w:jc w:val="both"/>
      </w:pPr>
      <w:r w:rsidRPr="003D3A3A">
        <w:t xml:space="preserve">Event charges (identified by EVENTCHARGE) – used for miscellaneous charges and credits charges. </w:t>
      </w:r>
    </w:p>
    <w:p w14:paraId="15DCBC57" w14:textId="77777777" w:rsidR="002021F1" w:rsidRPr="003D3A3A" w:rsidRDefault="002021F1" w:rsidP="008C5985">
      <w:pPr>
        <w:numPr>
          <w:ilvl w:val="0"/>
          <w:numId w:val="6"/>
        </w:numPr>
        <w:tabs>
          <w:tab w:val="clear" w:pos="360"/>
          <w:tab w:val="num" w:pos="720"/>
        </w:tabs>
        <w:spacing w:after="120" w:line="240" w:lineRule="auto"/>
        <w:ind w:left="720"/>
        <w:jc w:val="both"/>
      </w:pPr>
      <w:r w:rsidRPr="003D3A3A">
        <w:t>Adjustments (identified by ADJUSTMENT) – used for miscellaneous bill adjustments.</w:t>
      </w:r>
    </w:p>
    <w:p w14:paraId="50321E6F" w14:textId="77777777" w:rsidR="002021F1" w:rsidRPr="003D3A3A" w:rsidRDefault="002021F1" w:rsidP="008C5985">
      <w:pPr>
        <w:numPr>
          <w:ilvl w:val="0"/>
          <w:numId w:val="6"/>
        </w:numPr>
        <w:tabs>
          <w:tab w:val="clear" w:pos="360"/>
          <w:tab w:val="num" w:pos="720"/>
        </w:tabs>
        <w:spacing w:after="120" w:line="240" w:lineRule="auto"/>
        <w:ind w:left="720"/>
        <w:jc w:val="both"/>
      </w:pPr>
      <w:r w:rsidRPr="003D3A3A">
        <w:rPr>
          <w:rFonts w:cs="Arial"/>
        </w:rPr>
        <w:t xml:space="preserve">BILL SUMMARY RECORD </w:t>
      </w:r>
      <w:r w:rsidRPr="003D3A3A">
        <w:t xml:space="preserve">(identified by </w:t>
      </w:r>
      <w:r w:rsidRPr="003D3A3A">
        <w:rPr>
          <w:rFonts w:cs="Arial"/>
        </w:rPr>
        <w:t>BILLSUMMARYRECORD)</w:t>
      </w:r>
      <w:r w:rsidRPr="003D3A3A">
        <w:t xml:space="preserve"> – used for displaying the summary in bill.</w:t>
      </w:r>
    </w:p>
    <w:p w14:paraId="2DC67772" w14:textId="77777777" w:rsidR="002021F1" w:rsidRPr="000844A0" w:rsidRDefault="002021F1" w:rsidP="002021F1">
      <w:pPr>
        <w:jc w:val="both"/>
        <w:rPr>
          <w:sz w:val="22"/>
          <w:szCs w:val="22"/>
        </w:rPr>
      </w:pPr>
      <w:r>
        <w:br w:type="page"/>
      </w:r>
      <w:r w:rsidRPr="00B52478">
        <w:rPr>
          <w:b/>
          <w:sz w:val="22"/>
          <w:szCs w:val="22"/>
        </w:rPr>
        <w:t xml:space="preserve">FILE FORMAT      </w:t>
      </w:r>
      <w:r w:rsidRPr="00B52478">
        <w:rPr>
          <w:sz w:val="22"/>
          <w:szCs w:val="22"/>
        </w:rPr>
        <w:t>((using | as the delimiter))</w:t>
      </w:r>
      <w:r w:rsidRPr="00B52478">
        <w:rPr>
          <w:b/>
          <w:sz w:val="22"/>
          <w:szCs w:val="22"/>
        </w:rPr>
        <w:t xml:space="preserve"> </w:t>
      </w:r>
    </w:p>
    <w:p w14:paraId="31E11234" w14:textId="77777777" w:rsidR="002021F1" w:rsidRPr="006C7693" w:rsidRDefault="00443979" w:rsidP="002844C4">
      <w:pPr>
        <w:spacing w:after="120" w:line="240" w:lineRule="auto"/>
        <w:jc w:val="both"/>
        <w:rPr>
          <w:rFonts w:cs="Arial"/>
        </w:rPr>
      </w:pPr>
      <w:r>
        <w:fldChar w:fldCharType="begin"/>
      </w:r>
      <w:r>
        <w:instrText xml:space="preserve"> REF _Ref4779439 \r </w:instrText>
      </w:r>
      <w:r>
        <w:fldChar w:fldCharType="separate"/>
      </w:r>
      <w:r>
        <w:t>5.2</w:t>
      </w:r>
      <w:r>
        <w:fldChar w:fldCharType="end"/>
      </w:r>
      <w:r w:rsidR="002844C4">
        <w:tab/>
      </w:r>
      <w:hyperlink w:anchor="_DESCRIPTION_1" w:history="1">
        <w:r w:rsidR="002021F1" w:rsidRPr="006C7693">
          <w:rPr>
            <w:rStyle w:val="Hyperlink"/>
            <w:rFonts w:cs="Arial"/>
          </w:rPr>
          <w:t>DES</w:t>
        </w:r>
        <w:r w:rsidR="002021F1" w:rsidRPr="006C7693">
          <w:rPr>
            <w:rStyle w:val="Hyperlink"/>
            <w:rFonts w:cs="Arial"/>
          </w:rPr>
          <w:t>C</w:t>
        </w:r>
        <w:r w:rsidR="002021F1" w:rsidRPr="006C7693">
          <w:rPr>
            <w:rStyle w:val="Hyperlink"/>
            <w:rFonts w:cs="Arial"/>
          </w:rPr>
          <w:t>RI</w:t>
        </w:r>
        <w:r w:rsidR="002021F1" w:rsidRPr="006C7693">
          <w:rPr>
            <w:rStyle w:val="Hyperlink"/>
            <w:rFonts w:cs="Arial"/>
          </w:rPr>
          <w:t>P</w:t>
        </w:r>
        <w:r w:rsidR="002021F1" w:rsidRPr="006C7693">
          <w:rPr>
            <w:rStyle w:val="Hyperlink"/>
            <w:rFonts w:cs="Arial"/>
          </w:rPr>
          <w:t>TION</w:t>
        </w:r>
      </w:hyperlink>
      <w:r w:rsidR="002021F1" w:rsidRPr="006C7693">
        <w:rPr>
          <w:rFonts w:cs="Arial"/>
        </w:rPr>
        <w:t xml:space="preserve">      </w:t>
      </w:r>
    </w:p>
    <w:p w14:paraId="22841ACD" w14:textId="77777777" w:rsidR="002021F1" w:rsidRPr="006C7693" w:rsidRDefault="00443979" w:rsidP="002844C4">
      <w:pPr>
        <w:spacing w:after="120" w:line="240" w:lineRule="auto"/>
        <w:jc w:val="both"/>
        <w:rPr>
          <w:rFonts w:cs="Arial"/>
        </w:rPr>
      </w:pPr>
      <w:r>
        <w:fldChar w:fldCharType="begin"/>
      </w:r>
      <w:r>
        <w:instrText xml:space="preserve"> REF _Ref4779447 \r </w:instrText>
      </w:r>
      <w:r>
        <w:fldChar w:fldCharType="separate"/>
      </w:r>
      <w:r>
        <w:t>5.3</w:t>
      </w:r>
      <w:r>
        <w:fldChar w:fldCharType="end"/>
      </w:r>
      <w:r w:rsidR="002844C4">
        <w:tab/>
      </w:r>
      <w:hyperlink w:anchor="_HEADER_RECORD_2" w:history="1">
        <w:r w:rsidR="002021F1" w:rsidRPr="006C7693">
          <w:rPr>
            <w:rStyle w:val="Hyperlink"/>
            <w:rFonts w:cs="Arial"/>
          </w:rPr>
          <w:t>HEADE</w:t>
        </w:r>
        <w:r w:rsidR="002021F1" w:rsidRPr="006C7693">
          <w:rPr>
            <w:rStyle w:val="Hyperlink"/>
            <w:rFonts w:cs="Arial"/>
          </w:rPr>
          <w:t>R</w:t>
        </w:r>
        <w:r w:rsidR="002021F1" w:rsidRPr="006C7693">
          <w:rPr>
            <w:rStyle w:val="Hyperlink"/>
            <w:rFonts w:cs="Arial"/>
          </w:rPr>
          <w:t xml:space="preserve"> RECORD</w:t>
        </w:r>
      </w:hyperlink>
      <w:r w:rsidR="002021F1" w:rsidRPr="006C7693">
        <w:rPr>
          <w:rFonts w:cs="Arial"/>
        </w:rPr>
        <w:t xml:space="preserve">                                                                     </w:t>
      </w:r>
    </w:p>
    <w:p w14:paraId="4104F002" w14:textId="77777777" w:rsidR="002021F1" w:rsidRPr="006C7693" w:rsidRDefault="00443979" w:rsidP="002844C4">
      <w:pPr>
        <w:spacing w:after="120" w:line="240" w:lineRule="auto"/>
        <w:jc w:val="both"/>
        <w:rPr>
          <w:rFonts w:cs="Arial"/>
        </w:rPr>
      </w:pPr>
      <w:r>
        <w:fldChar w:fldCharType="begin"/>
      </w:r>
      <w:r>
        <w:instrText xml:space="preserve"> REF _Ref4779454 \r </w:instrText>
      </w:r>
      <w:r>
        <w:fldChar w:fldCharType="separate"/>
      </w:r>
      <w:r>
        <w:t>5.4</w:t>
      </w:r>
      <w:r>
        <w:fldChar w:fldCharType="end"/>
      </w:r>
      <w:r w:rsidR="002844C4">
        <w:tab/>
      </w:r>
      <w:hyperlink w:anchor="_PRODUCT_CHARGES_RECORD_1" w:history="1">
        <w:r w:rsidR="002021F1" w:rsidRPr="006C7693">
          <w:rPr>
            <w:rStyle w:val="Hyperlink"/>
            <w:rFonts w:cs="Arial"/>
          </w:rPr>
          <w:t xml:space="preserve">PRODUCT </w:t>
        </w:r>
        <w:r w:rsidR="002021F1" w:rsidRPr="006C7693">
          <w:rPr>
            <w:rStyle w:val="Hyperlink"/>
            <w:rFonts w:cs="Arial"/>
          </w:rPr>
          <w:t>C</w:t>
        </w:r>
        <w:r w:rsidR="002021F1" w:rsidRPr="006C7693">
          <w:rPr>
            <w:rStyle w:val="Hyperlink"/>
            <w:rFonts w:cs="Arial"/>
          </w:rPr>
          <w:t>HARGES RECORD</w:t>
        </w:r>
      </w:hyperlink>
      <w:r w:rsidR="002021F1" w:rsidRPr="006C7693">
        <w:rPr>
          <w:rFonts w:cs="Arial"/>
        </w:rPr>
        <w:t xml:space="preserve">                                           </w:t>
      </w:r>
    </w:p>
    <w:p w14:paraId="757845C7" w14:textId="77777777" w:rsidR="002021F1" w:rsidRPr="006C7693" w:rsidRDefault="00443979" w:rsidP="002844C4">
      <w:pPr>
        <w:spacing w:after="120" w:line="240" w:lineRule="auto"/>
        <w:jc w:val="both"/>
        <w:rPr>
          <w:rStyle w:val="Hyperlink"/>
          <w:rFonts w:cs="Arial"/>
        </w:rPr>
      </w:pPr>
      <w:r>
        <w:rPr>
          <w:rFonts w:cs="Arial"/>
        </w:rPr>
        <w:fldChar w:fldCharType="begin"/>
      </w:r>
      <w:r>
        <w:rPr>
          <w:rFonts w:cs="Arial"/>
        </w:rPr>
        <w:instrText xml:space="preserve"> REF _Ref4779459 \r </w:instrText>
      </w:r>
      <w:r>
        <w:rPr>
          <w:rFonts w:cs="Arial"/>
        </w:rPr>
        <w:fldChar w:fldCharType="separate"/>
      </w:r>
      <w:r>
        <w:rPr>
          <w:rFonts w:cs="Arial"/>
        </w:rPr>
        <w:t>5.5</w:t>
      </w:r>
      <w:r>
        <w:rPr>
          <w:rFonts w:cs="Arial"/>
        </w:rPr>
        <w:fldChar w:fldCharType="end"/>
      </w:r>
      <w:r w:rsidR="002844C4">
        <w:rPr>
          <w:rFonts w:cs="Arial"/>
        </w:rPr>
        <w:tab/>
      </w:r>
      <w:r w:rsidR="002021F1" w:rsidRPr="006C7693">
        <w:rPr>
          <w:rFonts w:cs="Arial"/>
        </w:rPr>
        <w:fldChar w:fldCharType="begin"/>
      </w:r>
      <w:r w:rsidR="00A60D81">
        <w:rPr>
          <w:rFonts w:cs="Arial"/>
        </w:rPr>
        <w:instrText>HYPERLINK  \l "_EVENT_CHARGES_RECORD_1"</w:instrText>
      </w:r>
      <w:r w:rsidR="00A60D81" w:rsidRPr="006C7693">
        <w:rPr>
          <w:rFonts w:cs="Arial"/>
        </w:rPr>
      </w:r>
      <w:r w:rsidR="002021F1" w:rsidRPr="006C7693">
        <w:rPr>
          <w:rFonts w:cs="Arial"/>
        </w:rPr>
        <w:fldChar w:fldCharType="separate"/>
      </w:r>
      <w:r w:rsidR="002021F1" w:rsidRPr="006C7693">
        <w:rPr>
          <w:rStyle w:val="Hyperlink"/>
          <w:rFonts w:cs="Arial"/>
        </w:rPr>
        <w:t>EVENT C</w:t>
      </w:r>
      <w:r w:rsidR="002021F1" w:rsidRPr="006C7693">
        <w:rPr>
          <w:rStyle w:val="Hyperlink"/>
          <w:rFonts w:cs="Arial"/>
        </w:rPr>
        <w:t>H</w:t>
      </w:r>
      <w:r w:rsidR="002021F1" w:rsidRPr="006C7693">
        <w:rPr>
          <w:rStyle w:val="Hyperlink"/>
          <w:rFonts w:cs="Arial"/>
        </w:rPr>
        <w:t>ARGES RECORD</w:t>
      </w:r>
    </w:p>
    <w:p w14:paraId="2219E752" w14:textId="77777777" w:rsidR="002021F1" w:rsidRPr="006C7693" w:rsidRDefault="002021F1" w:rsidP="002844C4">
      <w:pPr>
        <w:jc w:val="both"/>
        <w:rPr>
          <w:rStyle w:val="Hyperlink"/>
          <w:rFonts w:cs="Arial"/>
        </w:rPr>
      </w:pPr>
      <w:r w:rsidRPr="006C7693">
        <w:rPr>
          <w:rFonts w:cs="Arial"/>
        </w:rPr>
        <w:fldChar w:fldCharType="end"/>
      </w:r>
      <w:r w:rsidR="00443979">
        <w:rPr>
          <w:rFonts w:cs="Arial"/>
        </w:rPr>
        <w:fldChar w:fldCharType="begin"/>
      </w:r>
      <w:r w:rsidR="00443979">
        <w:rPr>
          <w:rFonts w:cs="Arial"/>
        </w:rPr>
        <w:instrText xml:space="preserve"> REF _Ref4779464 \r </w:instrText>
      </w:r>
      <w:r w:rsidR="00443979">
        <w:rPr>
          <w:rFonts w:cs="Arial"/>
        </w:rPr>
        <w:fldChar w:fldCharType="separate"/>
      </w:r>
      <w:r w:rsidR="00443979">
        <w:rPr>
          <w:rFonts w:cs="Arial"/>
        </w:rPr>
        <w:t>5.6</w:t>
      </w:r>
      <w:r w:rsidR="00443979">
        <w:rPr>
          <w:rFonts w:cs="Arial"/>
        </w:rPr>
        <w:fldChar w:fldCharType="end"/>
      </w:r>
      <w:r w:rsidR="002844C4">
        <w:rPr>
          <w:rFonts w:cs="Arial"/>
        </w:rPr>
        <w:tab/>
      </w:r>
      <w:r w:rsidRPr="006C7693">
        <w:rPr>
          <w:rFonts w:cs="Arial"/>
        </w:rPr>
        <w:fldChar w:fldCharType="begin"/>
      </w:r>
      <w:r w:rsidR="00A60D81">
        <w:rPr>
          <w:rFonts w:cs="Arial"/>
        </w:rPr>
        <w:instrText>HYPERLINK  \l "_ADJUSTMENT_RECORD_2"</w:instrText>
      </w:r>
      <w:r w:rsidR="00A60D81" w:rsidRPr="006C7693">
        <w:rPr>
          <w:rFonts w:cs="Arial"/>
        </w:rPr>
      </w:r>
      <w:r w:rsidRPr="006C7693">
        <w:rPr>
          <w:rFonts w:cs="Arial"/>
        </w:rPr>
        <w:fldChar w:fldCharType="separate"/>
      </w:r>
      <w:r w:rsidRPr="006C7693">
        <w:rPr>
          <w:rStyle w:val="Hyperlink"/>
          <w:rFonts w:cs="Arial"/>
        </w:rPr>
        <w:t>ADJUSTMENTS</w:t>
      </w:r>
      <w:r w:rsidRPr="006C7693">
        <w:rPr>
          <w:rStyle w:val="Hyperlink"/>
          <w:rFonts w:cs="Arial"/>
        </w:rPr>
        <w:t xml:space="preserve"> </w:t>
      </w:r>
      <w:r w:rsidRPr="006C7693">
        <w:rPr>
          <w:rStyle w:val="Hyperlink"/>
          <w:rFonts w:cs="Arial"/>
        </w:rPr>
        <w:t>RECORD</w:t>
      </w:r>
    </w:p>
    <w:p w14:paraId="56CBEA5D" w14:textId="77777777" w:rsidR="002021F1" w:rsidRPr="003F016E" w:rsidRDefault="002021F1" w:rsidP="002844C4">
      <w:pPr>
        <w:jc w:val="both"/>
        <w:rPr>
          <w:rStyle w:val="Hyperlink"/>
          <w:rFonts w:cs="Arial"/>
        </w:rPr>
      </w:pPr>
      <w:r w:rsidRPr="006C7693">
        <w:rPr>
          <w:rFonts w:cs="Arial"/>
        </w:rPr>
        <w:fldChar w:fldCharType="end"/>
      </w:r>
      <w:r w:rsidR="00443979">
        <w:rPr>
          <w:rFonts w:cs="Arial"/>
        </w:rPr>
        <w:fldChar w:fldCharType="begin"/>
      </w:r>
      <w:r w:rsidR="00443979">
        <w:rPr>
          <w:rFonts w:cs="Arial"/>
        </w:rPr>
        <w:instrText xml:space="preserve"> REF _Ref4779469 \r </w:instrText>
      </w:r>
      <w:r w:rsidR="00443979">
        <w:rPr>
          <w:rFonts w:cs="Arial"/>
        </w:rPr>
        <w:fldChar w:fldCharType="separate"/>
      </w:r>
      <w:r w:rsidR="00443979">
        <w:rPr>
          <w:rFonts w:cs="Arial"/>
        </w:rPr>
        <w:t>5.7</w:t>
      </w:r>
      <w:r w:rsidR="00443979">
        <w:rPr>
          <w:rFonts w:cs="Arial"/>
        </w:rPr>
        <w:fldChar w:fldCharType="end"/>
      </w:r>
      <w:r w:rsidR="002844C4">
        <w:rPr>
          <w:rFonts w:cs="Arial"/>
        </w:rPr>
        <w:tab/>
      </w:r>
      <w:r>
        <w:rPr>
          <w:rFonts w:cs="Arial"/>
        </w:rPr>
        <w:fldChar w:fldCharType="begin"/>
      </w:r>
      <w:r w:rsidR="00A60D81">
        <w:rPr>
          <w:rFonts w:cs="Arial"/>
        </w:rPr>
        <w:instrText>HYPERLINK  \l "_BILL_SUMMARY_RECORD_2"</w:instrText>
      </w:r>
      <w:r w:rsidR="00A60D81">
        <w:rPr>
          <w:rFonts w:cs="Arial"/>
        </w:rPr>
      </w:r>
      <w:r>
        <w:rPr>
          <w:rFonts w:cs="Arial"/>
        </w:rPr>
        <w:fldChar w:fldCharType="separate"/>
      </w:r>
      <w:r w:rsidRPr="006C7693">
        <w:rPr>
          <w:rStyle w:val="Hyperlink"/>
          <w:rFonts w:cs="Arial"/>
        </w:rPr>
        <w:t>BILL SUM</w:t>
      </w:r>
      <w:r w:rsidRPr="006C7693">
        <w:rPr>
          <w:rStyle w:val="Hyperlink"/>
          <w:rFonts w:cs="Arial"/>
        </w:rPr>
        <w:t>M</w:t>
      </w:r>
      <w:r w:rsidRPr="006C7693">
        <w:rPr>
          <w:rStyle w:val="Hyperlink"/>
          <w:rFonts w:cs="Arial"/>
        </w:rPr>
        <w:t>ARY REC</w:t>
      </w:r>
      <w:r w:rsidRPr="006C7693">
        <w:rPr>
          <w:rStyle w:val="Hyperlink"/>
          <w:rFonts w:cs="Arial"/>
        </w:rPr>
        <w:t>O</w:t>
      </w:r>
      <w:r w:rsidRPr="006C7693">
        <w:rPr>
          <w:rStyle w:val="Hyperlink"/>
          <w:rFonts w:cs="Arial"/>
        </w:rPr>
        <w:t>RD</w:t>
      </w:r>
      <w:r>
        <w:rPr>
          <w:rStyle w:val="Hyperlink"/>
          <w:rFonts w:cs="Arial"/>
        </w:rPr>
        <w:t xml:space="preserve">  </w:t>
      </w:r>
    </w:p>
    <w:p w14:paraId="67EAC6C0" w14:textId="77777777" w:rsidR="002021F1" w:rsidRPr="00B52478" w:rsidRDefault="002021F1" w:rsidP="002844C4">
      <w:pPr>
        <w:jc w:val="both"/>
        <w:rPr>
          <w:rFonts w:cs="Arial"/>
          <w:sz w:val="22"/>
          <w:szCs w:val="22"/>
        </w:rPr>
      </w:pPr>
      <w:r>
        <w:rPr>
          <w:rFonts w:cs="Arial"/>
        </w:rPr>
        <w:fldChar w:fldCharType="end"/>
      </w:r>
      <w:r w:rsidRPr="00976CC6">
        <w:rPr>
          <w:b/>
        </w:rPr>
        <w:t>Note</w:t>
      </w:r>
      <w:r w:rsidRPr="002055C1">
        <w:t>: Use above hyperlinks to traverse through desired section. Please move the mouse over the sections and then click control (ctrl) key</w:t>
      </w:r>
      <w:r>
        <w:rPr>
          <w:rFonts w:cs="Arial"/>
          <w:sz w:val="22"/>
          <w:szCs w:val="22"/>
        </w:rPr>
        <w:t xml:space="preserve"> </w:t>
      </w:r>
    </w:p>
    <w:p w14:paraId="34D7B334" w14:textId="77777777" w:rsidR="002021F1" w:rsidRPr="005B4766" w:rsidRDefault="002021F1" w:rsidP="002021F1">
      <w:pPr>
        <w:jc w:val="both"/>
        <w:rPr>
          <w:rFonts w:cs="Arial"/>
          <w:b/>
          <w:bCs/>
          <w:sz w:val="22"/>
          <w:szCs w:val="22"/>
        </w:rPr>
      </w:pPr>
      <w:r w:rsidRPr="005B4766">
        <w:rPr>
          <w:rFonts w:cs="Arial"/>
          <w:b/>
          <w:bCs/>
          <w:sz w:val="22"/>
          <w:szCs w:val="22"/>
        </w:rPr>
        <w:t>****************************************************************</w:t>
      </w:r>
    </w:p>
    <w:p w14:paraId="5202AA9B" w14:textId="77777777" w:rsidR="002021F1" w:rsidRPr="005B4766" w:rsidRDefault="002021F1" w:rsidP="002021F1">
      <w:pPr>
        <w:jc w:val="both"/>
        <w:rPr>
          <w:rFonts w:cs="Arial"/>
          <w:b/>
          <w:bCs/>
          <w:sz w:val="22"/>
          <w:szCs w:val="22"/>
        </w:rPr>
      </w:pPr>
      <w:r w:rsidRPr="005B4766">
        <w:rPr>
          <w:rFonts w:cs="Arial"/>
          <w:b/>
          <w:bCs/>
          <w:sz w:val="22"/>
          <w:szCs w:val="22"/>
        </w:rPr>
        <w:t>*Initial comments*</w:t>
      </w:r>
    </w:p>
    <w:p w14:paraId="4B57D88C" w14:textId="77777777" w:rsidR="002021F1" w:rsidRPr="005B4766" w:rsidRDefault="002021F1" w:rsidP="002021F1">
      <w:pPr>
        <w:jc w:val="both"/>
        <w:rPr>
          <w:rFonts w:cs="Arial"/>
          <w:b/>
          <w:bCs/>
          <w:sz w:val="22"/>
          <w:szCs w:val="22"/>
        </w:rPr>
      </w:pPr>
      <w:r w:rsidRPr="005B4766">
        <w:rPr>
          <w:rFonts w:cs="Arial"/>
          <w:b/>
          <w:bCs/>
          <w:sz w:val="22"/>
          <w:szCs w:val="22"/>
        </w:rPr>
        <w:t>****************************************************************</w:t>
      </w:r>
    </w:p>
    <w:p w14:paraId="041B3D58" w14:textId="77777777" w:rsidR="002021F1" w:rsidRPr="000A3970" w:rsidRDefault="002021F1" w:rsidP="00870DEA">
      <w:pPr>
        <w:pStyle w:val="Heading2"/>
      </w:pPr>
      <w:bookmarkStart w:id="292" w:name="_Toc292189181"/>
      <w:bookmarkStart w:id="293" w:name="_Toc488928603"/>
      <w:bookmarkStart w:id="294" w:name="_Toc488928828"/>
      <w:bookmarkStart w:id="295" w:name="_Ref4779439"/>
      <w:bookmarkStart w:id="296" w:name="_DESCRIPTION_1"/>
      <w:bookmarkStart w:id="297" w:name="_Toc205994574"/>
      <w:bookmarkEnd w:id="296"/>
      <w:r w:rsidRPr="00870DEA">
        <w:t>DESCRIPTION</w:t>
      </w:r>
      <w:bookmarkEnd w:id="292"/>
      <w:bookmarkEnd w:id="293"/>
      <w:bookmarkEnd w:id="294"/>
      <w:bookmarkEnd w:id="295"/>
      <w:bookmarkEnd w:id="297"/>
    </w:p>
    <w:p w14:paraId="240CFB37" w14:textId="77777777" w:rsidR="002021F1" w:rsidRPr="005B4766" w:rsidRDefault="002021F1" w:rsidP="002021F1">
      <w:pPr>
        <w:jc w:val="both"/>
        <w:rPr>
          <w:rFonts w:cs="Arial"/>
          <w:sz w:val="22"/>
          <w:szCs w:val="22"/>
        </w:rPr>
      </w:pPr>
      <w:r w:rsidRPr="005B4766">
        <w:rPr>
          <w:rFonts w:cs="Arial"/>
          <w:sz w:val="22"/>
          <w:szCs w:val="22"/>
        </w:rPr>
        <w:t>This document describes the layout and organisation of the new bill data extract</w:t>
      </w:r>
    </w:p>
    <w:p w14:paraId="210E20D5" w14:textId="77777777" w:rsidR="002021F1" w:rsidRPr="005B4766" w:rsidRDefault="002021F1" w:rsidP="002021F1">
      <w:pPr>
        <w:jc w:val="both"/>
        <w:rPr>
          <w:rFonts w:cs="Arial"/>
          <w:sz w:val="22"/>
          <w:szCs w:val="22"/>
        </w:rPr>
      </w:pPr>
      <w:r w:rsidRPr="005B4766">
        <w:rPr>
          <w:rFonts w:cs="Arial"/>
          <w:sz w:val="22"/>
          <w:szCs w:val="22"/>
        </w:rPr>
        <w:t>format(s). The bill data extract format is delivered for information purposes only.</w:t>
      </w:r>
    </w:p>
    <w:p w14:paraId="360E5988" w14:textId="77777777" w:rsidR="002021F1" w:rsidRPr="00EC4F9F" w:rsidRDefault="002021F1" w:rsidP="002021F1">
      <w:pPr>
        <w:jc w:val="both"/>
      </w:pPr>
      <w:r w:rsidRPr="005B4766">
        <w:rPr>
          <w:rFonts w:cs="Arial"/>
          <w:sz w:val="22"/>
          <w:szCs w:val="22"/>
        </w:rPr>
        <w:t>The taxable invoice is the accompanying rtf document</w:t>
      </w:r>
      <w:r>
        <w:rPr>
          <w:rFonts w:cs="Arial"/>
          <w:sz w:val="22"/>
          <w:szCs w:val="22"/>
        </w:rPr>
        <w:t>.</w:t>
      </w:r>
    </w:p>
    <w:p w14:paraId="5F8D7B30" w14:textId="77777777" w:rsidR="002021F1" w:rsidRPr="005B4766" w:rsidRDefault="002021F1" w:rsidP="002021F1">
      <w:pPr>
        <w:autoSpaceDE w:val="0"/>
        <w:autoSpaceDN w:val="0"/>
        <w:adjustRightInd w:val="0"/>
        <w:jc w:val="both"/>
        <w:rPr>
          <w:rFonts w:cs="Arial"/>
          <w:b/>
          <w:bCs/>
          <w:sz w:val="22"/>
        </w:rPr>
      </w:pPr>
      <w:r w:rsidRPr="005B4766">
        <w:rPr>
          <w:rFonts w:cs="Arial"/>
          <w:b/>
          <w:bCs/>
          <w:sz w:val="22"/>
        </w:rPr>
        <w:t xml:space="preserve">***************** Details of attributes in a record type </w:t>
      </w:r>
      <w:r>
        <w:rPr>
          <w:rFonts w:cs="Arial"/>
          <w:b/>
          <w:bCs/>
          <w:sz w:val="22"/>
        </w:rPr>
        <w:t>*****************</w:t>
      </w:r>
    </w:p>
    <w:p w14:paraId="51BBD6E6" w14:textId="77777777" w:rsidR="002021F1" w:rsidRPr="005B4766" w:rsidRDefault="002021F1" w:rsidP="002021F1">
      <w:pPr>
        <w:autoSpaceDE w:val="0"/>
        <w:autoSpaceDN w:val="0"/>
        <w:adjustRightInd w:val="0"/>
        <w:jc w:val="both"/>
        <w:rPr>
          <w:rFonts w:cs="Arial"/>
          <w:sz w:val="22"/>
        </w:rPr>
      </w:pPr>
      <w:r w:rsidRPr="005B4766">
        <w:rPr>
          <w:rFonts w:cs="Arial"/>
          <w:sz w:val="22"/>
        </w:rPr>
        <w:t xml:space="preserve">Field Name                          </w:t>
      </w:r>
      <w:r w:rsidR="00060D3A">
        <w:rPr>
          <w:rFonts w:cs="Arial"/>
          <w:sz w:val="22"/>
        </w:rPr>
        <w:tab/>
      </w:r>
      <w:r w:rsidRPr="005B4766">
        <w:rPr>
          <w:rFonts w:cs="Arial"/>
          <w:sz w:val="22"/>
        </w:rPr>
        <w:t>: Name of data field present in a record of a Backup File.</w:t>
      </w:r>
    </w:p>
    <w:p w14:paraId="2E301610" w14:textId="77777777" w:rsidR="002021F1" w:rsidRPr="005B4766" w:rsidRDefault="002021F1" w:rsidP="002021F1">
      <w:pPr>
        <w:autoSpaceDE w:val="0"/>
        <w:autoSpaceDN w:val="0"/>
        <w:adjustRightInd w:val="0"/>
        <w:jc w:val="both"/>
        <w:rPr>
          <w:rFonts w:cs="Arial"/>
          <w:sz w:val="22"/>
        </w:rPr>
      </w:pPr>
      <w:r w:rsidRPr="005B4766">
        <w:rPr>
          <w:rFonts w:cs="Arial"/>
          <w:sz w:val="22"/>
        </w:rPr>
        <w:t>Field N</w:t>
      </w:r>
      <w:r w:rsidR="00060D3A">
        <w:rPr>
          <w:rFonts w:cs="Arial"/>
          <w:sz w:val="22"/>
        </w:rPr>
        <w:t xml:space="preserve">o.                             </w:t>
      </w:r>
      <w:r w:rsidR="00060D3A">
        <w:rPr>
          <w:rFonts w:cs="Arial"/>
          <w:sz w:val="22"/>
        </w:rPr>
        <w:tab/>
        <w:t>:</w:t>
      </w:r>
      <w:r w:rsidRPr="005B4766">
        <w:rPr>
          <w:rFonts w:cs="Arial"/>
          <w:sz w:val="22"/>
        </w:rPr>
        <w:t xml:space="preserve"> Position of data field in a record of a Backup File.</w:t>
      </w:r>
    </w:p>
    <w:p w14:paraId="05CB3BDB" w14:textId="77777777" w:rsidR="002021F1" w:rsidRPr="005B4766" w:rsidRDefault="002021F1" w:rsidP="002021F1">
      <w:pPr>
        <w:autoSpaceDE w:val="0"/>
        <w:autoSpaceDN w:val="0"/>
        <w:adjustRightInd w:val="0"/>
        <w:jc w:val="both"/>
        <w:rPr>
          <w:rFonts w:cs="Arial"/>
          <w:sz w:val="22"/>
        </w:rPr>
      </w:pPr>
      <w:r w:rsidRPr="005B4766">
        <w:rPr>
          <w:rFonts w:cs="Arial"/>
          <w:sz w:val="22"/>
        </w:rPr>
        <w:t xml:space="preserve">Maximum Field Length         </w:t>
      </w:r>
      <w:r w:rsidR="00060D3A">
        <w:rPr>
          <w:rFonts w:cs="Arial"/>
          <w:sz w:val="22"/>
        </w:rPr>
        <w:tab/>
      </w:r>
      <w:r w:rsidRPr="005B4766">
        <w:rPr>
          <w:rFonts w:cs="Arial"/>
          <w:sz w:val="22"/>
        </w:rPr>
        <w:t>: Maximum length of data field in the record.</w:t>
      </w:r>
    </w:p>
    <w:p w14:paraId="60C40471" w14:textId="77777777" w:rsidR="002021F1" w:rsidRPr="005B4766" w:rsidRDefault="002021F1" w:rsidP="002021F1">
      <w:pPr>
        <w:autoSpaceDE w:val="0"/>
        <w:autoSpaceDN w:val="0"/>
        <w:adjustRightInd w:val="0"/>
        <w:jc w:val="both"/>
        <w:rPr>
          <w:rFonts w:cs="Arial"/>
          <w:sz w:val="22"/>
        </w:rPr>
      </w:pPr>
      <w:r w:rsidRPr="005B4766">
        <w:rPr>
          <w:rFonts w:cs="Arial"/>
          <w:sz w:val="22"/>
        </w:rPr>
        <w:t>Fo</w:t>
      </w:r>
      <w:r w:rsidR="00060D3A">
        <w:rPr>
          <w:rFonts w:cs="Arial"/>
          <w:sz w:val="22"/>
        </w:rPr>
        <w:t xml:space="preserve">rmat                           </w:t>
      </w:r>
      <w:r w:rsidRPr="005B4766">
        <w:rPr>
          <w:rFonts w:cs="Arial"/>
          <w:sz w:val="22"/>
        </w:rPr>
        <w:t xml:space="preserve">  </w:t>
      </w:r>
      <w:r w:rsidR="00060D3A">
        <w:rPr>
          <w:rFonts w:cs="Arial"/>
          <w:sz w:val="22"/>
        </w:rPr>
        <w:tab/>
      </w:r>
      <w:r w:rsidRPr="005B4766">
        <w:rPr>
          <w:rFonts w:cs="Arial"/>
          <w:sz w:val="22"/>
        </w:rPr>
        <w:t>: Type and format of the data field in the record (for e.g. text, number, date with specified format etc.).</w:t>
      </w:r>
    </w:p>
    <w:p w14:paraId="5AEB529E" w14:textId="77777777" w:rsidR="002021F1" w:rsidRDefault="002021F1" w:rsidP="002021F1">
      <w:pPr>
        <w:pBdr>
          <w:bottom w:val="dotted" w:sz="24" w:space="1" w:color="auto"/>
        </w:pBdr>
        <w:autoSpaceDE w:val="0"/>
        <w:autoSpaceDN w:val="0"/>
        <w:adjustRightInd w:val="0"/>
        <w:jc w:val="both"/>
        <w:rPr>
          <w:rFonts w:cs="Arial"/>
          <w:sz w:val="22"/>
        </w:rPr>
      </w:pPr>
      <w:r w:rsidRPr="005B4766">
        <w:rPr>
          <w:rFonts w:cs="Arial"/>
          <w:sz w:val="22"/>
        </w:rPr>
        <w:t xml:space="preserve">Value                  </w:t>
      </w:r>
      <w:r w:rsidR="00060D3A">
        <w:rPr>
          <w:rFonts w:cs="Arial"/>
          <w:sz w:val="22"/>
        </w:rPr>
        <w:t xml:space="preserve">              </w:t>
      </w:r>
      <w:r w:rsidR="00060D3A">
        <w:rPr>
          <w:rFonts w:cs="Arial"/>
          <w:sz w:val="22"/>
        </w:rPr>
        <w:tab/>
      </w:r>
      <w:r w:rsidRPr="005B4766">
        <w:rPr>
          <w:rFonts w:cs="Arial"/>
          <w:sz w:val="22"/>
        </w:rPr>
        <w:t>: Possible value for data set.</w:t>
      </w:r>
    </w:p>
    <w:p w14:paraId="10CD6300" w14:textId="77777777" w:rsidR="002021F1" w:rsidRPr="005B4766" w:rsidRDefault="002021F1" w:rsidP="00870DEA">
      <w:pPr>
        <w:pStyle w:val="Heading2"/>
      </w:pPr>
      <w:bookmarkStart w:id="298" w:name="_Toc292189182"/>
      <w:bookmarkStart w:id="299" w:name="_Toc488928604"/>
      <w:bookmarkStart w:id="300" w:name="_Toc488928829"/>
      <w:bookmarkStart w:id="301" w:name="_Ref4779447"/>
      <w:bookmarkStart w:id="302" w:name="_HEADER_RECORD_2"/>
      <w:bookmarkStart w:id="303" w:name="_Toc205994575"/>
      <w:bookmarkEnd w:id="302"/>
      <w:r w:rsidRPr="005B4766">
        <w:t>HEADER RECO</w:t>
      </w:r>
      <w:r w:rsidRPr="00870DEA">
        <w:t>R</w:t>
      </w:r>
      <w:r w:rsidRPr="005B4766">
        <w:t>D</w:t>
      </w:r>
      <w:bookmarkEnd w:id="298"/>
      <w:bookmarkEnd w:id="299"/>
      <w:bookmarkEnd w:id="300"/>
      <w:bookmarkEnd w:id="301"/>
      <w:bookmarkEnd w:id="303"/>
    </w:p>
    <w:p w14:paraId="325BA42F" w14:textId="77777777" w:rsidR="002021F1" w:rsidRPr="0091038B" w:rsidRDefault="002021F1" w:rsidP="002021F1">
      <w:pPr>
        <w:jc w:val="both"/>
      </w:pPr>
      <w:r w:rsidRPr="00C96757">
        <w:t>The Customer Detail header record will be the first record in the file and will contain the following character separated bill data.</w:t>
      </w:r>
    </w:p>
    <w:p w14:paraId="00B666DC" w14:textId="77777777" w:rsidR="002021F1" w:rsidRDefault="002021F1" w:rsidP="002021F1">
      <w:pPr>
        <w:jc w:val="both"/>
        <w:rPr>
          <w:b/>
        </w:rPr>
      </w:pPr>
      <w:r w:rsidRPr="008432BB">
        <w:t>Record Type:</w:t>
      </w:r>
      <w:r w:rsidRPr="008432BB">
        <w:rPr>
          <w:b/>
        </w:rPr>
        <w:t xml:space="preserve"> CUSTOMERRECORD</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2445"/>
        <w:gridCol w:w="1164"/>
        <w:gridCol w:w="1164"/>
        <w:gridCol w:w="1358"/>
        <w:gridCol w:w="3105"/>
      </w:tblGrid>
      <w:tr w:rsidR="002021F1" w:rsidRPr="005B4766" w14:paraId="66D45119" w14:textId="77777777" w:rsidTr="002021F1">
        <w:tc>
          <w:tcPr>
            <w:tcW w:w="1324" w:type="pct"/>
          </w:tcPr>
          <w:p w14:paraId="7094B9D8" w14:textId="77777777" w:rsidR="002021F1" w:rsidRPr="005B4766" w:rsidRDefault="002021F1" w:rsidP="002021F1">
            <w:pPr>
              <w:spacing w:after="120"/>
              <w:rPr>
                <w:b/>
                <w:sz w:val="18"/>
                <w:szCs w:val="18"/>
              </w:rPr>
            </w:pPr>
            <w:r w:rsidRPr="005B4766">
              <w:rPr>
                <w:b/>
                <w:sz w:val="18"/>
                <w:szCs w:val="18"/>
              </w:rPr>
              <w:t>Field Name</w:t>
            </w:r>
          </w:p>
        </w:tc>
        <w:tc>
          <w:tcPr>
            <w:tcW w:w="630" w:type="pct"/>
          </w:tcPr>
          <w:p w14:paraId="14AA8EF4" w14:textId="77777777" w:rsidR="002021F1" w:rsidRPr="005B4766" w:rsidRDefault="002021F1" w:rsidP="002021F1">
            <w:pPr>
              <w:spacing w:after="120"/>
              <w:rPr>
                <w:b/>
                <w:sz w:val="18"/>
                <w:szCs w:val="18"/>
              </w:rPr>
            </w:pPr>
            <w:r w:rsidRPr="005B4766">
              <w:rPr>
                <w:b/>
                <w:sz w:val="18"/>
                <w:szCs w:val="18"/>
              </w:rPr>
              <w:t>Field No</w:t>
            </w:r>
          </w:p>
        </w:tc>
        <w:tc>
          <w:tcPr>
            <w:tcW w:w="630" w:type="pct"/>
          </w:tcPr>
          <w:p w14:paraId="6E3AF2D7" w14:textId="77777777" w:rsidR="002021F1" w:rsidRPr="005B4766" w:rsidRDefault="002021F1" w:rsidP="002021F1">
            <w:pPr>
              <w:spacing w:after="120"/>
              <w:rPr>
                <w:b/>
                <w:sz w:val="18"/>
                <w:szCs w:val="18"/>
              </w:rPr>
            </w:pPr>
            <w:r w:rsidRPr="005B4766">
              <w:rPr>
                <w:b/>
                <w:sz w:val="18"/>
                <w:szCs w:val="18"/>
              </w:rPr>
              <w:t xml:space="preserve">Maximum Field Length          </w:t>
            </w:r>
          </w:p>
        </w:tc>
        <w:tc>
          <w:tcPr>
            <w:tcW w:w="735" w:type="pct"/>
          </w:tcPr>
          <w:p w14:paraId="668317E4" w14:textId="77777777" w:rsidR="002021F1" w:rsidRPr="005B4766" w:rsidRDefault="002021F1" w:rsidP="002021F1">
            <w:pPr>
              <w:spacing w:after="120"/>
              <w:rPr>
                <w:b/>
                <w:sz w:val="18"/>
                <w:szCs w:val="18"/>
              </w:rPr>
            </w:pPr>
            <w:r w:rsidRPr="005B4766">
              <w:rPr>
                <w:b/>
                <w:sz w:val="18"/>
                <w:szCs w:val="18"/>
              </w:rPr>
              <w:t>Format</w:t>
            </w:r>
          </w:p>
        </w:tc>
        <w:tc>
          <w:tcPr>
            <w:tcW w:w="1681" w:type="pct"/>
          </w:tcPr>
          <w:p w14:paraId="4E387459" w14:textId="77777777" w:rsidR="002021F1" w:rsidRPr="005B4766" w:rsidRDefault="002021F1" w:rsidP="002021F1">
            <w:pPr>
              <w:spacing w:after="120"/>
              <w:rPr>
                <w:b/>
                <w:sz w:val="18"/>
                <w:szCs w:val="18"/>
              </w:rPr>
            </w:pPr>
            <w:r w:rsidRPr="005B4766">
              <w:rPr>
                <w:b/>
                <w:sz w:val="18"/>
                <w:szCs w:val="18"/>
              </w:rPr>
              <w:t>Value</w:t>
            </w:r>
          </w:p>
        </w:tc>
      </w:tr>
      <w:tr w:rsidR="002021F1" w:rsidRPr="005B4766" w14:paraId="4F7C3A36" w14:textId="77777777" w:rsidTr="002021F1">
        <w:tc>
          <w:tcPr>
            <w:tcW w:w="1324" w:type="pct"/>
          </w:tcPr>
          <w:p w14:paraId="7A3812F5" w14:textId="77777777" w:rsidR="002021F1" w:rsidRPr="005B4766" w:rsidRDefault="002021F1" w:rsidP="002021F1">
            <w:pPr>
              <w:spacing w:after="120"/>
              <w:rPr>
                <w:sz w:val="18"/>
                <w:szCs w:val="18"/>
              </w:rPr>
            </w:pPr>
            <w:r w:rsidRPr="005B4766">
              <w:rPr>
                <w:sz w:val="18"/>
                <w:szCs w:val="18"/>
              </w:rPr>
              <w:t>Record Type</w:t>
            </w:r>
          </w:p>
        </w:tc>
        <w:tc>
          <w:tcPr>
            <w:tcW w:w="630" w:type="pct"/>
          </w:tcPr>
          <w:p w14:paraId="543C29E7" w14:textId="77777777" w:rsidR="002021F1" w:rsidRPr="005B4766" w:rsidRDefault="002021F1" w:rsidP="002021F1">
            <w:pPr>
              <w:spacing w:after="120"/>
              <w:rPr>
                <w:sz w:val="18"/>
                <w:szCs w:val="18"/>
              </w:rPr>
            </w:pPr>
            <w:r w:rsidRPr="005B4766">
              <w:rPr>
                <w:sz w:val="18"/>
                <w:szCs w:val="18"/>
              </w:rPr>
              <w:t>1</w:t>
            </w:r>
          </w:p>
        </w:tc>
        <w:tc>
          <w:tcPr>
            <w:tcW w:w="630" w:type="pct"/>
          </w:tcPr>
          <w:p w14:paraId="23206826" w14:textId="77777777" w:rsidR="002021F1" w:rsidRPr="005B4766" w:rsidRDefault="002021F1" w:rsidP="002021F1">
            <w:pPr>
              <w:spacing w:after="120"/>
              <w:rPr>
                <w:sz w:val="18"/>
                <w:szCs w:val="18"/>
              </w:rPr>
            </w:pPr>
            <w:r>
              <w:rPr>
                <w:sz w:val="18"/>
                <w:szCs w:val="18"/>
              </w:rPr>
              <w:t>255</w:t>
            </w:r>
          </w:p>
        </w:tc>
        <w:tc>
          <w:tcPr>
            <w:tcW w:w="735" w:type="pct"/>
          </w:tcPr>
          <w:p w14:paraId="2D483C7E" w14:textId="77777777" w:rsidR="002021F1" w:rsidRPr="005B4766" w:rsidRDefault="002021F1" w:rsidP="002021F1">
            <w:pPr>
              <w:spacing w:after="120"/>
              <w:rPr>
                <w:sz w:val="18"/>
                <w:szCs w:val="18"/>
              </w:rPr>
            </w:pPr>
            <w:r w:rsidRPr="005B4766">
              <w:rPr>
                <w:sz w:val="18"/>
                <w:szCs w:val="18"/>
              </w:rPr>
              <w:t>Text</w:t>
            </w:r>
          </w:p>
        </w:tc>
        <w:tc>
          <w:tcPr>
            <w:tcW w:w="1681" w:type="pct"/>
          </w:tcPr>
          <w:p w14:paraId="47457A93" w14:textId="77777777" w:rsidR="002021F1" w:rsidRPr="005B4766" w:rsidRDefault="002021F1" w:rsidP="002021F1">
            <w:pPr>
              <w:spacing w:after="120"/>
              <w:rPr>
                <w:sz w:val="18"/>
                <w:szCs w:val="18"/>
              </w:rPr>
            </w:pPr>
            <w:r w:rsidRPr="005B4766">
              <w:rPr>
                <w:sz w:val="18"/>
                <w:szCs w:val="18"/>
              </w:rPr>
              <w:t>CUSTOMERRECORD</w:t>
            </w:r>
          </w:p>
        </w:tc>
      </w:tr>
      <w:tr w:rsidR="002021F1" w:rsidRPr="005B4766" w14:paraId="0B3541F7" w14:textId="77777777" w:rsidTr="002021F1">
        <w:tc>
          <w:tcPr>
            <w:tcW w:w="1324" w:type="pct"/>
          </w:tcPr>
          <w:p w14:paraId="6BD1F72A" w14:textId="77777777" w:rsidR="002021F1" w:rsidRPr="005B4766" w:rsidRDefault="002021F1" w:rsidP="002021F1">
            <w:pPr>
              <w:spacing w:after="120"/>
              <w:rPr>
                <w:sz w:val="18"/>
                <w:szCs w:val="18"/>
              </w:rPr>
            </w:pPr>
            <w:r w:rsidRPr="005B4766">
              <w:rPr>
                <w:sz w:val="18"/>
                <w:szCs w:val="18"/>
              </w:rPr>
              <w:t>Geneva customer reference</w:t>
            </w:r>
          </w:p>
        </w:tc>
        <w:tc>
          <w:tcPr>
            <w:tcW w:w="630" w:type="pct"/>
          </w:tcPr>
          <w:p w14:paraId="71040662" w14:textId="77777777" w:rsidR="002021F1" w:rsidRPr="005B4766" w:rsidRDefault="002021F1" w:rsidP="002021F1">
            <w:pPr>
              <w:spacing w:after="120"/>
              <w:rPr>
                <w:sz w:val="18"/>
                <w:szCs w:val="18"/>
              </w:rPr>
            </w:pPr>
            <w:r w:rsidRPr="005B4766">
              <w:rPr>
                <w:sz w:val="18"/>
                <w:szCs w:val="18"/>
              </w:rPr>
              <w:t>2</w:t>
            </w:r>
          </w:p>
        </w:tc>
        <w:tc>
          <w:tcPr>
            <w:tcW w:w="630" w:type="pct"/>
          </w:tcPr>
          <w:p w14:paraId="4275CED2" w14:textId="77777777" w:rsidR="002021F1" w:rsidRPr="005B4766" w:rsidRDefault="002021F1" w:rsidP="002021F1">
            <w:pPr>
              <w:spacing w:after="120"/>
              <w:rPr>
                <w:sz w:val="18"/>
                <w:szCs w:val="18"/>
              </w:rPr>
            </w:pPr>
            <w:r w:rsidRPr="005B4766">
              <w:rPr>
                <w:sz w:val="18"/>
                <w:szCs w:val="18"/>
              </w:rPr>
              <w:t>20</w:t>
            </w:r>
          </w:p>
        </w:tc>
        <w:tc>
          <w:tcPr>
            <w:tcW w:w="735" w:type="pct"/>
          </w:tcPr>
          <w:p w14:paraId="3C8C1373" w14:textId="77777777" w:rsidR="002021F1" w:rsidRPr="005B4766" w:rsidRDefault="002021F1" w:rsidP="002021F1">
            <w:pPr>
              <w:spacing w:after="120"/>
              <w:rPr>
                <w:sz w:val="18"/>
                <w:szCs w:val="18"/>
              </w:rPr>
            </w:pPr>
            <w:r w:rsidRPr="005B4766">
              <w:rPr>
                <w:sz w:val="18"/>
                <w:szCs w:val="18"/>
              </w:rPr>
              <w:t>Text</w:t>
            </w:r>
          </w:p>
        </w:tc>
        <w:tc>
          <w:tcPr>
            <w:tcW w:w="1681" w:type="pct"/>
          </w:tcPr>
          <w:p w14:paraId="64D2EF5A" w14:textId="77777777" w:rsidR="002021F1" w:rsidRPr="005B4766" w:rsidRDefault="002021F1" w:rsidP="002021F1">
            <w:pPr>
              <w:spacing w:after="120"/>
              <w:rPr>
                <w:sz w:val="18"/>
                <w:szCs w:val="18"/>
              </w:rPr>
            </w:pPr>
            <w:r w:rsidRPr="005B4766">
              <w:rPr>
                <w:sz w:val="18"/>
                <w:szCs w:val="18"/>
              </w:rPr>
              <w:t xml:space="preserve">e.g. </w:t>
            </w:r>
            <w:r w:rsidRPr="00FC6168">
              <w:rPr>
                <w:sz w:val="18"/>
                <w:szCs w:val="18"/>
              </w:rPr>
              <w:t>GEA001</w:t>
            </w:r>
          </w:p>
        </w:tc>
      </w:tr>
      <w:tr w:rsidR="002021F1" w:rsidRPr="005B4766" w14:paraId="4EECCCA1" w14:textId="77777777" w:rsidTr="002021F1">
        <w:tc>
          <w:tcPr>
            <w:tcW w:w="1324" w:type="pct"/>
          </w:tcPr>
          <w:p w14:paraId="15305449" w14:textId="77777777" w:rsidR="002021F1" w:rsidRPr="005B4766" w:rsidRDefault="002021F1" w:rsidP="002021F1">
            <w:pPr>
              <w:spacing w:after="120"/>
              <w:rPr>
                <w:sz w:val="18"/>
                <w:szCs w:val="18"/>
              </w:rPr>
            </w:pPr>
            <w:r w:rsidRPr="005B4766">
              <w:rPr>
                <w:sz w:val="18"/>
                <w:szCs w:val="18"/>
              </w:rPr>
              <w:t>Account reference</w:t>
            </w:r>
          </w:p>
        </w:tc>
        <w:tc>
          <w:tcPr>
            <w:tcW w:w="630" w:type="pct"/>
          </w:tcPr>
          <w:p w14:paraId="7A1E26CB" w14:textId="77777777" w:rsidR="002021F1" w:rsidRPr="005B4766" w:rsidRDefault="002021F1" w:rsidP="002021F1">
            <w:pPr>
              <w:spacing w:after="120"/>
              <w:rPr>
                <w:sz w:val="18"/>
                <w:szCs w:val="18"/>
              </w:rPr>
            </w:pPr>
            <w:r w:rsidRPr="005B4766">
              <w:rPr>
                <w:sz w:val="18"/>
                <w:szCs w:val="18"/>
              </w:rPr>
              <w:t>3</w:t>
            </w:r>
          </w:p>
        </w:tc>
        <w:tc>
          <w:tcPr>
            <w:tcW w:w="630" w:type="pct"/>
          </w:tcPr>
          <w:p w14:paraId="71C33560" w14:textId="77777777" w:rsidR="002021F1" w:rsidRPr="005B4766" w:rsidRDefault="002021F1" w:rsidP="002021F1">
            <w:pPr>
              <w:spacing w:after="120"/>
              <w:rPr>
                <w:sz w:val="18"/>
                <w:szCs w:val="18"/>
              </w:rPr>
            </w:pPr>
            <w:r w:rsidRPr="005B4766">
              <w:rPr>
                <w:sz w:val="18"/>
                <w:szCs w:val="18"/>
              </w:rPr>
              <w:t>20</w:t>
            </w:r>
          </w:p>
        </w:tc>
        <w:tc>
          <w:tcPr>
            <w:tcW w:w="735" w:type="pct"/>
          </w:tcPr>
          <w:p w14:paraId="68E398FC" w14:textId="77777777" w:rsidR="002021F1" w:rsidRPr="005B4766" w:rsidRDefault="002021F1" w:rsidP="002021F1">
            <w:pPr>
              <w:spacing w:after="120"/>
              <w:rPr>
                <w:sz w:val="18"/>
                <w:szCs w:val="18"/>
              </w:rPr>
            </w:pPr>
            <w:r w:rsidRPr="005B4766">
              <w:rPr>
                <w:sz w:val="18"/>
                <w:szCs w:val="18"/>
              </w:rPr>
              <w:t>Text</w:t>
            </w:r>
          </w:p>
        </w:tc>
        <w:tc>
          <w:tcPr>
            <w:tcW w:w="1681" w:type="pct"/>
          </w:tcPr>
          <w:p w14:paraId="7E70F826" w14:textId="77777777" w:rsidR="002021F1" w:rsidRPr="005B4766" w:rsidRDefault="002021F1" w:rsidP="002021F1">
            <w:pPr>
              <w:spacing w:after="120"/>
              <w:rPr>
                <w:sz w:val="18"/>
                <w:szCs w:val="18"/>
              </w:rPr>
            </w:pPr>
            <w:r w:rsidRPr="005B4766">
              <w:rPr>
                <w:sz w:val="18"/>
                <w:szCs w:val="18"/>
              </w:rPr>
              <w:t xml:space="preserve">e.g. </w:t>
            </w:r>
            <w:r w:rsidRPr="00295D08">
              <w:rPr>
                <w:sz w:val="18"/>
                <w:szCs w:val="18"/>
              </w:rPr>
              <w:t>GD55811342</w:t>
            </w:r>
          </w:p>
        </w:tc>
      </w:tr>
      <w:tr w:rsidR="002021F1" w:rsidRPr="005B4766" w14:paraId="29A037F5" w14:textId="77777777" w:rsidTr="002021F1">
        <w:tc>
          <w:tcPr>
            <w:tcW w:w="1324" w:type="pct"/>
          </w:tcPr>
          <w:p w14:paraId="6D731C05" w14:textId="77777777" w:rsidR="002021F1" w:rsidRPr="005B4766" w:rsidRDefault="002021F1" w:rsidP="002021F1">
            <w:pPr>
              <w:spacing w:after="120"/>
              <w:rPr>
                <w:sz w:val="18"/>
                <w:szCs w:val="18"/>
              </w:rPr>
            </w:pPr>
            <w:r w:rsidRPr="005B4766">
              <w:rPr>
                <w:sz w:val="18"/>
                <w:szCs w:val="18"/>
              </w:rPr>
              <w:t>Invoice  reference</w:t>
            </w:r>
          </w:p>
        </w:tc>
        <w:tc>
          <w:tcPr>
            <w:tcW w:w="630" w:type="pct"/>
          </w:tcPr>
          <w:p w14:paraId="7406DC5B" w14:textId="77777777" w:rsidR="002021F1" w:rsidRPr="005B4766" w:rsidRDefault="002021F1" w:rsidP="002021F1">
            <w:pPr>
              <w:spacing w:after="120"/>
              <w:rPr>
                <w:sz w:val="18"/>
                <w:szCs w:val="18"/>
              </w:rPr>
            </w:pPr>
            <w:r w:rsidRPr="005B4766">
              <w:rPr>
                <w:sz w:val="18"/>
                <w:szCs w:val="18"/>
              </w:rPr>
              <w:t>4</w:t>
            </w:r>
          </w:p>
        </w:tc>
        <w:tc>
          <w:tcPr>
            <w:tcW w:w="630" w:type="pct"/>
          </w:tcPr>
          <w:p w14:paraId="464088AB" w14:textId="77777777" w:rsidR="002021F1" w:rsidRPr="005B4766" w:rsidRDefault="002021F1" w:rsidP="002021F1">
            <w:pPr>
              <w:spacing w:after="120"/>
              <w:rPr>
                <w:sz w:val="18"/>
                <w:szCs w:val="18"/>
              </w:rPr>
            </w:pPr>
            <w:r>
              <w:rPr>
                <w:sz w:val="18"/>
                <w:szCs w:val="18"/>
              </w:rPr>
              <w:t>30</w:t>
            </w:r>
          </w:p>
        </w:tc>
        <w:tc>
          <w:tcPr>
            <w:tcW w:w="735" w:type="pct"/>
          </w:tcPr>
          <w:p w14:paraId="34C7DA78" w14:textId="77777777" w:rsidR="002021F1" w:rsidRPr="005B4766" w:rsidRDefault="002021F1" w:rsidP="002021F1">
            <w:pPr>
              <w:spacing w:after="120"/>
              <w:rPr>
                <w:sz w:val="18"/>
                <w:szCs w:val="18"/>
              </w:rPr>
            </w:pPr>
            <w:r w:rsidRPr="005B4766">
              <w:rPr>
                <w:sz w:val="18"/>
                <w:szCs w:val="18"/>
              </w:rPr>
              <w:t>Text</w:t>
            </w:r>
          </w:p>
        </w:tc>
        <w:tc>
          <w:tcPr>
            <w:tcW w:w="1681" w:type="pct"/>
          </w:tcPr>
          <w:p w14:paraId="7214F8F8" w14:textId="77777777" w:rsidR="002021F1" w:rsidRPr="005B4766" w:rsidRDefault="002021F1" w:rsidP="002021F1">
            <w:pPr>
              <w:spacing w:after="120"/>
              <w:rPr>
                <w:sz w:val="18"/>
                <w:szCs w:val="18"/>
              </w:rPr>
            </w:pPr>
            <w:r w:rsidRPr="005B4766">
              <w:rPr>
                <w:sz w:val="18"/>
                <w:szCs w:val="18"/>
              </w:rPr>
              <w:t xml:space="preserve">e.g. </w:t>
            </w:r>
            <w:r w:rsidRPr="00295D08">
              <w:rPr>
                <w:sz w:val="18"/>
                <w:szCs w:val="18"/>
              </w:rPr>
              <w:t>GD55811342 M002</w:t>
            </w:r>
          </w:p>
        </w:tc>
      </w:tr>
      <w:tr w:rsidR="002021F1" w:rsidRPr="005B4766" w14:paraId="217AEBB2" w14:textId="77777777" w:rsidTr="002021F1">
        <w:tc>
          <w:tcPr>
            <w:tcW w:w="1324" w:type="pct"/>
            <w:tcBorders>
              <w:bottom w:val="nil"/>
            </w:tcBorders>
          </w:tcPr>
          <w:p w14:paraId="028F8135" w14:textId="77777777" w:rsidR="002021F1" w:rsidRPr="005B4766" w:rsidRDefault="002021F1" w:rsidP="002021F1">
            <w:pPr>
              <w:spacing w:after="120"/>
              <w:rPr>
                <w:sz w:val="18"/>
                <w:szCs w:val="18"/>
              </w:rPr>
            </w:pPr>
            <w:r w:rsidRPr="005B4766">
              <w:rPr>
                <w:sz w:val="18"/>
                <w:szCs w:val="18"/>
              </w:rPr>
              <w:t>Bill tax date</w:t>
            </w:r>
          </w:p>
        </w:tc>
        <w:tc>
          <w:tcPr>
            <w:tcW w:w="630" w:type="pct"/>
            <w:tcBorders>
              <w:bottom w:val="nil"/>
            </w:tcBorders>
          </w:tcPr>
          <w:p w14:paraId="565C8181" w14:textId="77777777" w:rsidR="002021F1" w:rsidRPr="005B4766" w:rsidRDefault="002021F1" w:rsidP="002021F1">
            <w:pPr>
              <w:spacing w:after="120"/>
              <w:rPr>
                <w:sz w:val="18"/>
                <w:szCs w:val="18"/>
              </w:rPr>
            </w:pPr>
            <w:r w:rsidRPr="005B4766">
              <w:rPr>
                <w:sz w:val="18"/>
                <w:szCs w:val="18"/>
              </w:rPr>
              <w:t>5</w:t>
            </w:r>
          </w:p>
        </w:tc>
        <w:tc>
          <w:tcPr>
            <w:tcW w:w="630" w:type="pct"/>
            <w:tcBorders>
              <w:bottom w:val="nil"/>
            </w:tcBorders>
          </w:tcPr>
          <w:p w14:paraId="35E114FF" w14:textId="77777777" w:rsidR="002021F1" w:rsidRPr="005B4766" w:rsidRDefault="002021F1" w:rsidP="002021F1">
            <w:pPr>
              <w:spacing w:after="120"/>
              <w:rPr>
                <w:sz w:val="18"/>
                <w:szCs w:val="18"/>
              </w:rPr>
            </w:pPr>
            <w:r w:rsidRPr="005B4766">
              <w:rPr>
                <w:sz w:val="18"/>
                <w:szCs w:val="18"/>
              </w:rPr>
              <w:t>DATE</w:t>
            </w:r>
          </w:p>
        </w:tc>
        <w:tc>
          <w:tcPr>
            <w:tcW w:w="735" w:type="pct"/>
            <w:tcBorders>
              <w:bottom w:val="nil"/>
            </w:tcBorders>
          </w:tcPr>
          <w:p w14:paraId="16EF5108" w14:textId="77777777" w:rsidR="002021F1" w:rsidRPr="005B4766" w:rsidRDefault="002021F1" w:rsidP="002021F1">
            <w:pPr>
              <w:spacing w:after="120"/>
              <w:rPr>
                <w:sz w:val="18"/>
                <w:szCs w:val="18"/>
              </w:rPr>
            </w:pPr>
            <w:r w:rsidRPr="005B4766">
              <w:rPr>
                <w:sz w:val="18"/>
                <w:szCs w:val="18"/>
              </w:rPr>
              <w:t>YYYYMMDD</w:t>
            </w:r>
          </w:p>
        </w:tc>
        <w:tc>
          <w:tcPr>
            <w:tcW w:w="1681" w:type="pct"/>
            <w:tcBorders>
              <w:bottom w:val="nil"/>
            </w:tcBorders>
          </w:tcPr>
          <w:p w14:paraId="760463F0" w14:textId="77777777" w:rsidR="002021F1" w:rsidRPr="005B4766" w:rsidRDefault="002021F1" w:rsidP="002021F1">
            <w:pPr>
              <w:spacing w:after="120"/>
              <w:rPr>
                <w:sz w:val="18"/>
                <w:szCs w:val="18"/>
              </w:rPr>
            </w:pPr>
            <w:r w:rsidRPr="005B4766">
              <w:rPr>
                <w:sz w:val="18"/>
                <w:szCs w:val="18"/>
              </w:rPr>
              <w:t>e.g. 20090101</w:t>
            </w:r>
          </w:p>
        </w:tc>
      </w:tr>
      <w:tr w:rsidR="002021F1" w:rsidRPr="005B4766" w14:paraId="55F4CD5B" w14:textId="77777777" w:rsidTr="002021F1">
        <w:tc>
          <w:tcPr>
            <w:tcW w:w="1324" w:type="pct"/>
          </w:tcPr>
          <w:p w14:paraId="03B0C8BC" w14:textId="77777777" w:rsidR="002021F1" w:rsidRPr="005B4766" w:rsidRDefault="002021F1" w:rsidP="002021F1">
            <w:pPr>
              <w:spacing w:after="120"/>
              <w:rPr>
                <w:sz w:val="18"/>
                <w:szCs w:val="18"/>
              </w:rPr>
            </w:pPr>
            <w:r w:rsidRPr="005B4766">
              <w:rPr>
                <w:sz w:val="18"/>
                <w:szCs w:val="18"/>
              </w:rPr>
              <w:t>Business</w:t>
            </w:r>
            <w:r>
              <w:rPr>
                <w:sz w:val="18"/>
                <w:szCs w:val="18"/>
              </w:rPr>
              <w:t xml:space="preserve"> </w:t>
            </w:r>
            <w:r w:rsidRPr="005B4766">
              <w:rPr>
                <w:sz w:val="18"/>
                <w:szCs w:val="18"/>
              </w:rPr>
              <w:t>name</w:t>
            </w:r>
          </w:p>
        </w:tc>
        <w:tc>
          <w:tcPr>
            <w:tcW w:w="630" w:type="pct"/>
          </w:tcPr>
          <w:p w14:paraId="30118933" w14:textId="77777777" w:rsidR="002021F1" w:rsidRPr="005B4766" w:rsidRDefault="002021F1" w:rsidP="002021F1">
            <w:pPr>
              <w:spacing w:after="120"/>
              <w:rPr>
                <w:sz w:val="18"/>
                <w:szCs w:val="18"/>
              </w:rPr>
            </w:pPr>
            <w:r w:rsidRPr="005B4766">
              <w:rPr>
                <w:sz w:val="18"/>
                <w:szCs w:val="18"/>
              </w:rPr>
              <w:t>6</w:t>
            </w:r>
          </w:p>
        </w:tc>
        <w:tc>
          <w:tcPr>
            <w:tcW w:w="630" w:type="pct"/>
          </w:tcPr>
          <w:p w14:paraId="2BC92625" w14:textId="77777777" w:rsidR="002021F1" w:rsidRPr="005B4766" w:rsidRDefault="002021F1" w:rsidP="002021F1">
            <w:pPr>
              <w:spacing w:after="120"/>
              <w:rPr>
                <w:sz w:val="18"/>
                <w:szCs w:val="18"/>
              </w:rPr>
            </w:pPr>
            <w:r>
              <w:rPr>
                <w:sz w:val="18"/>
                <w:szCs w:val="18"/>
              </w:rPr>
              <w:t>100</w:t>
            </w:r>
          </w:p>
        </w:tc>
        <w:tc>
          <w:tcPr>
            <w:tcW w:w="735" w:type="pct"/>
          </w:tcPr>
          <w:p w14:paraId="5EC93141" w14:textId="77777777" w:rsidR="002021F1" w:rsidRPr="005B4766" w:rsidRDefault="002021F1" w:rsidP="002021F1">
            <w:pPr>
              <w:spacing w:after="120"/>
              <w:rPr>
                <w:sz w:val="18"/>
                <w:szCs w:val="18"/>
              </w:rPr>
            </w:pPr>
            <w:r w:rsidRPr="005B4766">
              <w:rPr>
                <w:sz w:val="18"/>
                <w:szCs w:val="18"/>
              </w:rPr>
              <w:t>Text</w:t>
            </w:r>
          </w:p>
        </w:tc>
        <w:tc>
          <w:tcPr>
            <w:tcW w:w="1681" w:type="pct"/>
          </w:tcPr>
          <w:p w14:paraId="67738651" w14:textId="77777777" w:rsidR="002021F1" w:rsidRPr="005B4766" w:rsidRDefault="002021F1" w:rsidP="002021F1">
            <w:pPr>
              <w:spacing w:after="120"/>
              <w:rPr>
                <w:sz w:val="18"/>
                <w:szCs w:val="18"/>
              </w:rPr>
            </w:pPr>
            <w:r>
              <w:rPr>
                <w:sz w:val="18"/>
                <w:szCs w:val="18"/>
              </w:rPr>
              <w:t xml:space="preserve">e.g. </w:t>
            </w:r>
            <w:r w:rsidRPr="00BE6929">
              <w:rPr>
                <w:sz w:val="18"/>
                <w:szCs w:val="18"/>
              </w:rPr>
              <w:t>ABC COMMUNICATION</w:t>
            </w:r>
          </w:p>
        </w:tc>
      </w:tr>
      <w:tr w:rsidR="002021F1" w:rsidRPr="005B4766" w14:paraId="4814883D" w14:textId="77777777" w:rsidTr="002021F1">
        <w:tc>
          <w:tcPr>
            <w:tcW w:w="1324" w:type="pct"/>
          </w:tcPr>
          <w:p w14:paraId="2B770689" w14:textId="77777777" w:rsidR="002021F1" w:rsidRPr="005B4766" w:rsidRDefault="002021F1" w:rsidP="002021F1">
            <w:pPr>
              <w:spacing w:after="120"/>
              <w:rPr>
                <w:sz w:val="18"/>
                <w:szCs w:val="18"/>
              </w:rPr>
            </w:pPr>
            <w:r w:rsidRPr="005B4766">
              <w:rPr>
                <w:sz w:val="18"/>
                <w:szCs w:val="18"/>
              </w:rPr>
              <w:t>Address name if available</w:t>
            </w:r>
          </w:p>
        </w:tc>
        <w:tc>
          <w:tcPr>
            <w:tcW w:w="630" w:type="pct"/>
          </w:tcPr>
          <w:p w14:paraId="10426D85" w14:textId="77777777" w:rsidR="002021F1" w:rsidRPr="005B4766" w:rsidRDefault="002021F1" w:rsidP="002021F1">
            <w:pPr>
              <w:spacing w:after="120"/>
              <w:rPr>
                <w:sz w:val="18"/>
                <w:szCs w:val="18"/>
              </w:rPr>
            </w:pPr>
            <w:r w:rsidRPr="005B4766">
              <w:rPr>
                <w:sz w:val="18"/>
                <w:szCs w:val="18"/>
              </w:rPr>
              <w:t>7</w:t>
            </w:r>
          </w:p>
        </w:tc>
        <w:tc>
          <w:tcPr>
            <w:tcW w:w="630" w:type="pct"/>
          </w:tcPr>
          <w:p w14:paraId="5F70402F" w14:textId="77777777" w:rsidR="002021F1" w:rsidRPr="005B4766" w:rsidRDefault="002021F1" w:rsidP="002021F1">
            <w:pPr>
              <w:spacing w:after="120"/>
              <w:rPr>
                <w:sz w:val="18"/>
                <w:szCs w:val="18"/>
              </w:rPr>
            </w:pPr>
            <w:r>
              <w:rPr>
                <w:sz w:val="18"/>
                <w:szCs w:val="18"/>
              </w:rPr>
              <w:t>225</w:t>
            </w:r>
          </w:p>
        </w:tc>
        <w:tc>
          <w:tcPr>
            <w:tcW w:w="735" w:type="pct"/>
          </w:tcPr>
          <w:p w14:paraId="705B461B" w14:textId="77777777" w:rsidR="002021F1" w:rsidRPr="005B4766" w:rsidRDefault="002021F1" w:rsidP="002021F1">
            <w:pPr>
              <w:spacing w:after="120"/>
              <w:rPr>
                <w:sz w:val="18"/>
                <w:szCs w:val="18"/>
              </w:rPr>
            </w:pPr>
            <w:r w:rsidRPr="005B4766">
              <w:rPr>
                <w:sz w:val="18"/>
                <w:szCs w:val="18"/>
              </w:rPr>
              <w:t>Text</w:t>
            </w:r>
          </w:p>
        </w:tc>
        <w:tc>
          <w:tcPr>
            <w:tcW w:w="1681" w:type="pct"/>
          </w:tcPr>
          <w:p w14:paraId="789D5D63" w14:textId="77777777" w:rsidR="002021F1" w:rsidRPr="00BE6929" w:rsidRDefault="002021F1" w:rsidP="002021F1">
            <w:pPr>
              <w:spacing w:after="120"/>
              <w:rPr>
                <w:sz w:val="18"/>
                <w:szCs w:val="18"/>
              </w:rPr>
            </w:pPr>
            <w:r w:rsidRPr="00BE6929">
              <w:rPr>
                <w:sz w:val="18"/>
                <w:szCs w:val="18"/>
              </w:rPr>
              <w:t>e.g. Ms C.Taylor</w:t>
            </w:r>
          </w:p>
        </w:tc>
      </w:tr>
      <w:tr w:rsidR="002021F1" w:rsidRPr="005B4766" w14:paraId="045F80FB" w14:textId="77777777" w:rsidTr="002021F1">
        <w:tc>
          <w:tcPr>
            <w:tcW w:w="1324" w:type="pct"/>
          </w:tcPr>
          <w:p w14:paraId="56BB6DF1" w14:textId="77777777" w:rsidR="002021F1" w:rsidRPr="005B4766" w:rsidRDefault="002021F1" w:rsidP="002021F1">
            <w:pPr>
              <w:spacing w:after="120"/>
              <w:rPr>
                <w:sz w:val="18"/>
                <w:szCs w:val="18"/>
              </w:rPr>
            </w:pPr>
            <w:r w:rsidRPr="005B4766">
              <w:rPr>
                <w:sz w:val="18"/>
                <w:szCs w:val="18"/>
              </w:rPr>
              <w:t>First line of address</w:t>
            </w:r>
          </w:p>
        </w:tc>
        <w:tc>
          <w:tcPr>
            <w:tcW w:w="630" w:type="pct"/>
          </w:tcPr>
          <w:p w14:paraId="6F7591F6" w14:textId="77777777" w:rsidR="002021F1" w:rsidRPr="005B4766" w:rsidRDefault="002021F1" w:rsidP="002021F1">
            <w:pPr>
              <w:spacing w:after="120"/>
              <w:rPr>
                <w:sz w:val="18"/>
                <w:szCs w:val="18"/>
              </w:rPr>
            </w:pPr>
            <w:r w:rsidRPr="005B4766">
              <w:rPr>
                <w:sz w:val="18"/>
                <w:szCs w:val="18"/>
              </w:rPr>
              <w:t>8</w:t>
            </w:r>
          </w:p>
        </w:tc>
        <w:tc>
          <w:tcPr>
            <w:tcW w:w="630" w:type="pct"/>
          </w:tcPr>
          <w:p w14:paraId="0C6D7B4A" w14:textId="77777777" w:rsidR="002021F1" w:rsidRPr="005B4766" w:rsidRDefault="002021F1" w:rsidP="002021F1">
            <w:pPr>
              <w:spacing w:after="120"/>
              <w:rPr>
                <w:sz w:val="18"/>
                <w:szCs w:val="18"/>
              </w:rPr>
            </w:pPr>
            <w:r>
              <w:rPr>
                <w:sz w:val="18"/>
                <w:szCs w:val="18"/>
              </w:rPr>
              <w:t>80</w:t>
            </w:r>
          </w:p>
        </w:tc>
        <w:tc>
          <w:tcPr>
            <w:tcW w:w="735" w:type="pct"/>
          </w:tcPr>
          <w:p w14:paraId="5F1F6F2B" w14:textId="77777777" w:rsidR="002021F1" w:rsidRPr="005B4766" w:rsidRDefault="002021F1" w:rsidP="002021F1">
            <w:pPr>
              <w:spacing w:after="120"/>
              <w:rPr>
                <w:sz w:val="18"/>
                <w:szCs w:val="18"/>
              </w:rPr>
            </w:pPr>
            <w:r w:rsidRPr="005B4766">
              <w:rPr>
                <w:sz w:val="18"/>
                <w:szCs w:val="18"/>
              </w:rPr>
              <w:t>Text</w:t>
            </w:r>
          </w:p>
        </w:tc>
        <w:tc>
          <w:tcPr>
            <w:tcW w:w="1681" w:type="pct"/>
          </w:tcPr>
          <w:p w14:paraId="53F8A1AE" w14:textId="77777777" w:rsidR="002021F1" w:rsidRPr="00BE6929" w:rsidRDefault="002021F1" w:rsidP="002021F1">
            <w:pPr>
              <w:spacing w:after="120"/>
              <w:rPr>
                <w:sz w:val="18"/>
                <w:szCs w:val="18"/>
              </w:rPr>
            </w:pPr>
            <w:r w:rsidRPr="00BE6929">
              <w:rPr>
                <w:sz w:val="18"/>
                <w:szCs w:val="18"/>
              </w:rPr>
              <w:t>e.g</w:t>
            </w:r>
            <w:r w:rsidRPr="001B73E8">
              <w:rPr>
                <w:sz w:val="18"/>
                <w:szCs w:val="18"/>
              </w:rPr>
              <w:t xml:space="preserve"> Accounts Dept</w:t>
            </w:r>
          </w:p>
        </w:tc>
      </w:tr>
      <w:tr w:rsidR="002021F1" w:rsidRPr="005B4766" w14:paraId="32E082A7" w14:textId="77777777" w:rsidTr="002021F1">
        <w:tc>
          <w:tcPr>
            <w:tcW w:w="1324" w:type="pct"/>
          </w:tcPr>
          <w:p w14:paraId="5EE3DED2" w14:textId="77777777" w:rsidR="002021F1" w:rsidRPr="005B4766" w:rsidRDefault="002021F1" w:rsidP="002021F1">
            <w:pPr>
              <w:spacing w:after="120"/>
              <w:rPr>
                <w:sz w:val="18"/>
                <w:szCs w:val="18"/>
              </w:rPr>
            </w:pPr>
            <w:r w:rsidRPr="005B4766">
              <w:rPr>
                <w:sz w:val="18"/>
                <w:szCs w:val="18"/>
              </w:rPr>
              <w:t>Post code</w:t>
            </w:r>
          </w:p>
        </w:tc>
        <w:tc>
          <w:tcPr>
            <w:tcW w:w="630" w:type="pct"/>
          </w:tcPr>
          <w:p w14:paraId="66E7FC9F" w14:textId="77777777" w:rsidR="002021F1" w:rsidRPr="005B4766" w:rsidRDefault="002021F1" w:rsidP="002021F1">
            <w:pPr>
              <w:spacing w:after="120"/>
              <w:rPr>
                <w:sz w:val="18"/>
                <w:szCs w:val="18"/>
              </w:rPr>
            </w:pPr>
            <w:r w:rsidRPr="005B4766">
              <w:rPr>
                <w:sz w:val="18"/>
                <w:szCs w:val="18"/>
              </w:rPr>
              <w:t>9</w:t>
            </w:r>
          </w:p>
        </w:tc>
        <w:tc>
          <w:tcPr>
            <w:tcW w:w="630" w:type="pct"/>
          </w:tcPr>
          <w:p w14:paraId="6CD353E6" w14:textId="77777777" w:rsidR="002021F1" w:rsidRPr="005B4766" w:rsidRDefault="002021F1" w:rsidP="002021F1">
            <w:pPr>
              <w:spacing w:after="120"/>
              <w:rPr>
                <w:sz w:val="18"/>
                <w:szCs w:val="18"/>
              </w:rPr>
            </w:pPr>
            <w:r>
              <w:rPr>
                <w:sz w:val="18"/>
                <w:szCs w:val="18"/>
              </w:rPr>
              <w:t>16</w:t>
            </w:r>
          </w:p>
        </w:tc>
        <w:tc>
          <w:tcPr>
            <w:tcW w:w="735" w:type="pct"/>
          </w:tcPr>
          <w:p w14:paraId="02468D3A" w14:textId="77777777" w:rsidR="002021F1" w:rsidRPr="005B4766" w:rsidRDefault="002021F1" w:rsidP="002021F1">
            <w:pPr>
              <w:spacing w:after="120"/>
              <w:rPr>
                <w:sz w:val="18"/>
                <w:szCs w:val="18"/>
              </w:rPr>
            </w:pPr>
            <w:r w:rsidRPr="005B4766">
              <w:rPr>
                <w:sz w:val="18"/>
                <w:szCs w:val="18"/>
              </w:rPr>
              <w:t>Text</w:t>
            </w:r>
          </w:p>
        </w:tc>
        <w:tc>
          <w:tcPr>
            <w:tcW w:w="1681" w:type="pct"/>
          </w:tcPr>
          <w:p w14:paraId="67A4A87C" w14:textId="77777777" w:rsidR="002021F1" w:rsidRPr="00BE6929" w:rsidRDefault="00D86D91" w:rsidP="002021F1">
            <w:pPr>
              <w:spacing w:after="120"/>
              <w:rPr>
                <w:sz w:val="18"/>
                <w:szCs w:val="18"/>
              </w:rPr>
            </w:pPr>
            <w:r>
              <w:rPr>
                <w:sz w:val="18"/>
                <w:szCs w:val="18"/>
              </w:rPr>
              <w:t>e.g. RH6  0PA</w:t>
            </w:r>
          </w:p>
        </w:tc>
      </w:tr>
      <w:tr w:rsidR="002021F1" w:rsidRPr="00484C58" w14:paraId="18355ED7" w14:textId="77777777" w:rsidTr="002021F1">
        <w:tc>
          <w:tcPr>
            <w:tcW w:w="1324" w:type="pct"/>
          </w:tcPr>
          <w:p w14:paraId="6A0116D5" w14:textId="77777777" w:rsidR="002021F1" w:rsidRPr="005B4766" w:rsidRDefault="002021F1" w:rsidP="002021F1">
            <w:pPr>
              <w:spacing w:after="120"/>
              <w:rPr>
                <w:sz w:val="18"/>
                <w:szCs w:val="18"/>
              </w:rPr>
            </w:pPr>
            <w:r w:rsidRPr="005B4766">
              <w:rPr>
                <w:sz w:val="18"/>
                <w:szCs w:val="18"/>
              </w:rPr>
              <w:t>Customer VAT status</w:t>
            </w:r>
          </w:p>
        </w:tc>
        <w:tc>
          <w:tcPr>
            <w:tcW w:w="630" w:type="pct"/>
          </w:tcPr>
          <w:p w14:paraId="46D5E53C" w14:textId="77777777" w:rsidR="002021F1" w:rsidRPr="005B4766" w:rsidRDefault="002021F1" w:rsidP="002021F1">
            <w:pPr>
              <w:spacing w:after="120"/>
              <w:rPr>
                <w:sz w:val="18"/>
                <w:szCs w:val="18"/>
              </w:rPr>
            </w:pPr>
            <w:r w:rsidRPr="005B4766">
              <w:rPr>
                <w:sz w:val="18"/>
                <w:szCs w:val="18"/>
              </w:rPr>
              <w:t>10</w:t>
            </w:r>
          </w:p>
        </w:tc>
        <w:tc>
          <w:tcPr>
            <w:tcW w:w="630" w:type="pct"/>
          </w:tcPr>
          <w:p w14:paraId="16C8124E" w14:textId="77777777" w:rsidR="002021F1" w:rsidRPr="005B4766" w:rsidRDefault="002021F1" w:rsidP="002021F1">
            <w:pPr>
              <w:spacing w:after="120"/>
              <w:rPr>
                <w:sz w:val="18"/>
                <w:szCs w:val="18"/>
              </w:rPr>
            </w:pPr>
            <w:r>
              <w:rPr>
                <w:sz w:val="18"/>
                <w:szCs w:val="18"/>
              </w:rPr>
              <w:t>1</w:t>
            </w:r>
          </w:p>
        </w:tc>
        <w:tc>
          <w:tcPr>
            <w:tcW w:w="735" w:type="pct"/>
          </w:tcPr>
          <w:p w14:paraId="1472F635" w14:textId="77777777" w:rsidR="002021F1" w:rsidRPr="005B4766" w:rsidRDefault="002021F1" w:rsidP="002021F1">
            <w:pPr>
              <w:spacing w:after="120"/>
              <w:rPr>
                <w:sz w:val="18"/>
                <w:szCs w:val="18"/>
              </w:rPr>
            </w:pPr>
            <w:r w:rsidRPr="005B4766">
              <w:rPr>
                <w:sz w:val="18"/>
                <w:szCs w:val="18"/>
              </w:rPr>
              <w:t>Text</w:t>
            </w:r>
          </w:p>
        </w:tc>
        <w:tc>
          <w:tcPr>
            <w:tcW w:w="1681" w:type="pct"/>
            <w:tcBorders>
              <w:bottom w:val="nil"/>
            </w:tcBorders>
          </w:tcPr>
          <w:p w14:paraId="195C07C1" w14:textId="77777777" w:rsidR="002021F1" w:rsidRPr="00484C58" w:rsidRDefault="002021F1" w:rsidP="002021F1">
            <w:pPr>
              <w:spacing w:after="120"/>
              <w:rPr>
                <w:sz w:val="18"/>
                <w:szCs w:val="18"/>
                <w:lang w:val="sv-SE"/>
              </w:rPr>
            </w:pPr>
            <w:r w:rsidRPr="00484C58">
              <w:rPr>
                <w:sz w:val="18"/>
                <w:szCs w:val="18"/>
                <w:lang w:val="sv-SE"/>
              </w:rPr>
              <w:t>e.g.</w:t>
            </w:r>
          </w:p>
          <w:p w14:paraId="7AA228F0" w14:textId="77777777" w:rsidR="002021F1" w:rsidRPr="00484C58" w:rsidRDefault="002021F1" w:rsidP="002021F1">
            <w:pPr>
              <w:spacing w:after="120"/>
              <w:rPr>
                <w:sz w:val="18"/>
                <w:szCs w:val="18"/>
                <w:lang w:val="sv-SE"/>
              </w:rPr>
            </w:pPr>
            <w:r w:rsidRPr="00484C58">
              <w:rPr>
                <w:sz w:val="18"/>
                <w:szCs w:val="18"/>
                <w:lang w:val="sv-SE"/>
              </w:rPr>
              <w:t>1 = Standard</w:t>
            </w:r>
          </w:p>
          <w:p w14:paraId="3A097760" w14:textId="77777777" w:rsidR="002021F1" w:rsidRPr="00484C58" w:rsidRDefault="002021F1" w:rsidP="002021F1">
            <w:pPr>
              <w:spacing w:after="120"/>
              <w:rPr>
                <w:sz w:val="18"/>
                <w:szCs w:val="18"/>
                <w:lang w:val="sv-SE"/>
              </w:rPr>
            </w:pPr>
            <w:r w:rsidRPr="00484C58">
              <w:rPr>
                <w:sz w:val="18"/>
                <w:szCs w:val="18"/>
                <w:lang w:val="sv-SE"/>
              </w:rPr>
              <w:t>2 = VAT exempt</w:t>
            </w:r>
          </w:p>
        </w:tc>
      </w:tr>
      <w:tr w:rsidR="002021F1" w:rsidRPr="005B4766" w14:paraId="59A4AD16" w14:textId="77777777" w:rsidTr="002021F1">
        <w:tc>
          <w:tcPr>
            <w:tcW w:w="1324" w:type="pct"/>
          </w:tcPr>
          <w:p w14:paraId="52842416" w14:textId="77777777" w:rsidR="002021F1" w:rsidRPr="005B4766" w:rsidRDefault="002021F1" w:rsidP="002021F1">
            <w:pPr>
              <w:spacing w:after="120"/>
              <w:rPr>
                <w:sz w:val="18"/>
                <w:szCs w:val="18"/>
              </w:rPr>
            </w:pPr>
            <w:r w:rsidRPr="005B4766">
              <w:rPr>
                <w:sz w:val="18"/>
                <w:szCs w:val="18"/>
              </w:rPr>
              <w:t xml:space="preserve">Bill Type </w:t>
            </w:r>
          </w:p>
        </w:tc>
        <w:tc>
          <w:tcPr>
            <w:tcW w:w="630" w:type="pct"/>
          </w:tcPr>
          <w:p w14:paraId="326952DC" w14:textId="77777777" w:rsidR="002021F1" w:rsidRPr="005B4766" w:rsidRDefault="002021F1" w:rsidP="002021F1">
            <w:pPr>
              <w:spacing w:after="120"/>
              <w:rPr>
                <w:sz w:val="18"/>
                <w:szCs w:val="18"/>
              </w:rPr>
            </w:pPr>
            <w:r w:rsidRPr="005B4766">
              <w:rPr>
                <w:sz w:val="18"/>
                <w:szCs w:val="18"/>
              </w:rPr>
              <w:t>11</w:t>
            </w:r>
          </w:p>
        </w:tc>
        <w:tc>
          <w:tcPr>
            <w:tcW w:w="630" w:type="pct"/>
          </w:tcPr>
          <w:p w14:paraId="0D9C86DC" w14:textId="77777777" w:rsidR="002021F1" w:rsidRPr="005B4766" w:rsidRDefault="002021F1" w:rsidP="002021F1">
            <w:pPr>
              <w:spacing w:after="120"/>
              <w:rPr>
                <w:sz w:val="18"/>
                <w:szCs w:val="18"/>
              </w:rPr>
            </w:pPr>
            <w:r>
              <w:rPr>
                <w:sz w:val="18"/>
                <w:szCs w:val="18"/>
              </w:rPr>
              <w:t>9</w:t>
            </w:r>
          </w:p>
        </w:tc>
        <w:tc>
          <w:tcPr>
            <w:tcW w:w="735" w:type="pct"/>
          </w:tcPr>
          <w:p w14:paraId="48EE5D98" w14:textId="77777777" w:rsidR="002021F1" w:rsidRPr="00BE6929" w:rsidRDefault="002021F1" w:rsidP="002021F1">
            <w:pPr>
              <w:spacing w:after="120"/>
              <w:rPr>
                <w:sz w:val="18"/>
                <w:szCs w:val="18"/>
              </w:rPr>
            </w:pPr>
            <w:r w:rsidRPr="00BE6929">
              <w:rPr>
                <w:sz w:val="18"/>
                <w:szCs w:val="18"/>
              </w:rPr>
              <w:t>Text</w:t>
            </w:r>
          </w:p>
        </w:tc>
        <w:tc>
          <w:tcPr>
            <w:tcW w:w="1681" w:type="pct"/>
          </w:tcPr>
          <w:p w14:paraId="7B89687B" w14:textId="77777777" w:rsidR="002021F1" w:rsidRPr="00BE6929" w:rsidRDefault="002021F1" w:rsidP="002021F1">
            <w:pPr>
              <w:autoSpaceDE w:val="0"/>
              <w:autoSpaceDN w:val="0"/>
              <w:adjustRightInd w:val="0"/>
              <w:spacing w:after="120"/>
              <w:rPr>
                <w:sz w:val="18"/>
                <w:szCs w:val="18"/>
              </w:rPr>
            </w:pPr>
            <w:r w:rsidRPr="00BE6929">
              <w:rPr>
                <w:sz w:val="18"/>
                <w:szCs w:val="18"/>
              </w:rPr>
              <w:t>e.g.</w:t>
            </w:r>
          </w:p>
          <w:p w14:paraId="617A35D6" w14:textId="77777777" w:rsidR="002021F1" w:rsidRPr="00BE6929" w:rsidRDefault="002021F1" w:rsidP="002021F1">
            <w:pPr>
              <w:spacing w:after="120"/>
              <w:rPr>
                <w:sz w:val="18"/>
                <w:szCs w:val="18"/>
              </w:rPr>
            </w:pPr>
            <w:r w:rsidRPr="00BE6929">
              <w:rPr>
                <w:sz w:val="18"/>
                <w:szCs w:val="18"/>
              </w:rPr>
              <w:t>1=Periodic</w:t>
            </w:r>
            <w:r w:rsidRPr="00BE6929">
              <w:rPr>
                <w:sz w:val="18"/>
                <w:szCs w:val="18"/>
              </w:rPr>
              <w:tab/>
            </w:r>
          </w:p>
          <w:p w14:paraId="28703606" w14:textId="77777777" w:rsidR="002021F1" w:rsidRPr="00BE6929" w:rsidRDefault="002021F1" w:rsidP="002021F1">
            <w:pPr>
              <w:spacing w:after="120"/>
              <w:rPr>
                <w:sz w:val="18"/>
                <w:szCs w:val="18"/>
              </w:rPr>
            </w:pPr>
            <w:r w:rsidRPr="00BE6929">
              <w:rPr>
                <w:sz w:val="18"/>
                <w:szCs w:val="18"/>
              </w:rPr>
              <w:t>2=Interim</w:t>
            </w:r>
          </w:p>
          <w:p w14:paraId="73D55181" w14:textId="77777777" w:rsidR="002021F1" w:rsidRPr="00BE6929" w:rsidRDefault="00D86D91" w:rsidP="00D86D91">
            <w:pPr>
              <w:spacing w:after="120"/>
              <w:rPr>
                <w:sz w:val="18"/>
                <w:szCs w:val="18"/>
              </w:rPr>
            </w:pPr>
            <w:r>
              <w:rPr>
                <w:sz w:val="18"/>
                <w:szCs w:val="18"/>
              </w:rPr>
              <w:t>5=VAT Credit</w:t>
            </w:r>
          </w:p>
        </w:tc>
      </w:tr>
      <w:tr w:rsidR="002021F1" w:rsidRPr="005B4766" w14:paraId="5320E390" w14:textId="77777777" w:rsidTr="002021F1">
        <w:tc>
          <w:tcPr>
            <w:tcW w:w="1324" w:type="pct"/>
          </w:tcPr>
          <w:p w14:paraId="1D90FC23" w14:textId="77777777" w:rsidR="002021F1" w:rsidRPr="005B4766" w:rsidRDefault="002021F1" w:rsidP="002021F1">
            <w:pPr>
              <w:spacing w:after="120"/>
              <w:rPr>
                <w:sz w:val="18"/>
                <w:szCs w:val="18"/>
              </w:rPr>
            </w:pPr>
            <w:r w:rsidRPr="005B4766">
              <w:rPr>
                <w:sz w:val="18"/>
                <w:szCs w:val="18"/>
              </w:rPr>
              <w:t>Bill title or service name</w:t>
            </w:r>
          </w:p>
        </w:tc>
        <w:tc>
          <w:tcPr>
            <w:tcW w:w="630" w:type="pct"/>
          </w:tcPr>
          <w:p w14:paraId="5E2587B4" w14:textId="77777777" w:rsidR="002021F1" w:rsidRPr="005B4766" w:rsidRDefault="002021F1" w:rsidP="002021F1">
            <w:pPr>
              <w:spacing w:after="120"/>
              <w:rPr>
                <w:sz w:val="18"/>
                <w:szCs w:val="18"/>
              </w:rPr>
            </w:pPr>
            <w:r w:rsidRPr="005B4766">
              <w:rPr>
                <w:sz w:val="18"/>
                <w:szCs w:val="18"/>
              </w:rPr>
              <w:t>12</w:t>
            </w:r>
          </w:p>
        </w:tc>
        <w:tc>
          <w:tcPr>
            <w:tcW w:w="630" w:type="pct"/>
          </w:tcPr>
          <w:p w14:paraId="60D3FF0C" w14:textId="77777777" w:rsidR="002021F1" w:rsidRPr="005B4766" w:rsidRDefault="002021F1" w:rsidP="002021F1">
            <w:pPr>
              <w:spacing w:after="120"/>
              <w:rPr>
                <w:sz w:val="18"/>
                <w:szCs w:val="18"/>
              </w:rPr>
            </w:pPr>
            <w:r>
              <w:rPr>
                <w:sz w:val="18"/>
                <w:szCs w:val="18"/>
              </w:rPr>
              <w:t>80</w:t>
            </w:r>
          </w:p>
        </w:tc>
        <w:tc>
          <w:tcPr>
            <w:tcW w:w="735" w:type="pct"/>
          </w:tcPr>
          <w:p w14:paraId="3FEC5676" w14:textId="77777777" w:rsidR="002021F1" w:rsidRPr="005B4766" w:rsidRDefault="002021F1" w:rsidP="002021F1">
            <w:pPr>
              <w:spacing w:after="120"/>
              <w:rPr>
                <w:sz w:val="18"/>
                <w:szCs w:val="18"/>
              </w:rPr>
            </w:pPr>
            <w:r w:rsidRPr="005B4766">
              <w:rPr>
                <w:sz w:val="18"/>
                <w:szCs w:val="18"/>
              </w:rPr>
              <w:t>Text</w:t>
            </w:r>
          </w:p>
        </w:tc>
        <w:tc>
          <w:tcPr>
            <w:tcW w:w="1681" w:type="pct"/>
          </w:tcPr>
          <w:p w14:paraId="68BDC44E" w14:textId="77777777" w:rsidR="002021F1" w:rsidRPr="00BE6929" w:rsidRDefault="002021F1" w:rsidP="002021F1">
            <w:pPr>
              <w:spacing w:after="120"/>
              <w:rPr>
                <w:sz w:val="18"/>
                <w:szCs w:val="18"/>
              </w:rPr>
            </w:pPr>
            <w:r w:rsidRPr="00BE6929">
              <w:rPr>
                <w:sz w:val="18"/>
                <w:szCs w:val="18"/>
              </w:rPr>
              <w:t>e.g. Service Based Solution</w:t>
            </w:r>
          </w:p>
        </w:tc>
      </w:tr>
    </w:tbl>
    <w:p w14:paraId="2FC6F57D" w14:textId="77777777" w:rsidR="002021F1" w:rsidRDefault="002021F1" w:rsidP="002021F1">
      <w:pPr>
        <w:jc w:val="both"/>
      </w:pPr>
      <w:r w:rsidRPr="00C96757">
        <w:t xml:space="preserve">This header record uses the standard format for header records for other services being billed on </w:t>
      </w:r>
      <w:r>
        <w:t>Atlantis</w:t>
      </w:r>
    </w:p>
    <w:p w14:paraId="7EC47EA5" w14:textId="77777777" w:rsidR="002021F1" w:rsidRPr="00632AE8" w:rsidRDefault="002021F1" w:rsidP="00870DEA">
      <w:pPr>
        <w:pStyle w:val="Heading2"/>
      </w:pPr>
      <w:bookmarkStart w:id="304" w:name="_Toc488928605"/>
      <w:bookmarkStart w:id="305" w:name="_Toc488928830"/>
      <w:bookmarkStart w:id="306" w:name="_Ref4779454"/>
      <w:bookmarkStart w:id="307" w:name="_PRODUCT_CHARGES_RECORD_1"/>
      <w:bookmarkStart w:id="308" w:name="_Toc205994576"/>
      <w:bookmarkEnd w:id="307"/>
      <w:r w:rsidRPr="00632AE8">
        <w:t xml:space="preserve">PRODUCT </w:t>
      </w:r>
      <w:r w:rsidRPr="00870DEA">
        <w:t>CHARGES</w:t>
      </w:r>
      <w:r w:rsidRPr="00632AE8">
        <w:t xml:space="preserve"> RECORD</w:t>
      </w:r>
      <w:bookmarkEnd w:id="304"/>
      <w:bookmarkEnd w:id="305"/>
      <w:bookmarkEnd w:id="306"/>
      <w:bookmarkEnd w:id="308"/>
    </w:p>
    <w:p w14:paraId="533B6FA9" w14:textId="77777777" w:rsidR="002021F1" w:rsidRPr="005B4766" w:rsidRDefault="002021F1" w:rsidP="002021F1">
      <w:pPr>
        <w:jc w:val="both"/>
        <w:rPr>
          <w:sz w:val="22"/>
        </w:rPr>
      </w:pPr>
      <w:r w:rsidRPr="001F4639">
        <w:rPr>
          <w:sz w:val="22"/>
          <w:u w:val="single"/>
        </w:rPr>
        <w:t>Currently there are no pro</w:t>
      </w:r>
      <w:r>
        <w:rPr>
          <w:sz w:val="22"/>
          <w:u w:val="single"/>
        </w:rPr>
        <w:t xml:space="preserve">duct charges applicable for SBS, </w:t>
      </w:r>
      <w:r w:rsidRPr="001F4639">
        <w:rPr>
          <w:sz w:val="22"/>
          <w:u w:val="single"/>
        </w:rPr>
        <w:t>however products charges may</w:t>
      </w:r>
      <w:r>
        <w:rPr>
          <w:sz w:val="22"/>
          <w:u w:val="single"/>
        </w:rPr>
        <w:t xml:space="preserve"> </w:t>
      </w:r>
      <w:r w:rsidRPr="001F4639">
        <w:rPr>
          <w:sz w:val="22"/>
          <w:u w:val="single"/>
        </w:rPr>
        <w:t>be introduced in later releases and we will update this section accordingly</w:t>
      </w:r>
      <w:r>
        <w:rPr>
          <w:sz w:val="22"/>
          <w:u w:val="single"/>
        </w:rPr>
        <w:t>.</w:t>
      </w:r>
    </w:p>
    <w:p w14:paraId="2A3779A4" w14:textId="77777777" w:rsidR="002021F1" w:rsidRPr="005B4766" w:rsidRDefault="002021F1" w:rsidP="00870DEA">
      <w:pPr>
        <w:pStyle w:val="Heading2"/>
      </w:pPr>
      <w:bookmarkStart w:id="309" w:name="_Toc292189183"/>
      <w:bookmarkStart w:id="310" w:name="_Toc488928606"/>
      <w:bookmarkStart w:id="311" w:name="_Toc488928831"/>
      <w:bookmarkStart w:id="312" w:name="_Ref4779459"/>
      <w:bookmarkStart w:id="313" w:name="_EVENT_CHARGES_RECORD_1"/>
      <w:bookmarkStart w:id="314" w:name="_Toc205994577"/>
      <w:bookmarkEnd w:id="313"/>
      <w:r w:rsidRPr="00376F11">
        <w:t xml:space="preserve">EVENT CHARGES </w:t>
      </w:r>
      <w:r w:rsidRPr="00870DEA">
        <w:t>RECORD</w:t>
      </w:r>
      <w:bookmarkEnd w:id="309"/>
      <w:bookmarkEnd w:id="310"/>
      <w:bookmarkEnd w:id="311"/>
      <w:bookmarkEnd w:id="312"/>
      <w:bookmarkEnd w:id="314"/>
      <w:r>
        <w:t xml:space="preserve"> </w:t>
      </w:r>
    </w:p>
    <w:p w14:paraId="2D425ADA" w14:textId="77777777" w:rsidR="002021F1" w:rsidRDefault="002021F1" w:rsidP="002021F1">
      <w:pPr>
        <w:jc w:val="both"/>
      </w:pPr>
      <w:r w:rsidRPr="00836694">
        <w:t>The following event detail records will be included in the output file and will contain the following character separated bill data.</w:t>
      </w:r>
    </w:p>
    <w:p w14:paraId="65A4219A" w14:textId="77777777" w:rsidR="002021F1" w:rsidRDefault="002021F1" w:rsidP="002021F1">
      <w:pPr>
        <w:jc w:val="both"/>
      </w:pPr>
      <w:r>
        <w:t>Below table hold the event type name and there corresponding mapping values. These will be used further.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8"/>
        <w:gridCol w:w="4618"/>
      </w:tblGrid>
      <w:tr w:rsidR="002021F1" w:rsidRPr="008456A5" w14:paraId="368ABCC9" w14:textId="77777777" w:rsidTr="002021F1">
        <w:tc>
          <w:tcPr>
            <w:tcW w:w="2500" w:type="pct"/>
          </w:tcPr>
          <w:p w14:paraId="64AA0AED" w14:textId="77777777" w:rsidR="002021F1" w:rsidRPr="00BE6929" w:rsidRDefault="002021F1" w:rsidP="002021F1">
            <w:pPr>
              <w:spacing w:after="120"/>
              <w:jc w:val="center"/>
              <w:rPr>
                <w:b/>
                <w:szCs w:val="20"/>
              </w:rPr>
            </w:pPr>
            <w:r w:rsidRPr="00BE6929">
              <w:rPr>
                <w:b/>
                <w:szCs w:val="20"/>
              </w:rPr>
              <w:t>Event Type Name</w:t>
            </w:r>
          </w:p>
        </w:tc>
        <w:tc>
          <w:tcPr>
            <w:tcW w:w="2500" w:type="pct"/>
          </w:tcPr>
          <w:p w14:paraId="6A721B35" w14:textId="77777777" w:rsidR="002021F1" w:rsidRPr="00BE6929" w:rsidRDefault="002021F1" w:rsidP="002021F1">
            <w:pPr>
              <w:spacing w:after="120"/>
              <w:jc w:val="center"/>
              <w:rPr>
                <w:b/>
                <w:szCs w:val="20"/>
              </w:rPr>
            </w:pPr>
            <w:r w:rsidRPr="00BE6929">
              <w:rPr>
                <w:b/>
                <w:szCs w:val="20"/>
              </w:rPr>
              <w:t>Event Mapping Number</w:t>
            </w:r>
          </w:p>
        </w:tc>
      </w:tr>
      <w:tr w:rsidR="002021F1" w:rsidRPr="008456A5" w14:paraId="48120BF3" w14:textId="77777777" w:rsidTr="002021F1">
        <w:tc>
          <w:tcPr>
            <w:tcW w:w="2500" w:type="pct"/>
          </w:tcPr>
          <w:p w14:paraId="03794084" w14:textId="77777777" w:rsidR="002021F1" w:rsidRPr="008456A5" w:rsidRDefault="002021F1" w:rsidP="002021F1">
            <w:pPr>
              <w:spacing w:after="120"/>
              <w:rPr>
                <w:sz w:val="18"/>
                <w:szCs w:val="18"/>
              </w:rPr>
            </w:pPr>
            <w:r>
              <w:rPr>
                <w:sz w:val="18"/>
                <w:szCs w:val="18"/>
              </w:rPr>
              <w:t>OR SBS Charges</w:t>
            </w:r>
          </w:p>
        </w:tc>
        <w:tc>
          <w:tcPr>
            <w:tcW w:w="2500" w:type="pct"/>
          </w:tcPr>
          <w:p w14:paraId="5DACC518" w14:textId="77777777" w:rsidR="002021F1" w:rsidRPr="008456A5" w:rsidRDefault="002021F1" w:rsidP="002021F1">
            <w:pPr>
              <w:spacing w:after="120"/>
              <w:rPr>
                <w:sz w:val="18"/>
                <w:szCs w:val="18"/>
              </w:rPr>
            </w:pPr>
            <w:r w:rsidRPr="008456A5">
              <w:rPr>
                <w:sz w:val="18"/>
                <w:szCs w:val="18"/>
              </w:rPr>
              <w:t>E1</w:t>
            </w:r>
          </w:p>
        </w:tc>
      </w:tr>
    </w:tbl>
    <w:p w14:paraId="77614822" w14:textId="77777777" w:rsidR="002021F1" w:rsidRDefault="002021F1" w:rsidP="002021F1">
      <w:pPr>
        <w:jc w:val="both"/>
        <w:rPr>
          <w:b/>
        </w:rPr>
      </w:pPr>
    </w:p>
    <w:p w14:paraId="6A193EE7" w14:textId="77777777" w:rsidR="00EC4F9F" w:rsidRPr="008432BB" w:rsidRDefault="00EC4F9F" w:rsidP="002021F1">
      <w:pPr>
        <w:jc w:val="both"/>
        <w:rPr>
          <w:b/>
        </w:rPr>
      </w:pPr>
    </w:p>
    <w:p w14:paraId="658F1C2D" w14:textId="77777777" w:rsidR="002021F1" w:rsidRDefault="002021F1" w:rsidP="002021F1">
      <w:pPr>
        <w:jc w:val="both"/>
        <w:rPr>
          <w:b/>
        </w:rPr>
      </w:pPr>
      <w:r w:rsidRPr="00024D85">
        <w:t>Record Type:</w:t>
      </w:r>
      <w:r w:rsidRPr="00024D85">
        <w:rPr>
          <w:b/>
        </w:rPr>
        <w:t xml:space="preserve"> EVENT</w:t>
      </w:r>
    </w:p>
    <w:tbl>
      <w:tblPr>
        <w:tblW w:w="4573"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581"/>
        <w:gridCol w:w="650"/>
        <w:gridCol w:w="1107"/>
        <w:gridCol w:w="1170"/>
        <w:gridCol w:w="2212"/>
        <w:gridCol w:w="656"/>
        <w:gridCol w:w="1071"/>
      </w:tblGrid>
      <w:tr w:rsidR="00EB7569" w:rsidRPr="005B4766" w14:paraId="0B513987" w14:textId="77777777" w:rsidTr="00EB7569">
        <w:tc>
          <w:tcPr>
            <w:tcW w:w="936" w:type="pct"/>
          </w:tcPr>
          <w:p w14:paraId="3E38D8A4" w14:textId="77777777" w:rsidR="00EB7569" w:rsidRPr="005B4766" w:rsidRDefault="00EB7569" w:rsidP="002021F1">
            <w:pPr>
              <w:spacing w:after="120"/>
              <w:rPr>
                <w:b/>
                <w:sz w:val="18"/>
                <w:szCs w:val="18"/>
              </w:rPr>
            </w:pPr>
            <w:r w:rsidRPr="005B4766">
              <w:rPr>
                <w:b/>
                <w:sz w:val="18"/>
                <w:szCs w:val="18"/>
              </w:rPr>
              <w:t>Field Name</w:t>
            </w:r>
          </w:p>
        </w:tc>
        <w:tc>
          <w:tcPr>
            <w:tcW w:w="385" w:type="pct"/>
          </w:tcPr>
          <w:p w14:paraId="25DBF3CE" w14:textId="77777777" w:rsidR="00EB7569" w:rsidRPr="005B4766" w:rsidRDefault="00EB7569" w:rsidP="002021F1">
            <w:pPr>
              <w:spacing w:after="120"/>
              <w:rPr>
                <w:b/>
                <w:sz w:val="18"/>
                <w:szCs w:val="18"/>
              </w:rPr>
            </w:pPr>
            <w:r w:rsidRPr="005B4766">
              <w:rPr>
                <w:b/>
                <w:sz w:val="18"/>
                <w:szCs w:val="18"/>
              </w:rPr>
              <w:t>Field No</w:t>
            </w:r>
          </w:p>
        </w:tc>
        <w:tc>
          <w:tcPr>
            <w:tcW w:w="655" w:type="pct"/>
          </w:tcPr>
          <w:p w14:paraId="0224F2B7" w14:textId="77777777" w:rsidR="00EB7569" w:rsidRPr="005B4766" w:rsidRDefault="00EB7569" w:rsidP="002021F1">
            <w:pPr>
              <w:spacing w:after="120"/>
              <w:rPr>
                <w:b/>
                <w:sz w:val="18"/>
                <w:szCs w:val="18"/>
              </w:rPr>
            </w:pPr>
            <w:r w:rsidRPr="005B4766">
              <w:rPr>
                <w:b/>
                <w:sz w:val="18"/>
                <w:szCs w:val="18"/>
              </w:rPr>
              <w:t xml:space="preserve">Maximum Field Length          </w:t>
            </w:r>
          </w:p>
        </w:tc>
        <w:tc>
          <w:tcPr>
            <w:tcW w:w="754" w:type="pct"/>
          </w:tcPr>
          <w:p w14:paraId="5E8017E4" w14:textId="77777777" w:rsidR="00EB7569" w:rsidRPr="005B4766" w:rsidRDefault="00EB7569" w:rsidP="002021F1">
            <w:pPr>
              <w:spacing w:after="120"/>
              <w:rPr>
                <w:b/>
                <w:sz w:val="18"/>
                <w:szCs w:val="18"/>
              </w:rPr>
            </w:pPr>
            <w:r w:rsidRPr="005B4766">
              <w:rPr>
                <w:b/>
                <w:sz w:val="18"/>
                <w:szCs w:val="18"/>
              </w:rPr>
              <w:t>Format</w:t>
            </w:r>
          </w:p>
        </w:tc>
        <w:tc>
          <w:tcPr>
            <w:tcW w:w="1371" w:type="pct"/>
          </w:tcPr>
          <w:p w14:paraId="7321759F" w14:textId="77777777" w:rsidR="00EB7569" w:rsidRPr="005B4766" w:rsidRDefault="00EB7569" w:rsidP="002021F1">
            <w:pPr>
              <w:spacing w:after="120"/>
              <w:rPr>
                <w:b/>
                <w:sz w:val="18"/>
                <w:szCs w:val="18"/>
              </w:rPr>
            </w:pPr>
            <w:r w:rsidRPr="005B4766">
              <w:rPr>
                <w:b/>
                <w:sz w:val="18"/>
                <w:szCs w:val="18"/>
              </w:rPr>
              <w:t>Value</w:t>
            </w:r>
          </w:p>
        </w:tc>
        <w:tc>
          <w:tcPr>
            <w:tcW w:w="450" w:type="pct"/>
          </w:tcPr>
          <w:p w14:paraId="65AA45E7" w14:textId="77777777" w:rsidR="00EB7569" w:rsidRPr="009A142D" w:rsidRDefault="00EB7569" w:rsidP="002021F1">
            <w:pPr>
              <w:jc w:val="both"/>
              <w:rPr>
                <w:b/>
                <w:sz w:val="18"/>
                <w:szCs w:val="18"/>
              </w:rPr>
            </w:pPr>
            <w:hyperlink w:anchor="llu_e1" w:history="1">
              <w:r w:rsidRPr="009A142D">
                <w:rPr>
                  <w:rStyle w:val="Hyperlink"/>
                  <w:b/>
                  <w:sz w:val="18"/>
                  <w:szCs w:val="18"/>
                </w:rPr>
                <w:t>E1</w:t>
              </w:r>
            </w:hyperlink>
          </w:p>
        </w:tc>
        <w:tc>
          <w:tcPr>
            <w:tcW w:w="450" w:type="pct"/>
          </w:tcPr>
          <w:p w14:paraId="5048938C" w14:textId="77777777" w:rsidR="00EB7569" w:rsidRDefault="00EB7569" w:rsidP="00EB7569">
            <w:pPr>
              <w:spacing w:after="120"/>
            </w:pPr>
            <w:r w:rsidRPr="00EB7569">
              <w:rPr>
                <w:b/>
                <w:sz w:val="18"/>
                <w:szCs w:val="18"/>
              </w:rPr>
              <w:t>Note</w:t>
            </w:r>
          </w:p>
        </w:tc>
      </w:tr>
      <w:tr w:rsidR="00EB7569" w:rsidRPr="005B4766" w14:paraId="42354FF0" w14:textId="77777777" w:rsidTr="00EB7569">
        <w:tc>
          <w:tcPr>
            <w:tcW w:w="936" w:type="pct"/>
          </w:tcPr>
          <w:p w14:paraId="4618B773" w14:textId="77777777" w:rsidR="00EB7569" w:rsidRPr="00591ACE" w:rsidRDefault="00EB7569" w:rsidP="002021F1">
            <w:pPr>
              <w:spacing w:after="120"/>
              <w:rPr>
                <w:rFonts w:cs="Arial"/>
                <w:sz w:val="18"/>
                <w:szCs w:val="18"/>
              </w:rPr>
            </w:pPr>
            <w:r w:rsidRPr="00591ACE">
              <w:rPr>
                <w:rFonts w:cs="Arial"/>
                <w:sz w:val="18"/>
                <w:szCs w:val="18"/>
              </w:rPr>
              <w:t>Record Type</w:t>
            </w:r>
          </w:p>
        </w:tc>
        <w:tc>
          <w:tcPr>
            <w:tcW w:w="385" w:type="pct"/>
          </w:tcPr>
          <w:p w14:paraId="3D429497" w14:textId="77777777" w:rsidR="00EB7569" w:rsidRPr="00591ACE" w:rsidRDefault="00EB7569" w:rsidP="002021F1">
            <w:pPr>
              <w:spacing w:after="120"/>
              <w:rPr>
                <w:rFonts w:cs="Arial"/>
                <w:sz w:val="18"/>
                <w:szCs w:val="18"/>
              </w:rPr>
            </w:pPr>
            <w:r w:rsidRPr="00591ACE">
              <w:rPr>
                <w:rFonts w:cs="Arial"/>
                <w:sz w:val="18"/>
                <w:szCs w:val="18"/>
              </w:rPr>
              <w:t>1</w:t>
            </w:r>
          </w:p>
        </w:tc>
        <w:tc>
          <w:tcPr>
            <w:tcW w:w="655" w:type="pct"/>
          </w:tcPr>
          <w:p w14:paraId="3E4B2837" w14:textId="77777777" w:rsidR="00EB7569" w:rsidRPr="00591ACE" w:rsidRDefault="00EB7569" w:rsidP="002021F1">
            <w:pPr>
              <w:spacing w:after="120"/>
              <w:rPr>
                <w:rFonts w:cs="Arial"/>
                <w:sz w:val="18"/>
                <w:szCs w:val="18"/>
              </w:rPr>
            </w:pPr>
            <w:r>
              <w:rPr>
                <w:rFonts w:cs="Arial"/>
                <w:sz w:val="18"/>
                <w:szCs w:val="18"/>
              </w:rPr>
              <w:t>255</w:t>
            </w:r>
          </w:p>
        </w:tc>
        <w:tc>
          <w:tcPr>
            <w:tcW w:w="754" w:type="pct"/>
          </w:tcPr>
          <w:p w14:paraId="6452AB22"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527C196F" w14:textId="77777777" w:rsidR="00EB7569" w:rsidRPr="00591ACE" w:rsidRDefault="00EB7569" w:rsidP="002021F1">
            <w:pPr>
              <w:spacing w:after="120"/>
              <w:rPr>
                <w:rFonts w:cs="Arial"/>
                <w:sz w:val="18"/>
                <w:szCs w:val="18"/>
              </w:rPr>
            </w:pPr>
            <w:r w:rsidRPr="00591ACE">
              <w:rPr>
                <w:rFonts w:cs="Arial"/>
                <w:sz w:val="18"/>
                <w:szCs w:val="18"/>
              </w:rPr>
              <w:t>EVENT</w:t>
            </w:r>
          </w:p>
        </w:tc>
        <w:tc>
          <w:tcPr>
            <w:tcW w:w="450" w:type="pct"/>
          </w:tcPr>
          <w:p w14:paraId="7DE8883E" w14:textId="77777777" w:rsidR="00EB7569" w:rsidRPr="003C02DF" w:rsidRDefault="00EB7569" w:rsidP="002021F1">
            <w:pPr>
              <w:jc w:val="both"/>
              <w:rPr>
                <w:sz w:val="18"/>
                <w:szCs w:val="18"/>
              </w:rPr>
            </w:pPr>
            <w:r>
              <w:rPr>
                <w:rFonts w:ascii="Wingdings" w:hAnsi="Wingdings" w:cs="Wingdings"/>
                <w:sz w:val="26"/>
                <w:szCs w:val="26"/>
              </w:rPr>
              <w:t></w:t>
            </w:r>
          </w:p>
        </w:tc>
        <w:tc>
          <w:tcPr>
            <w:tcW w:w="450" w:type="pct"/>
          </w:tcPr>
          <w:p w14:paraId="5CBFB951" w14:textId="77777777" w:rsidR="00EB7569" w:rsidRDefault="00EB7569" w:rsidP="002021F1">
            <w:pPr>
              <w:jc w:val="both"/>
              <w:rPr>
                <w:rFonts w:ascii="Wingdings" w:hAnsi="Wingdings" w:cs="Wingdings"/>
                <w:sz w:val="26"/>
                <w:szCs w:val="26"/>
              </w:rPr>
            </w:pPr>
          </w:p>
        </w:tc>
      </w:tr>
      <w:tr w:rsidR="00EB7569" w:rsidRPr="005B4766" w14:paraId="51DC2827" w14:textId="77777777" w:rsidTr="00EB7569">
        <w:trPr>
          <w:trHeight w:val="420"/>
        </w:trPr>
        <w:tc>
          <w:tcPr>
            <w:tcW w:w="936" w:type="pct"/>
          </w:tcPr>
          <w:p w14:paraId="1248792A" w14:textId="77777777" w:rsidR="00EB7569" w:rsidRPr="00591ACE" w:rsidRDefault="00EB7569" w:rsidP="002021F1">
            <w:pPr>
              <w:spacing w:after="120"/>
              <w:rPr>
                <w:rFonts w:cs="Arial"/>
                <w:sz w:val="18"/>
                <w:szCs w:val="18"/>
              </w:rPr>
            </w:pPr>
            <w:r w:rsidRPr="00591ACE">
              <w:rPr>
                <w:rFonts w:cs="Arial"/>
                <w:sz w:val="18"/>
                <w:szCs w:val="18"/>
              </w:rPr>
              <w:t>*Product Description</w:t>
            </w:r>
          </w:p>
        </w:tc>
        <w:tc>
          <w:tcPr>
            <w:tcW w:w="385" w:type="pct"/>
          </w:tcPr>
          <w:p w14:paraId="015D04F9" w14:textId="77777777" w:rsidR="00EB7569" w:rsidRPr="00591ACE" w:rsidRDefault="00EB7569" w:rsidP="002021F1">
            <w:pPr>
              <w:spacing w:after="120"/>
              <w:rPr>
                <w:rFonts w:cs="Arial"/>
                <w:sz w:val="18"/>
                <w:szCs w:val="18"/>
              </w:rPr>
            </w:pPr>
            <w:r w:rsidRPr="00591ACE">
              <w:rPr>
                <w:rFonts w:cs="Arial"/>
                <w:sz w:val="18"/>
                <w:szCs w:val="18"/>
              </w:rPr>
              <w:t>2</w:t>
            </w:r>
          </w:p>
        </w:tc>
        <w:tc>
          <w:tcPr>
            <w:tcW w:w="655" w:type="pct"/>
          </w:tcPr>
          <w:p w14:paraId="68946739" w14:textId="77777777" w:rsidR="00EB7569" w:rsidRPr="00591ACE" w:rsidRDefault="00EB7569" w:rsidP="002021F1">
            <w:pPr>
              <w:spacing w:after="120"/>
              <w:rPr>
                <w:rFonts w:cs="Arial"/>
                <w:sz w:val="18"/>
                <w:szCs w:val="18"/>
              </w:rPr>
            </w:pPr>
            <w:r w:rsidRPr="00591ACE">
              <w:rPr>
                <w:rFonts w:cs="Arial"/>
                <w:sz w:val="18"/>
                <w:szCs w:val="18"/>
              </w:rPr>
              <w:t>40</w:t>
            </w:r>
          </w:p>
        </w:tc>
        <w:tc>
          <w:tcPr>
            <w:tcW w:w="754" w:type="pct"/>
          </w:tcPr>
          <w:p w14:paraId="2048DA57"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25ECF860" w14:textId="77777777" w:rsidR="00EB7569" w:rsidRPr="00591ACE" w:rsidRDefault="00EB7569" w:rsidP="002021F1">
            <w:pPr>
              <w:spacing w:after="120"/>
              <w:rPr>
                <w:rFonts w:cs="Arial"/>
                <w:sz w:val="18"/>
                <w:szCs w:val="18"/>
              </w:rPr>
            </w:pPr>
            <w:r w:rsidRPr="00BE6929">
              <w:rPr>
                <w:rFonts w:cs="Arial"/>
                <w:sz w:val="18"/>
                <w:szCs w:val="18"/>
              </w:rPr>
              <w:t xml:space="preserve">N/A for SBS </w:t>
            </w:r>
            <w:r w:rsidRPr="00591ACE">
              <w:rPr>
                <w:rFonts w:cs="Arial"/>
                <w:sz w:val="18"/>
                <w:szCs w:val="18"/>
              </w:rPr>
              <w:t>events.</w:t>
            </w:r>
          </w:p>
        </w:tc>
        <w:tc>
          <w:tcPr>
            <w:tcW w:w="450" w:type="pct"/>
          </w:tcPr>
          <w:p w14:paraId="0F013A45" w14:textId="77777777" w:rsidR="00EB7569" w:rsidRPr="003C02DF" w:rsidRDefault="00EB7569" w:rsidP="002021F1">
            <w:pPr>
              <w:jc w:val="both"/>
              <w:rPr>
                <w:sz w:val="18"/>
                <w:szCs w:val="18"/>
                <w:u w:val="single"/>
              </w:rPr>
            </w:pPr>
          </w:p>
        </w:tc>
        <w:tc>
          <w:tcPr>
            <w:tcW w:w="450" w:type="pct"/>
          </w:tcPr>
          <w:p w14:paraId="3D250FCE" w14:textId="77777777" w:rsidR="00EB7569" w:rsidRPr="003C02DF" w:rsidRDefault="00EB7569" w:rsidP="002021F1">
            <w:pPr>
              <w:jc w:val="both"/>
              <w:rPr>
                <w:sz w:val="18"/>
                <w:szCs w:val="18"/>
                <w:u w:val="single"/>
              </w:rPr>
            </w:pPr>
          </w:p>
        </w:tc>
      </w:tr>
      <w:tr w:rsidR="00EB7569" w:rsidRPr="005B4766" w14:paraId="577303BA" w14:textId="77777777" w:rsidTr="00EB7569">
        <w:tc>
          <w:tcPr>
            <w:tcW w:w="936" w:type="pct"/>
          </w:tcPr>
          <w:p w14:paraId="05FD439A" w14:textId="77777777" w:rsidR="00EB7569" w:rsidRPr="00591ACE" w:rsidRDefault="00EB7569" w:rsidP="002021F1">
            <w:pPr>
              <w:spacing w:after="120"/>
              <w:rPr>
                <w:rFonts w:cs="Arial"/>
                <w:sz w:val="18"/>
                <w:szCs w:val="18"/>
              </w:rPr>
            </w:pPr>
            <w:r w:rsidRPr="00591ACE">
              <w:rPr>
                <w:rFonts w:cs="Arial"/>
                <w:sz w:val="18"/>
                <w:szCs w:val="18"/>
              </w:rPr>
              <w:t xml:space="preserve">*Product Tariff Name </w:t>
            </w:r>
          </w:p>
        </w:tc>
        <w:tc>
          <w:tcPr>
            <w:tcW w:w="385" w:type="pct"/>
          </w:tcPr>
          <w:p w14:paraId="60171FD8" w14:textId="77777777" w:rsidR="00EB7569" w:rsidRPr="00591ACE" w:rsidRDefault="00EB7569" w:rsidP="002021F1">
            <w:pPr>
              <w:spacing w:after="120"/>
              <w:rPr>
                <w:rFonts w:cs="Arial"/>
                <w:sz w:val="18"/>
                <w:szCs w:val="18"/>
              </w:rPr>
            </w:pPr>
            <w:r w:rsidRPr="00591ACE">
              <w:rPr>
                <w:rFonts w:cs="Arial"/>
                <w:sz w:val="18"/>
                <w:szCs w:val="18"/>
              </w:rPr>
              <w:t>3</w:t>
            </w:r>
          </w:p>
        </w:tc>
        <w:tc>
          <w:tcPr>
            <w:tcW w:w="655" w:type="pct"/>
          </w:tcPr>
          <w:p w14:paraId="722D8472" w14:textId="77777777" w:rsidR="00EB7569" w:rsidRPr="00591ACE" w:rsidRDefault="00EB7569" w:rsidP="002021F1">
            <w:pPr>
              <w:spacing w:after="120"/>
              <w:rPr>
                <w:rFonts w:cs="Arial"/>
                <w:sz w:val="18"/>
                <w:szCs w:val="18"/>
              </w:rPr>
            </w:pPr>
            <w:r w:rsidRPr="00591ACE">
              <w:rPr>
                <w:rFonts w:cs="Arial"/>
                <w:sz w:val="18"/>
                <w:szCs w:val="18"/>
              </w:rPr>
              <w:t>40</w:t>
            </w:r>
          </w:p>
        </w:tc>
        <w:tc>
          <w:tcPr>
            <w:tcW w:w="754" w:type="pct"/>
          </w:tcPr>
          <w:p w14:paraId="573F0798"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28132790" w14:textId="77777777" w:rsidR="00EB7569" w:rsidRPr="00591ACE" w:rsidRDefault="00EB7569" w:rsidP="002021F1">
            <w:pPr>
              <w:spacing w:after="120"/>
              <w:rPr>
                <w:rFonts w:cs="Arial"/>
                <w:sz w:val="18"/>
                <w:szCs w:val="18"/>
              </w:rPr>
            </w:pPr>
            <w:r w:rsidRPr="00BE6929">
              <w:rPr>
                <w:rFonts w:cs="Arial"/>
                <w:sz w:val="18"/>
                <w:szCs w:val="18"/>
              </w:rPr>
              <w:t xml:space="preserve">N/A  for SBS </w:t>
            </w:r>
            <w:r w:rsidRPr="00591ACE">
              <w:rPr>
                <w:rFonts w:cs="Arial"/>
                <w:sz w:val="18"/>
                <w:szCs w:val="18"/>
              </w:rPr>
              <w:t>events</w:t>
            </w:r>
          </w:p>
        </w:tc>
        <w:tc>
          <w:tcPr>
            <w:tcW w:w="450" w:type="pct"/>
          </w:tcPr>
          <w:p w14:paraId="01E194E2" w14:textId="77777777" w:rsidR="00EB7569" w:rsidRPr="003C02DF" w:rsidRDefault="00EB7569" w:rsidP="002021F1">
            <w:pPr>
              <w:jc w:val="both"/>
              <w:rPr>
                <w:sz w:val="18"/>
                <w:szCs w:val="18"/>
                <w:u w:val="single"/>
              </w:rPr>
            </w:pPr>
          </w:p>
        </w:tc>
        <w:tc>
          <w:tcPr>
            <w:tcW w:w="450" w:type="pct"/>
          </w:tcPr>
          <w:p w14:paraId="46196636" w14:textId="77777777" w:rsidR="00EB7569" w:rsidRPr="003C02DF" w:rsidRDefault="00EB7569" w:rsidP="002021F1">
            <w:pPr>
              <w:jc w:val="both"/>
              <w:rPr>
                <w:sz w:val="18"/>
                <w:szCs w:val="18"/>
                <w:u w:val="single"/>
              </w:rPr>
            </w:pPr>
          </w:p>
        </w:tc>
      </w:tr>
      <w:tr w:rsidR="00EB7569" w:rsidRPr="005B4766" w14:paraId="762663FD" w14:textId="77777777" w:rsidTr="00EB7569">
        <w:tc>
          <w:tcPr>
            <w:tcW w:w="936" w:type="pct"/>
          </w:tcPr>
          <w:p w14:paraId="7262ECCE" w14:textId="77777777" w:rsidR="00EB7569" w:rsidRPr="00591ACE" w:rsidRDefault="00EB7569" w:rsidP="002021F1">
            <w:pPr>
              <w:spacing w:after="120"/>
              <w:rPr>
                <w:rFonts w:cs="Arial"/>
                <w:sz w:val="18"/>
                <w:szCs w:val="18"/>
              </w:rPr>
            </w:pPr>
            <w:r w:rsidRPr="00591ACE">
              <w:rPr>
                <w:rFonts w:cs="Arial"/>
                <w:sz w:val="18"/>
                <w:szCs w:val="18"/>
              </w:rPr>
              <w:t>Event Source</w:t>
            </w:r>
          </w:p>
        </w:tc>
        <w:tc>
          <w:tcPr>
            <w:tcW w:w="385" w:type="pct"/>
          </w:tcPr>
          <w:p w14:paraId="58238CCD" w14:textId="77777777" w:rsidR="00EB7569" w:rsidRPr="00591ACE" w:rsidRDefault="00EB7569" w:rsidP="002021F1">
            <w:pPr>
              <w:spacing w:after="120"/>
              <w:rPr>
                <w:rFonts w:cs="Arial"/>
                <w:sz w:val="18"/>
                <w:szCs w:val="18"/>
              </w:rPr>
            </w:pPr>
            <w:r w:rsidRPr="00591ACE">
              <w:rPr>
                <w:rFonts w:cs="Arial"/>
                <w:sz w:val="18"/>
                <w:szCs w:val="18"/>
              </w:rPr>
              <w:t>4</w:t>
            </w:r>
          </w:p>
        </w:tc>
        <w:tc>
          <w:tcPr>
            <w:tcW w:w="655" w:type="pct"/>
          </w:tcPr>
          <w:p w14:paraId="66DD78F3" w14:textId="77777777" w:rsidR="00EB7569" w:rsidRPr="00591ACE" w:rsidRDefault="00EB7569" w:rsidP="002021F1">
            <w:pPr>
              <w:spacing w:after="120"/>
              <w:rPr>
                <w:rFonts w:cs="Arial"/>
                <w:sz w:val="18"/>
                <w:szCs w:val="18"/>
              </w:rPr>
            </w:pPr>
            <w:r w:rsidRPr="00591ACE">
              <w:rPr>
                <w:rFonts w:cs="Arial"/>
                <w:sz w:val="18"/>
                <w:szCs w:val="18"/>
              </w:rPr>
              <w:t>40</w:t>
            </w:r>
          </w:p>
        </w:tc>
        <w:tc>
          <w:tcPr>
            <w:tcW w:w="754" w:type="pct"/>
          </w:tcPr>
          <w:p w14:paraId="5975F25E"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1CDFF62A" w14:textId="77777777" w:rsidR="00EB7569" w:rsidRPr="00BE6929" w:rsidRDefault="00EB7569" w:rsidP="002021F1">
            <w:pPr>
              <w:spacing w:after="120"/>
              <w:rPr>
                <w:rFonts w:cs="Arial"/>
                <w:sz w:val="18"/>
                <w:szCs w:val="18"/>
              </w:rPr>
            </w:pPr>
            <w:r w:rsidRPr="00BE6929">
              <w:rPr>
                <w:rFonts w:cs="Arial"/>
                <w:sz w:val="18"/>
                <w:szCs w:val="18"/>
              </w:rPr>
              <w:t xml:space="preserve">e.g. </w:t>
            </w:r>
            <w:r>
              <w:rPr>
                <w:rFonts w:cs="Arial"/>
                <w:sz w:val="18"/>
                <w:szCs w:val="18"/>
              </w:rPr>
              <w:t>001234677897</w:t>
            </w:r>
          </w:p>
          <w:p w14:paraId="56F35FF4" w14:textId="77777777" w:rsidR="00EB7569" w:rsidRPr="00BE6929" w:rsidRDefault="00EB7569" w:rsidP="002021F1">
            <w:pPr>
              <w:spacing w:after="120"/>
              <w:rPr>
                <w:rFonts w:cs="Arial"/>
                <w:sz w:val="18"/>
                <w:szCs w:val="18"/>
              </w:rPr>
            </w:pPr>
          </w:p>
        </w:tc>
        <w:tc>
          <w:tcPr>
            <w:tcW w:w="450" w:type="pct"/>
          </w:tcPr>
          <w:p w14:paraId="51B50468" w14:textId="77777777" w:rsidR="00EB7569" w:rsidRPr="003C02DF" w:rsidRDefault="00EB7569" w:rsidP="002021F1">
            <w:pPr>
              <w:jc w:val="both"/>
              <w:rPr>
                <w:sz w:val="18"/>
                <w:szCs w:val="18"/>
              </w:rPr>
            </w:pPr>
            <w:r w:rsidRPr="00982405">
              <w:rPr>
                <w:rFonts w:ascii="Wingdings" w:hAnsi="Wingdings" w:cs="Wingdings"/>
                <w:sz w:val="26"/>
                <w:szCs w:val="26"/>
              </w:rPr>
              <w:t></w:t>
            </w:r>
          </w:p>
        </w:tc>
        <w:tc>
          <w:tcPr>
            <w:tcW w:w="450" w:type="pct"/>
          </w:tcPr>
          <w:p w14:paraId="2876F1C9" w14:textId="77777777" w:rsidR="00EB7569" w:rsidRPr="00982405" w:rsidRDefault="00EB7569" w:rsidP="002021F1">
            <w:pPr>
              <w:jc w:val="both"/>
              <w:rPr>
                <w:rFonts w:ascii="Wingdings" w:hAnsi="Wingdings" w:cs="Wingdings"/>
                <w:sz w:val="26"/>
                <w:szCs w:val="26"/>
              </w:rPr>
            </w:pPr>
          </w:p>
        </w:tc>
      </w:tr>
      <w:tr w:rsidR="00EB7569" w:rsidRPr="005B4766" w14:paraId="515A85B9" w14:textId="77777777" w:rsidTr="00EB7569">
        <w:tc>
          <w:tcPr>
            <w:tcW w:w="936" w:type="pct"/>
          </w:tcPr>
          <w:p w14:paraId="39D6D50D" w14:textId="77777777" w:rsidR="00EB7569" w:rsidRPr="00591ACE" w:rsidRDefault="00EB7569" w:rsidP="002021F1">
            <w:pPr>
              <w:spacing w:after="120"/>
              <w:rPr>
                <w:rFonts w:cs="Arial"/>
                <w:sz w:val="18"/>
                <w:szCs w:val="18"/>
              </w:rPr>
            </w:pPr>
            <w:r w:rsidRPr="00591ACE">
              <w:rPr>
                <w:rFonts w:cs="Arial"/>
                <w:sz w:val="18"/>
                <w:szCs w:val="18"/>
              </w:rPr>
              <w:t>Event Description</w:t>
            </w:r>
          </w:p>
        </w:tc>
        <w:tc>
          <w:tcPr>
            <w:tcW w:w="385" w:type="pct"/>
          </w:tcPr>
          <w:p w14:paraId="01B81C2F" w14:textId="77777777" w:rsidR="00EB7569" w:rsidRPr="00591ACE" w:rsidRDefault="00EB7569" w:rsidP="002021F1">
            <w:pPr>
              <w:spacing w:after="120"/>
              <w:rPr>
                <w:rFonts w:cs="Arial"/>
                <w:sz w:val="18"/>
                <w:szCs w:val="18"/>
              </w:rPr>
            </w:pPr>
            <w:r w:rsidRPr="00591ACE">
              <w:rPr>
                <w:rFonts w:cs="Arial"/>
                <w:sz w:val="18"/>
                <w:szCs w:val="18"/>
              </w:rPr>
              <w:t>5</w:t>
            </w:r>
          </w:p>
        </w:tc>
        <w:tc>
          <w:tcPr>
            <w:tcW w:w="655" w:type="pct"/>
          </w:tcPr>
          <w:p w14:paraId="0F1DDCFE" w14:textId="77777777" w:rsidR="00EB7569" w:rsidRPr="00591ACE" w:rsidRDefault="00EB7569" w:rsidP="002021F1">
            <w:pPr>
              <w:spacing w:after="120"/>
              <w:rPr>
                <w:rFonts w:cs="Arial"/>
                <w:sz w:val="18"/>
                <w:szCs w:val="18"/>
              </w:rPr>
            </w:pPr>
            <w:r w:rsidRPr="00591ACE">
              <w:rPr>
                <w:rFonts w:cs="Arial"/>
                <w:sz w:val="18"/>
                <w:szCs w:val="18"/>
              </w:rPr>
              <w:t>40</w:t>
            </w:r>
          </w:p>
        </w:tc>
        <w:tc>
          <w:tcPr>
            <w:tcW w:w="754" w:type="pct"/>
          </w:tcPr>
          <w:p w14:paraId="07B3AC4F"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12E60760" w14:textId="77777777" w:rsidR="00EB7569" w:rsidRPr="00AF7BC2" w:rsidRDefault="00EB7569" w:rsidP="002021F1">
            <w:pPr>
              <w:spacing w:after="120"/>
              <w:rPr>
                <w:rFonts w:cs="Arial"/>
                <w:sz w:val="18"/>
                <w:szCs w:val="18"/>
              </w:rPr>
            </w:pPr>
            <w:r>
              <w:rPr>
                <w:rFonts w:cs="Arial"/>
                <w:sz w:val="18"/>
                <w:szCs w:val="18"/>
              </w:rPr>
              <w:t>e.g. SBS-M1000</w:t>
            </w:r>
          </w:p>
        </w:tc>
        <w:tc>
          <w:tcPr>
            <w:tcW w:w="450" w:type="pct"/>
          </w:tcPr>
          <w:p w14:paraId="1DB5BBF4" w14:textId="77777777" w:rsidR="00EB7569" w:rsidRPr="003C02DF" w:rsidRDefault="00EB7569" w:rsidP="002021F1">
            <w:pPr>
              <w:jc w:val="both"/>
              <w:rPr>
                <w:sz w:val="18"/>
                <w:szCs w:val="18"/>
              </w:rPr>
            </w:pPr>
            <w:r w:rsidRPr="00001EE9">
              <w:rPr>
                <w:rFonts w:ascii="Wingdings" w:hAnsi="Wingdings" w:cs="Wingdings"/>
                <w:sz w:val="26"/>
                <w:szCs w:val="26"/>
              </w:rPr>
              <w:t></w:t>
            </w:r>
          </w:p>
        </w:tc>
        <w:tc>
          <w:tcPr>
            <w:tcW w:w="450" w:type="pct"/>
          </w:tcPr>
          <w:p w14:paraId="5FF83D74" w14:textId="77777777" w:rsidR="00EB7569" w:rsidRPr="00001EE9" w:rsidRDefault="00EB7569" w:rsidP="002021F1">
            <w:pPr>
              <w:jc w:val="both"/>
              <w:rPr>
                <w:rFonts w:ascii="Wingdings" w:hAnsi="Wingdings" w:cs="Wingdings"/>
                <w:sz w:val="26"/>
                <w:szCs w:val="26"/>
              </w:rPr>
            </w:pPr>
          </w:p>
        </w:tc>
      </w:tr>
      <w:tr w:rsidR="00EB7569" w:rsidRPr="005B4766" w14:paraId="7A902B4C" w14:textId="77777777" w:rsidTr="00EB7569">
        <w:tc>
          <w:tcPr>
            <w:tcW w:w="936" w:type="pct"/>
          </w:tcPr>
          <w:p w14:paraId="18C8EA58" w14:textId="77777777" w:rsidR="00EB7569" w:rsidRPr="00591ACE" w:rsidRDefault="00EB7569" w:rsidP="002021F1">
            <w:pPr>
              <w:spacing w:after="120"/>
              <w:rPr>
                <w:rFonts w:cs="Arial"/>
                <w:sz w:val="18"/>
                <w:szCs w:val="18"/>
              </w:rPr>
            </w:pPr>
            <w:r w:rsidRPr="00591ACE">
              <w:rPr>
                <w:rFonts w:cs="Arial"/>
                <w:sz w:val="18"/>
                <w:szCs w:val="18"/>
              </w:rPr>
              <w:t>Charge Reason</w:t>
            </w:r>
          </w:p>
        </w:tc>
        <w:tc>
          <w:tcPr>
            <w:tcW w:w="385" w:type="pct"/>
          </w:tcPr>
          <w:p w14:paraId="6ED2E72A" w14:textId="77777777" w:rsidR="00EB7569" w:rsidRPr="00591ACE" w:rsidRDefault="00EB7569" w:rsidP="002021F1">
            <w:pPr>
              <w:spacing w:after="120"/>
              <w:rPr>
                <w:rFonts w:cs="Arial"/>
                <w:sz w:val="18"/>
                <w:szCs w:val="18"/>
              </w:rPr>
            </w:pPr>
            <w:r w:rsidRPr="00591ACE">
              <w:rPr>
                <w:rFonts w:cs="Arial"/>
                <w:sz w:val="18"/>
                <w:szCs w:val="18"/>
              </w:rPr>
              <w:t>6</w:t>
            </w:r>
          </w:p>
        </w:tc>
        <w:tc>
          <w:tcPr>
            <w:tcW w:w="655" w:type="pct"/>
          </w:tcPr>
          <w:p w14:paraId="2BFB351D" w14:textId="77777777" w:rsidR="00EB7569" w:rsidRPr="00591ACE" w:rsidRDefault="00EB7569" w:rsidP="002021F1">
            <w:pPr>
              <w:spacing w:after="120"/>
              <w:rPr>
                <w:rFonts w:cs="Arial"/>
                <w:sz w:val="18"/>
                <w:szCs w:val="18"/>
              </w:rPr>
            </w:pPr>
            <w:r w:rsidRPr="00591ACE">
              <w:rPr>
                <w:rFonts w:cs="Arial"/>
                <w:sz w:val="18"/>
                <w:szCs w:val="18"/>
              </w:rPr>
              <w:t>40</w:t>
            </w:r>
          </w:p>
        </w:tc>
        <w:tc>
          <w:tcPr>
            <w:tcW w:w="754" w:type="pct"/>
          </w:tcPr>
          <w:p w14:paraId="5F3160F1"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0460DB5D" w14:textId="77777777" w:rsidR="00EB7569" w:rsidRPr="00591ACE" w:rsidRDefault="00EB7569" w:rsidP="002021F1">
            <w:pPr>
              <w:spacing w:after="120"/>
              <w:rPr>
                <w:rFonts w:cs="Arial"/>
                <w:sz w:val="18"/>
                <w:szCs w:val="18"/>
              </w:rPr>
            </w:pPr>
            <w:r w:rsidRPr="00F076C9">
              <w:rPr>
                <w:rFonts w:cs="Arial"/>
                <w:sz w:val="18"/>
                <w:szCs w:val="18"/>
              </w:rPr>
              <w:t>N/A for SBS events.</w:t>
            </w:r>
          </w:p>
        </w:tc>
        <w:tc>
          <w:tcPr>
            <w:tcW w:w="450" w:type="pct"/>
          </w:tcPr>
          <w:p w14:paraId="12CC4226" w14:textId="77777777" w:rsidR="00EB7569" w:rsidRPr="003C02DF" w:rsidRDefault="00EB7569" w:rsidP="002021F1">
            <w:pPr>
              <w:jc w:val="both"/>
              <w:rPr>
                <w:sz w:val="18"/>
                <w:szCs w:val="18"/>
              </w:rPr>
            </w:pPr>
          </w:p>
        </w:tc>
        <w:tc>
          <w:tcPr>
            <w:tcW w:w="450" w:type="pct"/>
          </w:tcPr>
          <w:p w14:paraId="41126A98" w14:textId="77777777" w:rsidR="00EB7569" w:rsidRPr="003C02DF" w:rsidRDefault="00EB7569" w:rsidP="002021F1">
            <w:pPr>
              <w:jc w:val="both"/>
              <w:rPr>
                <w:sz w:val="18"/>
                <w:szCs w:val="18"/>
              </w:rPr>
            </w:pPr>
          </w:p>
        </w:tc>
      </w:tr>
      <w:tr w:rsidR="00EB7569" w:rsidRPr="005B4766" w14:paraId="2EFC59CA" w14:textId="77777777" w:rsidTr="00EB7569">
        <w:tc>
          <w:tcPr>
            <w:tcW w:w="936" w:type="pct"/>
          </w:tcPr>
          <w:p w14:paraId="07D9F9E6" w14:textId="77777777" w:rsidR="00EB7569" w:rsidRPr="00CA5D1F" w:rsidRDefault="00EB7569" w:rsidP="002021F1">
            <w:pPr>
              <w:spacing w:after="120"/>
              <w:rPr>
                <w:rFonts w:cs="Arial"/>
                <w:sz w:val="18"/>
                <w:szCs w:val="18"/>
              </w:rPr>
            </w:pPr>
            <w:r w:rsidRPr="00CA5D1F">
              <w:rPr>
                <w:rFonts w:cs="Arial"/>
                <w:sz w:val="18"/>
                <w:szCs w:val="18"/>
              </w:rPr>
              <w:t>Event Date</w:t>
            </w:r>
          </w:p>
        </w:tc>
        <w:tc>
          <w:tcPr>
            <w:tcW w:w="385" w:type="pct"/>
          </w:tcPr>
          <w:p w14:paraId="5054A6A0" w14:textId="77777777" w:rsidR="00EB7569" w:rsidRPr="00CA5D1F" w:rsidRDefault="00EB7569" w:rsidP="002021F1">
            <w:pPr>
              <w:spacing w:after="120"/>
              <w:rPr>
                <w:rFonts w:cs="Arial"/>
                <w:sz w:val="18"/>
                <w:szCs w:val="18"/>
              </w:rPr>
            </w:pPr>
            <w:r w:rsidRPr="00CA5D1F">
              <w:rPr>
                <w:rFonts w:cs="Arial"/>
                <w:sz w:val="18"/>
                <w:szCs w:val="18"/>
              </w:rPr>
              <w:t>7</w:t>
            </w:r>
          </w:p>
        </w:tc>
        <w:tc>
          <w:tcPr>
            <w:tcW w:w="655" w:type="pct"/>
          </w:tcPr>
          <w:p w14:paraId="5A891932" w14:textId="77777777" w:rsidR="00EB7569" w:rsidRPr="00CA5D1F" w:rsidRDefault="00EB7569" w:rsidP="002021F1">
            <w:pPr>
              <w:spacing w:after="120"/>
              <w:rPr>
                <w:rFonts w:cs="Arial"/>
                <w:sz w:val="18"/>
                <w:szCs w:val="18"/>
              </w:rPr>
            </w:pPr>
            <w:r w:rsidRPr="00CA5D1F">
              <w:rPr>
                <w:rFonts w:cs="Arial"/>
                <w:sz w:val="18"/>
                <w:szCs w:val="18"/>
              </w:rPr>
              <w:t>DATE</w:t>
            </w:r>
          </w:p>
        </w:tc>
        <w:tc>
          <w:tcPr>
            <w:tcW w:w="754" w:type="pct"/>
          </w:tcPr>
          <w:p w14:paraId="58988188" w14:textId="77777777" w:rsidR="00EB7569" w:rsidRPr="00CA5D1F" w:rsidRDefault="00EB7569" w:rsidP="002021F1">
            <w:pPr>
              <w:spacing w:after="120"/>
              <w:rPr>
                <w:rFonts w:cs="Arial"/>
                <w:sz w:val="18"/>
                <w:szCs w:val="18"/>
              </w:rPr>
            </w:pPr>
            <w:r w:rsidRPr="00CA5D1F">
              <w:rPr>
                <w:rFonts w:cs="Arial"/>
                <w:sz w:val="18"/>
                <w:szCs w:val="18"/>
              </w:rPr>
              <w:t>YYYYMMDD</w:t>
            </w:r>
          </w:p>
          <w:p w14:paraId="6DAE2D99" w14:textId="77777777" w:rsidR="009D1781" w:rsidRPr="00CA5D1F" w:rsidRDefault="009D1781" w:rsidP="009D1781">
            <w:pPr>
              <w:spacing w:after="120"/>
              <w:rPr>
                <w:rFonts w:cs="Arial"/>
                <w:sz w:val="18"/>
                <w:szCs w:val="18"/>
              </w:rPr>
            </w:pPr>
            <w:r w:rsidRPr="00CA5D1F">
              <w:rPr>
                <w:rFonts w:cs="Arial"/>
                <w:sz w:val="18"/>
                <w:szCs w:val="18"/>
              </w:rPr>
              <w:t>or</w:t>
            </w:r>
          </w:p>
          <w:p w14:paraId="4E1835B3" w14:textId="77777777" w:rsidR="009D1781" w:rsidRPr="00CA5D1F" w:rsidRDefault="009D1781" w:rsidP="009D1781">
            <w:pPr>
              <w:spacing w:after="120"/>
              <w:rPr>
                <w:rFonts w:cs="Arial"/>
                <w:sz w:val="18"/>
                <w:szCs w:val="18"/>
              </w:rPr>
            </w:pPr>
            <w:r w:rsidRPr="00CA5D1F">
              <w:rPr>
                <w:rFonts w:cs="Arial"/>
                <w:sz w:val="18"/>
                <w:szCs w:val="18"/>
              </w:rPr>
              <w:t>YYYYMMDD HH</w:t>
            </w:r>
            <w:r w:rsidR="00AF4CD0" w:rsidRPr="00CA5D1F">
              <w:rPr>
                <w:rFonts w:cs="Arial"/>
                <w:sz w:val="18"/>
                <w:szCs w:val="18"/>
              </w:rPr>
              <w:t>:</w:t>
            </w:r>
            <w:r w:rsidRPr="00CA5D1F">
              <w:rPr>
                <w:rFonts w:cs="Arial"/>
                <w:sz w:val="18"/>
                <w:szCs w:val="18"/>
              </w:rPr>
              <w:t>M</w:t>
            </w:r>
            <w:r w:rsidR="00AF4CD0" w:rsidRPr="00CA5D1F">
              <w:rPr>
                <w:rFonts w:cs="Arial"/>
                <w:sz w:val="18"/>
                <w:szCs w:val="18"/>
              </w:rPr>
              <w:t>M:</w:t>
            </w:r>
            <w:r w:rsidRPr="00CA5D1F">
              <w:rPr>
                <w:rFonts w:cs="Arial"/>
                <w:sz w:val="18"/>
                <w:szCs w:val="18"/>
              </w:rPr>
              <w:t>SS</w:t>
            </w:r>
          </w:p>
        </w:tc>
        <w:tc>
          <w:tcPr>
            <w:tcW w:w="1371" w:type="pct"/>
          </w:tcPr>
          <w:p w14:paraId="11D0FC41" w14:textId="77777777" w:rsidR="00EB7569" w:rsidRPr="00CA5D1F" w:rsidRDefault="00EB7569" w:rsidP="002021F1">
            <w:pPr>
              <w:spacing w:after="120"/>
              <w:rPr>
                <w:rFonts w:cs="Arial"/>
                <w:sz w:val="18"/>
                <w:szCs w:val="18"/>
              </w:rPr>
            </w:pPr>
            <w:r w:rsidRPr="00CA5D1F">
              <w:rPr>
                <w:rFonts w:cs="Arial"/>
                <w:sz w:val="18"/>
                <w:szCs w:val="18"/>
              </w:rPr>
              <w:t>e.g. 20090101</w:t>
            </w:r>
            <w:r w:rsidR="009D1781" w:rsidRPr="00CA5D1F">
              <w:rPr>
                <w:rFonts w:cs="Arial"/>
                <w:sz w:val="18"/>
                <w:szCs w:val="18"/>
              </w:rPr>
              <w:t xml:space="preserve"> or</w:t>
            </w:r>
          </w:p>
          <w:p w14:paraId="196A167E" w14:textId="77777777" w:rsidR="009D1781" w:rsidRPr="00CA5D1F" w:rsidRDefault="009D1781" w:rsidP="002021F1">
            <w:pPr>
              <w:spacing w:after="120"/>
              <w:rPr>
                <w:rFonts w:cs="Arial"/>
                <w:sz w:val="18"/>
                <w:szCs w:val="18"/>
              </w:rPr>
            </w:pPr>
            <w:r w:rsidRPr="00CA5D1F">
              <w:rPr>
                <w:rFonts w:cs="Arial"/>
                <w:sz w:val="18"/>
                <w:szCs w:val="18"/>
              </w:rPr>
              <w:t>20090101 15</w:t>
            </w:r>
            <w:r w:rsidR="00AF4CD0" w:rsidRPr="00CA5D1F">
              <w:rPr>
                <w:rFonts w:cs="Arial"/>
                <w:sz w:val="18"/>
                <w:szCs w:val="18"/>
              </w:rPr>
              <w:t>:</w:t>
            </w:r>
            <w:r w:rsidRPr="00CA5D1F">
              <w:rPr>
                <w:rFonts w:cs="Arial"/>
                <w:sz w:val="18"/>
                <w:szCs w:val="18"/>
              </w:rPr>
              <w:t>10</w:t>
            </w:r>
            <w:r w:rsidR="00AF4CD0" w:rsidRPr="00CA5D1F">
              <w:rPr>
                <w:rFonts w:cs="Arial"/>
                <w:sz w:val="18"/>
                <w:szCs w:val="18"/>
              </w:rPr>
              <w:t>:</w:t>
            </w:r>
            <w:r w:rsidRPr="00CA5D1F">
              <w:rPr>
                <w:rFonts w:cs="Arial"/>
                <w:sz w:val="18"/>
                <w:szCs w:val="18"/>
              </w:rPr>
              <w:t>10</w:t>
            </w:r>
          </w:p>
        </w:tc>
        <w:tc>
          <w:tcPr>
            <w:tcW w:w="450" w:type="pct"/>
          </w:tcPr>
          <w:p w14:paraId="15EDA130" w14:textId="77777777" w:rsidR="00EB7569" w:rsidRPr="00CA5D1F" w:rsidRDefault="00EB7569" w:rsidP="002021F1">
            <w:pPr>
              <w:jc w:val="both"/>
              <w:rPr>
                <w:sz w:val="18"/>
                <w:szCs w:val="18"/>
              </w:rPr>
            </w:pPr>
            <w:r w:rsidRPr="00CA5D1F">
              <w:rPr>
                <w:rFonts w:ascii="Wingdings" w:hAnsi="Wingdings" w:cs="Wingdings"/>
                <w:sz w:val="26"/>
                <w:szCs w:val="26"/>
              </w:rPr>
              <w:t></w:t>
            </w:r>
          </w:p>
        </w:tc>
        <w:tc>
          <w:tcPr>
            <w:tcW w:w="450" w:type="pct"/>
          </w:tcPr>
          <w:p w14:paraId="584D77DE" w14:textId="77777777" w:rsidR="00EB7569" w:rsidRPr="00A051F5" w:rsidRDefault="009D1781" w:rsidP="002021F1">
            <w:pPr>
              <w:jc w:val="both"/>
              <w:rPr>
                <w:rFonts w:cs="Tahoma"/>
                <w:sz w:val="26"/>
                <w:szCs w:val="26"/>
              </w:rPr>
            </w:pPr>
            <w:r w:rsidRPr="00CA5D1F">
              <w:rPr>
                <w:rFonts w:cs="Tahoma"/>
                <w:sz w:val="18"/>
                <w:szCs w:val="18"/>
              </w:rPr>
              <w:t>Date with Time will be populated only for TRC charges</w:t>
            </w:r>
            <w:r w:rsidR="00C411F1" w:rsidRPr="00CA5D1F">
              <w:rPr>
                <w:sz w:val="18"/>
                <w:szCs w:val="18"/>
              </w:rPr>
              <w:t xml:space="preserve">, effective from </w:t>
            </w:r>
            <w:r w:rsidR="00C33639" w:rsidRPr="00CA5D1F">
              <w:rPr>
                <w:sz w:val="18"/>
                <w:szCs w:val="18"/>
              </w:rPr>
              <w:t>1</w:t>
            </w:r>
            <w:r w:rsidR="00C33639" w:rsidRPr="00CA5D1F">
              <w:rPr>
                <w:sz w:val="18"/>
                <w:szCs w:val="18"/>
                <w:vertAlign w:val="superscript"/>
              </w:rPr>
              <w:t>st</w:t>
            </w:r>
            <w:r w:rsidR="00C33639" w:rsidRPr="00CA5D1F">
              <w:rPr>
                <w:sz w:val="18"/>
                <w:szCs w:val="18"/>
              </w:rPr>
              <w:t xml:space="preserve"> August </w:t>
            </w:r>
            <w:r w:rsidR="00C411F1" w:rsidRPr="00CA5D1F">
              <w:rPr>
                <w:sz w:val="18"/>
                <w:szCs w:val="18"/>
              </w:rPr>
              <w:t>2021 bills.</w:t>
            </w:r>
          </w:p>
        </w:tc>
      </w:tr>
      <w:tr w:rsidR="00EB7569" w:rsidRPr="005B4766" w14:paraId="07291B3C" w14:textId="77777777" w:rsidTr="00EB7569">
        <w:tc>
          <w:tcPr>
            <w:tcW w:w="936" w:type="pct"/>
          </w:tcPr>
          <w:p w14:paraId="220D6191" w14:textId="77777777" w:rsidR="00EB7569" w:rsidRPr="00591ACE" w:rsidRDefault="00EB7569" w:rsidP="002021F1">
            <w:pPr>
              <w:spacing w:after="120"/>
              <w:rPr>
                <w:rFonts w:cs="Arial"/>
                <w:sz w:val="18"/>
                <w:szCs w:val="18"/>
              </w:rPr>
            </w:pPr>
            <w:r w:rsidRPr="00591ACE">
              <w:rPr>
                <w:rFonts w:cs="Arial"/>
                <w:sz w:val="18"/>
                <w:szCs w:val="18"/>
              </w:rPr>
              <w:t>End Date</w:t>
            </w:r>
          </w:p>
        </w:tc>
        <w:tc>
          <w:tcPr>
            <w:tcW w:w="385" w:type="pct"/>
          </w:tcPr>
          <w:p w14:paraId="7664C094" w14:textId="77777777" w:rsidR="00EB7569" w:rsidRPr="00591ACE" w:rsidRDefault="00EB7569" w:rsidP="002021F1">
            <w:pPr>
              <w:spacing w:after="120"/>
              <w:rPr>
                <w:rFonts w:cs="Arial"/>
                <w:sz w:val="18"/>
                <w:szCs w:val="18"/>
              </w:rPr>
            </w:pPr>
            <w:r w:rsidRPr="00591ACE">
              <w:rPr>
                <w:rFonts w:cs="Arial"/>
                <w:sz w:val="18"/>
                <w:szCs w:val="18"/>
              </w:rPr>
              <w:t>8</w:t>
            </w:r>
          </w:p>
        </w:tc>
        <w:tc>
          <w:tcPr>
            <w:tcW w:w="655" w:type="pct"/>
          </w:tcPr>
          <w:p w14:paraId="123CE3DB" w14:textId="77777777" w:rsidR="00EB7569" w:rsidRPr="00591ACE" w:rsidRDefault="00EB7569" w:rsidP="002021F1">
            <w:pPr>
              <w:spacing w:after="120"/>
              <w:rPr>
                <w:rFonts w:cs="Arial"/>
                <w:sz w:val="18"/>
                <w:szCs w:val="18"/>
              </w:rPr>
            </w:pPr>
            <w:r>
              <w:rPr>
                <w:rFonts w:cs="Arial"/>
                <w:sz w:val="18"/>
                <w:szCs w:val="18"/>
              </w:rPr>
              <w:t>DATE</w:t>
            </w:r>
          </w:p>
        </w:tc>
        <w:tc>
          <w:tcPr>
            <w:tcW w:w="754" w:type="pct"/>
          </w:tcPr>
          <w:p w14:paraId="44FE0639" w14:textId="77777777" w:rsidR="00EB7569" w:rsidRPr="00591ACE" w:rsidRDefault="00EB7569" w:rsidP="002021F1">
            <w:pPr>
              <w:spacing w:after="120"/>
              <w:rPr>
                <w:rFonts w:cs="Arial"/>
                <w:sz w:val="18"/>
                <w:szCs w:val="18"/>
              </w:rPr>
            </w:pPr>
            <w:r w:rsidRPr="00591ACE">
              <w:rPr>
                <w:rFonts w:cs="Arial"/>
                <w:sz w:val="18"/>
                <w:szCs w:val="18"/>
              </w:rPr>
              <w:t>YYYYMMDD</w:t>
            </w:r>
          </w:p>
        </w:tc>
        <w:tc>
          <w:tcPr>
            <w:tcW w:w="1371" w:type="pct"/>
          </w:tcPr>
          <w:p w14:paraId="6041A55A" w14:textId="77777777" w:rsidR="00EB7569" w:rsidRPr="00591ACE" w:rsidRDefault="00EB7569" w:rsidP="002021F1">
            <w:pPr>
              <w:spacing w:after="120"/>
              <w:rPr>
                <w:rFonts w:cs="Arial"/>
                <w:sz w:val="18"/>
                <w:szCs w:val="18"/>
              </w:rPr>
            </w:pPr>
            <w:r w:rsidRPr="00F076C9">
              <w:rPr>
                <w:rFonts w:cs="Arial"/>
                <w:sz w:val="18"/>
                <w:szCs w:val="18"/>
              </w:rPr>
              <w:t>N/A for SBS events.</w:t>
            </w:r>
          </w:p>
        </w:tc>
        <w:tc>
          <w:tcPr>
            <w:tcW w:w="450" w:type="pct"/>
          </w:tcPr>
          <w:p w14:paraId="51715612" w14:textId="77777777" w:rsidR="00EB7569" w:rsidRPr="003C02DF" w:rsidRDefault="00EB7569" w:rsidP="002021F1">
            <w:pPr>
              <w:jc w:val="both"/>
              <w:rPr>
                <w:sz w:val="18"/>
                <w:szCs w:val="18"/>
              </w:rPr>
            </w:pPr>
          </w:p>
        </w:tc>
        <w:tc>
          <w:tcPr>
            <w:tcW w:w="450" w:type="pct"/>
          </w:tcPr>
          <w:p w14:paraId="03FFCB5B" w14:textId="77777777" w:rsidR="00EB7569" w:rsidRPr="003C02DF" w:rsidRDefault="00EB7569" w:rsidP="002021F1">
            <w:pPr>
              <w:jc w:val="both"/>
              <w:rPr>
                <w:sz w:val="18"/>
                <w:szCs w:val="18"/>
              </w:rPr>
            </w:pPr>
          </w:p>
        </w:tc>
      </w:tr>
      <w:tr w:rsidR="00EB7569" w:rsidRPr="005B4766" w14:paraId="68422038" w14:textId="77777777" w:rsidTr="00EB7569">
        <w:tc>
          <w:tcPr>
            <w:tcW w:w="936" w:type="pct"/>
          </w:tcPr>
          <w:p w14:paraId="4F06709D" w14:textId="77777777" w:rsidR="00EB7569" w:rsidRPr="00591ACE" w:rsidRDefault="00EB7569" w:rsidP="002021F1">
            <w:pPr>
              <w:spacing w:after="120"/>
              <w:rPr>
                <w:rFonts w:cs="Arial"/>
                <w:sz w:val="18"/>
                <w:szCs w:val="18"/>
              </w:rPr>
            </w:pPr>
            <w:r w:rsidRPr="00591ACE">
              <w:rPr>
                <w:rFonts w:cs="Arial"/>
                <w:sz w:val="18"/>
                <w:szCs w:val="18"/>
              </w:rPr>
              <w:t>Address Line 1</w:t>
            </w:r>
          </w:p>
        </w:tc>
        <w:tc>
          <w:tcPr>
            <w:tcW w:w="385" w:type="pct"/>
          </w:tcPr>
          <w:p w14:paraId="451B0A21" w14:textId="77777777" w:rsidR="00EB7569" w:rsidRPr="00591ACE" w:rsidRDefault="00EB7569" w:rsidP="002021F1">
            <w:pPr>
              <w:spacing w:after="120"/>
              <w:rPr>
                <w:rFonts w:cs="Arial"/>
                <w:sz w:val="18"/>
                <w:szCs w:val="18"/>
              </w:rPr>
            </w:pPr>
            <w:r w:rsidRPr="00591ACE">
              <w:rPr>
                <w:rFonts w:cs="Arial"/>
                <w:sz w:val="18"/>
                <w:szCs w:val="18"/>
              </w:rPr>
              <w:t>9</w:t>
            </w:r>
          </w:p>
        </w:tc>
        <w:tc>
          <w:tcPr>
            <w:tcW w:w="655" w:type="pct"/>
          </w:tcPr>
          <w:p w14:paraId="39607EB0" w14:textId="77777777" w:rsidR="00EB7569" w:rsidRPr="00591ACE" w:rsidRDefault="00EB7569" w:rsidP="002021F1">
            <w:pPr>
              <w:spacing w:after="120"/>
              <w:rPr>
                <w:rFonts w:cs="Arial"/>
                <w:sz w:val="18"/>
                <w:szCs w:val="18"/>
              </w:rPr>
            </w:pPr>
            <w:r w:rsidRPr="00591ACE">
              <w:rPr>
                <w:rFonts w:cs="Arial"/>
                <w:sz w:val="18"/>
                <w:szCs w:val="18"/>
              </w:rPr>
              <w:t>80</w:t>
            </w:r>
          </w:p>
        </w:tc>
        <w:tc>
          <w:tcPr>
            <w:tcW w:w="754" w:type="pct"/>
          </w:tcPr>
          <w:p w14:paraId="45E8F297"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14AF5DBB" w14:textId="77777777" w:rsidR="00EB7569" w:rsidRPr="00BE6929" w:rsidRDefault="00EB7569" w:rsidP="002021F1">
            <w:pPr>
              <w:spacing w:after="120"/>
              <w:rPr>
                <w:rFonts w:cs="Arial"/>
                <w:sz w:val="18"/>
                <w:szCs w:val="18"/>
              </w:rPr>
            </w:pPr>
            <w:r w:rsidRPr="00BE6929">
              <w:rPr>
                <w:rFonts w:cs="Arial"/>
                <w:sz w:val="18"/>
                <w:szCs w:val="18"/>
              </w:rPr>
              <w:t>e.g. Accounts Dept</w:t>
            </w:r>
          </w:p>
        </w:tc>
        <w:tc>
          <w:tcPr>
            <w:tcW w:w="450" w:type="pct"/>
          </w:tcPr>
          <w:p w14:paraId="26AB7E5D" w14:textId="77777777" w:rsidR="00EB7569" w:rsidRPr="003C02DF" w:rsidRDefault="00EB7569" w:rsidP="002021F1">
            <w:pPr>
              <w:jc w:val="both"/>
              <w:rPr>
                <w:sz w:val="18"/>
                <w:szCs w:val="18"/>
              </w:rPr>
            </w:pPr>
            <w:r w:rsidRPr="00EE5B0A">
              <w:rPr>
                <w:rFonts w:ascii="Wingdings" w:hAnsi="Wingdings" w:cs="Wingdings"/>
                <w:sz w:val="26"/>
                <w:szCs w:val="26"/>
              </w:rPr>
              <w:t></w:t>
            </w:r>
          </w:p>
        </w:tc>
        <w:tc>
          <w:tcPr>
            <w:tcW w:w="450" w:type="pct"/>
          </w:tcPr>
          <w:p w14:paraId="1C1B8ECD" w14:textId="77777777" w:rsidR="00EB7569" w:rsidRPr="00EE5B0A" w:rsidRDefault="00EB7569" w:rsidP="002021F1">
            <w:pPr>
              <w:jc w:val="both"/>
              <w:rPr>
                <w:rFonts w:ascii="Wingdings" w:hAnsi="Wingdings" w:cs="Wingdings"/>
                <w:sz w:val="26"/>
                <w:szCs w:val="26"/>
              </w:rPr>
            </w:pPr>
          </w:p>
        </w:tc>
      </w:tr>
      <w:tr w:rsidR="00EB7569" w:rsidRPr="005B4766" w14:paraId="3E48AC92" w14:textId="77777777" w:rsidTr="00EB7569">
        <w:tc>
          <w:tcPr>
            <w:tcW w:w="936" w:type="pct"/>
          </w:tcPr>
          <w:p w14:paraId="4BDAE4B3" w14:textId="77777777" w:rsidR="00EB7569" w:rsidRPr="00591ACE" w:rsidRDefault="00EB7569" w:rsidP="002021F1">
            <w:pPr>
              <w:spacing w:after="120"/>
              <w:rPr>
                <w:rFonts w:cs="Arial"/>
                <w:sz w:val="18"/>
                <w:szCs w:val="18"/>
              </w:rPr>
            </w:pPr>
            <w:r w:rsidRPr="00591ACE">
              <w:rPr>
                <w:rFonts w:cs="Arial"/>
                <w:sz w:val="18"/>
                <w:szCs w:val="18"/>
              </w:rPr>
              <w:t>Post Code</w:t>
            </w:r>
          </w:p>
        </w:tc>
        <w:tc>
          <w:tcPr>
            <w:tcW w:w="385" w:type="pct"/>
          </w:tcPr>
          <w:p w14:paraId="2784977F" w14:textId="77777777" w:rsidR="00EB7569" w:rsidRPr="00591ACE" w:rsidRDefault="00EB7569" w:rsidP="002021F1">
            <w:pPr>
              <w:spacing w:after="120"/>
              <w:rPr>
                <w:rFonts w:cs="Arial"/>
                <w:sz w:val="18"/>
                <w:szCs w:val="18"/>
              </w:rPr>
            </w:pPr>
            <w:r w:rsidRPr="00591ACE">
              <w:rPr>
                <w:rFonts w:cs="Arial"/>
                <w:sz w:val="18"/>
                <w:szCs w:val="18"/>
              </w:rPr>
              <w:t>10</w:t>
            </w:r>
          </w:p>
        </w:tc>
        <w:tc>
          <w:tcPr>
            <w:tcW w:w="655" w:type="pct"/>
          </w:tcPr>
          <w:p w14:paraId="24B4AF44" w14:textId="77777777" w:rsidR="00EB7569" w:rsidRPr="00591ACE" w:rsidRDefault="00EB7569" w:rsidP="002021F1">
            <w:pPr>
              <w:spacing w:after="120"/>
              <w:rPr>
                <w:rFonts w:cs="Arial"/>
                <w:sz w:val="18"/>
                <w:szCs w:val="18"/>
              </w:rPr>
            </w:pPr>
            <w:r w:rsidRPr="00591ACE">
              <w:rPr>
                <w:rFonts w:cs="Arial"/>
                <w:sz w:val="18"/>
                <w:szCs w:val="18"/>
              </w:rPr>
              <w:t>16</w:t>
            </w:r>
          </w:p>
        </w:tc>
        <w:tc>
          <w:tcPr>
            <w:tcW w:w="754" w:type="pct"/>
          </w:tcPr>
          <w:p w14:paraId="42B48C29"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2371CD2C" w14:textId="77777777" w:rsidR="00EB7569" w:rsidRPr="00BE6929" w:rsidRDefault="00EB7569" w:rsidP="002021F1">
            <w:pPr>
              <w:spacing w:after="120"/>
              <w:rPr>
                <w:rFonts w:cs="Arial"/>
                <w:sz w:val="18"/>
                <w:szCs w:val="18"/>
              </w:rPr>
            </w:pPr>
            <w:r w:rsidRPr="00BE6929">
              <w:rPr>
                <w:rFonts w:cs="Arial"/>
                <w:sz w:val="18"/>
                <w:szCs w:val="18"/>
              </w:rPr>
              <w:t>e.g. RH6  0PA</w:t>
            </w:r>
          </w:p>
        </w:tc>
        <w:tc>
          <w:tcPr>
            <w:tcW w:w="450" w:type="pct"/>
          </w:tcPr>
          <w:p w14:paraId="5FD8E760" w14:textId="77777777" w:rsidR="00EB7569" w:rsidRPr="003C02DF" w:rsidRDefault="00EB7569" w:rsidP="002021F1">
            <w:pPr>
              <w:jc w:val="both"/>
              <w:rPr>
                <w:sz w:val="18"/>
                <w:szCs w:val="18"/>
              </w:rPr>
            </w:pPr>
            <w:r w:rsidRPr="00EE5B0A">
              <w:rPr>
                <w:rFonts w:ascii="Wingdings" w:hAnsi="Wingdings" w:cs="Wingdings"/>
                <w:sz w:val="26"/>
                <w:szCs w:val="26"/>
              </w:rPr>
              <w:t></w:t>
            </w:r>
          </w:p>
        </w:tc>
        <w:tc>
          <w:tcPr>
            <w:tcW w:w="450" w:type="pct"/>
          </w:tcPr>
          <w:p w14:paraId="1F313847" w14:textId="77777777" w:rsidR="00EB7569" w:rsidRPr="00EE5B0A" w:rsidRDefault="00EB7569" w:rsidP="002021F1">
            <w:pPr>
              <w:jc w:val="both"/>
              <w:rPr>
                <w:rFonts w:ascii="Wingdings" w:hAnsi="Wingdings" w:cs="Wingdings"/>
                <w:sz w:val="26"/>
                <w:szCs w:val="26"/>
              </w:rPr>
            </w:pPr>
          </w:p>
        </w:tc>
      </w:tr>
      <w:tr w:rsidR="00EB7569" w:rsidRPr="005B4766" w14:paraId="3F141459" w14:textId="77777777" w:rsidTr="00EB7569">
        <w:tc>
          <w:tcPr>
            <w:tcW w:w="936" w:type="pct"/>
          </w:tcPr>
          <w:p w14:paraId="05114066" w14:textId="77777777" w:rsidR="00EB7569" w:rsidRPr="00591ACE" w:rsidRDefault="00EB7569" w:rsidP="002021F1">
            <w:pPr>
              <w:spacing w:after="120"/>
              <w:rPr>
                <w:rFonts w:cs="Arial"/>
                <w:sz w:val="18"/>
                <w:szCs w:val="18"/>
              </w:rPr>
            </w:pPr>
            <w:r w:rsidRPr="00591ACE">
              <w:rPr>
                <w:rFonts w:cs="Arial"/>
                <w:sz w:val="18"/>
                <w:szCs w:val="18"/>
              </w:rPr>
              <w:t>*CSS/</w:t>
            </w:r>
            <w:r w:rsidR="00A26F4E">
              <w:rPr>
                <w:rFonts w:cs="Arial"/>
                <w:sz w:val="18"/>
                <w:szCs w:val="18"/>
              </w:rPr>
              <w:t>Siebel</w:t>
            </w:r>
            <w:r w:rsidRPr="00591ACE">
              <w:rPr>
                <w:rFonts w:cs="Arial"/>
                <w:sz w:val="18"/>
                <w:szCs w:val="18"/>
              </w:rPr>
              <w:t xml:space="preserve"> Job No</w:t>
            </w:r>
          </w:p>
        </w:tc>
        <w:tc>
          <w:tcPr>
            <w:tcW w:w="385" w:type="pct"/>
          </w:tcPr>
          <w:p w14:paraId="01E036FD" w14:textId="77777777" w:rsidR="00EB7569" w:rsidRPr="00591ACE" w:rsidRDefault="00EB7569" w:rsidP="002021F1">
            <w:pPr>
              <w:spacing w:after="120"/>
              <w:rPr>
                <w:rFonts w:cs="Arial"/>
                <w:sz w:val="18"/>
                <w:szCs w:val="18"/>
              </w:rPr>
            </w:pPr>
            <w:r w:rsidRPr="00591ACE">
              <w:rPr>
                <w:rFonts w:cs="Arial"/>
                <w:sz w:val="18"/>
                <w:szCs w:val="18"/>
              </w:rPr>
              <w:t>11</w:t>
            </w:r>
          </w:p>
        </w:tc>
        <w:tc>
          <w:tcPr>
            <w:tcW w:w="655" w:type="pct"/>
          </w:tcPr>
          <w:p w14:paraId="11AA48A7" w14:textId="77777777" w:rsidR="00EB7569" w:rsidRPr="00591ACE" w:rsidRDefault="00EB7569" w:rsidP="002021F1">
            <w:pPr>
              <w:spacing w:after="120"/>
              <w:rPr>
                <w:rFonts w:cs="Arial"/>
                <w:sz w:val="18"/>
                <w:szCs w:val="18"/>
              </w:rPr>
            </w:pPr>
            <w:r w:rsidRPr="00591ACE">
              <w:rPr>
                <w:rFonts w:cs="Arial"/>
                <w:sz w:val="18"/>
                <w:szCs w:val="18"/>
              </w:rPr>
              <w:t>20</w:t>
            </w:r>
          </w:p>
        </w:tc>
        <w:tc>
          <w:tcPr>
            <w:tcW w:w="754" w:type="pct"/>
          </w:tcPr>
          <w:p w14:paraId="4CB1DFBF"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5EE19241" w14:textId="77777777" w:rsidR="00EB7569" w:rsidRPr="00591ACE" w:rsidRDefault="00EB7569" w:rsidP="002021F1">
            <w:pPr>
              <w:spacing w:after="120"/>
              <w:rPr>
                <w:rFonts w:cs="Arial"/>
                <w:sz w:val="18"/>
                <w:szCs w:val="18"/>
              </w:rPr>
            </w:pPr>
            <w:r w:rsidRPr="00BE6929">
              <w:rPr>
                <w:rFonts w:cs="Arial"/>
                <w:sz w:val="18"/>
                <w:szCs w:val="18"/>
              </w:rPr>
              <w:t>e.g. C_OR_SBS01</w:t>
            </w:r>
          </w:p>
        </w:tc>
        <w:tc>
          <w:tcPr>
            <w:tcW w:w="450" w:type="pct"/>
          </w:tcPr>
          <w:p w14:paraId="0EB4A8B9" w14:textId="77777777" w:rsidR="00EB7569" w:rsidRPr="003C02DF" w:rsidRDefault="00EB7569" w:rsidP="002021F1">
            <w:pPr>
              <w:jc w:val="both"/>
              <w:rPr>
                <w:sz w:val="18"/>
                <w:szCs w:val="18"/>
              </w:rPr>
            </w:pPr>
            <w:r w:rsidRPr="00EE5B0A">
              <w:rPr>
                <w:rFonts w:ascii="Wingdings" w:hAnsi="Wingdings" w:cs="Wingdings"/>
                <w:sz w:val="26"/>
                <w:szCs w:val="26"/>
              </w:rPr>
              <w:t></w:t>
            </w:r>
          </w:p>
        </w:tc>
        <w:tc>
          <w:tcPr>
            <w:tcW w:w="450" w:type="pct"/>
          </w:tcPr>
          <w:p w14:paraId="43B98445" w14:textId="77777777" w:rsidR="00EB7569" w:rsidRPr="00EE5B0A" w:rsidRDefault="00EB7569" w:rsidP="002021F1">
            <w:pPr>
              <w:jc w:val="both"/>
              <w:rPr>
                <w:rFonts w:ascii="Wingdings" w:hAnsi="Wingdings" w:cs="Wingdings"/>
                <w:sz w:val="26"/>
                <w:szCs w:val="26"/>
              </w:rPr>
            </w:pPr>
          </w:p>
        </w:tc>
      </w:tr>
      <w:tr w:rsidR="00EB7569" w:rsidRPr="005B4766" w14:paraId="551BBE11" w14:textId="77777777" w:rsidTr="00EB7569">
        <w:tc>
          <w:tcPr>
            <w:tcW w:w="936" w:type="pct"/>
          </w:tcPr>
          <w:p w14:paraId="005D668A" w14:textId="77777777" w:rsidR="00EB7569" w:rsidRPr="00591ACE" w:rsidRDefault="00EB7569" w:rsidP="002021F1">
            <w:pPr>
              <w:spacing w:after="120"/>
              <w:rPr>
                <w:rFonts w:cs="Arial"/>
                <w:sz w:val="18"/>
                <w:szCs w:val="18"/>
              </w:rPr>
            </w:pPr>
            <w:r w:rsidRPr="00591ACE">
              <w:rPr>
                <w:rFonts w:cs="Arial"/>
                <w:sz w:val="18"/>
                <w:szCs w:val="18"/>
              </w:rPr>
              <w:t>Cust/SP Order No/Fault No.1/2</w:t>
            </w:r>
            <w:r>
              <w:rPr>
                <w:rFonts w:cs="Arial"/>
                <w:sz w:val="18"/>
                <w:szCs w:val="18"/>
              </w:rPr>
              <w:t>(</w:t>
            </w:r>
            <w:r w:rsidRPr="00BE6929">
              <w:rPr>
                <w:rFonts w:cs="Arial"/>
                <w:sz w:val="18"/>
                <w:szCs w:val="18"/>
              </w:rPr>
              <w:t>Customer Order Reference Number)</w:t>
            </w:r>
          </w:p>
        </w:tc>
        <w:tc>
          <w:tcPr>
            <w:tcW w:w="385" w:type="pct"/>
          </w:tcPr>
          <w:p w14:paraId="1A336532" w14:textId="77777777" w:rsidR="00EB7569" w:rsidRPr="00591ACE" w:rsidRDefault="00EB7569" w:rsidP="002021F1">
            <w:pPr>
              <w:spacing w:after="120"/>
              <w:rPr>
                <w:rFonts w:cs="Arial"/>
                <w:sz w:val="18"/>
                <w:szCs w:val="18"/>
              </w:rPr>
            </w:pPr>
            <w:r w:rsidRPr="00591ACE">
              <w:rPr>
                <w:rFonts w:cs="Arial"/>
                <w:sz w:val="18"/>
                <w:szCs w:val="18"/>
              </w:rPr>
              <w:t>12</w:t>
            </w:r>
          </w:p>
        </w:tc>
        <w:tc>
          <w:tcPr>
            <w:tcW w:w="655" w:type="pct"/>
          </w:tcPr>
          <w:p w14:paraId="40BDF752" w14:textId="77777777" w:rsidR="00EB7569" w:rsidRPr="00591ACE" w:rsidRDefault="00EB7569" w:rsidP="002021F1">
            <w:pPr>
              <w:spacing w:after="120"/>
              <w:rPr>
                <w:rFonts w:cs="Arial"/>
                <w:sz w:val="18"/>
                <w:szCs w:val="18"/>
              </w:rPr>
            </w:pPr>
            <w:r w:rsidRPr="00591ACE">
              <w:rPr>
                <w:rFonts w:cs="Arial"/>
                <w:sz w:val="18"/>
                <w:szCs w:val="18"/>
              </w:rPr>
              <w:t>80</w:t>
            </w:r>
          </w:p>
        </w:tc>
        <w:tc>
          <w:tcPr>
            <w:tcW w:w="754" w:type="pct"/>
          </w:tcPr>
          <w:p w14:paraId="52C5E9EC"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0DABECB0" w14:textId="77777777" w:rsidR="00EB7569" w:rsidRPr="00591ACE" w:rsidRDefault="00EB7569" w:rsidP="002021F1">
            <w:pPr>
              <w:spacing w:after="120"/>
              <w:ind w:right="-1260"/>
              <w:rPr>
                <w:rFonts w:cs="Arial"/>
                <w:sz w:val="18"/>
                <w:szCs w:val="18"/>
              </w:rPr>
            </w:pPr>
            <w:r w:rsidRPr="00BE6929">
              <w:rPr>
                <w:rFonts w:cs="Arial"/>
                <w:sz w:val="18"/>
                <w:szCs w:val="18"/>
              </w:rPr>
              <w:t>e.g. C_OR_SBS01</w:t>
            </w:r>
          </w:p>
        </w:tc>
        <w:tc>
          <w:tcPr>
            <w:tcW w:w="450" w:type="pct"/>
          </w:tcPr>
          <w:p w14:paraId="17A3C946" w14:textId="77777777" w:rsidR="00EB7569" w:rsidRPr="003C02DF" w:rsidRDefault="00EB7569" w:rsidP="002021F1">
            <w:pPr>
              <w:jc w:val="both"/>
              <w:rPr>
                <w:sz w:val="18"/>
                <w:szCs w:val="18"/>
              </w:rPr>
            </w:pPr>
            <w:r w:rsidRPr="00353674">
              <w:rPr>
                <w:rFonts w:ascii="Wingdings" w:hAnsi="Wingdings" w:cs="Wingdings"/>
                <w:sz w:val="26"/>
                <w:szCs w:val="26"/>
              </w:rPr>
              <w:t></w:t>
            </w:r>
          </w:p>
        </w:tc>
        <w:tc>
          <w:tcPr>
            <w:tcW w:w="450" w:type="pct"/>
          </w:tcPr>
          <w:p w14:paraId="016D31CA" w14:textId="77777777" w:rsidR="00EB7569" w:rsidRPr="00353674" w:rsidRDefault="00EB7569" w:rsidP="002021F1">
            <w:pPr>
              <w:jc w:val="both"/>
              <w:rPr>
                <w:rFonts w:ascii="Wingdings" w:hAnsi="Wingdings" w:cs="Wingdings"/>
                <w:sz w:val="26"/>
                <w:szCs w:val="26"/>
              </w:rPr>
            </w:pPr>
          </w:p>
        </w:tc>
      </w:tr>
      <w:tr w:rsidR="00EB7569" w:rsidRPr="005B4766" w14:paraId="7A9F102E" w14:textId="77777777" w:rsidTr="00EB7569">
        <w:tc>
          <w:tcPr>
            <w:tcW w:w="936" w:type="pct"/>
          </w:tcPr>
          <w:p w14:paraId="2457680C" w14:textId="77777777" w:rsidR="00EB7569" w:rsidRPr="00591ACE" w:rsidRDefault="00EB7569" w:rsidP="002021F1">
            <w:pPr>
              <w:spacing w:after="120"/>
              <w:rPr>
                <w:rFonts w:cs="Arial"/>
                <w:sz w:val="18"/>
                <w:szCs w:val="18"/>
              </w:rPr>
            </w:pPr>
            <w:r w:rsidRPr="00591ACE">
              <w:rPr>
                <w:rFonts w:cs="Arial"/>
                <w:sz w:val="18"/>
                <w:szCs w:val="18"/>
              </w:rPr>
              <w:t>*Spare</w:t>
            </w:r>
          </w:p>
        </w:tc>
        <w:tc>
          <w:tcPr>
            <w:tcW w:w="385" w:type="pct"/>
          </w:tcPr>
          <w:p w14:paraId="483F5971" w14:textId="77777777" w:rsidR="00EB7569" w:rsidRPr="00591ACE" w:rsidRDefault="00EB7569" w:rsidP="002021F1">
            <w:pPr>
              <w:spacing w:after="120"/>
              <w:rPr>
                <w:rFonts w:cs="Arial"/>
                <w:sz w:val="18"/>
                <w:szCs w:val="18"/>
              </w:rPr>
            </w:pPr>
            <w:r w:rsidRPr="00591ACE">
              <w:rPr>
                <w:rFonts w:cs="Arial"/>
                <w:sz w:val="18"/>
                <w:szCs w:val="18"/>
              </w:rPr>
              <w:t>13</w:t>
            </w:r>
          </w:p>
        </w:tc>
        <w:tc>
          <w:tcPr>
            <w:tcW w:w="655" w:type="pct"/>
          </w:tcPr>
          <w:p w14:paraId="41573006" w14:textId="77777777" w:rsidR="00EB7569" w:rsidRPr="00591ACE" w:rsidRDefault="00EB7569" w:rsidP="002021F1">
            <w:pPr>
              <w:spacing w:after="120"/>
              <w:rPr>
                <w:rFonts w:cs="Arial"/>
                <w:sz w:val="18"/>
                <w:szCs w:val="18"/>
              </w:rPr>
            </w:pPr>
            <w:r w:rsidRPr="00591ACE">
              <w:rPr>
                <w:rFonts w:cs="Arial"/>
                <w:sz w:val="18"/>
                <w:szCs w:val="18"/>
              </w:rPr>
              <w:t>N/A</w:t>
            </w:r>
          </w:p>
        </w:tc>
        <w:tc>
          <w:tcPr>
            <w:tcW w:w="754" w:type="pct"/>
          </w:tcPr>
          <w:p w14:paraId="48DA2634" w14:textId="77777777" w:rsidR="00EB7569" w:rsidRPr="00591ACE" w:rsidRDefault="00EB7569" w:rsidP="002021F1">
            <w:pPr>
              <w:spacing w:after="120"/>
              <w:rPr>
                <w:rFonts w:cs="Arial"/>
                <w:sz w:val="18"/>
                <w:szCs w:val="18"/>
              </w:rPr>
            </w:pPr>
            <w:r w:rsidRPr="00591ACE">
              <w:rPr>
                <w:rFonts w:cs="Arial"/>
                <w:sz w:val="18"/>
                <w:szCs w:val="18"/>
              </w:rPr>
              <w:t>N/A</w:t>
            </w:r>
          </w:p>
        </w:tc>
        <w:tc>
          <w:tcPr>
            <w:tcW w:w="1371" w:type="pct"/>
          </w:tcPr>
          <w:p w14:paraId="73F8726D" w14:textId="77777777" w:rsidR="00EB7569" w:rsidRPr="00591ACE" w:rsidRDefault="00EB7569" w:rsidP="002021F1">
            <w:pPr>
              <w:pStyle w:val="tables"/>
              <w:spacing w:after="120" w:line="240" w:lineRule="auto"/>
              <w:rPr>
                <w:rFonts w:ascii="Arial" w:hAnsi="Arial" w:cs="Arial"/>
                <w:noProof w:val="0"/>
                <w:sz w:val="18"/>
                <w:szCs w:val="18"/>
              </w:rPr>
            </w:pPr>
            <w:r w:rsidRPr="00BE6929">
              <w:rPr>
                <w:rFonts w:ascii="Arial" w:hAnsi="Arial" w:cs="Arial"/>
                <w:noProof w:val="0"/>
                <w:sz w:val="18"/>
                <w:szCs w:val="18"/>
              </w:rPr>
              <w:t xml:space="preserve">Not used for SBS </w:t>
            </w:r>
            <w:r w:rsidRPr="00591ACE">
              <w:rPr>
                <w:rFonts w:ascii="Arial" w:hAnsi="Arial" w:cs="Arial"/>
                <w:noProof w:val="0"/>
                <w:sz w:val="18"/>
                <w:szCs w:val="18"/>
              </w:rPr>
              <w:t>events</w:t>
            </w:r>
          </w:p>
        </w:tc>
        <w:tc>
          <w:tcPr>
            <w:tcW w:w="450" w:type="pct"/>
          </w:tcPr>
          <w:p w14:paraId="1D4AC220" w14:textId="77777777" w:rsidR="00EB7569" w:rsidRPr="003C02DF" w:rsidRDefault="00EB7569" w:rsidP="002021F1">
            <w:pPr>
              <w:pStyle w:val="tables"/>
              <w:spacing w:after="120" w:line="240" w:lineRule="auto"/>
              <w:jc w:val="both"/>
              <w:rPr>
                <w:rFonts w:ascii="Arial" w:hAnsi="Arial"/>
                <w:sz w:val="18"/>
                <w:szCs w:val="18"/>
              </w:rPr>
            </w:pPr>
          </w:p>
        </w:tc>
        <w:tc>
          <w:tcPr>
            <w:tcW w:w="450" w:type="pct"/>
          </w:tcPr>
          <w:p w14:paraId="58060949" w14:textId="77777777" w:rsidR="00EB7569" w:rsidRPr="003C02DF" w:rsidRDefault="00EB7569" w:rsidP="002021F1">
            <w:pPr>
              <w:pStyle w:val="tables"/>
              <w:spacing w:after="120" w:line="240" w:lineRule="auto"/>
              <w:jc w:val="both"/>
              <w:rPr>
                <w:rFonts w:ascii="Arial" w:hAnsi="Arial"/>
                <w:sz w:val="18"/>
                <w:szCs w:val="18"/>
              </w:rPr>
            </w:pPr>
          </w:p>
        </w:tc>
      </w:tr>
      <w:tr w:rsidR="00EB7569" w:rsidRPr="005B4766" w14:paraId="4317AD37" w14:textId="77777777" w:rsidTr="00EB7569">
        <w:tc>
          <w:tcPr>
            <w:tcW w:w="936" w:type="pct"/>
          </w:tcPr>
          <w:p w14:paraId="433CACAC" w14:textId="77777777" w:rsidR="00EB7569" w:rsidRPr="00591ACE" w:rsidRDefault="00EB7569" w:rsidP="002021F1">
            <w:pPr>
              <w:spacing w:after="120"/>
              <w:rPr>
                <w:rFonts w:cs="Arial"/>
                <w:sz w:val="18"/>
                <w:szCs w:val="18"/>
              </w:rPr>
            </w:pPr>
            <w:r w:rsidRPr="00591ACE">
              <w:rPr>
                <w:rFonts w:cs="Arial"/>
                <w:sz w:val="18"/>
                <w:szCs w:val="18"/>
              </w:rPr>
              <w:t>Quantity/HDFP air count/Total Billing blocks per month</w:t>
            </w:r>
          </w:p>
        </w:tc>
        <w:tc>
          <w:tcPr>
            <w:tcW w:w="385" w:type="pct"/>
          </w:tcPr>
          <w:p w14:paraId="09B914FC" w14:textId="77777777" w:rsidR="00EB7569" w:rsidRPr="00591ACE" w:rsidRDefault="00EB7569" w:rsidP="002021F1">
            <w:pPr>
              <w:spacing w:after="120"/>
              <w:rPr>
                <w:rFonts w:cs="Arial"/>
                <w:sz w:val="18"/>
                <w:szCs w:val="18"/>
              </w:rPr>
            </w:pPr>
            <w:r w:rsidRPr="00591ACE">
              <w:rPr>
                <w:rFonts w:cs="Arial"/>
                <w:sz w:val="18"/>
                <w:szCs w:val="18"/>
              </w:rPr>
              <w:t>14</w:t>
            </w:r>
          </w:p>
        </w:tc>
        <w:tc>
          <w:tcPr>
            <w:tcW w:w="655" w:type="pct"/>
          </w:tcPr>
          <w:p w14:paraId="1C66BA80" w14:textId="77777777" w:rsidR="00EB7569" w:rsidRPr="00591ACE" w:rsidRDefault="00EB7569" w:rsidP="002021F1">
            <w:pPr>
              <w:spacing w:after="120"/>
              <w:rPr>
                <w:rFonts w:cs="Arial"/>
                <w:sz w:val="18"/>
                <w:szCs w:val="18"/>
              </w:rPr>
            </w:pPr>
            <w:r w:rsidRPr="00591ACE">
              <w:rPr>
                <w:rFonts w:cs="Arial"/>
                <w:sz w:val="18"/>
                <w:szCs w:val="18"/>
              </w:rPr>
              <w:t>9</w:t>
            </w:r>
          </w:p>
        </w:tc>
        <w:tc>
          <w:tcPr>
            <w:tcW w:w="754" w:type="pct"/>
          </w:tcPr>
          <w:p w14:paraId="2C0D87C2" w14:textId="77777777" w:rsidR="00EB7569" w:rsidRPr="00591ACE" w:rsidRDefault="00EB7569" w:rsidP="002021F1">
            <w:pPr>
              <w:spacing w:after="120"/>
              <w:rPr>
                <w:rFonts w:cs="Arial"/>
                <w:sz w:val="18"/>
                <w:szCs w:val="18"/>
              </w:rPr>
            </w:pPr>
            <w:r>
              <w:rPr>
                <w:rFonts w:cs="Arial"/>
                <w:sz w:val="18"/>
                <w:szCs w:val="18"/>
              </w:rPr>
              <w:t>Num</w:t>
            </w:r>
          </w:p>
        </w:tc>
        <w:tc>
          <w:tcPr>
            <w:tcW w:w="1371" w:type="pct"/>
          </w:tcPr>
          <w:p w14:paraId="1E1DED5A" w14:textId="77777777" w:rsidR="00EB7569" w:rsidRPr="00BE6929" w:rsidRDefault="00EB7569" w:rsidP="002021F1">
            <w:pPr>
              <w:spacing w:after="120"/>
              <w:ind w:right="-1260"/>
              <w:rPr>
                <w:rFonts w:cs="Arial"/>
                <w:sz w:val="18"/>
                <w:szCs w:val="18"/>
              </w:rPr>
            </w:pPr>
            <w:r w:rsidRPr="00BE6929">
              <w:rPr>
                <w:rFonts w:cs="Arial"/>
                <w:sz w:val="18"/>
                <w:szCs w:val="18"/>
              </w:rPr>
              <w:t>e.g.  1</w:t>
            </w:r>
          </w:p>
        </w:tc>
        <w:tc>
          <w:tcPr>
            <w:tcW w:w="450" w:type="pct"/>
          </w:tcPr>
          <w:p w14:paraId="7D27614B" w14:textId="77777777" w:rsidR="00EB7569" w:rsidRPr="003C02DF" w:rsidRDefault="00EB7569" w:rsidP="002021F1">
            <w:pPr>
              <w:jc w:val="both"/>
              <w:rPr>
                <w:sz w:val="18"/>
                <w:szCs w:val="18"/>
              </w:rPr>
            </w:pPr>
            <w:r w:rsidRPr="000E1A7D">
              <w:rPr>
                <w:rFonts w:ascii="Wingdings" w:hAnsi="Wingdings" w:cs="Wingdings"/>
                <w:sz w:val="26"/>
                <w:szCs w:val="26"/>
              </w:rPr>
              <w:t></w:t>
            </w:r>
          </w:p>
        </w:tc>
        <w:tc>
          <w:tcPr>
            <w:tcW w:w="450" w:type="pct"/>
          </w:tcPr>
          <w:p w14:paraId="6ACC8503" w14:textId="77777777" w:rsidR="00EB7569" w:rsidRPr="000E1A7D" w:rsidRDefault="00EB7569" w:rsidP="002021F1">
            <w:pPr>
              <w:jc w:val="both"/>
              <w:rPr>
                <w:rFonts w:ascii="Wingdings" w:hAnsi="Wingdings" w:cs="Wingdings"/>
                <w:sz w:val="26"/>
                <w:szCs w:val="26"/>
              </w:rPr>
            </w:pPr>
          </w:p>
        </w:tc>
      </w:tr>
      <w:tr w:rsidR="00EB7569" w:rsidRPr="005B4766" w14:paraId="135FD902" w14:textId="77777777" w:rsidTr="00EB7569">
        <w:tc>
          <w:tcPr>
            <w:tcW w:w="936" w:type="pct"/>
          </w:tcPr>
          <w:p w14:paraId="7E5CEAD2" w14:textId="77777777" w:rsidR="00EB7569" w:rsidRPr="00591ACE" w:rsidRDefault="00EB7569" w:rsidP="002021F1">
            <w:pPr>
              <w:spacing w:after="120"/>
              <w:rPr>
                <w:rFonts w:cs="Arial"/>
                <w:sz w:val="18"/>
                <w:szCs w:val="18"/>
              </w:rPr>
            </w:pPr>
            <w:r w:rsidRPr="00591ACE">
              <w:rPr>
                <w:rFonts w:cs="Arial"/>
                <w:sz w:val="18"/>
                <w:szCs w:val="18"/>
              </w:rPr>
              <w:t>*Units</w:t>
            </w:r>
          </w:p>
        </w:tc>
        <w:tc>
          <w:tcPr>
            <w:tcW w:w="385" w:type="pct"/>
          </w:tcPr>
          <w:p w14:paraId="4DA9844E" w14:textId="77777777" w:rsidR="00EB7569" w:rsidRPr="00591ACE" w:rsidRDefault="00EB7569" w:rsidP="002021F1">
            <w:pPr>
              <w:spacing w:after="120"/>
              <w:rPr>
                <w:rFonts w:cs="Arial"/>
                <w:sz w:val="18"/>
                <w:szCs w:val="18"/>
              </w:rPr>
            </w:pPr>
            <w:r w:rsidRPr="00591ACE">
              <w:rPr>
                <w:rFonts w:cs="Arial"/>
                <w:sz w:val="18"/>
                <w:szCs w:val="18"/>
              </w:rPr>
              <w:t>15</w:t>
            </w:r>
          </w:p>
        </w:tc>
        <w:tc>
          <w:tcPr>
            <w:tcW w:w="655" w:type="pct"/>
          </w:tcPr>
          <w:p w14:paraId="7B4594A6" w14:textId="77777777" w:rsidR="00EB7569" w:rsidRPr="00591ACE" w:rsidRDefault="00EB7569" w:rsidP="002021F1">
            <w:pPr>
              <w:spacing w:after="120"/>
              <w:rPr>
                <w:rFonts w:cs="Arial"/>
                <w:sz w:val="18"/>
                <w:szCs w:val="18"/>
              </w:rPr>
            </w:pPr>
            <w:r w:rsidRPr="00591ACE">
              <w:rPr>
                <w:rFonts w:cs="Arial"/>
                <w:sz w:val="18"/>
                <w:szCs w:val="18"/>
              </w:rPr>
              <w:t>40</w:t>
            </w:r>
          </w:p>
        </w:tc>
        <w:tc>
          <w:tcPr>
            <w:tcW w:w="754" w:type="pct"/>
          </w:tcPr>
          <w:p w14:paraId="3764AF39"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2CA2EE8E" w14:textId="77777777" w:rsidR="00EB7569" w:rsidRPr="00591ACE" w:rsidRDefault="00EB7569" w:rsidP="002021F1">
            <w:pPr>
              <w:spacing w:after="120"/>
              <w:rPr>
                <w:rFonts w:cs="Arial"/>
                <w:sz w:val="18"/>
                <w:szCs w:val="18"/>
              </w:rPr>
            </w:pPr>
            <w:r w:rsidRPr="00BE6929">
              <w:rPr>
                <w:rFonts w:cs="Arial"/>
                <w:sz w:val="18"/>
                <w:szCs w:val="18"/>
              </w:rPr>
              <w:t>Not used for SBS events</w:t>
            </w:r>
          </w:p>
        </w:tc>
        <w:tc>
          <w:tcPr>
            <w:tcW w:w="450" w:type="pct"/>
          </w:tcPr>
          <w:p w14:paraId="01A6970E" w14:textId="77777777" w:rsidR="00EB7569" w:rsidRPr="003C02DF" w:rsidRDefault="00EB7569" w:rsidP="002021F1">
            <w:pPr>
              <w:jc w:val="both"/>
              <w:rPr>
                <w:sz w:val="18"/>
                <w:szCs w:val="18"/>
              </w:rPr>
            </w:pPr>
          </w:p>
        </w:tc>
        <w:tc>
          <w:tcPr>
            <w:tcW w:w="450" w:type="pct"/>
          </w:tcPr>
          <w:p w14:paraId="6EFDA2EA" w14:textId="77777777" w:rsidR="00EB7569" w:rsidRPr="003C02DF" w:rsidRDefault="00EB7569" w:rsidP="002021F1">
            <w:pPr>
              <w:jc w:val="both"/>
              <w:rPr>
                <w:sz w:val="18"/>
                <w:szCs w:val="18"/>
              </w:rPr>
            </w:pPr>
          </w:p>
        </w:tc>
      </w:tr>
      <w:tr w:rsidR="00EB7569" w:rsidRPr="005B4766" w14:paraId="62D926BE" w14:textId="77777777" w:rsidTr="00EB7569">
        <w:tc>
          <w:tcPr>
            <w:tcW w:w="936" w:type="pct"/>
          </w:tcPr>
          <w:p w14:paraId="5F14D341" w14:textId="77777777" w:rsidR="00EB7569" w:rsidRPr="00591ACE" w:rsidRDefault="00EB7569" w:rsidP="002021F1">
            <w:pPr>
              <w:spacing w:after="120"/>
              <w:rPr>
                <w:rFonts w:cs="Arial"/>
                <w:sz w:val="18"/>
                <w:szCs w:val="18"/>
              </w:rPr>
            </w:pPr>
            <w:r w:rsidRPr="00591ACE">
              <w:rPr>
                <w:rFonts w:cs="Arial"/>
                <w:sz w:val="18"/>
                <w:szCs w:val="18"/>
              </w:rPr>
              <w:t>Unit rate</w:t>
            </w:r>
          </w:p>
        </w:tc>
        <w:tc>
          <w:tcPr>
            <w:tcW w:w="385" w:type="pct"/>
          </w:tcPr>
          <w:p w14:paraId="3CF940ED" w14:textId="77777777" w:rsidR="00EB7569" w:rsidRPr="00591ACE" w:rsidRDefault="00EB7569" w:rsidP="002021F1">
            <w:pPr>
              <w:spacing w:after="120"/>
              <w:rPr>
                <w:rFonts w:cs="Arial"/>
                <w:sz w:val="18"/>
                <w:szCs w:val="18"/>
              </w:rPr>
            </w:pPr>
            <w:r w:rsidRPr="00591ACE">
              <w:rPr>
                <w:rFonts w:cs="Arial"/>
                <w:sz w:val="18"/>
                <w:szCs w:val="18"/>
              </w:rPr>
              <w:t>16</w:t>
            </w:r>
          </w:p>
        </w:tc>
        <w:tc>
          <w:tcPr>
            <w:tcW w:w="655" w:type="pct"/>
          </w:tcPr>
          <w:p w14:paraId="413C958C" w14:textId="77777777" w:rsidR="00EB7569" w:rsidRPr="00591ACE" w:rsidRDefault="00EB7569" w:rsidP="002021F1">
            <w:pPr>
              <w:spacing w:after="120"/>
              <w:rPr>
                <w:rFonts w:cs="Arial"/>
                <w:sz w:val="18"/>
                <w:szCs w:val="18"/>
              </w:rPr>
            </w:pPr>
            <w:r w:rsidRPr="00591ACE">
              <w:rPr>
                <w:rFonts w:cs="Arial"/>
                <w:sz w:val="18"/>
                <w:szCs w:val="18"/>
              </w:rPr>
              <w:t>18</w:t>
            </w:r>
          </w:p>
        </w:tc>
        <w:tc>
          <w:tcPr>
            <w:tcW w:w="754" w:type="pct"/>
          </w:tcPr>
          <w:p w14:paraId="4C41E058" w14:textId="77777777" w:rsidR="00EB7569" w:rsidRPr="00591ACE" w:rsidRDefault="00EB7569" w:rsidP="002021F1">
            <w:pPr>
              <w:spacing w:after="120"/>
              <w:rPr>
                <w:rFonts w:cs="Arial"/>
                <w:sz w:val="18"/>
                <w:szCs w:val="18"/>
              </w:rPr>
            </w:pPr>
            <w:r w:rsidRPr="00591ACE">
              <w:rPr>
                <w:rFonts w:cs="Arial"/>
                <w:sz w:val="18"/>
                <w:szCs w:val="18"/>
              </w:rPr>
              <w:t>Num</w:t>
            </w:r>
          </w:p>
        </w:tc>
        <w:tc>
          <w:tcPr>
            <w:tcW w:w="1371" w:type="pct"/>
          </w:tcPr>
          <w:p w14:paraId="16486A8F" w14:textId="77777777" w:rsidR="00EB7569" w:rsidRPr="00591ACE" w:rsidRDefault="00EB7569" w:rsidP="002021F1">
            <w:pPr>
              <w:spacing w:after="120"/>
              <w:rPr>
                <w:rFonts w:cs="Arial"/>
                <w:sz w:val="18"/>
                <w:szCs w:val="18"/>
              </w:rPr>
            </w:pPr>
            <w:r w:rsidRPr="00F076C9">
              <w:rPr>
                <w:rFonts w:cs="Arial"/>
                <w:sz w:val="18"/>
                <w:szCs w:val="18"/>
              </w:rPr>
              <w:t>Not used for SBS events</w:t>
            </w:r>
          </w:p>
        </w:tc>
        <w:tc>
          <w:tcPr>
            <w:tcW w:w="450" w:type="pct"/>
          </w:tcPr>
          <w:p w14:paraId="732CBA93" w14:textId="77777777" w:rsidR="00EB7569" w:rsidRPr="003C02DF" w:rsidRDefault="00EB7569" w:rsidP="002021F1">
            <w:pPr>
              <w:jc w:val="both"/>
              <w:rPr>
                <w:sz w:val="18"/>
                <w:szCs w:val="18"/>
              </w:rPr>
            </w:pPr>
          </w:p>
        </w:tc>
        <w:tc>
          <w:tcPr>
            <w:tcW w:w="450" w:type="pct"/>
          </w:tcPr>
          <w:p w14:paraId="15FE9650" w14:textId="77777777" w:rsidR="00EB7569" w:rsidRPr="003C02DF" w:rsidRDefault="00EB7569" w:rsidP="002021F1">
            <w:pPr>
              <w:jc w:val="both"/>
              <w:rPr>
                <w:sz w:val="18"/>
                <w:szCs w:val="18"/>
              </w:rPr>
            </w:pPr>
          </w:p>
        </w:tc>
      </w:tr>
      <w:tr w:rsidR="00EB7569" w:rsidRPr="005B4766" w14:paraId="596E6E84" w14:textId="77777777" w:rsidTr="00EB7569">
        <w:tc>
          <w:tcPr>
            <w:tcW w:w="936" w:type="pct"/>
          </w:tcPr>
          <w:p w14:paraId="3FB04341" w14:textId="77777777" w:rsidR="00EB7569" w:rsidRPr="00591ACE" w:rsidRDefault="00EB7569" w:rsidP="002021F1">
            <w:pPr>
              <w:spacing w:after="120"/>
              <w:rPr>
                <w:rFonts w:cs="Arial"/>
                <w:sz w:val="18"/>
                <w:szCs w:val="18"/>
              </w:rPr>
            </w:pPr>
            <w:r w:rsidRPr="00591ACE">
              <w:rPr>
                <w:rFonts w:cs="Arial"/>
                <w:sz w:val="18"/>
                <w:szCs w:val="18"/>
              </w:rPr>
              <w:t>Event Cost</w:t>
            </w:r>
          </w:p>
        </w:tc>
        <w:tc>
          <w:tcPr>
            <w:tcW w:w="385" w:type="pct"/>
          </w:tcPr>
          <w:p w14:paraId="6810F498" w14:textId="77777777" w:rsidR="00EB7569" w:rsidRPr="00591ACE" w:rsidRDefault="00EB7569" w:rsidP="002021F1">
            <w:pPr>
              <w:spacing w:after="120"/>
              <w:rPr>
                <w:rFonts w:cs="Arial"/>
                <w:sz w:val="18"/>
                <w:szCs w:val="18"/>
              </w:rPr>
            </w:pPr>
            <w:r w:rsidRPr="00591ACE">
              <w:rPr>
                <w:rFonts w:cs="Arial"/>
                <w:sz w:val="18"/>
                <w:szCs w:val="18"/>
              </w:rPr>
              <w:t>17</w:t>
            </w:r>
          </w:p>
        </w:tc>
        <w:tc>
          <w:tcPr>
            <w:tcW w:w="655" w:type="pct"/>
          </w:tcPr>
          <w:p w14:paraId="6D845F35" w14:textId="77777777" w:rsidR="00EB7569" w:rsidRPr="00591ACE" w:rsidRDefault="00EB7569" w:rsidP="002021F1">
            <w:pPr>
              <w:spacing w:after="120"/>
              <w:rPr>
                <w:rFonts w:cs="Arial"/>
                <w:sz w:val="18"/>
                <w:szCs w:val="18"/>
              </w:rPr>
            </w:pPr>
            <w:r w:rsidRPr="00591ACE">
              <w:rPr>
                <w:rFonts w:cs="Arial"/>
                <w:sz w:val="18"/>
                <w:szCs w:val="18"/>
              </w:rPr>
              <w:t>18</w:t>
            </w:r>
          </w:p>
        </w:tc>
        <w:tc>
          <w:tcPr>
            <w:tcW w:w="754" w:type="pct"/>
          </w:tcPr>
          <w:p w14:paraId="0A4554FD" w14:textId="77777777" w:rsidR="00EB7569" w:rsidRPr="00591ACE" w:rsidRDefault="00EB7569" w:rsidP="002021F1">
            <w:pPr>
              <w:spacing w:after="120"/>
              <w:rPr>
                <w:rFonts w:cs="Arial"/>
                <w:sz w:val="18"/>
                <w:szCs w:val="18"/>
              </w:rPr>
            </w:pPr>
            <w:r w:rsidRPr="00591ACE">
              <w:rPr>
                <w:rFonts w:cs="Arial"/>
                <w:sz w:val="18"/>
                <w:szCs w:val="18"/>
              </w:rPr>
              <w:t>Num</w:t>
            </w:r>
          </w:p>
        </w:tc>
        <w:tc>
          <w:tcPr>
            <w:tcW w:w="1371" w:type="pct"/>
          </w:tcPr>
          <w:p w14:paraId="20DA3492" w14:textId="77777777" w:rsidR="00EB7569" w:rsidRPr="00591ACE" w:rsidRDefault="00EB7569" w:rsidP="002021F1">
            <w:pPr>
              <w:spacing w:after="120"/>
              <w:rPr>
                <w:rFonts w:cs="Arial"/>
                <w:sz w:val="18"/>
                <w:szCs w:val="18"/>
              </w:rPr>
            </w:pPr>
            <w:r w:rsidRPr="00BE6929">
              <w:rPr>
                <w:rFonts w:cs="Arial"/>
                <w:sz w:val="18"/>
                <w:szCs w:val="18"/>
              </w:rPr>
              <w:t>e.g. 141 = £1.41</w:t>
            </w:r>
          </w:p>
        </w:tc>
        <w:tc>
          <w:tcPr>
            <w:tcW w:w="450" w:type="pct"/>
          </w:tcPr>
          <w:p w14:paraId="6E1F8387" w14:textId="77777777" w:rsidR="00EB7569" w:rsidRPr="003C02DF" w:rsidRDefault="00EB7569" w:rsidP="002021F1">
            <w:pPr>
              <w:jc w:val="both"/>
              <w:rPr>
                <w:sz w:val="18"/>
                <w:szCs w:val="18"/>
              </w:rPr>
            </w:pPr>
            <w:r w:rsidRPr="00F27A88">
              <w:rPr>
                <w:rFonts w:ascii="Wingdings" w:hAnsi="Wingdings" w:cs="Wingdings"/>
                <w:sz w:val="26"/>
                <w:szCs w:val="26"/>
              </w:rPr>
              <w:t></w:t>
            </w:r>
          </w:p>
        </w:tc>
        <w:tc>
          <w:tcPr>
            <w:tcW w:w="450" w:type="pct"/>
          </w:tcPr>
          <w:p w14:paraId="4A05BE9D" w14:textId="77777777" w:rsidR="00EB7569" w:rsidRPr="00F27A88" w:rsidRDefault="00EB7569" w:rsidP="002021F1">
            <w:pPr>
              <w:jc w:val="both"/>
              <w:rPr>
                <w:rFonts w:ascii="Wingdings" w:hAnsi="Wingdings" w:cs="Wingdings"/>
                <w:sz w:val="26"/>
                <w:szCs w:val="26"/>
              </w:rPr>
            </w:pPr>
          </w:p>
        </w:tc>
      </w:tr>
      <w:tr w:rsidR="00EB7569" w:rsidRPr="005B4766" w14:paraId="0C849D72" w14:textId="77777777" w:rsidTr="00EB7569">
        <w:tc>
          <w:tcPr>
            <w:tcW w:w="936" w:type="pct"/>
          </w:tcPr>
          <w:p w14:paraId="7C92A3DA" w14:textId="77777777" w:rsidR="00EB7569" w:rsidRPr="00591ACE" w:rsidRDefault="00EB7569" w:rsidP="002021F1">
            <w:pPr>
              <w:spacing w:after="120"/>
              <w:rPr>
                <w:rFonts w:cs="Arial"/>
                <w:sz w:val="18"/>
                <w:szCs w:val="18"/>
              </w:rPr>
            </w:pPr>
            <w:r w:rsidRPr="00591ACE">
              <w:rPr>
                <w:rFonts w:cs="Arial"/>
                <w:sz w:val="18"/>
                <w:szCs w:val="18"/>
              </w:rPr>
              <w:t>VAT Status</w:t>
            </w:r>
          </w:p>
        </w:tc>
        <w:tc>
          <w:tcPr>
            <w:tcW w:w="385" w:type="pct"/>
          </w:tcPr>
          <w:p w14:paraId="20A4E399" w14:textId="77777777" w:rsidR="00EB7569" w:rsidRPr="00591ACE" w:rsidRDefault="00EB7569" w:rsidP="002021F1">
            <w:pPr>
              <w:spacing w:after="120"/>
              <w:rPr>
                <w:rFonts w:cs="Arial"/>
                <w:sz w:val="18"/>
                <w:szCs w:val="18"/>
              </w:rPr>
            </w:pPr>
            <w:r w:rsidRPr="00591ACE">
              <w:rPr>
                <w:rFonts w:cs="Arial"/>
                <w:sz w:val="18"/>
                <w:szCs w:val="18"/>
              </w:rPr>
              <w:t>18</w:t>
            </w:r>
          </w:p>
        </w:tc>
        <w:tc>
          <w:tcPr>
            <w:tcW w:w="655" w:type="pct"/>
          </w:tcPr>
          <w:p w14:paraId="70BC32BB" w14:textId="77777777" w:rsidR="00EB7569" w:rsidRPr="00591ACE" w:rsidRDefault="00EB7569" w:rsidP="002021F1">
            <w:pPr>
              <w:spacing w:after="120"/>
              <w:rPr>
                <w:rFonts w:cs="Arial"/>
                <w:sz w:val="18"/>
                <w:szCs w:val="18"/>
              </w:rPr>
            </w:pPr>
            <w:r w:rsidRPr="00591ACE">
              <w:rPr>
                <w:rFonts w:cs="Arial"/>
                <w:sz w:val="18"/>
                <w:szCs w:val="18"/>
              </w:rPr>
              <w:t>2</w:t>
            </w:r>
          </w:p>
        </w:tc>
        <w:tc>
          <w:tcPr>
            <w:tcW w:w="754" w:type="pct"/>
          </w:tcPr>
          <w:p w14:paraId="7EF31B14" w14:textId="77777777" w:rsidR="00EB7569" w:rsidRPr="00591ACE" w:rsidRDefault="00EB7569" w:rsidP="002021F1">
            <w:pPr>
              <w:spacing w:after="120"/>
              <w:rPr>
                <w:rFonts w:cs="Arial"/>
                <w:sz w:val="18"/>
                <w:szCs w:val="18"/>
              </w:rPr>
            </w:pPr>
            <w:r w:rsidRPr="00591ACE">
              <w:rPr>
                <w:rFonts w:cs="Arial"/>
                <w:sz w:val="18"/>
                <w:szCs w:val="18"/>
              </w:rPr>
              <w:t>Num</w:t>
            </w:r>
          </w:p>
        </w:tc>
        <w:tc>
          <w:tcPr>
            <w:tcW w:w="1371" w:type="pct"/>
          </w:tcPr>
          <w:p w14:paraId="4F62C4E0" w14:textId="77777777" w:rsidR="00EB7569" w:rsidRPr="00484C58" w:rsidRDefault="00EB7569" w:rsidP="002021F1">
            <w:pPr>
              <w:spacing w:after="120"/>
              <w:rPr>
                <w:rFonts w:cs="Arial"/>
                <w:sz w:val="18"/>
                <w:szCs w:val="18"/>
                <w:lang w:val="sv-SE"/>
              </w:rPr>
            </w:pPr>
            <w:r w:rsidRPr="00484C58">
              <w:rPr>
                <w:rFonts w:cs="Arial"/>
                <w:sz w:val="18"/>
                <w:szCs w:val="18"/>
                <w:lang w:val="sv-SE"/>
              </w:rPr>
              <w:t>e.g.</w:t>
            </w:r>
          </w:p>
          <w:p w14:paraId="1B27B3E6" w14:textId="77777777" w:rsidR="00EB7569" w:rsidRPr="00484C58" w:rsidRDefault="00EB7569" w:rsidP="002021F1">
            <w:pPr>
              <w:spacing w:after="120"/>
              <w:rPr>
                <w:rFonts w:cs="Arial"/>
                <w:sz w:val="18"/>
                <w:szCs w:val="18"/>
                <w:lang w:val="sv-SE"/>
              </w:rPr>
            </w:pPr>
            <w:r w:rsidRPr="00484C58">
              <w:rPr>
                <w:rFonts w:cs="Arial"/>
                <w:sz w:val="18"/>
                <w:szCs w:val="18"/>
                <w:lang w:val="sv-SE"/>
              </w:rPr>
              <w:t>1 = standard</w:t>
            </w:r>
          </w:p>
          <w:p w14:paraId="5D2D2EF5" w14:textId="77777777" w:rsidR="00EB7569" w:rsidRPr="00484C58" w:rsidRDefault="00EB7569" w:rsidP="002021F1">
            <w:pPr>
              <w:spacing w:after="120"/>
              <w:rPr>
                <w:rFonts w:cs="Arial"/>
                <w:sz w:val="18"/>
                <w:szCs w:val="18"/>
                <w:lang w:val="sv-SE"/>
              </w:rPr>
            </w:pPr>
            <w:r w:rsidRPr="00484C58">
              <w:rPr>
                <w:rFonts w:cs="Arial"/>
                <w:sz w:val="18"/>
                <w:szCs w:val="18"/>
                <w:lang w:val="sv-SE"/>
              </w:rPr>
              <w:t>2 = VAT exempt</w:t>
            </w:r>
          </w:p>
        </w:tc>
        <w:tc>
          <w:tcPr>
            <w:tcW w:w="450" w:type="pct"/>
          </w:tcPr>
          <w:p w14:paraId="296F53E2" w14:textId="77777777" w:rsidR="00EB7569" w:rsidRPr="003C02DF" w:rsidRDefault="00EB7569" w:rsidP="002021F1">
            <w:pPr>
              <w:jc w:val="both"/>
              <w:rPr>
                <w:sz w:val="18"/>
                <w:szCs w:val="18"/>
              </w:rPr>
            </w:pPr>
            <w:r w:rsidRPr="00667FE7">
              <w:rPr>
                <w:rFonts w:ascii="Wingdings" w:hAnsi="Wingdings" w:cs="Wingdings"/>
                <w:sz w:val="26"/>
                <w:szCs w:val="26"/>
              </w:rPr>
              <w:t></w:t>
            </w:r>
          </w:p>
        </w:tc>
        <w:tc>
          <w:tcPr>
            <w:tcW w:w="450" w:type="pct"/>
          </w:tcPr>
          <w:p w14:paraId="2EF1C7A4" w14:textId="77777777" w:rsidR="00EB7569" w:rsidRPr="00667FE7" w:rsidRDefault="00EB7569" w:rsidP="002021F1">
            <w:pPr>
              <w:jc w:val="both"/>
              <w:rPr>
                <w:rFonts w:ascii="Wingdings" w:hAnsi="Wingdings" w:cs="Wingdings"/>
                <w:sz w:val="26"/>
                <w:szCs w:val="26"/>
              </w:rPr>
            </w:pPr>
          </w:p>
        </w:tc>
      </w:tr>
      <w:tr w:rsidR="00EB7569" w:rsidRPr="005B4766" w14:paraId="18ACE080" w14:textId="77777777" w:rsidTr="00EB7569">
        <w:tc>
          <w:tcPr>
            <w:tcW w:w="936" w:type="pct"/>
          </w:tcPr>
          <w:p w14:paraId="5698E119" w14:textId="77777777" w:rsidR="00EB7569" w:rsidRPr="00591ACE" w:rsidRDefault="00EB7569" w:rsidP="002021F1">
            <w:pPr>
              <w:spacing w:after="120"/>
              <w:rPr>
                <w:rFonts w:cs="Arial"/>
                <w:sz w:val="18"/>
                <w:szCs w:val="18"/>
              </w:rPr>
            </w:pPr>
            <w:r w:rsidRPr="00591ACE">
              <w:rPr>
                <w:rFonts w:cs="Arial"/>
                <w:sz w:val="18"/>
                <w:szCs w:val="18"/>
              </w:rPr>
              <w:t>*CSS Account Number</w:t>
            </w:r>
          </w:p>
        </w:tc>
        <w:tc>
          <w:tcPr>
            <w:tcW w:w="385" w:type="pct"/>
          </w:tcPr>
          <w:p w14:paraId="42006F3F" w14:textId="77777777" w:rsidR="00EB7569" w:rsidRPr="00591ACE" w:rsidRDefault="00EB7569" w:rsidP="002021F1">
            <w:pPr>
              <w:spacing w:after="120"/>
              <w:rPr>
                <w:rFonts w:cs="Arial"/>
                <w:sz w:val="18"/>
                <w:szCs w:val="18"/>
              </w:rPr>
            </w:pPr>
            <w:r w:rsidRPr="00591ACE">
              <w:rPr>
                <w:rFonts w:cs="Arial"/>
                <w:sz w:val="18"/>
                <w:szCs w:val="18"/>
              </w:rPr>
              <w:t>19</w:t>
            </w:r>
          </w:p>
        </w:tc>
        <w:tc>
          <w:tcPr>
            <w:tcW w:w="655" w:type="pct"/>
          </w:tcPr>
          <w:p w14:paraId="25B8A4B2" w14:textId="77777777" w:rsidR="00EB7569" w:rsidRPr="00591ACE" w:rsidRDefault="00EB7569" w:rsidP="002021F1">
            <w:pPr>
              <w:spacing w:after="120"/>
              <w:rPr>
                <w:rFonts w:cs="Arial"/>
                <w:sz w:val="18"/>
                <w:szCs w:val="18"/>
              </w:rPr>
            </w:pPr>
            <w:r w:rsidRPr="00591ACE">
              <w:rPr>
                <w:rFonts w:cs="Arial"/>
                <w:sz w:val="18"/>
                <w:szCs w:val="18"/>
              </w:rPr>
              <w:t>20</w:t>
            </w:r>
          </w:p>
        </w:tc>
        <w:tc>
          <w:tcPr>
            <w:tcW w:w="754" w:type="pct"/>
          </w:tcPr>
          <w:p w14:paraId="37930E37"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1F952DBF" w14:textId="77777777" w:rsidR="00EB7569" w:rsidRPr="00591ACE" w:rsidRDefault="00EB7569" w:rsidP="002021F1">
            <w:pPr>
              <w:spacing w:after="120"/>
              <w:rPr>
                <w:rFonts w:cs="Arial"/>
                <w:sz w:val="18"/>
                <w:szCs w:val="18"/>
              </w:rPr>
            </w:pPr>
            <w:r w:rsidRPr="00BE6929">
              <w:rPr>
                <w:rFonts w:cs="Arial"/>
                <w:sz w:val="18"/>
                <w:szCs w:val="18"/>
              </w:rPr>
              <w:t>Not used for SBS events</w:t>
            </w:r>
          </w:p>
        </w:tc>
        <w:tc>
          <w:tcPr>
            <w:tcW w:w="450" w:type="pct"/>
          </w:tcPr>
          <w:p w14:paraId="3908C317" w14:textId="77777777" w:rsidR="00EB7569" w:rsidRPr="003C02DF" w:rsidRDefault="00EB7569" w:rsidP="002021F1">
            <w:pPr>
              <w:jc w:val="both"/>
              <w:rPr>
                <w:sz w:val="18"/>
                <w:szCs w:val="18"/>
              </w:rPr>
            </w:pPr>
          </w:p>
        </w:tc>
        <w:tc>
          <w:tcPr>
            <w:tcW w:w="450" w:type="pct"/>
          </w:tcPr>
          <w:p w14:paraId="203126DE" w14:textId="77777777" w:rsidR="00EB7569" w:rsidRPr="003C02DF" w:rsidRDefault="00EB7569" w:rsidP="002021F1">
            <w:pPr>
              <w:jc w:val="both"/>
              <w:rPr>
                <w:sz w:val="18"/>
                <w:szCs w:val="18"/>
              </w:rPr>
            </w:pPr>
          </w:p>
        </w:tc>
      </w:tr>
      <w:tr w:rsidR="00EB7569" w:rsidRPr="005B4766" w14:paraId="7ABD3741" w14:textId="77777777" w:rsidTr="00EB7569">
        <w:tc>
          <w:tcPr>
            <w:tcW w:w="936" w:type="pct"/>
          </w:tcPr>
          <w:p w14:paraId="3B2D5DC6" w14:textId="77777777" w:rsidR="00EB7569" w:rsidRPr="00591ACE" w:rsidRDefault="00EB7569" w:rsidP="002021F1">
            <w:pPr>
              <w:spacing w:after="120"/>
              <w:rPr>
                <w:rFonts w:cs="Arial"/>
                <w:sz w:val="18"/>
                <w:szCs w:val="18"/>
              </w:rPr>
            </w:pPr>
            <w:r w:rsidRPr="00591ACE">
              <w:rPr>
                <w:rFonts w:cs="Arial"/>
                <w:sz w:val="18"/>
                <w:szCs w:val="18"/>
              </w:rPr>
              <w:t>*Prod Type</w:t>
            </w:r>
          </w:p>
        </w:tc>
        <w:tc>
          <w:tcPr>
            <w:tcW w:w="385" w:type="pct"/>
          </w:tcPr>
          <w:p w14:paraId="56735583" w14:textId="77777777" w:rsidR="00EB7569" w:rsidRPr="00591ACE" w:rsidRDefault="00EB7569" w:rsidP="002021F1">
            <w:pPr>
              <w:spacing w:after="120"/>
              <w:rPr>
                <w:rFonts w:cs="Arial"/>
                <w:sz w:val="18"/>
                <w:szCs w:val="18"/>
              </w:rPr>
            </w:pPr>
            <w:r w:rsidRPr="00591ACE">
              <w:rPr>
                <w:rFonts w:cs="Arial"/>
                <w:sz w:val="18"/>
                <w:szCs w:val="18"/>
              </w:rPr>
              <w:t>20</w:t>
            </w:r>
          </w:p>
        </w:tc>
        <w:tc>
          <w:tcPr>
            <w:tcW w:w="655" w:type="pct"/>
          </w:tcPr>
          <w:p w14:paraId="21A4619A" w14:textId="77777777" w:rsidR="00EB7569" w:rsidRPr="00591ACE" w:rsidRDefault="00EB7569" w:rsidP="002021F1">
            <w:pPr>
              <w:spacing w:after="120"/>
              <w:rPr>
                <w:rFonts w:cs="Arial"/>
                <w:sz w:val="18"/>
                <w:szCs w:val="18"/>
              </w:rPr>
            </w:pPr>
            <w:r w:rsidRPr="00591ACE">
              <w:rPr>
                <w:rFonts w:cs="Arial"/>
                <w:sz w:val="18"/>
                <w:szCs w:val="18"/>
              </w:rPr>
              <w:t>20</w:t>
            </w:r>
          </w:p>
        </w:tc>
        <w:tc>
          <w:tcPr>
            <w:tcW w:w="754" w:type="pct"/>
          </w:tcPr>
          <w:p w14:paraId="3A4110B6"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6D2ADFB2" w14:textId="77777777" w:rsidR="00EB7569" w:rsidRPr="00BE6929" w:rsidRDefault="00EB7569" w:rsidP="002021F1">
            <w:pPr>
              <w:spacing w:after="120"/>
              <w:rPr>
                <w:rFonts w:cs="Arial"/>
                <w:sz w:val="18"/>
                <w:szCs w:val="18"/>
              </w:rPr>
            </w:pPr>
            <w:r w:rsidRPr="00BE6929">
              <w:rPr>
                <w:rFonts w:cs="Arial"/>
                <w:sz w:val="18"/>
                <w:szCs w:val="18"/>
              </w:rPr>
              <w:t>Not used for SBS events</w:t>
            </w:r>
          </w:p>
        </w:tc>
        <w:tc>
          <w:tcPr>
            <w:tcW w:w="450" w:type="pct"/>
          </w:tcPr>
          <w:p w14:paraId="20D497BE" w14:textId="77777777" w:rsidR="00EB7569" w:rsidRPr="003C02DF" w:rsidRDefault="00EB7569" w:rsidP="002021F1">
            <w:pPr>
              <w:jc w:val="both"/>
              <w:rPr>
                <w:sz w:val="18"/>
                <w:szCs w:val="18"/>
              </w:rPr>
            </w:pPr>
          </w:p>
        </w:tc>
        <w:tc>
          <w:tcPr>
            <w:tcW w:w="450" w:type="pct"/>
          </w:tcPr>
          <w:p w14:paraId="16CE130A" w14:textId="77777777" w:rsidR="00EB7569" w:rsidRPr="003C02DF" w:rsidRDefault="00EB7569" w:rsidP="002021F1">
            <w:pPr>
              <w:jc w:val="both"/>
              <w:rPr>
                <w:sz w:val="18"/>
                <w:szCs w:val="18"/>
              </w:rPr>
            </w:pPr>
          </w:p>
        </w:tc>
      </w:tr>
      <w:tr w:rsidR="00EB7569" w:rsidRPr="005B4766" w14:paraId="24F9BF8C" w14:textId="77777777" w:rsidTr="00EB7569">
        <w:tc>
          <w:tcPr>
            <w:tcW w:w="936" w:type="pct"/>
          </w:tcPr>
          <w:p w14:paraId="47FDA389" w14:textId="77777777" w:rsidR="00EB7569" w:rsidRPr="00591ACE" w:rsidRDefault="00EB7569" w:rsidP="002021F1">
            <w:pPr>
              <w:spacing w:after="120"/>
              <w:rPr>
                <w:rFonts w:cs="Arial"/>
                <w:sz w:val="18"/>
                <w:szCs w:val="18"/>
              </w:rPr>
            </w:pPr>
            <w:r w:rsidRPr="00591ACE">
              <w:rPr>
                <w:rFonts w:cs="Arial"/>
                <w:sz w:val="18"/>
                <w:szCs w:val="18"/>
              </w:rPr>
              <w:t>*OR Service ID</w:t>
            </w:r>
          </w:p>
        </w:tc>
        <w:tc>
          <w:tcPr>
            <w:tcW w:w="385" w:type="pct"/>
          </w:tcPr>
          <w:p w14:paraId="6877A066" w14:textId="77777777" w:rsidR="00EB7569" w:rsidRPr="00591ACE" w:rsidRDefault="00EB7569" w:rsidP="002021F1">
            <w:pPr>
              <w:spacing w:after="120"/>
              <w:rPr>
                <w:rFonts w:cs="Arial"/>
                <w:sz w:val="18"/>
                <w:szCs w:val="18"/>
              </w:rPr>
            </w:pPr>
            <w:r w:rsidRPr="00591ACE">
              <w:rPr>
                <w:rFonts w:cs="Arial"/>
                <w:sz w:val="18"/>
                <w:szCs w:val="18"/>
              </w:rPr>
              <w:t>21</w:t>
            </w:r>
          </w:p>
        </w:tc>
        <w:tc>
          <w:tcPr>
            <w:tcW w:w="655" w:type="pct"/>
          </w:tcPr>
          <w:p w14:paraId="50515CE5" w14:textId="77777777" w:rsidR="00EB7569" w:rsidRPr="00591ACE" w:rsidRDefault="00EB7569" w:rsidP="002021F1">
            <w:pPr>
              <w:spacing w:after="120"/>
              <w:rPr>
                <w:rFonts w:cs="Arial"/>
                <w:sz w:val="18"/>
                <w:szCs w:val="18"/>
              </w:rPr>
            </w:pPr>
            <w:r w:rsidRPr="00591ACE">
              <w:rPr>
                <w:rFonts w:cs="Arial"/>
                <w:sz w:val="18"/>
                <w:szCs w:val="18"/>
              </w:rPr>
              <w:t>20</w:t>
            </w:r>
          </w:p>
        </w:tc>
        <w:tc>
          <w:tcPr>
            <w:tcW w:w="754" w:type="pct"/>
          </w:tcPr>
          <w:p w14:paraId="5C658FFC"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3F51ABBC" w14:textId="77777777" w:rsidR="00EB7569" w:rsidRPr="00BE6929" w:rsidRDefault="00EB7569" w:rsidP="002021F1">
            <w:pPr>
              <w:spacing w:after="120"/>
              <w:rPr>
                <w:rFonts w:cs="Arial"/>
                <w:sz w:val="18"/>
                <w:szCs w:val="18"/>
              </w:rPr>
            </w:pPr>
            <w:r w:rsidRPr="00BE6929">
              <w:rPr>
                <w:rFonts w:cs="Arial"/>
                <w:sz w:val="18"/>
                <w:szCs w:val="18"/>
              </w:rPr>
              <w:t>Not used for SBS events</w:t>
            </w:r>
          </w:p>
        </w:tc>
        <w:tc>
          <w:tcPr>
            <w:tcW w:w="450" w:type="pct"/>
          </w:tcPr>
          <w:p w14:paraId="3B36286F" w14:textId="77777777" w:rsidR="00EB7569" w:rsidRPr="003C02DF" w:rsidRDefault="00EB7569" w:rsidP="002021F1">
            <w:pPr>
              <w:jc w:val="both"/>
              <w:rPr>
                <w:sz w:val="18"/>
                <w:szCs w:val="18"/>
              </w:rPr>
            </w:pPr>
          </w:p>
        </w:tc>
        <w:tc>
          <w:tcPr>
            <w:tcW w:w="450" w:type="pct"/>
          </w:tcPr>
          <w:p w14:paraId="27B9FBB3" w14:textId="77777777" w:rsidR="00EB7569" w:rsidRPr="003C02DF" w:rsidRDefault="00EB7569" w:rsidP="002021F1">
            <w:pPr>
              <w:jc w:val="both"/>
              <w:rPr>
                <w:sz w:val="18"/>
                <w:szCs w:val="18"/>
              </w:rPr>
            </w:pPr>
          </w:p>
        </w:tc>
      </w:tr>
      <w:tr w:rsidR="00EB7569" w:rsidRPr="005B4766" w14:paraId="59B6EB55" w14:textId="77777777" w:rsidTr="00EB7569">
        <w:tc>
          <w:tcPr>
            <w:tcW w:w="936" w:type="pct"/>
          </w:tcPr>
          <w:p w14:paraId="1C361635" w14:textId="77777777" w:rsidR="00EB7569" w:rsidRPr="00591ACE" w:rsidRDefault="00EB7569" w:rsidP="002021F1">
            <w:pPr>
              <w:spacing w:after="120"/>
              <w:rPr>
                <w:rFonts w:cs="Arial"/>
                <w:sz w:val="18"/>
                <w:szCs w:val="18"/>
              </w:rPr>
            </w:pPr>
            <w:r w:rsidRPr="00591ACE">
              <w:rPr>
                <w:rFonts w:cs="Arial"/>
                <w:sz w:val="18"/>
                <w:szCs w:val="18"/>
              </w:rPr>
              <w:t>*Circuit ID</w:t>
            </w:r>
          </w:p>
        </w:tc>
        <w:tc>
          <w:tcPr>
            <w:tcW w:w="385" w:type="pct"/>
          </w:tcPr>
          <w:p w14:paraId="61FEB982" w14:textId="77777777" w:rsidR="00EB7569" w:rsidRPr="00591ACE" w:rsidRDefault="00EB7569" w:rsidP="002021F1">
            <w:pPr>
              <w:spacing w:after="120"/>
              <w:rPr>
                <w:rFonts w:cs="Arial"/>
                <w:sz w:val="18"/>
                <w:szCs w:val="18"/>
              </w:rPr>
            </w:pPr>
            <w:r w:rsidRPr="00591ACE">
              <w:rPr>
                <w:rFonts w:cs="Arial"/>
                <w:sz w:val="18"/>
                <w:szCs w:val="18"/>
              </w:rPr>
              <w:t>22</w:t>
            </w:r>
          </w:p>
        </w:tc>
        <w:tc>
          <w:tcPr>
            <w:tcW w:w="655" w:type="pct"/>
          </w:tcPr>
          <w:p w14:paraId="041F8A4B" w14:textId="77777777" w:rsidR="00EB7569" w:rsidRPr="00591ACE" w:rsidRDefault="00EB7569" w:rsidP="002021F1">
            <w:pPr>
              <w:spacing w:after="120"/>
              <w:rPr>
                <w:rFonts w:cs="Arial"/>
                <w:sz w:val="18"/>
                <w:szCs w:val="18"/>
              </w:rPr>
            </w:pPr>
            <w:r w:rsidRPr="00591ACE">
              <w:rPr>
                <w:rFonts w:cs="Arial"/>
                <w:sz w:val="18"/>
                <w:szCs w:val="18"/>
              </w:rPr>
              <w:t>20</w:t>
            </w:r>
          </w:p>
        </w:tc>
        <w:tc>
          <w:tcPr>
            <w:tcW w:w="754" w:type="pct"/>
          </w:tcPr>
          <w:p w14:paraId="49091F76"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7E08BEE4" w14:textId="77777777" w:rsidR="00EB7569" w:rsidRPr="00BE6929" w:rsidRDefault="00EB7569" w:rsidP="002021F1">
            <w:pPr>
              <w:spacing w:after="120"/>
              <w:rPr>
                <w:rFonts w:cs="Arial"/>
                <w:sz w:val="18"/>
                <w:szCs w:val="18"/>
              </w:rPr>
            </w:pPr>
            <w:r w:rsidRPr="00BE6929">
              <w:rPr>
                <w:rFonts w:cs="Arial"/>
                <w:sz w:val="18"/>
                <w:szCs w:val="18"/>
              </w:rPr>
              <w:t>Not used for SBS events</w:t>
            </w:r>
          </w:p>
        </w:tc>
        <w:tc>
          <w:tcPr>
            <w:tcW w:w="450" w:type="pct"/>
          </w:tcPr>
          <w:p w14:paraId="3090268B" w14:textId="77777777" w:rsidR="00EB7569" w:rsidRPr="003C02DF" w:rsidRDefault="00EB7569" w:rsidP="002021F1">
            <w:pPr>
              <w:jc w:val="both"/>
              <w:rPr>
                <w:sz w:val="18"/>
                <w:szCs w:val="18"/>
              </w:rPr>
            </w:pPr>
          </w:p>
        </w:tc>
        <w:tc>
          <w:tcPr>
            <w:tcW w:w="450" w:type="pct"/>
          </w:tcPr>
          <w:p w14:paraId="252363C3" w14:textId="77777777" w:rsidR="00EB7569" w:rsidRPr="003C02DF" w:rsidRDefault="00EB7569" w:rsidP="002021F1">
            <w:pPr>
              <w:jc w:val="both"/>
              <w:rPr>
                <w:sz w:val="18"/>
                <w:szCs w:val="18"/>
              </w:rPr>
            </w:pPr>
          </w:p>
        </w:tc>
      </w:tr>
      <w:tr w:rsidR="00EB7569" w:rsidRPr="005B4766" w14:paraId="16EE6802" w14:textId="77777777" w:rsidTr="00EB7569">
        <w:tc>
          <w:tcPr>
            <w:tcW w:w="936" w:type="pct"/>
          </w:tcPr>
          <w:p w14:paraId="596EFE42" w14:textId="77777777" w:rsidR="00EB7569" w:rsidRPr="00591ACE" w:rsidRDefault="00EB7569" w:rsidP="002021F1">
            <w:pPr>
              <w:spacing w:after="120"/>
              <w:rPr>
                <w:rFonts w:cs="Arial"/>
                <w:sz w:val="18"/>
                <w:szCs w:val="18"/>
              </w:rPr>
            </w:pPr>
            <w:r w:rsidRPr="00591ACE">
              <w:rPr>
                <w:rFonts w:cs="Arial"/>
                <w:sz w:val="18"/>
                <w:szCs w:val="18"/>
              </w:rPr>
              <w:t>*MDF Site</w:t>
            </w:r>
          </w:p>
        </w:tc>
        <w:tc>
          <w:tcPr>
            <w:tcW w:w="385" w:type="pct"/>
          </w:tcPr>
          <w:p w14:paraId="121D16C7" w14:textId="77777777" w:rsidR="00EB7569" w:rsidRPr="00591ACE" w:rsidRDefault="00EB7569" w:rsidP="002021F1">
            <w:pPr>
              <w:spacing w:after="120"/>
              <w:rPr>
                <w:rFonts w:cs="Arial"/>
                <w:sz w:val="18"/>
                <w:szCs w:val="18"/>
              </w:rPr>
            </w:pPr>
            <w:r w:rsidRPr="00591ACE">
              <w:rPr>
                <w:rFonts w:cs="Arial"/>
                <w:sz w:val="18"/>
                <w:szCs w:val="18"/>
              </w:rPr>
              <w:t>23</w:t>
            </w:r>
          </w:p>
        </w:tc>
        <w:tc>
          <w:tcPr>
            <w:tcW w:w="655" w:type="pct"/>
          </w:tcPr>
          <w:p w14:paraId="00FF79E2" w14:textId="77777777" w:rsidR="00EB7569" w:rsidRPr="00591ACE" w:rsidRDefault="00EB7569" w:rsidP="002021F1">
            <w:pPr>
              <w:spacing w:after="120"/>
              <w:rPr>
                <w:rFonts w:cs="Arial"/>
                <w:sz w:val="18"/>
                <w:szCs w:val="18"/>
              </w:rPr>
            </w:pPr>
            <w:r w:rsidRPr="00591ACE">
              <w:rPr>
                <w:rFonts w:cs="Arial"/>
                <w:sz w:val="18"/>
                <w:szCs w:val="18"/>
              </w:rPr>
              <w:t>20</w:t>
            </w:r>
          </w:p>
        </w:tc>
        <w:tc>
          <w:tcPr>
            <w:tcW w:w="754" w:type="pct"/>
          </w:tcPr>
          <w:p w14:paraId="63F37F4F"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0F67D9FD" w14:textId="77777777" w:rsidR="00EB7569" w:rsidRPr="00BE6929" w:rsidRDefault="00EB7569" w:rsidP="002021F1">
            <w:pPr>
              <w:spacing w:after="120"/>
              <w:rPr>
                <w:rFonts w:cs="Arial"/>
                <w:sz w:val="18"/>
                <w:szCs w:val="18"/>
              </w:rPr>
            </w:pPr>
            <w:r w:rsidRPr="00BE6929">
              <w:rPr>
                <w:rFonts w:cs="Arial"/>
                <w:sz w:val="18"/>
                <w:szCs w:val="18"/>
              </w:rPr>
              <w:t xml:space="preserve">Not used for SBS </w:t>
            </w:r>
            <w:r w:rsidRPr="00591ACE">
              <w:rPr>
                <w:rFonts w:cs="Arial"/>
                <w:sz w:val="18"/>
                <w:szCs w:val="18"/>
              </w:rPr>
              <w:t>events</w:t>
            </w:r>
          </w:p>
        </w:tc>
        <w:tc>
          <w:tcPr>
            <w:tcW w:w="450" w:type="pct"/>
          </w:tcPr>
          <w:p w14:paraId="1E226726" w14:textId="77777777" w:rsidR="00EB7569" w:rsidRPr="003C02DF" w:rsidRDefault="00EB7569" w:rsidP="002021F1">
            <w:pPr>
              <w:jc w:val="both"/>
              <w:rPr>
                <w:sz w:val="18"/>
                <w:szCs w:val="18"/>
              </w:rPr>
            </w:pPr>
          </w:p>
        </w:tc>
        <w:tc>
          <w:tcPr>
            <w:tcW w:w="450" w:type="pct"/>
          </w:tcPr>
          <w:p w14:paraId="28DBE50A" w14:textId="77777777" w:rsidR="00EB7569" w:rsidRPr="003C02DF" w:rsidRDefault="00EB7569" w:rsidP="002021F1">
            <w:pPr>
              <w:jc w:val="both"/>
              <w:rPr>
                <w:sz w:val="18"/>
                <w:szCs w:val="18"/>
              </w:rPr>
            </w:pPr>
          </w:p>
        </w:tc>
      </w:tr>
      <w:tr w:rsidR="00EB7569" w:rsidRPr="005B4766" w14:paraId="230A0786" w14:textId="77777777" w:rsidTr="00EB7569">
        <w:tc>
          <w:tcPr>
            <w:tcW w:w="936" w:type="pct"/>
          </w:tcPr>
          <w:p w14:paraId="5318D11E" w14:textId="77777777" w:rsidR="00EB7569" w:rsidRPr="00591ACE" w:rsidRDefault="00EB7569" w:rsidP="002021F1">
            <w:pPr>
              <w:spacing w:after="120"/>
              <w:rPr>
                <w:rFonts w:cs="Arial"/>
                <w:sz w:val="18"/>
                <w:szCs w:val="18"/>
              </w:rPr>
            </w:pPr>
            <w:r w:rsidRPr="00591ACE">
              <w:rPr>
                <w:rFonts w:cs="Arial"/>
                <w:sz w:val="18"/>
                <w:szCs w:val="18"/>
              </w:rPr>
              <w:t>*Room ID</w:t>
            </w:r>
          </w:p>
        </w:tc>
        <w:tc>
          <w:tcPr>
            <w:tcW w:w="385" w:type="pct"/>
          </w:tcPr>
          <w:p w14:paraId="7A1B552B" w14:textId="77777777" w:rsidR="00EB7569" w:rsidRPr="00591ACE" w:rsidRDefault="00EB7569" w:rsidP="002021F1">
            <w:pPr>
              <w:spacing w:after="120"/>
              <w:rPr>
                <w:rFonts w:cs="Arial"/>
                <w:sz w:val="18"/>
                <w:szCs w:val="18"/>
              </w:rPr>
            </w:pPr>
            <w:r w:rsidRPr="00591ACE">
              <w:rPr>
                <w:rFonts w:cs="Arial"/>
                <w:sz w:val="18"/>
                <w:szCs w:val="18"/>
              </w:rPr>
              <w:t>24</w:t>
            </w:r>
          </w:p>
        </w:tc>
        <w:tc>
          <w:tcPr>
            <w:tcW w:w="655" w:type="pct"/>
          </w:tcPr>
          <w:p w14:paraId="059F5AB2" w14:textId="77777777" w:rsidR="00EB7569" w:rsidRPr="00591ACE" w:rsidRDefault="00EB7569" w:rsidP="002021F1">
            <w:pPr>
              <w:spacing w:after="120"/>
              <w:rPr>
                <w:rFonts w:cs="Arial"/>
                <w:sz w:val="18"/>
                <w:szCs w:val="18"/>
              </w:rPr>
            </w:pPr>
            <w:r w:rsidRPr="00591ACE">
              <w:rPr>
                <w:rFonts w:cs="Arial"/>
                <w:sz w:val="18"/>
                <w:szCs w:val="18"/>
              </w:rPr>
              <w:t>20</w:t>
            </w:r>
          </w:p>
        </w:tc>
        <w:tc>
          <w:tcPr>
            <w:tcW w:w="754" w:type="pct"/>
          </w:tcPr>
          <w:p w14:paraId="4D670CBF"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0560CA11" w14:textId="77777777" w:rsidR="00EB7569" w:rsidRPr="00BE6929" w:rsidRDefault="00EB7569" w:rsidP="002021F1">
            <w:pPr>
              <w:spacing w:after="120"/>
              <w:rPr>
                <w:rFonts w:cs="Arial"/>
                <w:sz w:val="18"/>
                <w:szCs w:val="18"/>
              </w:rPr>
            </w:pPr>
            <w:r w:rsidRPr="00BE6929">
              <w:rPr>
                <w:rFonts w:cs="Arial"/>
                <w:sz w:val="18"/>
                <w:szCs w:val="18"/>
              </w:rPr>
              <w:t xml:space="preserve">Not used for SBS </w:t>
            </w:r>
            <w:r w:rsidRPr="00591ACE">
              <w:rPr>
                <w:rFonts w:cs="Arial"/>
                <w:sz w:val="18"/>
                <w:szCs w:val="18"/>
              </w:rPr>
              <w:t>events</w:t>
            </w:r>
          </w:p>
        </w:tc>
        <w:tc>
          <w:tcPr>
            <w:tcW w:w="450" w:type="pct"/>
          </w:tcPr>
          <w:p w14:paraId="6D349702" w14:textId="77777777" w:rsidR="00EB7569" w:rsidRPr="003C02DF" w:rsidRDefault="00EB7569" w:rsidP="002021F1">
            <w:pPr>
              <w:jc w:val="both"/>
              <w:rPr>
                <w:sz w:val="18"/>
                <w:szCs w:val="18"/>
              </w:rPr>
            </w:pPr>
          </w:p>
        </w:tc>
        <w:tc>
          <w:tcPr>
            <w:tcW w:w="450" w:type="pct"/>
          </w:tcPr>
          <w:p w14:paraId="159227B5" w14:textId="77777777" w:rsidR="00EB7569" w:rsidRPr="003C02DF" w:rsidRDefault="00EB7569" w:rsidP="002021F1">
            <w:pPr>
              <w:jc w:val="both"/>
              <w:rPr>
                <w:sz w:val="18"/>
                <w:szCs w:val="18"/>
              </w:rPr>
            </w:pPr>
          </w:p>
        </w:tc>
      </w:tr>
      <w:tr w:rsidR="00EB7569" w:rsidRPr="005B4766" w14:paraId="3A5A9E68" w14:textId="77777777" w:rsidTr="00EB7569">
        <w:tc>
          <w:tcPr>
            <w:tcW w:w="936" w:type="pct"/>
          </w:tcPr>
          <w:p w14:paraId="52CF5F11" w14:textId="77777777" w:rsidR="00EB7569" w:rsidRPr="00591ACE" w:rsidRDefault="00EB7569" w:rsidP="002021F1">
            <w:pPr>
              <w:spacing w:after="120"/>
              <w:rPr>
                <w:rFonts w:cs="Arial"/>
                <w:sz w:val="18"/>
                <w:szCs w:val="18"/>
              </w:rPr>
            </w:pPr>
            <w:r w:rsidRPr="00591ACE">
              <w:rPr>
                <w:rFonts w:cs="Arial"/>
                <w:sz w:val="18"/>
                <w:szCs w:val="18"/>
              </w:rPr>
              <w:t>Service ID</w:t>
            </w:r>
          </w:p>
        </w:tc>
        <w:tc>
          <w:tcPr>
            <w:tcW w:w="385" w:type="pct"/>
          </w:tcPr>
          <w:p w14:paraId="787F02A3" w14:textId="77777777" w:rsidR="00EB7569" w:rsidRPr="00591ACE" w:rsidRDefault="00EB7569" w:rsidP="002021F1">
            <w:pPr>
              <w:spacing w:after="120"/>
              <w:rPr>
                <w:rFonts w:cs="Arial"/>
                <w:sz w:val="18"/>
                <w:szCs w:val="18"/>
              </w:rPr>
            </w:pPr>
            <w:r w:rsidRPr="00591ACE">
              <w:rPr>
                <w:rFonts w:cs="Arial"/>
                <w:sz w:val="18"/>
                <w:szCs w:val="18"/>
              </w:rPr>
              <w:t>25</w:t>
            </w:r>
          </w:p>
        </w:tc>
        <w:tc>
          <w:tcPr>
            <w:tcW w:w="655" w:type="pct"/>
          </w:tcPr>
          <w:p w14:paraId="3B9523E5" w14:textId="77777777" w:rsidR="00EB7569" w:rsidRPr="00591ACE" w:rsidRDefault="00EB7569" w:rsidP="002021F1">
            <w:pPr>
              <w:spacing w:after="120"/>
              <w:rPr>
                <w:rFonts w:cs="Arial"/>
                <w:sz w:val="18"/>
                <w:szCs w:val="18"/>
              </w:rPr>
            </w:pPr>
            <w:r w:rsidRPr="00591ACE">
              <w:rPr>
                <w:rFonts w:cs="Arial"/>
                <w:sz w:val="18"/>
                <w:szCs w:val="18"/>
              </w:rPr>
              <w:t>40</w:t>
            </w:r>
          </w:p>
        </w:tc>
        <w:tc>
          <w:tcPr>
            <w:tcW w:w="754" w:type="pct"/>
          </w:tcPr>
          <w:p w14:paraId="638EEB9F"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7CF20E05" w14:textId="77777777" w:rsidR="00EB7569" w:rsidRPr="00591ACE" w:rsidRDefault="00EB7569" w:rsidP="002021F1">
            <w:pPr>
              <w:spacing w:after="120"/>
              <w:rPr>
                <w:rFonts w:cs="Arial"/>
                <w:sz w:val="18"/>
                <w:szCs w:val="18"/>
              </w:rPr>
            </w:pPr>
            <w:r w:rsidRPr="00BE6929">
              <w:rPr>
                <w:rFonts w:cs="Arial"/>
                <w:sz w:val="18"/>
                <w:szCs w:val="18"/>
              </w:rPr>
              <w:t xml:space="preserve">Not used for SBS </w:t>
            </w:r>
            <w:r w:rsidRPr="00591ACE">
              <w:rPr>
                <w:rFonts w:cs="Arial"/>
                <w:sz w:val="18"/>
                <w:szCs w:val="18"/>
              </w:rPr>
              <w:t>events</w:t>
            </w:r>
          </w:p>
        </w:tc>
        <w:tc>
          <w:tcPr>
            <w:tcW w:w="450" w:type="pct"/>
          </w:tcPr>
          <w:p w14:paraId="6D10DF28" w14:textId="77777777" w:rsidR="00EB7569" w:rsidRPr="003C02DF" w:rsidRDefault="00EB7569" w:rsidP="002021F1">
            <w:pPr>
              <w:jc w:val="both"/>
              <w:rPr>
                <w:sz w:val="18"/>
                <w:szCs w:val="18"/>
              </w:rPr>
            </w:pPr>
          </w:p>
        </w:tc>
        <w:tc>
          <w:tcPr>
            <w:tcW w:w="450" w:type="pct"/>
          </w:tcPr>
          <w:p w14:paraId="3B4DFFC9" w14:textId="77777777" w:rsidR="00EB7569" w:rsidRPr="003C02DF" w:rsidRDefault="00EB7569" w:rsidP="002021F1">
            <w:pPr>
              <w:jc w:val="both"/>
              <w:rPr>
                <w:sz w:val="18"/>
                <w:szCs w:val="18"/>
              </w:rPr>
            </w:pPr>
          </w:p>
        </w:tc>
      </w:tr>
      <w:tr w:rsidR="00EB7569" w:rsidRPr="005B4766" w14:paraId="27A73F1D" w14:textId="77777777" w:rsidTr="00EB7569">
        <w:tc>
          <w:tcPr>
            <w:tcW w:w="936" w:type="pct"/>
          </w:tcPr>
          <w:p w14:paraId="417BD432" w14:textId="77777777" w:rsidR="00EB7569" w:rsidRPr="00591ACE" w:rsidRDefault="00EB7569" w:rsidP="002021F1">
            <w:pPr>
              <w:spacing w:after="120"/>
              <w:rPr>
                <w:rFonts w:cs="Arial"/>
                <w:sz w:val="18"/>
                <w:szCs w:val="18"/>
              </w:rPr>
            </w:pPr>
            <w:r w:rsidRPr="00591ACE">
              <w:rPr>
                <w:rFonts w:cs="Arial"/>
                <w:sz w:val="18"/>
                <w:szCs w:val="18"/>
              </w:rPr>
              <w:t>Event Class</w:t>
            </w:r>
          </w:p>
        </w:tc>
        <w:tc>
          <w:tcPr>
            <w:tcW w:w="385" w:type="pct"/>
          </w:tcPr>
          <w:p w14:paraId="468868E4" w14:textId="77777777" w:rsidR="00EB7569" w:rsidRPr="00591ACE" w:rsidRDefault="00EB7569" w:rsidP="002021F1">
            <w:pPr>
              <w:spacing w:after="120"/>
              <w:rPr>
                <w:rFonts w:cs="Arial"/>
                <w:sz w:val="18"/>
                <w:szCs w:val="18"/>
              </w:rPr>
            </w:pPr>
            <w:r w:rsidRPr="00591ACE">
              <w:rPr>
                <w:rFonts w:cs="Arial"/>
                <w:sz w:val="18"/>
                <w:szCs w:val="18"/>
              </w:rPr>
              <w:t>26</w:t>
            </w:r>
          </w:p>
        </w:tc>
        <w:tc>
          <w:tcPr>
            <w:tcW w:w="655" w:type="pct"/>
          </w:tcPr>
          <w:p w14:paraId="7A2CCDCA" w14:textId="77777777" w:rsidR="00EB7569" w:rsidRPr="00591ACE" w:rsidRDefault="00EB7569" w:rsidP="002021F1">
            <w:pPr>
              <w:spacing w:after="120"/>
              <w:rPr>
                <w:rFonts w:cs="Arial"/>
                <w:sz w:val="18"/>
                <w:szCs w:val="18"/>
              </w:rPr>
            </w:pPr>
            <w:r w:rsidRPr="00591ACE">
              <w:rPr>
                <w:rFonts w:cs="Arial"/>
                <w:sz w:val="18"/>
                <w:szCs w:val="18"/>
              </w:rPr>
              <w:t>40</w:t>
            </w:r>
          </w:p>
        </w:tc>
        <w:tc>
          <w:tcPr>
            <w:tcW w:w="754" w:type="pct"/>
          </w:tcPr>
          <w:p w14:paraId="23DFABDB"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56D0B292" w14:textId="77777777" w:rsidR="00EB7569" w:rsidRPr="00591ACE" w:rsidRDefault="00EB7569" w:rsidP="002021F1">
            <w:pPr>
              <w:spacing w:after="120"/>
              <w:ind w:right="-1260"/>
              <w:rPr>
                <w:rFonts w:cs="Arial"/>
                <w:sz w:val="18"/>
                <w:szCs w:val="18"/>
              </w:rPr>
            </w:pPr>
            <w:r>
              <w:rPr>
                <w:rFonts w:cs="Arial"/>
                <w:sz w:val="18"/>
                <w:szCs w:val="18"/>
              </w:rPr>
              <w:t xml:space="preserve">e.g. </w:t>
            </w:r>
            <w:r w:rsidRPr="00C42C6A">
              <w:rPr>
                <w:rFonts w:cs="Arial"/>
                <w:sz w:val="18"/>
                <w:szCs w:val="18"/>
              </w:rPr>
              <w:t>SBS-MODULE-CHARGE-L2C</w:t>
            </w:r>
          </w:p>
        </w:tc>
        <w:tc>
          <w:tcPr>
            <w:tcW w:w="450" w:type="pct"/>
          </w:tcPr>
          <w:p w14:paraId="1F5F65DB" w14:textId="77777777" w:rsidR="00EB7569" w:rsidRPr="003C02DF" w:rsidRDefault="00EB7569" w:rsidP="002021F1">
            <w:pPr>
              <w:jc w:val="both"/>
              <w:rPr>
                <w:sz w:val="18"/>
                <w:szCs w:val="18"/>
              </w:rPr>
            </w:pPr>
            <w:r w:rsidRPr="00B40D19">
              <w:rPr>
                <w:rFonts w:ascii="Wingdings" w:hAnsi="Wingdings" w:cs="Wingdings"/>
                <w:sz w:val="26"/>
                <w:szCs w:val="26"/>
              </w:rPr>
              <w:t></w:t>
            </w:r>
          </w:p>
        </w:tc>
        <w:tc>
          <w:tcPr>
            <w:tcW w:w="450" w:type="pct"/>
          </w:tcPr>
          <w:p w14:paraId="29D33BBB" w14:textId="77777777" w:rsidR="00EB7569" w:rsidRPr="00B40D19" w:rsidRDefault="00EB7569" w:rsidP="002021F1">
            <w:pPr>
              <w:jc w:val="both"/>
              <w:rPr>
                <w:rFonts w:ascii="Wingdings" w:hAnsi="Wingdings" w:cs="Wingdings"/>
                <w:sz w:val="26"/>
                <w:szCs w:val="26"/>
              </w:rPr>
            </w:pPr>
          </w:p>
        </w:tc>
      </w:tr>
      <w:tr w:rsidR="00EB7569" w:rsidRPr="005B4766" w14:paraId="01B8C335" w14:textId="77777777" w:rsidTr="00EB7569">
        <w:tc>
          <w:tcPr>
            <w:tcW w:w="936" w:type="pct"/>
          </w:tcPr>
          <w:p w14:paraId="562D0EA1" w14:textId="77777777" w:rsidR="00EB7569" w:rsidRPr="00591ACE" w:rsidRDefault="00EB7569" w:rsidP="002021F1">
            <w:pPr>
              <w:spacing w:after="120"/>
              <w:rPr>
                <w:rFonts w:cs="Arial"/>
                <w:sz w:val="18"/>
                <w:szCs w:val="18"/>
              </w:rPr>
            </w:pPr>
            <w:r w:rsidRPr="00591ACE">
              <w:rPr>
                <w:rFonts w:cs="Arial"/>
                <w:sz w:val="18"/>
                <w:szCs w:val="18"/>
              </w:rPr>
              <w:t>*Event Name</w:t>
            </w:r>
          </w:p>
        </w:tc>
        <w:tc>
          <w:tcPr>
            <w:tcW w:w="385" w:type="pct"/>
          </w:tcPr>
          <w:p w14:paraId="19972130" w14:textId="77777777" w:rsidR="00EB7569" w:rsidRPr="00591ACE" w:rsidRDefault="00EB7569" w:rsidP="002021F1">
            <w:pPr>
              <w:spacing w:after="120"/>
              <w:rPr>
                <w:rFonts w:cs="Arial"/>
                <w:sz w:val="18"/>
                <w:szCs w:val="18"/>
              </w:rPr>
            </w:pPr>
            <w:r w:rsidRPr="00591ACE">
              <w:rPr>
                <w:rFonts w:cs="Arial"/>
                <w:sz w:val="18"/>
                <w:szCs w:val="18"/>
              </w:rPr>
              <w:t>27</w:t>
            </w:r>
          </w:p>
        </w:tc>
        <w:tc>
          <w:tcPr>
            <w:tcW w:w="655" w:type="pct"/>
          </w:tcPr>
          <w:p w14:paraId="55E0FB17" w14:textId="77777777" w:rsidR="00EB7569" w:rsidRPr="00591ACE" w:rsidRDefault="00EB7569" w:rsidP="002021F1">
            <w:pPr>
              <w:spacing w:after="120"/>
              <w:rPr>
                <w:rFonts w:cs="Arial"/>
                <w:sz w:val="18"/>
                <w:szCs w:val="18"/>
              </w:rPr>
            </w:pPr>
            <w:r w:rsidRPr="00591ACE">
              <w:rPr>
                <w:rFonts w:cs="Arial"/>
                <w:sz w:val="18"/>
                <w:szCs w:val="18"/>
              </w:rPr>
              <w:t>40</w:t>
            </w:r>
          </w:p>
        </w:tc>
        <w:tc>
          <w:tcPr>
            <w:tcW w:w="754" w:type="pct"/>
          </w:tcPr>
          <w:p w14:paraId="330D743A"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2630AADD" w14:textId="77777777" w:rsidR="00EB7569" w:rsidRPr="00BE6929" w:rsidRDefault="00EB7569" w:rsidP="002021F1">
            <w:pPr>
              <w:spacing w:after="120"/>
              <w:rPr>
                <w:rFonts w:cs="Arial"/>
                <w:sz w:val="18"/>
                <w:szCs w:val="18"/>
              </w:rPr>
            </w:pPr>
            <w:r w:rsidRPr="00BE6929">
              <w:rPr>
                <w:rFonts w:cs="Arial"/>
                <w:sz w:val="18"/>
                <w:szCs w:val="18"/>
              </w:rPr>
              <w:t>Not used for SBS events</w:t>
            </w:r>
          </w:p>
        </w:tc>
        <w:tc>
          <w:tcPr>
            <w:tcW w:w="450" w:type="pct"/>
          </w:tcPr>
          <w:p w14:paraId="3417B94D" w14:textId="77777777" w:rsidR="00EB7569" w:rsidRPr="003C02DF" w:rsidRDefault="00EB7569" w:rsidP="002021F1">
            <w:pPr>
              <w:jc w:val="both"/>
              <w:rPr>
                <w:sz w:val="18"/>
                <w:szCs w:val="18"/>
              </w:rPr>
            </w:pPr>
          </w:p>
        </w:tc>
        <w:tc>
          <w:tcPr>
            <w:tcW w:w="450" w:type="pct"/>
          </w:tcPr>
          <w:p w14:paraId="0D2C90B9" w14:textId="77777777" w:rsidR="00EB7569" w:rsidRPr="003C02DF" w:rsidRDefault="00EB7569" w:rsidP="002021F1">
            <w:pPr>
              <w:jc w:val="both"/>
              <w:rPr>
                <w:sz w:val="18"/>
                <w:szCs w:val="18"/>
              </w:rPr>
            </w:pPr>
          </w:p>
        </w:tc>
      </w:tr>
      <w:tr w:rsidR="00EB7569" w:rsidRPr="005B4766" w14:paraId="46786B2C" w14:textId="77777777" w:rsidTr="00EB7569">
        <w:tc>
          <w:tcPr>
            <w:tcW w:w="936" w:type="pct"/>
          </w:tcPr>
          <w:p w14:paraId="28256BFF" w14:textId="77777777" w:rsidR="00EB7569" w:rsidRPr="00591ACE" w:rsidRDefault="00EB7569" w:rsidP="002021F1">
            <w:pPr>
              <w:spacing w:after="120"/>
              <w:rPr>
                <w:rFonts w:cs="Arial"/>
                <w:sz w:val="18"/>
                <w:szCs w:val="18"/>
              </w:rPr>
            </w:pPr>
            <w:r w:rsidRPr="00591ACE">
              <w:rPr>
                <w:rFonts w:cs="Arial"/>
                <w:sz w:val="18"/>
                <w:szCs w:val="18"/>
              </w:rPr>
              <w:t>*CBUK reference number</w:t>
            </w:r>
          </w:p>
        </w:tc>
        <w:tc>
          <w:tcPr>
            <w:tcW w:w="385" w:type="pct"/>
          </w:tcPr>
          <w:p w14:paraId="3EACE1C4" w14:textId="77777777" w:rsidR="00EB7569" w:rsidRPr="00591ACE" w:rsidRDefault="00EB7569" w:rsidP="002021F1">
            <w:pPr>
              <w:spacing w:after="120"/>
              <w:rPr>
                <w:rFonts w:cs="Arial"/>
                <w:sz w:val="18"/>
                <w:szCs w:val="18"/>
              </w:rPr>
            </w:pPr>
            <w:r w:rsidRPr="00591ACE">
              <w:rPr>
                <w:rFonts w:cs="Arial"/>
                <w:sz w:val="18"/>
                <w:szCs w:val="18"/>
              </w:rPr>
              <w:t>28</w:t>
            </w:r>
          </w:p>
        </w:tc>
        <w:tc>
          <w:tcPr>
            <w:tcW w:w="655" w:type="pct"/>
          </w:tcPr>
          <w:p w14:paraId="095DFBAA" w14:textId="77777777" w:rsidR="00EB7569" w:rsidRPr="00591ACE" w:rsidRDefault="00EB7569" w:rsidP="002021F1">
            <w:pPr>
              <w:spacing w:after="120"/>
              <w:rPr>
                <w:rFonts w:cs="Arial"/>
                <w:sz w:val="18"/>
                <w:szCs w:val="18"/>
              </w:rPr>
            </w:pPr>
            <w:r w:rsidRPr="00591ACE">
              <w:rPr>
                <w:rFonts w:cs="Arial"/>
                <w:sz w:val="18"/>
                <w:szCs w:val="18"/>
              </w:rPr>
              <w:t>20</w:t>
            </w:r>
          </w:p>
        </w:tc>
        <w:tc>
          <w:tcPr>
            <w:tcW w:w="754" w:type="pct"/>
          </w:tcPr>
          <w:p w14:paraId="758C6BF7"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2716E050" w14:textId="77777777" w:rsidR="00EB7569" w:rsidRPr="00BE6929" w:rsidRDefault="00EB7569" w:rsidP="002021F1">
            <w:pPr>
              <w:spacing w:after="120"/>
              <w:rPr>
                <w:rFonts w:cs="Arial"/>
                <w:sz w:val="18"/>
                <w:szCs w:val="18"/>
              </w:rPr>
            </w:pPr>
            <w:r w:rsidRPr="00BE6929">
              <w:rPr>
                <w:rFonts w:cs="Arial"/>
                <w:sz w:val="18"/>
                <w:szCs w:val="18"/>
              </w:rPr>
              <w:t xml:space="preserve">Not used for SBS </w:t>
            </w:r>
            <w:r w:rsidRPr="00591ACE">
              <w:rPr>
                <w:rFonts w:cs="Arial"/>
                <w:sz w:val="18"/>
                <w:szCs w:val="18"/>
              </w:rPr>
              <w:t>events</w:t>
            </w:r>
          </w:p>
        </w:tc>
        <w:tc>
          <w:tcPr>
            <w:tcW w:w="450" w:type="pct"/>
          </w:tcPr>
          <w:p w14:paraId="33A82106" w14:textId="77777777" w:rsidR="00EB7569" w:rsidRPr="005B4766" w:rsidRDefault="00EB7569" w:rsidP="002021F1">
            <w:pPr>
              <w:jc w:val="both"/>
              <w:rPr>
                <w:sz w:val="18"/>
                <w:szCs w:val="18"/>
              </w:rPr>
            </w:pPr>
          </w:p>
        </w:tc>
        <w:tc>
          <w:tcPr>
            <w:tcW w:w="450" w:type="pct"/>
          </w:tcPr>
          <w:p w14:paraId="5407B35A" w14:textId="77777777" w:rsidR="00EB7569" w:rsidRPr="005B4766" w:rsidRDefault="00EB7569" w:rsidP="002021F1">
            <w:pPr>
              <w:jc w:val="both"/>
              <w:rPr>
                <w:sz w:val="18"/>
                <w:szCs w:val="18"/>
              </w:rPr>
            </w:pPr>
          </w:p>
        </w:tc>
      </w:tr>
      <w:tr w:rsidR="00EB7569" w:rsidRPr="005B4766" w14:paraId="3C558ECA" w14:textId="77777777" w:rsidTr="00EB7569">
        <w:tc>
          <w:tcPr>
            <w:tcW w:w="936" w:type="pct"/>
          </w:tcPr>
          <w:p w14:paraId="14B44AE8" w14:textId="77777777" w:rsidR="00EB7569" w:rsidRPr="00591ACE" w:rsidRDefault="00EB7569" w:rsidP="002021F1">
            <w:pPr>
              <w:spacing w:after="120"/>
              <w:rPr>
                <w:rFonts w:cs="Arial"/>
                <w:sz w:val="18"/>
                <w:szCs w:val="18"/>
              </w:rPr>
            </w:pPr>
            <w:r w:rsidRPr="00591ACE">
              <w:rPr>
                <w:rFonts w:cs="Arial"/>
                <w:sz w:val="18"/>
                <w:szCs w:val="18"/>
              </w:rPr>
              <w:t>*CLI</w:t>
            </w:r>
          </w:p>
        </w:tc>
        <w:tc>
          <w:tcPr>
            <w:tcW w:w="385" w:type="pct"/>
          </w:tcPr>
          <w:p w14:paraId="63AA6A8A" w14:textId="77777777" w:rsidR="00EB7569" w:rsidRPr="00591ACE" w:rsidRDefault="00EB7569" w:rsidP="002021F1">
            <w:pPr>
              <w:spacing w:after="120"/>
              <w:rPr>
                <w:rFonts w:cs="Arial"/>
                <w:sz w:val="18"/>
                <w:szCs w:val="18"/>
              </w:rPr>
            </w:pPr>
            <w:r w:rsidRPr="00591ACE">
              <w:rPr>
                <w:rFonts w:cs="Arial"/>
                <w:sz w:val="18"/>
                <w:szCs w:val="18"/>
              </w:rPr>
              <w:t>29</w:t>
            </w:r>
          </w:p>
        </w:tc>
        <w:tc>
          <w:tcPr>
            <w:tcW w:w="655" w:type="pct"/>
          </w:tcPr>
          <w:p w14:paraId="1BC61C2F" w14:textId="77777777" w:rsidR="00EB7569" w:rsidRPr="00591ACE" w:rsidRDefault="00EB7569" w:rsidP="002021F1">
            <w:pPr>
              <w:spacing w:after="120"/>
              <w:rPr>
                <w:rFonts w:cs="Arial"/>
                <w:sz w:val="18"/>
                <w:szCs w:val="18"/>
              </w:rPr>
            </w:pPr>
            <w:r w:rsidRPr="00591ACE">
              <w:rPr>
                <w:rFonts w:cs="Arial"/>
                <w:sz w:val="18"/>
                <w:szCs w:val="18"/>
              </w:rPr>
              <w:t>20</w:t>
            </w:r>
          </w:p>
        </w:tc>
        <w:tc>
          <w:tcPr>
            <w:tcW w:w="754" w:type="pct"/>
          </w:tcPr>
          <w:p w14:paraId="1A33E7B5"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544CB9CF" w14:textId="77777777" w:rsidR="00EB7569" w:rsidRPr="00BE6929" w:rsidRDefault="00EB7569" w:rsidP="002021F1">
            <w:pPr>
              <w:spacing w:after="120"/>
              <w:rPr>
                <w:rFonts w:cs="Arial"/>
                <w:sz w:val="18"/>
                <w:szCs w:val="18"/>
              </w:rPr>
            </w:pPr>
            <w:r w:rsidRPr="00BE6929">
              <w:rPr>
                <w:rFonts w:cs="Arial"/>
                <w:sz w:val="18"/>
                <w:szCs w:val="18"/>
              </w:rPr>
              <w:t xml:space="preserve">Not used for SBS </w:t>
            </w:r>
            <w:r w:rsidRPr="00591ACE">
              <w:rPr>
                <w:rFonts w:cs="Arial"/>
                <w:sz w:val="18"/>
                <w:szCs w:val="18"/>
              </w:rPr>
              <w:t>events</w:t>
            </w:r>
          </w:p>
        </w:tc>
        <w:tc>
          <w:tcPr>
            <w:tcW w:w="450" w:type="pct"/>
          </w:tcPr>
          <w:p w14:paraId="1E8116BD" w14:textId="77777777" w:rsidR="00EB7569" w:rsidRPr="005B4766" w:rsidRDefault="00EB7569" w:rsidP="002021F1">
            <w:pPr>
              <w:jc w:val="both"/>
              <w:rPr>
                <w:sz w:val="18"/>
                <w:szCs w:val="18"/>
              </w:rPr>
            </w:pPr>
          </w:p>
        </w:tc>
        <w:tc>
          <w:tcPr>
            <w:tcW w:w="450" w:type="pct"/>
          </w:tcPr>
          <w:p w14:paraId="595210A6" w14:textId="77777777" w:rsidR="00EB7569" w:rsidRPr="005B4766" w:rsidRDefault="00EB7569" w:rsidP="002021F1">
            <w:pPr>
              <w:jc w:val="both"/>
              <w:rPr>
                <w:sz w:val="18"/>
                <w:szCs w:val="18"/>
              </w:rPr>
            </w:pPr>
          </w:p>
        </w:tc>
      </w:tr>
      <w:tr w:rsidR="00EB7569" w:rsidRPr="005B4766" w14:paraId="74C28528" w14:textId="77777777" w:rsidTr="00EB7569">
        <w:tc>
          <w:tcPr>
            <w:tcW w:w="936" w:type="pct"/>
          </w:tcPr>
          <w:p w14:paraId="3953B719" w14:textId="77777777" w:rsidR="00EB7569" w:rsidRPr="00591ACE" w:rsidRDefault="00EB7569" w:rsidP="002021F1">
            <w:pPr>
              <w:spacing w:after="120"/>
              <w:rPr>
                <w:rFonts w:cs="Arial"/>
                <w:sz w:val="18"/>
                <w:szCs w:val="18"/>
              </w:rPr>
            </w:pPr>
            <w:r w:rsidRPr="00591ACE">
              <w:rPr>
                <w:rFonts w:cs="Arial"/>
                <w:sz w:val="18"/>
                <w:szCs w:val="18"/>
              </w:rPr>
              <w:t>*MAC code</w:t>
            </w:r>
          </w:p>
        </w:tc>
        <w:tc>
          <w:tcPr>
            <w:tcW w:w="385" w:type="pct"/>
          </w:tcPr>
          <w:p w14:paraId="5BA3FA25" w14:textId="77777777" w:rsidR="00EB7569" w:rsidRPr="00591ACE" w:rsidRDefault="00EB7569" w:rsidP="002021F1">
            <w:pPr>
              <w:spacing w:after="120"/>
              <w:rPr>
                <w:rFonts w:cs="Arial"/>
                <w:sz w:val="18"/>
                <w:szCs w:val="18"/>
              </w:rPr>
            </w:pPr>
            <w:r w:rsidRPr="00591ACE">
              <w:rPr>
                <w:rFonts w:cs="Arial"/>
                <w:sz w:val="18"/>
                <w:szCs w:val="18"/>
              </w:rPr>
              <w:t>30</w:t>
            </w:r>
          </w:p>
        </w:tc>
        <w:tc>
          <w:tcPr>
            <w:tcW w:w="655" w:type="pct"/>
          </w:tcPr>
          <w:p w14:paraId="3CC042E5" w14:textId="77777777" w:rsidR="00EB7569" w:rsidRPr="00591ACE" w:rsidRDefault="00EB7569" w:rsidP="002021F1">
            <w:pPr>
              <w:spacing w:after="120"/>
              <w:rPr>
                <w:rFonts w:cs="Arial"/>
                <w:sz w:val="18"/>
                <w:szCs w:val="18"/>
              </w:rPr>
            </w:pPr>
            <w:r w:rsidRPr="00591ACE">
              <w:rPr>
                <w:rFonts w:cs="Arial"/>
                <w:sz w:val="18"/>
                <w:szCs w:val="18"/>
              </w:rPr>
              <w:t>20</w:t>
            </w:r>
          </w:p>
        </w:tc>
        <w:tc>
          <w:tcPr>
            <w:tcW w:w="754" w:type="pct"/>
          </w:tcPr>
          <w:p w14:paraId="36D322C9"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5CEA3975" w14:textId="77777777" w:rsidR="00EB7569" w:rsidRPr="00BE6929" w:rsidRDefault="00EB7569" w:rsidP="002021F1">
            <w:pPr>
              <w:spacing w:after="120"/>
              <w:rPr>
                <w:rFonts w:cs="Arial"/>
                <w:sz w:val="18"/>
                <w:szCs w:val="18"/>
              </w:rPr>
            </w:pPr>
            <w:r w:rsidRPr="00BE6929">
              <w:rPr>
                <w:rFonts w:cs="Arial"/>
                <w:sz w:val="18"/>
                <w:szCs w:val="18"/>
              </w:rPr>
              <w:t xml:space="preserve">Not used for SBS </w:t>
            </w:r>
            <w:r w:rsidRPr="00591ACE">
              <w:rPr>
                <w:rFonts w:cs="Arial"/>
                <w:sz w:val="18"/>
                <w:szCs w:val="18"/>
              </w:rPr>
              <w:t>events</w:t>
            </w:r>
          </w:p>
        </w:tc>
        <w:tc>
          <w:tcPr>
            <w:tcW w:w="450" w:type="pct"/>
          </w:tcPr>
          <w:p w14:paraId="20AB1F70" w14:textId="77777777" w:rsidR="00EB7569" w:rsidRPr="005B4766" w:rsidRDefault="00EB7569" w:rsidP="002021F1">
            <w:pPr>
              <w:jc w:val="both"/>
              <w:rPr>
                <w:sz w:val="18"/>
                <w:szCs w:val="18"/>
              </w:rPr>
            </w:pPr>
          </w:p>
        </w:tc>
        <w:tc>
          <w:tcPr>
            <w:tcW w:w="450" w:type="pct"/>
          </w:tcPr>
          <w:p w14:paraId="5FE1CEAC" w14:textId="77777777" w:rsidR="00EB7569" w:rsidRPr="005B4766" w:rsidRDefault="00EB7569" w:rsidP="002021F1">
            <w:pPr>
              <w:jc w:val="both"/>
              <w:rPr>
                <w:sz w:val="18"/>
                <w:szCs w:val="18"/>
              </w:rPr>
            </w:pPr>
          </w:p>
        </w:tc>
      </w:tr>
      <w:tr w:rsidR="00EB7569" w:rsidRPr="005B4766" w14:paraId="2CE4C5DA" w14:textId="77777777" w:rsidTr="00EB7569">
        <w:tc>
          <w:tcPr>
            <w:tcW w:w="936" w:type="pct"/>
          </w:tcPr>
          <w:p w14:paraId="657B4637" w14:textId="77777777" w:rsidR="00EB7569" w:rsidRPr="00591ACE" w:rsidRDefault="00EB7569" w:rsidP="004512AC">
            <w:pPr>
              <w:spacing w:after="120"/>
              <w:rPr>
                <w:rFonts w:cs="Arial"/>
                <w:sz w:val="18"/>
                <w:szCs w:val="18"/>
              </w:rPr>
            </w:pPr>
            <w:r w:rsidRPr="00591ACE">
              <w:rPr>
                <w:rFonts w:cs="Arial"/>
                <w:sz w:val="18"/>
                <w:szCs w:val="18"/>
              </w:rPr>
              <w:t>*</w:t>
            </w:r>
            <w:r w:rsidRPr="00583571">
              <w:rPr>
                <w:rFonts w:cs="Arial"/>
                <w:sz w:val="18"/>
                <w:szCs w:val="18"/>
              </w:rPr>
              <w:t>Invoice Id</w:t>
            </w:r>
          </w:p>
        </w:tc>
        <w:tc>
          <w:tcPr>
            <w:tcW w:w="385" w:type="pct"/>
          </w:tcPr>
          <w:p w14:paraId="4541A165" w14:textId="77777777" w:rsidR="00EB7569" w:rsidRPr="00591ACE" w:rsidRDefault="00EB7569" w:rsidP="002021F1">
            <w:pPr>
              <w:spacing w:after="120"/>
              <w:rPr>
                <w:rFonts w:cs="Arial"/>
                <w:sz w:val="18"/>
                <w:szCs w:val="18"/>
              </w:rPr>
            </w:pPr>
            <w:r w:rsidRPr="00591ACE">
              <w:rPr>
                <w:rFonts w:cs="Arial"/>
                <w:sz w:val="18"/>
                <w:szCs w:val="18"/>
              </w:rPr>
              <w:t>31</w:t>
            </w:r>
          </w:p>
        </w:tc>
        <w:tc>
          <w:tcPr>
            <w:tcW w:w="655" w:type="pct"/>
          </w:tcPr>
          <w:p w14:paraId="01D96B60" w14:textId="77777777" w:rsidR="00EB7569" w:rsidRPr="00591ACE" w:rsidRDefault="00EB7569" w:rsidP="002021F1">
            <w:pPr>
              <w:spacing w:after="120"/>
              <w:rPr>
                <w:rFonts w:cs="Arial"/>
                <w:sz w:val="18"/>
                <w:szCs w:val="18"/>
              </w:rPr>
            </w:pPr>
            <w:r w:rsidRPr="00591ACE">
              <w:rPr>
                <w:rFonts w:cs="Arial"/>
                <w:sz w:val="18"/>
                <w:szCs w:val="18"/>
              </w:rPr>
              <w:t>2</w:t>
            </w:r>
            <w:r>
              <w:rPr>
                <w:rFonts w:cs="Arial"/>
                <w:sz w:val="18"/>
                <w:szCs w:val="18"/>
              </w:rPr>
              <w:t>50</w:t>
            </w:r>
            <w:r w:rsidRPr="00591ACE">
              <w:rPr>
                <w:rFonts w:cs="Arial"/>
                <w:sz w:val="18"/>
                <w:szCs w:val="18"/>
              </w:rPr>
              <w:t>0</w:t>
            </w:r>
          </w:p>
        </w:tc>
        <w:tc>
          <w:tcPr>
            <w:tcW w:w="754" w:type="pct"/>
          </w:tcPr>
          <w:p w14:paraId="0CF8E086"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42CA3352" w14:textId="77777777" w:rsidR="00EB7569" w:rsidRDefault="00EB7569" w:rsidP="00AA6268">
            <w:pPr>
              <w:spacing w:after="120"/>
              <w:rPr>
                <w:rFonts w:ascii="Calibri" w:hAnsi="Calibri"/>
                <w:color w:val="000000"/>
                <w:sz w:val="22"/>
                <w:szCs w:val="22"/>
              </w:rPr>
            </w:pPr>
            <w:r>
              <w:rPr>
                <w:rFonts w:cs="Arial"/>
                <w:sz w:val="18"/>
                <w:szCs w:val="18"/>
              </w:rPr>
              <w:t>e.g.</w:t>
            </w:r>
            <w:r>
              <w:rPr>
                <w:rFonts w:ascii="Calibri" w:hAnsi="Calibri"/>
                <w:color w:val="000000"/>
                <w:sz w:val="22"/>
                <w:szCs w:val="22"/>
              </w:rPr>
              <w:t>GM00000023 M001 1/GM00000023 M002 1</w:t>
            </w:r>
          </w:p>
          <w:p w14:paraId="621FBBED" w14:textId="77777777" w:rsidR="00EB7569" w:rsidRPr="00BE6929" w:rsidRDefault="00EB7569" w:rsidP="00F614C2">
            <w:pPr>
              <w:spacing w:after="120"/>
              <w:rPr>
                <w:rFonts w:cs="Arial"/>
                <w:sz w:val="18"/>
                <w:szCs w:val="18"/>
              </w:rPr>
            </w:pPr>
            <w:r>
              <w:rPr>
                <w:rFonts w:ascii="Calibri" w:hAnsi="Calibri"/>
                <w:color w:val="000000"/>
                <w:sz w:val="22"/>
                <w:szCs w:val="22"/>
              </w:rPr>
              <w:t>etc..</w:t>
            </w:r>
            <w:r w:rsidRPr="004E6AA3">
              <w:rPr>
                <w:sz w:val="18"/>
                <w:szCs w:val="18"/>
              </w:rPr>
              <w:t>.</w:t>
            </w:r>
          </w:p>
        </w:tc>
        <w:tc>
          <w:tcPr>
            <w:tcW w:w="450" w:type="pct"/>
          </w:tcPr>
          <w:p w14:paraId="76795A45" w14:textId="77777777" w:rsidR="00EB7569" w:rsidRPr="005B4766" w:rsidRDefault="00EB7569" w:rsidP="002021F1">
            <w:pPr>
              <w:jc w:val="both"/>
              <w:rPr>
                <w:sz w:val="18"/>
                <w:szCs w:val="18"/>
              </w:rPr>
            </w:pPr>
          </w:p>
        </w:tc>
        <w:tc>
          <w:tcPr>
            <w:tcW w:w="450" w:type="pct"/>
          </w:tcPr>
          <w:p w14:paraId="28890DD7" w14:textId="77777777" w:rsidR="00EB7569" w:rsidRPr="005B4766" w:rsidRDefault="00EA4F53" w:rsidP="002021F1">
            <w:pPr>
              <w:jc w:val="both"/>
              <w:rPr>
                <w:sz w:val="18"/>
                <w:szCs w:val="18"/>
              </w:rPr>
            </w:pPr>
            <w:r>
              <w:rPr>
                <w:sz w:val="18"/>
                <w:szCs w:val="18"/>
              </w:rPr>
              <w:t>Invoice Id is list of invoice against which charges are reconciled.</w:t>
            </w:r>
          </w:p>
        </w:tc>
      </w:tr>
      <w:tr w:rsidR="00EB7569" w:rsidRPr="005B4766" w14:paraId="189F8C5F" w14:textId="77777777" w:rsidTr="00EB7569">
        <w:tc>
          <w:tcPr>
            <w:tcW w:w="936" w:type="pct"/>
          </w:tcPr>
          <w:p w14:paraId="5F870061" w14:textId="77777777" w:rsidR="00EB7569" w:rsidRPr="00591ACE" w:rsidRDefault="00EB7569" w:rsidP="002021F1">
            <w:pPr>
              <w:spacing w:after="120"/>
              <w:rPr>
                <w:rFonts w:cs="Arial"/>
                <w:sz w:val="18"/>
                <w:szCs w:val="18"/>
              </w:rPr>
            </w:pPr>
            <w:r w:rsidRPr="00591ACE">
              <w:rPr>
                <w:rFonts w:cs="Arial"/>
                <w:sz w:val="18"/>
                <w:szCs w:val="18"/>
              </w:rPr>
              <w:t>*TRC Start date time</w:t>
            </w:r>
          </w:p>
        </w:tc>
        <w:tc>
          <w:tcPr>
            <w:tcW w:w="385" w:type="pct"/>
          </w:tcPr>
          <w:p w14:paraId="59266E51" w14:textId="77777777" w:rsidR="00EB7569" w:rsidRPr="00591ACE" w:rsidRDefault="00EB7569" w:rsidP="002021F1">
            <w:pPr>
              <w:spacing w:after="120"/>
              <w:rPr>
                <w:rFonts w:cs="Arial"/>
                <w:sz w:val="18"/>
                <w:szCs w:val="18"/>
              </w:rPr>
            </w:pPr>
            <w:r w:rsidRPr="00591ACE">
              <w:rPr>
                <w:rFonts w:cs="Arial"/>
                <w:sz w:val="18"/>
                <w:szCs w:val="18"/>
              </w:rPr>
              <w:t>32</w:t>
            </w:r>
          </w:p>
        </w:tc>
        <w:tc>
          <w:tcPr>
            <w:tcW w:w="655" w:type="pct"/>
          </w:tcPr>
          <w:p w14:paraId="3262F48A" w14:textId="77777777" w:rsidR="00EB7569" w:rsidRPr="00591ACE" w:rsidRDefault="00EB7569" w:rsidP="002021F1">
            <w:pPr>
              <w:spacing w:after="120"/>
              <w:rPr>
                <w:rFonts w:cs="Arial"/>
                <w:sz w:val="18"/>
                <w:szCs w:val="18"/>
              </w:rPr>
            </w:pPr>
          </w:p>
        </w:tc>
        <w:tc>
          <w:tcPr>
            <w:tcW w:w="754" w:type="pct"/>
          </w:tcPr>
          <w:p w14:paraId="194C272E" w14:textId="77777777" w:rsidR="00EB7569" w:rsidRPr="00591ACE" w:rsidRDefault="00EB7569" w:rsidP="002021F1">
            <w:pPr>
              <w:spacing w:after="120"/>
              <w:rPr>
                <w:rFonts w:cs="Arial"/>
                <w:sz w:val="18"/>
                <w:szCs w:val="18"/>
              </w:rPr>
            </w:pPr>
            <w:r w:rsidRPr="00591ACE">
              <w:rPr>
                <w:rFonts w:cs="Arial"/>
                <w:sz w:val="18"/>
                <w:szCs w:val="18"/>
              </w:rPr>
              <w:t>DATE</w:t>
            </w:r>
          </w:p>
        </w:tc>
        <w:tc>
          <w:tcPr>
            <w:tcW w:w="1371" w:type="pct"/>
          </w:tcPr>
          <w:p w14:paraId="1987C969" w14:textId="77777777" w:rsidR="00EB7569" w:rsidRPr="00BE6929" w:rsidRDefault="00EB7569" w:rsidP="002021F1">
            <w:pPr>
              <w:spacing w:after="120"/>
              <w:rPr>
                <w:rFonts w:cs="Arial"/>
                <w:sz w:val="18"/>
                <w:szCs w:val="18"/>
              </w:rPr>
            </w:pPr>
            <w:r w:rsidRPr="00BE6929">
              <w:rPr>
                <w:rFonts w:cs="Arial"/>
                <w:sz w:val="18"/>
                <w:szCs w:val="18"/>
              </w:rPr>
              <w:t xml:space="preserve">Not used for SBS </w:t>
            </w:r>
            <w:r w:rsidRPr="00591ACE">
              <w:rPr>
                <w:rFonts w:cs="Arial"/>
                <w:sz w:val="18"/>
                <w:szCs w:val="18"/>
              </w:rPr>
              <w:t>events</w:t>
            </w:r>
          </w:p>
        </w:tc>
        <w:tc>
          <w:tcPr>
            <w:tcW w:w="450" w:type="pct"/>
          </w:tcPr>
          <w:p w14:paraId="09466F61" w14:textId="77777777" w:rsidR="00EB7569" w:rsidRPr="005B4766" w:rsidRDefault="00EB7569" w:rsidP="002021F1">
            <w:pPr>
              <w:jc w:val="both"/>
              <w:rPr>
                <w:sz w:val="18"/>
                <w:szCs w:val="18"/>
              </w:rPr>
            </w:pPr>
          </w:p>
        </w:tc>
        <w:tc>
          <w:tcPr>
            <w:tcW w:w="450" w:type="pct"/>
          </w:tcPr>
          <w:p w14:paraId="6E2B927C" w14:textId="77777777" w:rsidR="00EB7569" w:rsidRPr="005B4766" w:rsidRDefault="00EB7569" w:rsidP="002021F1">
            <w:pPr>
              <w:jc w:val="both"/>
              <w:rPr>
                <w:sz w:val="18"/>
                <w:szCs w:val="18"/>
              </w:rPr>
            </w:pPr>
          </w:p>
        </w:tc>
      </w:tr>
      <w:tr w:rsidR="00EB7569" w:rsidRPr="005B4766" w14:paraId="73EFCD6F" w14:textId="77777777" w:rsidTr="00EB7569">
        <w:tc>
          <w:tcPr>
            <w:tcW w:w="936" w:type="pct"/>
          </w:tcPr>
          <w:p w14:paraId="3BD8CC96" w14:textId="77777777" w:rsidR="00EB7569" w:rsidRPr="00591ACE" w:rsidRDefault="00EB7569" w:rsidP="002021F1">
            <w:pPr>
              <w:spacing w:after="120"/>
              <w:rPr>
                <w:rFonts w:cs="Arial"/>
                <w:sz w:val="18"/>
                <w:szCs w:val="18"/>
              </w:rPr>
            </w:pPr>
            <w:r w:rsidRPr="00591ACE">
              <w:rPr>
                <w:rFonts w:cs="Arial"/>
                <w:sz w:val="18"/>
                <w:szCs w:val="18"/>
              </w:rPr>
              <w:t>*Clear code</w:t>
            </w:r>
          </w:p>
        </w:tc>
        <w:tc>
          <w:tcPr>
            <w:tcW w:w="385" w:type="pct"/>
          </w:tcPr>
          <w:p w14:paraId="072D798D" w14:textId="77777777" w:rsidR="00EB7569" w:rsidRPr="00591ACE" w:rsidRDefault="00EB7569" w:rsidP="002021F1">
            <w:pPr>
              <w:spacing w:after="120"/>
              <w:rPr>
                <w:rFonts w:cs="Arial"/>
                <w:sz w:val="18"/>
                <w:szCs w:val="18"/>
              </w:rPr>
            </w:pPr>
            <w:r w:rsidRPr="00591ACE">
              <w:rPr>
                <w:rFonts w:cs="Arial"/>
                <w:sz w:val="18"/>
                <w:szCs w:val="18"/>
              </w:rPr>
              <w:t>33</w:t>
            </w:r>
          </w:p>
        </w:tc>
        <w:tc>
          <w:tcPr>
            <w:tcW w:w="655" w:type="pct"/>
          </w:tcPr>
          <w:p w14:paraId="769CCEA4" w14:textId="77777777" w:rsidR="00EB7569" w:rsidRPr="00591ACE" w:rsidRDefault="00EB7569" w:rsidP="002021F1">
            <w:pPr>
              <w:spacing w:after="120"/>
              <w:rPr>
                <w:rFonts w:cs="Arial"/>
                <w:sz w:val="18"/>
                <w:szCs w:val="18"/>
              </w:rPr>
            </w:pPr>
            <w:r w:rsidRPr="00591ACE">
              <w:rPr>
                <w:rFonts w:cs="Arial"/>
                <w:sz w:val="18"/>
                <w:szCs w:val="18"/>
              </w:rPr>
              <w:t>20</w:t>
            </w:r>
          </w:p>
        </w:tc>
        <w:tc>
          <w:tcPr>
            <w:tcW w:w="754" w:type="pct"/>
          </w:tcPr>
          <w:p w14:paraId="78B06129"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218C5E34" w14:textId="77777777" w:rsidR="00EB7569" w:rsidRPr="00BE6929" w:rsidRDefault="00EB7569" w:rsidP="002021F1">
            <w:pPr>
              <w:spacing w:after="120"/>
              <w:rPr>
                <w:rFonts w:cs="Arial"/>
                <w:sz w:val="18"/>
                <w:szCs w:val="18"/>
              </w:rPr>
            </w:pPr>
            <w:r w:rsidRPr="00BE6929">
              <w:rPr>
                <w:rFonts w:cs="Arial"/>
                <w:sz w:val="18"/>
                <w:szCs w:val="18"/>
              </w:rPr>
              <w:t xml:space="preserve">Not used for SBS </w:t>
            </w:r>
            <w:r w:rsidRPr="00591ACE">
              <w:rPr>
                <w:rFonts w:cs="Arial"/>
                <w:sz w:val="18"/>
                <w:szCs w:val="18"/>
              </w:rPr>
              <w:t>events</w:t>
            </w:r>
          </w:p>
        </w:tc>
        <w:tc>
          <w:tcPr>
            <w:tcW w:w="450" w:type="pct"/>
          </w:tcPr>
          <w:p w14:paraId="2106B18E" w14:textId="77777777" w:rsidR="00EB7569" w:rsidRPr="005B4766" w:rsidRDefault="00EB7569" w:rsidP="002021F1">
            <w:pPr>
              <w:jc w:val="both"/>
              <w:rPr>
                <w:sz w:val="18"/>
                <w:szCs w:val="18"/>
              </w:rPr>
            </w:pPr>
          </w:p>
        </w:tc>
        <w:tc>
          <w:tcPr>
            <w:tcW w:w="450" w:type="pct"/>
          </w:tcPr>
          <w:p w14:paraId="18D66510" w14:textId="77777777" w:rsidR="00EB7569" w:rsidRPr="005B4766" w:rsidRDefault="00EB7569" w:rsidP="002021F1">
            <w:pPr>
              <w:jc w:val="both"/>
              <w:rPr>
                <w:sz w:val="18"/>
                <w:szCs w:val="18"/>
              </w:rPr>
            </w:pPr>
          </w:p>
        </w:tc>
      </w:tr>
      <w:tr w:rsidR="00EB7569" w:rsidRPr="005B4766" w14:paraId="73820057" w14:textId="77777777" w:rsidTr="00EB7569">
        <w:trPr>
          <w:trHeight w:val="699"/>
        </w:trPr>
        <w:tc>
          <w:tcPr>
            <w:tcW w:w="936" w:type="pct"/>
          </w:tcPr>
          <w:p w14:paraId="51A9051F" w14:textId="77777777" w:rsidR="00EB7569" w:rsidRPr="00591ACE" w:rsidRDefault="00EB7569" w:rsidP="002021F1">
            <w:pPr>
              <w:spacing w:after="120"/>
              <w:rPr>
                <w:rFonts w:cs="Arial"/>
                <w:sz w:val="18"/>
                <w:szCs w:val="18"/>
              </w:rPr>
            </w:pPr>
            <w:r w:rsidRPr="00591ACE">
              <w:rPr>
                <w:rFonts w:cs="Arial"/>
                <w:sz w:val="18"/>
                <w:szCs w:val="18"/>
              </w:rPr>
              <w:t>*TRC description code</w:t>
            </w:r>
          </w:p>
        </w:tc>
        <w:tc>
          <w:tcPr>
            <w:tcW w:w="385" w:type="pct"/>
          </w:tcPr>
          <w:p w14:paraId="5C366262" w14:textId="77777777" w:rsidR="00EB7569" w:rsidRPr="00591ACE" w:rsidRDefault="00EB7569" w:rsidP="002021F1">
            <w:pPr>
              <w:spacing w:after="120"/>
              <w:rPr>
                <w:rFonts w:cs="Arial"/>
                <w:sz w:val="18"/>
                <w:szCs w:val="18"/>
              </w:rPr>
            </w:pPr>
            <w:r w:rsidRPr="00591ACE">
              <w:rPr>
                <w:rFonts w:cs="Arial"/>
                <w:sz w:val="18"/>
                <w:szCs w:val="18"/>
              </w:rPr>
              <w:t>34</w:t>
            </w:r>
          </w:p>
        </w:tc>
        <w:tc>
          <w:tcPr>
            <w:tcW w:w="655" w:type="pct"/>
          </w:tcPr>
          <w:p w14:paraId="2D692790" w14:textId="77777777" w:rsidR="00EB7569" w:rsidRPr="00591ACE" w:rsidRDefault="00EB7569" w:rsidP="002021F1">
            <w:pPr>
              <w:spacing w:after="120"/>
              <w:rPr>
                <w:rFonts w:cs="Arial"/>
                <w:sz w:val="18"/>
                <w:szCs w:val="18"/>
              </w:rPr>
            </w:pPr>
            <w:r w:rsidRPr="00591ACE">
              <w:rPr>
                <w:rFonts w:cs="Arial"/>
                <w:sz w:val="18"/>
                <w:szCs w:val="18"/>
              </w:rPr>
              <w:t>20</w:t>
            </w:r>
          </w:p>
        </w:tc>
        <w:tc>
          <w:tcPr>
            <w:tcW w:w="754" w:type="pct"/>
          </w:tcPr>
          <w:p w14:paraId="361F909C"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73FB8D95" w14:textId="77777777" w:rsidR="00EB7569" w:rsidRPr="00BE6929" w:rsidRDefault="00EB7569" w:rsidP="002021F1">
            <w:pPr>
              <w:spacing w:after="120"/>
              <w:rPr>
                <w:rFonts w:cs="Arial"/>
                <w:sz w:val="18"/>
                <w:szCs w:val="18"/>
              </w:rPr>
            </w:pPr>
            <w:r w:rsidRPr="00BE6929">
              <w:rPr>
                <w:rFonts w:cs="Arial"/>
                <w:sz w:val="18"/>
                <w:szCs w:val="18"/>
              </w:rPr>
              <w:t xml:space="preserve">Not used for SBS </w:t>
            </w:r>
            <w:r w:rsidRPr="00591ACE">
              <w:rPr>
                <w:rFonts w:cs="Arial"/>
                <w:sz w:val="18"/>
                <w:szCs w:val="18"/>
              </w:rPr>
              <w:t>events</w:t>
            </w:r>
          </w:p>
        </w:tc>
        <w:tc>
          <w:tcPr>
            <w:tcW w:w="450" w:type="pct"/>
          </w:tcPr>
          <w:p w14:paraId="14736FF6" w14:textId="77777777" w:rsidR="00EB7569" w:rsidRPr="005B4766" w:rsidRDefault="00EB7569" w:rsidP="002021F1">
            <w:pPr>
              <w:jc w:val="both"/>
              <w:rPr>
                <w:sz w:val="18"/>
                <w:szCs w:val="18"/>
              </w:rPr>
            </w:pPr>
          </w:p>
        </w:tc>
        <w:tc>
          <w:tcPr>
            <w:tcW w:w="450" w:type="pct"/>
          </w:tcPr>
          <w:p w14:paraId="2B9AFA53" w14:textId="77777777" w:rsidR="00EB7569" w:rsidRPr="005B4766" w:rsidRDefault="00EB7569" w:rsidP="002021F1">
            <w:pPr>
              <w:jc w:val="both"/>
              <w:rPr>
                <w:sz w:val="18"/>
                <w:szCs w:val="18"/>
              </w:rPr>
            </w:pPr>
          </w:p>
        </w:tc>
      </w:tr>
      <w:tr w:rsidR="00EB7569" w:rsidRPr="005B4766" w14:paraId="268AEE04" w14:textId="77777777" w:rsidTr="00EB7569">
        <w:tc>
          <w:tcPr>
            <w:tcW w:w="936" w:type="pct"/>
          </w:tcPr>
          <w:p w14:paraId="5D5400AA" w14:textId="77777777" w:rsidR="00EB7569" w:rsidRPr="00591ACE" w:rsidRDefault="00CE3990" w:rsidP="002021F1">
            <w:pPr>
              <w:spacing w:after="120"/>
              <w:rPr>
                <w:rFonts w:cs="Arial"/>
                <w:sz w:val="18"/>
                <w:szCs w:val="18"/>
              </w:rPr>
            </w:pPr>
            <w:r>
              <w:rPr>
                <w:rFonts w:cs="Arial"/>
                <w:sz w:val="18"/>
                <w:szCs w:val="18"/>
              </w:rPr>
              <w:t>*</w:t>
            </w:r>
            <w:r w:rsidR="00EB7569" w:rsidRPr="00591ACE">
              <w:rPr>
                <w:rFonts w:cs="Arial"/>
                <w:sz w:val="18"/>
                <w:szCs w:val="18"/>
              </w:rPr>
              <w:t>Price list reference</w:t>
            </w:r>
          </w:p>
        </w:tc>
        <w:tc>
          <w:tcPr>
            <w:tcW w:w="385" w:type="pct"/>
          </w:tcPr>
          <w:p w14:paraId="7AAA6BB8" w14:textId="77777777" w:rsidR="00EB7569" w:rsidRPr="00591ACE" w:rsidRDefault="00EB7569" w:rsidP="002021F1">
            <w:pPr>
              <w:spacing w:after="120"/>
              <w:rPr>
                <w:rFonts w:cs="Arial"/>
                <w:sz w:val="18"/>
                <w:szCs w:val="18"/>
              </w:rPr>
            </w:pPr>
            <w:r w:rsidRPr="00591ACE">
              <w:rPr>
                <w:rFonts w:cs="Arial"/>
                <w:sz w:val="18"/>
                <w:szCs w:val="18"/>
              </w:rPr>
              <w:t>35</w:t>
            </w:r>
          </w:p>
        </w:tc>
        <w:tc>
          <w:tcPr>
            <w:tcW w:w="655" w:type="pct"/>
          </w:tcPr>
          <w:p w14:paraId="76F37C9C" w14:textId="77777777" w:rsidR="00EB7569" w:rsidRPr="00591ACE" w:rsidRDefault="00EB7569" w:rsidP="002021F1">
            <w:pPr>
              <w:spacing w:after="120"/>
              <w:rPr>
                <w:rFonts w:cs="Arial"/>
                <w:sz w:val="18"/>
                <w:szCs w:val="18"/>
              </w:rPr>
            </w:pPr>
            <w:r w:rsidRPr="00591ACE">
              <w:rPr>
                <w:rFonts w:cs="Arial"/>
                <w:sz w:val="18"/>
                <w:szCs w:val="18"/>
              </w:rPr>
              <w:t>256</w:t>
            </w:r>
          </w:p>
        </w:tc>
        <w:tc>
          <w:tcPr>
            <w:tcW w:w="754" w:type="pct"/>
          </w:tcPr>
          <w:p w14:paraId="760055CB"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05E846F5" w14:textId="77777777" w:rsidR="00EB7569" w:rsidRPr="00BE6929" w:rsidRDefault="00EB7569" w:rsidP="002021F1">
            <w:pPr>
              <w:spacing w:after="120"/>
              <w:rPr>
                <w:rFonts w:cs="Arial"/>
                <w:sz w:val="18"/>
                <w:szCs w:val="18"/>
              </w:rPr>
            </w:pPr>
            <w:r w:rsidRPr="00BE6929">
              <w:rPr>
                <w:rFonts w:cs="Arial"/>
                <w:sz w:val="18"/>
                <w:szCs w:val="18"/>
              </w:rPr>
              <w:t>Not used for SBS events</w:t>
            </w:r>
          </w:p>
        </w:tc>
        <w:tc>
          <w:tcPr>
            <w:tcW w:w="450" w:type="pct"/>
          </w:tcPr>
          <w:p w14:paraId="3AF6E25F" w14:textId="77777777" w:rsidR="00EB7569" w:rsidRPr="005B4766" w:rsidRDefault="00EB7569" w:rsidP="002021F1">
            <w:pPr>
              <w:jc w:val="both"/>
              <w:rPr>
                <w:sz w:val="18"/>
                <w:szCs w:val="18"/>
              </w:rPr>
            </w:pPr>
          </w:p>
        </w:tc>
        <w:tc>
          <w:tcPr>
            <w:tcW w:w="450" w:type="pct"/>
          </w:tcPr>
          <w:p w14:paraId="2C572749" w14:textId="77777777" w:rsidR="00EB7569" w:rsidRPr="005B4766" w:rsidRDefault="00EB7569" w:rsidP="002021F1">
            <w:pPr>
              <w:jc w:val="both"/>
              <w:rPr>
                <w:sz w:val="18"/>
                <w:szCs w:val="18"/>
              </w:rPr>
            </w:pPr>
          </w:p>
        </w:tc>
      </w:tr>
      <w:tr w:rsidR="00EB7569" w:rsidRPr="005B4766" w14:paraId="797380B0" w14:textId="77777777" w:rsidTr="00EB7569">
        <w:tc>
          <w:tcPr>
            <w:tcW w:w="936" w:type="pct"/>
          </w:tcPr>
          <w:p w14:paraId="3AD9E8C5" w14:textId="77777777" w:rsidR="00EB7569" w:rsidRPr="00591ACE" w:rsidRDefault="00CE3990" w:rsidP="002021F1">
            <w:pPr>
              <w:spacing w:after="120"/>
              <w:rPr>
                <w:rFonts w:cs="Arial"/>
                <w:sz w:val="18"/>
                <w:szCs w:val="18"/>
              </w:rPr>
            </w:pPr>
            <w:r>
              <w:rPr>
                <w:rFonts w:cs="Arial"/>
                <w:sz w:val="18"/>
                <w:szCs w:val="18"/>
              </w:rPr>
              <w:t>*</w:t>
            </w:r>
            <w:r w:rsidR="00EB7569" w:rsidRPr="00591ACE">
              <w:rPr>
                <w:rFonts w:cs="Arial"/>
                <w:sz w:val="18"/>
                <w:szCs w:val="18"/>
              </w:rPr>
              <w:t>Price list description</w:t>
            </w:r>
          </w:p>
        </w:tc>
        <w:tc>
          <w:tcPr>
            <w:tcW w:w="385" w:type="pct"/>
          </w:tcPr>
          <w:p w14:paraId="54C394D3" w14:textId="77777777" w:rsidR="00EB7569" w:rsidRPr="00591ACE" w:rsidRDefault="00EB7569" w:rsidP="002021F1">
            <w:pPr>
              <w:spacing w:after="120"/>
              <w:rPr>
                <w:rFonts w:cs="Arial"/>
                <w:sz w:val="18"/>
                <w:szCs w:val="18"/>
              </w:rPr>
            </w:pPr>
            <w:r w:rsidRPr="00591ACE">
              <w:rPr>
                <w:rFonts w:cs="Arial"/>
                <w:sz w:val="18"/>
                <w:szCs w:val="18"/>
              </w:rPr>
              <w:t>36</w:t>
            </w:r>
          </w:p>
        </w:tc>
        <w:tc>
          <w:tcPr>
            <w:tcW w:w="655" w:type="pct"/>
          </w:tcPr>
          <w:p w14:paraId="6E313286" w14:textId="77777777" w:rsidR="00EB7569" w:rsidRPr="00591ACE" w:rsidRDefault="00EB7569" w:rsidP="002021F1">
            <w:pPr>
              <w:spacing w:after="120"/>
              <w:rPr>
                <w:rFonts w:cs="Arial"/>
                <w:sz w:val="18"/>
                <w:szCs w:val="18"/>
              </w:rPr>
            </w:pPr>
            <w:r w:rsidRPr="00591ACE">
              <w:rPr>
                <w:rFonts w:cs="Arial"/>
                <w:sz w:val="18"/>
                <w:szCs w:val="18"/>
              </w:rPr>
              <w:t>256</w:t>
            </w:r>
          </w:p>
        </w:tc>
        <w:tc>
          <w:tcPr>
            <w:tcW w:w="754" w:type="pct"/>
          </w:tcPr>
          <w:p w14:paraId="706C30A5" w14:textId="77777777" w:rsidR="00EB7569" w:rsidRPr="00591ACE" w:rsidRDefault="00EB7569" w:rsidP="002021F1">
            <w:pPr>
              <w:spacing w:after="120"/>
              <w:rPr>
                <w:rFonts w:cs="Arial"/>
                <w:sz w:val="18"/>
                <w:szCs w:val="18"/>
              </w:rPr>
            </w:pPr>
            <w:r w:rsidRPr="00591ACE">
              <w:rPr>
                <w:rFonts w:cs="Arial"/>
                <w:sz w:val="18"/>
                <w:szCs w:val="18"/>
              </w:rPr>
              <w:t>Text</w:t>
            </w:r>
          </w:p>
        </w:tc>
        <w:tc>
          <w:tcPr>
            <w:tcW w:w="1371" w:type="pct"/>
          </w:tcPr>
          <w:p w14:paraId="01930E6D" w14:textId="77777777" w:rsidR="00EB7569" w:rsidRPr="00BE6929" w:rsidRDefault="00EB7569" w:rsidP="002021F1">
            <w:pPr>
              <w:spacing w:after="120"/>
              <w:rPr>
                <w:rFonts w:cs="Arial"/>
                <w:sz w:val="18"/>
                <w:szCs w:val="18"/>
              </w:rPr>
            </w:pPr>
            <w:r w:rsidRPr="00BE6929">
              <w:rPr>
                <w:rFonts w:cs="Arial"/>
                <w:sz w:val="18"/>
                <w:szCs w:val="18"/>
              </w:rPr>
              <w:t>Not used for SBS events</w:t>
            </w:r>
          </w:p>
        </w:tc>
        <w:tc>
          <w:tcPr>
            <w:tcW w:w="450" w:type="pct"/>
          </w:tcPr>
          <w:p w14:paraId="019D0F0B" w14:textId="77777777" w:rsidR="00EB7569" w:rsidRPr="005B4766" w:rsidRDefault="00EB7569" w:rsidP="002021F1">
            <w:pPr>
              <w:jc w:val="both"/>
              <w:rPr>
                <w:sz w:val="18"/>
                <w:szCs w:val="18"/>
              </w:rPr>
            </w:pPr>
          </w:p>
        </w:tc>
        <w:tc>
          <w:tcPr>
            <w:tcW w:w="450" w:type="pct"/>
          </w:tcPr>
          <w:p w14:paraId="0156C941" w14:textId="77777777" w:rsidR="00EB7569" w:rsidRPr="005B4766" w:rsidRDefault="00EB7569" w:rsidP="002021F1">
            <w:pPr>
              <w:jc w:val="both"/>
              <w:rPr>
                <w:sz w:val="18"/>
                <w:szCs w:val="18"/>
              </w:rPr>
            </w:pPr>
          </w:p>
        </w:tc>
      </w:tr>
    </w:tbl>
    <w:p w14:paraId="5F1CC8BB" w14:textId="77777777" w:rsidR="00897AF6" w:rsidRDefault="00897AF6" w:rsidP="002021F1">
      <w:pPr>
        <w:jc w:val="both"/>
        <w:rPr>
          <w:sz w:val="18"/>
          <w:szCs w:val="18"/>
        </w:rPr>
      </w:pPr>
    </w:p>
    <w:p w14:paraId="6E4D9FBF" w14:textId="77777777" w:rsidR="002021F1" w:rsidRDefault="002021F1" w:rsidP="002021F1">
      <w:pPr>
        <w:jc w:val="both"/>
        <w:rPr>
          <w:sz w:val="18"/>
          <w:szCs w:val="18"/>
        </w:rPr>
      </w:pPr>
      <w:r w:rsidRPr="00C97611">
        <w:rPr>
          <w:sz w:val="18"/>
          <w:szCs w:val="18"/>
        </w:rPr>
        <w:t>* Asterisk = Fields whose values will not get populated.</w:t>
      </w:r>
      <w:bookmarkStart w:id="315" w:name="_Toc292189121"/>
      <w:bookmarkStart w:id="316" w:name="_Toc292189184"/>
    </w:p>
    <w:p w14:paraId="32F65F38" w14:textId="77777777" w:rsidR="002021F1" w:rsidRPr="00657755" w:rsidRDefault="002021F1" w:rsidP="002021F1">
      <w:pPr>
        <w:jc w:val="both"/>
        <w:rPr>
          <w:sz w:val="18"/>
          <w:szCs w:val="18"/>
        </w:rPr>
      </w:pPr>
      <w:r w:rsidRPr="00657755">
        <w:rPr>
          <w:sz w:val="18"/>
          <w:szCs w:val="18"/>
        </w:rPr>
        <w:t>Note:</w:t>
      </w:r>
      <w:r w:rsidR="00D86D91">
        <w:rPr>
          <w:sz w:val="18"/>
          <w:szCs w:val="18"/>
        </w:rPr>
        <w:t xml:space="preserve"> </w:t>
      </w:r>
      <w:r w:rsidRPr="00657755">
        <w:rPr>
          <w:sz w:val="18"/>
          <w:szCs w:val="18"/>
        </w:rPr>
        <w:t>Fields from 37-72 are specific and unique to SBS products and will be populated if they carry any values. There are no specific values for SBS, so fields 37-40 will be shown but empty.</w:t>
      </w:r>
      <w:bookmarkEnd w:id="315"/>
      <w:bookmarkEnd w:id="316"/>
    </w:p>
    <w:p w14:paraId="30AFB280" w14:textId="77777777" w:rsidR="002021F1" w:rsidRPr="0060037A" w:rsidRDefault="002021F1" w:rsidP="0060037A">
      <w:pPr>
        <w:pStyle w:val="Heading3"/>
      </w:pPr>
      <w:bookmarkStart w:id="317" w:name="_Toc292189185"/>
      <w:bookmarkStart w:id="318" w:name="_Toc488928607"/>
      <w:bookmarkStart w:id="319" w:name="_Toc488928832"/>
      <w:bookmarkStart w:id="320" w:name="_Toc205994578"/>
      <w:r w:rsidRPr="0060037A">
        <w:t>Event: OR SBS Charges</w:t>
      </w:r>
      <w:bookmarkEnd w:id="317"/>
      <w:bookmarkEnd w:id="318"/>
      <w:bookmarkEnd w:id="319"/>
      <w:bookmarkEnd w:id="320"/>
    </w:p>
    <w:p w14:paraId="5F5F9318" w14:textId="77777777" w:rsidR="002021F1" w:rsidRPr="00E40ABB" w:rsidRDefault="002021F1" w:rsidP="002021F1">
      <w:pPr>
        <w:jc w:val="both"/>
        <w:rPr>
          <w:rFonts w:cs="Arial"/>
        </w:rPr>
      </w:pPr>
      <w:r w:rsidRPr="00E40ABB">
        <w:rPr>
          <w:rFonts w:cs="Arial"/>
        </w:rPr>
        <w:t xml:space="preserve">These events are specific to </w:t>
      </w:r>
      <w:r w:rsidRPr="008E3B53">
        <w:rPr>
          <w:sz w:val="22"/>
          <w:szCs w:val="22"/>
        </w:rPr>
        <w:t>OR SBS Charges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749"/>
        <w:gridCol w:w="663"/>
        <w:gridCol w:w="1107"/>
        <w:gridCol w:w="953"/>
        <w:gridCol w:w="2383"/>
        <w:gridCol w:w="2381"/>
      </w:tblGrid>
      <w:tr w:rsidR="002021F1" w:rsidRPr="004269DC" w14:paraId="0E164AD1" w14:textId="77777777" w:rsidTr="00375084">
        <w:tc>
          <w:tcPr>
            <w:tcW w:w="947" w:type="pct"/>
          </w:tcPr>
          <w:p w14:paraId="709ADB34" w14:textId="77777777" w:rsidR="002021F1" w:rsidRPr="0093134D" w:rsidRDefault="002021F1" w:rsidP="002021F1">
            <w:pPr>
              <w:spacing w:after="120"/>
              <w:rPr>
                <w:rFonts w:cs="Arial"/>
                <w:b/>
                <w:bCs/>
                <w:sz w:val="18"/>
                <w:szCs w:val="18"/>
              </w:rPr>
            </w:pPr>
            <w:r w:rsidRPr="0093134D">
              <w:rPr>
                <w:rFonts w:cs="Arial"/>
                <w:b/>
                <w:bCs/>
                <w:sz w:val="18"/>
                <w:szCs w:val="18"/>
              </w:rPr>
              <w:t>Field Name</w:t>
            </w:r>
          </w:p>
        </w:tc>
        <w:tc>
          <w:tcPr>
            <w:tcW w:w="359" w:type="pct"/>
          </w:tcPr>
          <w:p w14:paraId="7FD851C6" w14:textId="77777777" w:rsidR="002021F1" w:rsidRPr="0093134D" w:rsidRDefault="002021F1" w:rsidP="002021F1">
            <w:pPr>
              <w:spacing w:after="120"/>
              <w:rPr>
                <w:rFonts w:cs="Arial"/>
                <w:b/>
                <w:bCs/>
                <w:sz w:val="18"/>
                <w:szCs w:val="18"/>
              </w:rPr>
            </w:pPr>
            <w:r w:rsidRPr="0093134D">
              <w:rPr>
                <w:rFonts w:cs="Arial"/>
                <w:b/>
                <w:bCs/>
                <w:sz w:val="18"/>
                <w:szCs w:val="18"/>
              </w:rPr>
              <w:t>Field No</w:t>
            </w:r>
          </w:p>
        </w:tc>
        <w:tc>
          <w:tcPr>
            <w:tcW w:w="599" w:type="pct"/>
          </w:tcPr>
          <w:p w14:paraId="28C60ABF" w14:textId="77777777" w:rsidR="002021F1" w:rsidRPr="0093134D" w:rsidRDefault="002021F1" w:rsidP="002021F1">
            <w:pPr>
              <w:spacing w:after="120"/>
              <w:rPr>
                <w:rFonts w:cs="Arial"/>
                <w:b/>
                <w:bCs/>
                <w:sz w:val="18"/>
                <w:szCs w:val="18"/>
              </w:rPr>
            </w:pPr>
            <w:r w:rsidRPr="0093134D">
              <w:rPr>
                <w:rFonts w:cs="Arial"/>
                <w:b/>
                <w:bCs/>
                <w:sz w:val="18"/>
                <w:szCs w:val="18"/>
              </w:rPr>
              <w:t xml:space="preserve">Maximum Field Length          </w:t>
            </w:r>
          </w:p>
        </w:tc>
        <w:tc>
          <w:tcPr>
            <w:tcW w:w="516" w:type="pct"/>
          </w:tcPr>
          <w:p w14:paraId="509717EE" w14:textId="77777777" w:rsidR="002021F1" w:rsidRPr="0093134D" w:rsidRDefault="002021F1" w:rsidP="002021F1">
            <w:pPr>
              <w:spacing w:after="120"/>
              <w:rPr>
                <w:rFonts w:cs="Arial"/>
                <w:b/>
                <w:bCs/>
                <w:sz w:val="18"/>
                <w:szCs w:val="18"/>
              </w:rPr>
            </w:pPr>
            <w:r w:rsidRPr="0093134D">
              <w:rPr>
                <w:rFonts w:cs="Arial"/>
                <w:b/>
                <w:bCs/>
                <w:sz w:val="18"/>
                <w:szCs w:val="18"/>
              </w:rPr>
              <w:t>Format</w:t>
            </w:r>
          </w:p>
        </w:tc>
        <w:tc>
          <w:tcPr>
            <w:tcW w:w="1290" w:type="pct"/>
          </w:tcPr>
          <w:p w14:paraId="4F7DD76F" w14:textId="77777777" w:rsidR="002021F1" w:rsidRPr="0093134D" w:rsidRDefault="002021F1" w:rsidP="002021F1">
            <w:pPr>
              <w:spacing w:after="120"/>
              <w:rPr>
                <w:rFonts w:cs="Arial"/>
                <w:b/>
                <w:bCs/>
                <w:sz w:val="18"/>
                <w:szCs w:val="18"/>
              </w:rPr>
            </w:pPr>
            <w:r w:rsidRPr="0093134D">
              <w:rPr>
                <w:rFonts w:cs="Arial"/>
                <w:b/>
                <w:bCs/>
                <w:sz w:val="18"/>
                <w:szCs w:val="18"/>
              </w:rPr>
              <w:t>Value</w:t>
            </w:r>
          </w:p>
        </w:tc>
        <w:tc>
          <w:tcPr>
            <w:tcW w:w="1289" w:type="pct"/>
          </w:tcPr>
          <w:p w14:paraId="29BE8C3A" w14:textId="77777777" w:rsidR="002021F1" w:rsidRPr="005B4766" w:rsidRDefault="002021F1" w:rsidP="002021F1">
            <w:pPr>
              <w:spacing w:after="120"/>
              <w:rPr>
                <w:rFonts w:cs="Arial"/>
                <w:b/>
                <w:bCs/>
                <w:sz w:val="18"/>
                <w:szCs w:val="18"/>
              </w:rPr>
            </w:pPr>
            <w:r>
              <w:rPr>
                <w:rFonts w:cs="Arial"/>
                <w:b/>
                <w:bCs/>
                <w:sz w:val="18"/>
                <w:szCs w:val="18"/>
              </w:rPr>
              <w:t>Note</w:t>
            </w:r>
          </w:p>
        </w:tc>
      </w:tr>
      <w:tr w:rsidR="002021F1" w:rsidRPr="004269DC" w14:paraId="3D12375B" w14:textId="77777777" w:rsidTr="00375084">
        <w:tc>
          <w:tcPr>
            <w:tcW w:w="947" w:type="pct"/>
          </w:tcPr>
          <w:p w14:paraId="0840DAD1" w14:textId="77777777" w:rsidR="002021F1" w:rsidRPr="0093134D" w:rsidRDefault="002021F1" w:rsidP="002021F1">
            <w:pPr>
              <w:spacing w:after="120"/>
              <w:rPr>
                <w:rFonts w:cs="Arial"/>
                <w:sz w:val="18"/>
                <w:szCs w:val="18"/>
              </w:rPr>
            </w:pPr>
            <w:r>
              <w:rPr>
                <w:rFonts w:cs="Arial"/>
                <w:sz w:val="18"/>
                <w:szCs w:val="18"/>
              </w:rPr>
              <w:t>Product ID</w:t>
            </w:r>
          </w:p>
        </w:tc>
        <w:tc>
          <w:tcPr>
            <w:tcW w:w="359" w:type="pct"/>
          </w:tcPr>
          <w:p w14:paraId="3B1741D1" w14:textId="77777777" w:rsidR="002021F1" w:rsidRPr="0093134D" w:rsidRDefault="002021F1" w:rsidP="002021F1">
            <w:pPr>
              <w:spacing w:after="120"/>
              <w:rPr>
                <w:rFonts w:cs="Arial"/>
                <w:sz w:val="18"/>
                <w:szCs w:val="18"/>
              </w:rPr>
            </w:pPr>
            <w:r w:rsidRPr="0093134D">
              <w:rPr>
                <w:rFonts w:cs="Arial"/>
                <w:sz w:val="18"/>
                <w:szCs w:val="18"/>
              </w:rPr>
              <w:t>37</w:t>
            </w:r>
          </w:p>
        </w:tc>
        <w:tc>
          <w:tcPr>
            <w:tcW w:w="599" w:type="pct"/>
          </w:tcPr>
          <w:p w14:paraId="0644CA1E" w14:textId="77777777" w:rsidR="002021F1" w:rsidRPr="0093134D" w:rsidRDefault="002021F1" w:rsidP="002021F1">
            <w:pPr>
              <w:spacing w:after="120"/>
              <w:rPr>
                <w:rFonts w:cs="Arial"/>
                <w:sz w:val="18"/>
                <w:szCs w:val="18"/>
              </w:rPr>
            </w:pPr>
            <w:r w:rsidRPr="0093134D">
              <w:rPr>
                <w:rFonts w:cs="Arial"/>
                <w:sz w:val="18"/>
                <w:szCs w:val="18"/>
              </w:rPr>
              <w:t>40</w:t>
            </w:r>
          </w:p>
        </w:tc>
        <w:tc>
          <w:tcPr>
            <w:tcW w:w="516" w:type="pct"/>
          </w:tcPr>
          <w:p w14:paraId="180A968D" w14:textId="77777777" w:rsidR="002021F1" w:rsidRPr="0093134D" w:rsidRDefault="002021F1" w:rsidP="002021F1">
            <w:pPr>
              <w:spacing w:after="120"/>
              <w:rPr>
                <w:rFonts w:cs="Arial"/>
                <w:sz w:val="18"/>
                <w:szCs w:val="18"/>
              </w:rPr>
            </w:pPr>
            <w:r>
              <w:rPr>
                <w:rFonts w:cs="Arial"/>
                <w:sz w:val="18"/>
                <w:szCs w:val="18"/>
              </w:rPr>
              <w:t>TEXT</w:t>
            </w:r>
          </w:p>
        </w:tc>
        <w:tc>
          <w:tcPr>
            <w:tcW w:w="1290" w:type="pct"/>
          </w:tcPr>
          <w:p w14:paraId="693E54CB" w14:textId="77777777" w:rsidR="002021F1" w:rsidRPr="0093134D" w:rsidRDefault="002021F1" w:rsidP="002021F1">
            <w:pPr>
              <w:spacing w:after="120"/>
              <w:rPr>
                <w:rFonts w:cs="Arial"/>
                <w:sz w:val="18"/>
                <w:szCs w:val="18"/>
              </w:rPr>
            </w:pPr>
            <w:r>
              <w:rPr>
                <w:rFonts w:cs="Arial"/>
                <w:sz w:val="18"/>
                <w:szCs w:val="18"/>
              </w:rPr>
              <w:t xml:space="preserve">e.g. </w:t>
            </w:r>
            <w:r w:rsidRPr="00F12526">
              <w:rPr>
                <w:rFonts w:cs="Arial"/>
                <w:sz w:val="18"/>
                <w:szCs w:val="18"/>
              </w:rPr>
              <w:t>SC0123</w:t>
            </w:r>
          </w:p>
        </w:tc>
        <w:tc>
          <w:tcPr>
            <w:tcW w:w="1289" w:type="pct"/>
          </w:tcPr>
          <w:p w14:paraId="1747EB15" w14:textId="77777777" w:rsidR="002021F1" w:rsidRPr="0093134D" w:rsidRDefault="002021F1" w:rsidP="002021F1">
            <w:pPr>
              <w:spacing w:after="120"/>
              <w:rPr>
                <w:rFonts w:cs="Arial"/>
                <w:sz w:val="18"/>
                <w:szCs w:val="18"/>
              </w:rPr>
            </w:pPr>
            <w:r w:rsidRPr="002061C7">
              <w:rPr>
                <w:rFonts w:cs="Arial"/>
                <w:sz w:val="18"/>
                <w:szCs w:val="18"/>
              </w:rPr>
              <w:t>This field will be blank in case of contract based charging and project advisory and office services</w:t>
            </w:r>
          </w:p>
        </w:tc>
      </w:tr>
      <w:tr w:rsidR="002021F1" w:rsidRPr="004269DC" w14:paraId="744332C1" w14:textId="77777777" w:rsidTr="00375084">
        <w:tc>
          <w:tcPr>
            <w:tcW w:w="947" w:type="pct"/>
          </w:tcPr>
          <w:p w14:paraId="7EE276C5" w14:textId="77777777" w:rsidR="002021F1" w:rsidRDefault="002021F1" w:rsidP="002021F1">
            <w:pPr>
              <w:spacing w:after="120"/>
              <w:rPr>
                <w:rFonts w:cs="Arial"/>
                <w:sz w:val="18"/>
                <w:szCs w:val="18"/>
              </w:rPr>
            </w:pPr>
            <w:r>
              <w:rPr>
                <w:rFonts w:cs="Arial"/>
                <w:sz w:val="18"/>
                <w:szCs w:val="18"/>
              </w:rPr>
              <w:t>Contract ID</w:t>
            </w:r>
          </w:p>
        </w:tc>
        <w:tc>
          <w:tcPr>
            <w:tcW w:w="359" w:type="pct"/>
          </w:tcPr>
          <w:p w14:paraId="50F3662A" w14:textId="77777777" w:rsidR="002021F1" w:rsidRPr="0093134D" w:rsidRDefault="002021F1" w:rsidP="002021F1">
            <w:pPr>
              <w:spacing w:after="120"/>
              <w:rPr>
                <w:rFonts w:cs="Arial"/>
                <w:sz w:val="18"/>
                <w:szCs w:val="18"/>
              </w:rPr>
            </w:pPr>
            <w:r>
              <w:rPr>
                <w:rFonts w:cs="Arial"/>
                <w:sz w:val="18"/>
                <w:szCs w:val="18"/>
              </w:rPr>
              <w:t>38</w:t>
            </w:r>
          </w:p>
        </w:tc>
        <w:tc>
          <w:tcPr>
            <w:tcW w:w="599" w:type="pct"/>
          </w:tcPr>
          <w:p w14:paraId="24A34A2D" w14:textId="77777777" w:rsidR="002021F1" w:rsidRPr="0093134D" w:rsidRDefault="002021F1" w:rsidP="002021F1">
            <w:pPr>
              <w:spacing w:after="120"/>
              <w:rPr>
                <w:rFonts w:cs="Arial"/>
                <w:sz w:val="18"/>
                <w:szCs w:val="18"/>
              </w:rPr>
            </w:pPr>
            <w:r>
              <w:rPr>
                <w:rFonts w:cs="Arial"/>
                <w:sz w:val="18"/>
                <w:szCs w:val="18"/>
              </w:rPr>
              <w:t>40</w:t>
            </w:r>
          </w:p>
        </w:tc>
        <w:tc>
          <w:tcPr>
            <w:tcW w:w="516" w:type="pct"/>
          </w:tcPr>
          <w:p w14:paraId="27616FEC" w14:textId="77777777" w:rsidR="002021F1" w:rsidRPr="00C66FC5" w:rsidRDefault="002021F1" w:rsidP="002021F1">
            <w:pPr>
              <w:spacing w:after="120"/>
              <w:rPr>
                <w:rFonts w:cs="Arial"/>
                <w:sz w:val="18"/>
                <w:szCs w:val="18"/>
              </w:rPr>
            </w:pPr>
            <w:r>
              <w:rPr>
                <w:rFonts w:cs="Arial"/>
                <w:sz w:val="18"/>
                <w:szCs w:val="18"/>
              </w:rPr>
              <w:t>TEXT</w:t>
            </w:r>
          </w:p>
        </w:tc>
        <w:tc>
          <w:tcPr>
            <w:tcW w:w="1290" w:type="pct"/>
          </w:tcPr>
          <w:p w14:paraId="600F86D3" w14:textId="77777777" w:rsidR="002021F1" w:rsidRDefault="002021F1" w:rsidP="002021F1">
            <w:pPr>
              <w:spacing w:after="120"/>
              <w:rPr>
                <w:rFonts w:cs="Arial"/>
                <w:sz w:val="18"/>
                <w:szCs w:val="18"/>
              </w:rPr>
            </w:pPr>
            <w:r>
              <w:rPr>
                <w:rFonts w:cs="Arial"/>
                <w:sz w:val="18"/>
                <w:szCs w:val="18"/>
              </w:rPr>
              <w:t xml:space="preserve">e.g. </w:t>
            </w:r>
            <w:r w:rsidRPr="00F12526">
              <w:rPr>
                <w:rFonts w:cs="Arial"/>
                <w:sz w:val="18"/>
                <w:szCs w:val="18"/>
              </w:rPr>
              <w:t>C12345</w:t>
            </w:r>
          </w:p>
        </w:tc>
        <w:tc>
          <w:tcPr>
            <w:tcW w:w="1289" w:type="pct"/>
          </w:tcPr>
          <w:p w14:paraId="4EB4418A" w14:textId="77777777" w:rsidR="002021F1" w:rsidRPr="0093134D" w:rsidRDefault="002021F1" w:rsidP="002021F1">
            <w:pPr>
              <w:spacing w:after="120"/>
              <w:rPr>
                <w:rFonts w:cs="Arial"/>
                <w:sz w:val="18"/>
                <w:szCs w:val="18"/>
              </w:rPr>
            </w:pPr>
            <w:r w:rsidRPr="002061C7">
              <w:rPr>
                <w:rFonts w:cs="Arial"/>
                <w:sz w:val="18"/>
                <w:szCs w:val="18"/>
              </w:rPr>
              <w:t>This field will be populated for contract based charging and project advisory and office services</w:t>
            </w:r>
          </w:p>
        </w:tc>
      </w:tr>
      <w:tr w:rsidR="002021F1" w:rsidRPr="004269DC" w14:paraId="7D6BDC7E" w14:textId="77777777" w:rsidTr="00375084">
        <w:tc>
          <w:tcPr>
            <w:tcW w:w="947" w:type="pct"/>
          </w:tcPr>
          <w:p w14:paraId="50FF1E55" w14:textId="77777777" w:rsidR="002021F1" w:rsidRDefault="002021F1" w:rsidP="002021F1">
            <w:pPr>
              <w:spacing w:after="120"/>
              <w:rPr>
                <w:rFonts w:cs="Arial"/>
                <w:sz w:val="18"/>
                <w:szCs w:val="18"/>
              </w:rPr>
            </w:pPr>
            <w:r>
              <w:rPr>
                <w:rFonts w:cs="Arial"/>
                <w:sz w:val="18"/>
                <w:szCs w:val="18"/>
              </w:rPr>
              <w:t>Contract Reference</w:t>
            </w:r>
          </w:p>
        </w:tc>
        <w:tc>
          <w:tcPr>
            <w:tcW w:w="359" w:type="pct"/>
          </w:tcPr>
          <w:p w14:paraId="663B8568" w14:textId="77777777" w:rsidR="002021F1" w:rsidRPr="0093134D" w:rsidRDefault="002021F1" w:rsidP="002021F1">
            <w:pPr>
              <w:spacing w:after="120"/>
              <w:rPr>
                <w:rFonts w:cs="Arial"/>
                <w:sz w:val="18"/>
                <w:szCs w:val="18"/>
              </w:rPr>
            </w:pPr>
            <w:r>
              <w:rPr>
                <w:rFonts w:cs="Arial"/>
                <w:sz w:val="18"/>
                <w:szCs w:val="18"/>
              </w:rPr>
              <w:t>39</w:t>
            </w:r>
          </w:p>
        </w:tc>
        <w:tc>
          <w:tcPr>
            <w:tcW w:w="599" w:type="pct"/>
          </w:tcPr>
          <w:p w14:paraId="1479E184" w14:textId="77777777" w:rsidR="002021F1" w:rsidRPr="0093134D" w:rsidRDefault="002021F1" w:rsidP="002021F1">
            <w:pPr>
              <w:spacing w:after="120"/>
              <w:rPr>
                <w:rFonts w:cs="Arial"/>
                <w:sz w:val="18"/>
                <w:szCs w:val="18"/>
              </w:rPr>
            </w:pPr>
            <w:r>
              <w:rPr>
                <w:rFonts w:cs="Arial"/>
                <w:sz w:val="18"/>
                <w:szCs w:val="18"/>
              </w:rPr>
              <w:t>40</w:t>
            </w:r>
          </w:p>
        </w:tc>
        <w:tc>
          <w:tcPr>
            <w:tcW w:w="516" w:type="pct"/>
          </w:tcPr>
          <w:p w14:paraId="22CD4CA9" w14:textId="77777777" w:rsidR="002021F1" w:rsidRPr="00C66FC5" w:rsidRDefault="002021F1" w:rsidP="002021F1">
            <w:pPr>
              <w:spacing w:after="120"/>
              <w:rPr>
                <w:rFonts w:cs="Arial"/>
                <w:sz w:val="18"/>
                <w:szCs w:val="18"/>
              </w:rPr>
            </w:pPr>
            <w:r>
              <w:rPr>
                <w:rFonts w:cs="Arial"/>
                <w:sz w:val="18"/>
                <w:szCs w:val="18"/>
              </w:rPr>
              <w:t>TEXT</w:t>
            </w:r>
          </w:p>
        </w:tc>
        <w:tc>
          <w:tcPr>
            <w:tcW w:w="1290" w:type="pct"/>
          </w:tcPr>
          <w:p w14:paraId="3902C2B7" w14:textId="77777777" w:rsidR="002021F1" w:rsidRDefault="002021F1" w:rsidP="002021F1">
            <w:pPr>
              <w:spacing w:after="120"/>
              <w:rPr>
                <w:rFonts w:cs="Arial"/>
                <w:sz w:val="18"/>
                <w:szCs w:val="18"/>
              </w:rPr>
            </w:pPr>
            <w:r>
              <w:rPr>
                <w:rFonts w:cs="Arial"/>
                <w:sz w:val="18"/>
                <w:szCs w:val="18"/>
              </w:rPr>
              <w:t xml:space="preserve">e.g. </w:t>
            </w:r>
            <w:r w:rsidRPr="00F12526">
              <w:rPr>
                <w:rFonts w:cs="Arial"/>
                <w:sz w:val="18"/>
                <w:szCs w:val="18"/>
              </w:rPr>
              <w:t>CR00567</w:t>
            </w:r>
          </w:p>
        </w:tc>
        <w:tc>
          <w:tcPr>
            <w:tcW w:w="1289" w:type="pct"/>
          </w:tcPr>
          <w:p w14:paraId="39F4BFB9" w14:textId="77777777" w:rsidR="002021F1" w:rsidRPr="0093134D" w:rsidRDefault="002021F1" w:rsidP="002021F1">
            <w:pPr>
              <w:spacing w:after="120"/>
              <w:rPr>
                <w:rFonts w:cs="Arial"/>
                <w:sz w:val="18"/>
                <w:szCs w:val="18"/>
              </w:rPr>
            </w:pPr>
            <w:r w:rsidRPr="002061C7">
              <w:rPr>
                <w:rFonts w:cs="Arial"/>
                <w:sz w:val="18"/>
                <w:szCs w:val="18"/>
              </w:rPr>
              <w:t>This field will be populated for contract based charging and project advisory and office services</w:t>
            </w:r>
          </w:p>
        </w:tc>
      </w:tr>
      <w:tr w:rsidR="003E2CF6" w:rsidRPr="004269DC" w14:paraId="489A1CD9" w14:textId="77777777" w:rsidTr="00375084">
        <w:tc>
          <w:tcPr>
            <w:tcW w:w="947" w:type="pct"/>
          </w:tcPr>
          <w:p w14:paraId="2DF6C822" w14:textId="77777777" w:rsidR="003E2CF6" w:rsidRPr="007609EF" w:rsidRDefault="003E2CF6" w:rsidP="003E2CF6">
            <w:pPr>
              <w:spacing w:after="120"/>
              <w:rPr>
                <w:sz w:val="18"/>
                <w:szCs w:val="18"/>
              </w:rPr>
            </w:pPr>
            <w:r w:rsidRPr="00B84ADA">
              <w:rPr>
                <w:sz w:val="18"/>
                <w:szCs w:val="18"/>
              </w:rPr>
              <w:t>Unique Price Code</w:t>
            </w:r>
          </w:p>
        </w:tc>
        <w:tc>
          <w:tcPr>
            <w:tcW w:w="359" w:type="pct"/>
          </w:tcPr>
          <w:p w14:paraId="6F688BA7" w14:textId="77777777" w:rsidR="003E2CF6" w:rsidRPr="007609EF" w:rsidRDefault="003E2CF6" w:rsidP="003E2CF6">
            <w:pPr>
              <w:spacing w:after="120"/>
              <w:rPr>
                <w:sz w:val="18"/>
                <w:szCs w:val="18"/>
              </w:rPr>
            </w:pPr>
            <w:r>
              <w:rPr>
                <w:sz w:val="18"/>
                <w:szCs w:val="18"/>
              </w:rPr>
              <w:t>60</w:t>
            </w:r>
          </w:p>
        </w:tc>
        <w:tc>
          <w:tcPr>
            <w:tcW w:w="599" w:type="pct"/>
          </w:tcPr>
          <w:p w14:paraId="18C27491" w14:textId="77777777" w:rsidR="003E2CF6" w:rsidRPr="007609EF" w:rsidRDefault="00AD7C78" w:rsidP="003E2CF6">
            <w:pPr>
              <w:spacing w:after="120"/>
              <w:rPr>
                <w:sz w:val="18"/>
                <w:szCs w:val="18"/>
              </w:rPr>
            </w:pPr>
            <w:r>
              <w:rPr>
                <w:sz w:val="18"/>
                <w:szCs w:val="18"/>
              </w:rPr>
              <w:t>60</w:t>
            </w:r>
          </w:p>
        </w:tc>
        <w:tc>
          <w:tcPr>
            <w:tcW w:w="516" w:type="pct"/>
          </w:tcPr>
          <w:p w14:paraId="76FE8B8E" w14:textId="77777777" w:rsidR="003E2CF6" w:rsidRPr="007609EF" w:rsidRDefault="003E2CF6" w:rsidP="003E2CF6">
            <w:pPr>
              <w:spacing w:after="120"/>
              <w:rPr>
                <w:sz w:val="18"/>
                <w:szCs w:val="18"/>
              </w:rPr>
            </w:pPr>
            <w:r>
              <w:rPr>
                <w:sz w:val="18"/>
                <w:szCs w:val="18"/>
              </w:rPr>
              <w:t>Text</w:t>
            </w:r>
          </w:p>
        </w:tc>
        <w:tc>
          <w:tcPr>
            <w:tcW w:w="1290" w:type="pct"/>
          </w:tcPr>
          <w:p w14:paraId="1E3CBF39" w14:textId="77777777" w:rsidR="003E2CF6" w:rsidRPr="00CA5D1F" w:rsidRDefault="003E2CF6" w:rsidP="003E2CF6">
            <w:pPr>
              <w:spacing w:after="120"/>
              <w:rPr>
                <w:sz w:val="18"/>
                <w:szCs w:val="18"/>
              </w:rPr>
            </w:pPr>
            <w:r w:rsidRPr="00CA5D1F">
              <w:rPr>
                <w:sz w:val="18"/>
                <w:szCs w:val="18"/>
              </w:rPr>
              <w:t>e.g</w:t>
            </w:r>
            <w:r w:rsidR="00041305" w:rsidRPr="00CA5D1F">
              <w:rPr>
                <w:sz w:val="18"/>
                <w:szCs w:val="18"/>
              </w:rPr>
              <w:t>.</w:t>
            </w:r>
            <w:r w:rsidR="003D4F89" w:rsidRPr="00CA5D1F">
              <w:rPr>
                <w:sz w:val="18"/>
                <w:szCs w:val="18"/>
              </w:rPr>
              <w:t xml:space="preserve"> </w:t>
            </w:r>
            <w:r w:rsidR="00041305" w:rsidRPr="00CA5D1F">
              <w:rPr>
                <w:sz w:val="18"/>
                <w:szCs w:val="18"/>
              </w:rPr>
              <w:t>SBSXXXXXXX</w:t>
            </w:r>
            <w:r w:rsidR="00CD2131" w:rsidRPr="00CA5D1F">
              <w:rPr>
                <w:sz w:val="18"/>
                <w:szCs w:val="18"/>
              </w:rPr>
              <w:t>X</w:t>
            </w:r>
            <w:r w:rsidR="003D4F89" w:rsidRPr="00CA5D1F">
              <w:rPr>
                <w:sz w:val="18"/>
                <w:szCs w:val="18"/>
              </w:rPr>
              <w:t>/</w:t>
            </w:r>
          </w:p>
          <w:p w14:paraId="1B80B245" w14:textId="77777777" w:rsidR="003D4F89" w:rsidRDefault="003D4F89" w:rsidP="003E2CF6">
            <w:pPr>
              <w:spacing w:after="120"/>
              <w:rPr>
                <w:sz w:val="18"/>
                <w:szCs w:val="18"/>
              </w:rPr>
            </w:pPr>
            <w:r w:rsidRPr="00CA5D1F">
              <w:rPr>
                <w:sz w:val="18"/>
                <w:szCs w:val="18"/>
              </w:rPr>
              <w:t>SBSYYYYYYYY</w:t>
            </w:r>
          </w:p>
        </w:tc>
        <w:tc>
          <w:tcPr>
            <w:tcW w:w="1289" w:type="pct"/>
          </w:tcPr>
          <w:p w14:paraId="3343BC43" w14:textId="77777777" w:rsidR="003E2CF6" w:rsidRPr="007609EF" w:rsidRDefault="00E938BD" w:rsidP="003E2CF6">
            <w:pPr>
              <w:jc w:val="both"/>
              <w:rPr>
                <w:sz w:val="18"/>
                <w:szCs w:val="18"/>
              </w:rPr>
            </w:pPr>
            <w:r>
              <w:rPr>
                <w:sz w:val="18"/>
                <w:szCs w:val="18"/>
              </w:rPr>
              <w:t>Reserved for future rollout.</w:t>
            </w:r>
          </w:p>
        </w:tc>
      </w:tr>
      <w:tr w:rsidR="00AC79EC" w:rsidRPr="004269DC" w14:paraId="41D5482F" w14:textId="77777777" w:rsidTr="00AC79EC">
        <w:tc>
          <w:tcPr>
            <w:tcW w:w="5000" w:type="pct"/>
            <w:gridSpan w:val="6"/>
          </w:tcPr>
          <w:p w14:paraId="5B5187BF" w14:textId="77777777" w:rsidR="00AC79EC" w:rsidRPr="00B84ADA" w:rsidRDefault="00AC79EC" w:rsidP="00AC79EC">
            <w:pPr>
              <w:spacing w:after="120"/>
              <w:rPr>
                <w:sz w:val="18"/>
                <w:szCs w:val="18"/>
              </w:rPr>
            </w:pPr>
            <w:r w:rsidRPr="00B84ADA">
              <w:rPr>
                <w:sz w:val="18"/>
                <w:szCs w:val="18"/>
              </w:rPr>
              <w:t>Note: Fields 37-72 are specific and unique to SBS Events and will be displayed below if they carry any values.</w:t>
            </w:r>
          </w:p>
          <w:p w14:paraId="61D19F33" w14:textId="77777777" w:rsidR="00AC79EC" w:rsidRPr="00D31A75" w:rsidRDefault="00AC79EC" w:rsidP="00CB205D">
            <w:pPr>
              <w:jc w:val="both"/>
              <w:rPr>
                <w:sz w:val="18"/>
                <w:szCs w:val="18"/>
              </w:rPr>
            </w:pPr>
            <w:r w:rsidRPr="00B84ADA">
              <w:rPr>
                <w:sz w:val="18"/>
                <w:szCs w:val="18"/>
              </w:rPr>
              <w:t>Field no 37</w:t>
            </w:r>
            <w:r w:rsidR="007B06AA" w:rsidRPr="00B84ADA">
              <w:rPr>
                <w:sz w:val="18"/>
                <w:szCs w:val="18"/>
              </w:rPr>
              <w:t xml:space="preserve">-39 </w:t>
            </w:r>
            <w:r w:rsidRPr="00B84ADA">
              <w:rPr>
                <w:sz w:val="18"/>
                <w:szCs w:val="18"/>
              </w:rPr>
              <w:t xml:space="preserve">and 60 is listed above </w:t>
            </w:r>
            <w:r w:rsidR="007B06AA" w:rsidRPr="00B84ADA">
              <w:rPr>
                <w:sz w:val="18"/>
                <w:szCs w:val="18"/>
              </w:rPr>
              <w:t>s</w:t>
            </w:r>
            <w:r w:rsidRPr="00B84ADA">
              <w:rPr>
                <w:sz w:val="18"/>
                <w:szCs w:val="18"/>
              </w:rPr>
              <w:t xml:space="preserve">o </w:t>
            </w:r>
            <w:r w:rsidR="007B06AA" w:rsidRPr="00B84ADA">
              <w:rPr>
                <w:sz w:val="18"/>
                <w:szCs w:val="18"/>
              </w:rPr>
              <w:t>fields</w:t>
            </w:r>
            <w:r w:rsidRPr="00B84ADA">
              <w:rPr>
                <w:sz w:val="18"/>
                <w:szCs w:val="18"/>
              </w:rPr>
              <w:t xml:space="preserve"> 40-59 and 61-72 are empty.</w:t>
            </w:r>
          </w:p>
        </w:tc>
      </w:tr>
    </w:tbl>
    <w:p w14:paraId="2E3F190E" w14:textId="77777777" w:rsidR="00AC79EC" w:rsidRDefault="00AC79EC" w:rsidP="009E7CD4">
      <w:pPr>
        <w:jc w:val="both"/>
        <w:rPr>
          <w:sz w:val="18"/>
          <w:szCs w:val="18"/>
        </w:rPr>
      </w:pPr>
      <w:bookmarkStart w:id="321" w:name="_Toc292189186"/>
      <w:bookmarkStart w:id="322" w:name="_Toc488928608"/>
      <w:bookmarkStart w:id="323" w:name="_Toc488928833"/>
      <w:bookmarkStart w:id="324" w:name="_Ref4779464"/>
      <w:bookmarkStart w:id="325" w:name="_ADJUSTMENT_RECORD_2"/>
      <w:bookmarkEnd w:id="325"/>
    </w:p>
    <w:p w14:paraId="45B0E9BB" w14:textId="77777777" w:rsidR="009E7CD4" w:rsidRPr="00C97611" w:rsidRDefault="009E7CD4" w:rsidP="009E7CD4">
      <w:pPr>
        <w:jc w:val="both"/>
        <w:rPr>
          <w:sz w:val="18"/>
          <w:szCs w:val="18"/>
        </w:rPr>
      </w:pPr>
      <w:r w:rsidRPr="00C97611">
        <w:rPr>
          <w:sz w:val="18"/>
          <w:szCs w:val="18"/>
        </w:rPr>
        <w:t>* Asterisk = Fields whose values will not get populated.</w:t>
      </w:r>
    </w:p>
    <w:p w14:paraId="2F0374E4" w14:textId="77777777" w:rsidR="002021F1" w:rsidRPr="00097167" w:rsidRDefault="002021F1" w:rsidP="00870DEA">
      <w:pPr>
        <w:pStyle w:val="Heading2"/>
      </w:pPr>
      <w:bookmarkStart w:id="326" w:name="_Toc205994579"/>
      <w:r w:rsidRPr="00870DEA">
        <w:t>ADJUSTMENT</w:t>
      </w:r>
      <w:r w:rsidRPr="00097167">
        <w:t xml:space="preserve"> RECORD</w:t>
      </w:r>
      <w:bookmarkEnd w:id="321"/>
      <w:bookmarkEnd w:id="322"/>
      <w:bookmarkEnd w:id="323"/>
      <w:bookmarkEnd w:id="324"/>
      <w:bookmarkEnd w:id="326"/>
    </w:p>
    <w:p w14:paraId="32A80D05" w14:textId="77777777" w:rsidR="002021F1" w:rsidRPr="00AE5D83" w:rsidRDefault="002021F1" w:rsidP="002021F1">
      <w:pPr>
        <w:jc w:val="both"/>
      </w:pPr>
      <w:r w:rsidRPr="00AE5D83">
        <w:t>The following adjustment records will be included in the output file and will contain the following data.</w:t>
      </w:r>
    </w:p>
    <w:p w14:paraId="74084983" w14:textId="77777777" w:rsidR="002021F1" w:rsidRPr="00AE5D83" w:rsidRDefault="002021F1" w:rsidP="002021F1">
      <w:pPr>
        <w:jc w:val="both"/>
      </w:pPr>
      <w:r w:rsidRPr="00AE5D83">
        <w:t>Record Type:</w:t>
      </w:r>
      <w:r w:rsidRPr="00AE5D83">
        <w:rPr>
          <w:b/>
        </w:rPr>
        <w:t xml:space="preserve"> ADJUSTMENTS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977"/>
        <w:gridCol w:w="758"/>
        <w:gridCol w:w="1107"/>
        <w:gridCol w:w="1153"/>
        <w:gridCol w:w="2682"/>
        <w:gridCol w:w="1559"/>
      </w:tblGrid>
      <w:tr w:rsidR="002021F1" w:rsidRPr="005B4766" w14:paraId="709B4BE1" w14:textId="77777777" w:rsidTr="002021F1">
        <w:tc>
          <w:tcPr>
            <w:tcW w:w="1094" w:type="pct"/>
          </w:tcPr>
          <w:p w14:paraId="7CF9187A" w14:textId="77777777" w:rsidR="002021F1" w:rsidRPr="005B4766" w:rsidRDefault="002021F1" w:rsidP="002021F1">
            <w:pPr>
              <w:spacing w:after="120"/>
              <w:rPr>
                <w:b/>
                <w:sz w:val="18"/>
                <w:szCs w:val="18"/>
              </w:rPr>
            </w:pPr>
            <w:r w:rsidRPr="005B4766">
              <w:rPr>
                <w:b/>
                <w:sz w:val="18"/>
                <w:szCs w:val="18"/>
              </w:rPr>
              <w:t>Field Name</w:t>
            </w:r>
          </w:p>
        </w:tc>
        <w:tc>
          <w:tcPr>
            <w:tcW w:w="434" w:type="pct"/>
          </w:tcPr>
          <w:p w14:paraId="7B2D041E" w14:textId="77777777" w:rsidR="002021F1" w:rsidRPr="005B4766" w:rsidRDefault="002021F1" w:rsidP="002021F1">
            <w:pPr>
              <w:spacing w:after="120"/>
              <w:rPr>
                <w:b/>
                <w:sz w:val="18"/>
                <w:szCs w:val="18"/>
              </w:rPr>
            </w:pPr>
            <w:r w:rsidRPr="005B4766">
              <w:rPr>
                <w:b/>
                <w:sz w:val="18"/>
                <w:szCs w:val="18"/>
              </w:rPr>
              <w:t>Field No</w:t>
            </w:r>
          </w:p>
        </w:tc>
        <w:tc>
          <w:tcPr>
            <w:tcW w:w="521" w:type="pct"/>
          </w:tcPr>
          <w:p w14:paraId="0903E039" w14:textId="77777777" w:rsidR="002021F1" w:rsidRPr="005B4766" w:rsidRDefault="002021F1" w:rsidP="002021F1">
            <w:pPr>
              <w:spacing w:after="120"/>
              <w:rPr>
                <w:b/>
                <w:sz w:val="18"/>
                <w:szCs w:val="18"/>
              </w:rPr>
            </w:pPr>
            <w:r w:rsidRPr="005B4766">
              <w:rPr>
                <w:b/>
                <w:sz w:val="18"/>
                <w:szCs w:val="18"/>
              </w:rPr>
              <w:t xml:space="preserve">Maximum Field Length          </w:t>
            </w:r>
          </w:p>
        </w:tc>
        <w:tc>
          <w:tcPr>
            <w:tcW w:w="608" w:type="pct"/>
          </w:tcPr>
          <w:p w14:paraId="74BD9EC8" w14:textId="77777777" w:rsidR="002021F1" w:rsidRPr="005B4766" w:rsidRDefault="002021F1" w:rsidP="002021F1">
            <w:pPr>
              <w:spacing w:after="120"/>
              <w:rPr>
                <w:b/>
                <w:sz w:val="18"/>
                <w:szCs w:val="18"/>
              </w:rPr>
            </w:pPr>
            <w:r w:rsidRPr="005B4766">
              <w:rPr>
                <w:b/>
                <w:sz w:val="18"/>
                <w:szCs w:val="18"/>
              </w:rPr>
              <w:t>Format</w:t>
            </w:r>
          </w:p>
        </w:tc>
        <w:tc>
          <w:tcPr>
            <w:tcW w:w="1476" w:type="pct"/>
          </w:tcPr>
          <w:p w14:paraId="298141B7" w14:textId="77777777" w:rsidR="002021F1" w:rsidRPr="005B4766" w:rsidRDefault="002021F1" w:rsidP="002021F1">
            <w:pPr>
              <w:spacing w:after="120"/>
              <w:rPr>
                <w:b/>
                <w:sz w:val="18"/>
                <w:szCs w:val="18"/>
              </w:rPr>
            </w:pPr>
            <w:r w:rsidRPr="005B4766">
              <w:rPr>
                <w:b/>
                <w:sz w:val="18"/>
                <w:szCs w:val="18"/>
              </w:rPr>
              <w:t>Value</w:t>
            </w:r>
          </w:p>
        </w:tc>
        <w:tc>
          <w:tcPr>
            <w:tcW w:w="867" w:type="pct"/>
          </w:tcPr>
          <w:p w14:paraId="5EC2C20D" w14:textId="77777777" w:rsidR="002021F1" w:rsidRPr="005B4766" w:rsidRDefault="002021F1" w:rsidP="002021F1">
            <w:pPr>
              <w:spacing w:after="120"/>
              <w:rPr>
                <w:b/>
                <w:sz w:val="18"/>
                <w:szCs w:val="18"/>
              </w:rPr>
            </w:pPr>
            <w:r>
              <w:rPr>
                <w:b/>
                <w:sz w:val="18"/>
                <w:szCs w:val="18"/>
              </w:rPr>
              <w:t>Note</w:t>
            </w:r>
          </w:p>
        </w:tc>
      </w:tr>
      <w:tr w:rsidR="002021F1" w:rsidRPr="005B4766" w14:paraId="73329FAA" w14:textId="77777777" w:rsidTr="002021F1">
        <w:tc>
          <w:tcPr>
            <w:tcW w:w="1094" w:type="pct"/>
          </w:tcPr>
          <w:p w14:paraId="10BAEACE" w14:textId="77777777" w:rsidR="002021F1" w:rsidRPr="00E60EBD" w:rsidRDefault="002021F1" w:rsidP="002021F1">
            <w:pPr>
              <w:spacing w:after="120"/>
              <w:rPr>
                <w:sz w:val="18"/>
                <w:szCs w:val="18"/>
              </w:rPr>
            </w:pPr>
            <w:r w:rsidRPr="00E60EBD">
              <w:rPr>
                <w:sz w:val="18"/>
                <w:szCs w:val="18"/>
              </w:rPr>
              <w:t>Record Type</w:t>
            </w:r>
          </w:p>
        </w:tc>
        <w:tc>
          <w:tcPr>
            <w:tcW w:w="434" w:type="pct"/>
          </w:tcPr>
          <w:p w14:paraId="6DCEA23F" w14:textId="77777777" w:rsidR="002021F1" w:rsidRPr="00E60EBD" w:rsidRDefault="002021F1" w:rsidP="002021F1">
            <w:pPr>
              <w:spacing w:after="120"/>
              <w:rPr>
                <w:sz w:val="18"/>
                <w:szCs w:val="18"/>
              </w:rPr>
            </w:pPr>
            <w:r w:rsidRPr="00E60EBD">
              <w:rPr>
                <w:sz w:val="18"/>
                <w:szCs w:val="18"/>
              </w:rPr>
              <w:t>1</w:t>
            </w:r>
          </w:p>
        </w:tc>
        <w:tc>
          <w:tcPr>
            <w:tcW w:w="521" w:type="pct"/>
          </w:tcPr>
          <w:p w14:paraId="2B333AAE" w14:textId="77777777" w:rsidR="002021F1" w:rsidRPr="00E60EBD" w:rsidRDefault="002021F1" w:rsidP="002021F1">
            <w:pPr>
              <w:spacing w:after="120"/>
              <w:rPr>
                <w:sz w:val="18"/>
                <w:szCs w:val="18"/>
              </w:rPr>
            </w:pPr>
            <w:r w:rsidRPr="00E60EBD">
              <w:rPr>
                <w:sz w:val="18"/>
                <w:szCs w:val="18"/>
              </w:rPr>
              <w:t>255</w:t>
            </w:r>
          </w:p>
        </w:tc>
        <w:tc>
          <w:tcPr>
            <w:tcW w:w="608" w:type="pct"/>
          </w:tcPr>
          <w:p w14:paraId="675EFF59" w14:textId="77777777" w:rsidR="002021F1" w:rsidRPr="00E60EBD" w:rsidRDefault="002021F1" w:rsidP="002021F1">
            <w:pPr>
              <w:spacing w:after="120"/>
              <w:rPr>
                <w:sz w:val="18"/>
                <w:szCs w:val="18"/>
              </w:rPr>
            </w:pPr>
            <w:r w:rsidRPr="00E60EBD">
              <w:rPr>
                <w:sz w:val="18"/>
                <w:szCs w:val="18"/>
              </w:rPr>
              <w:t>Text</w:t>
            </w:r>
          </w:p>
        </w:tc>
        <w:tc>
          <w:tcPr>
            <w:tcW w:w="1476" w:type="pct"/>
          </w:tcPr>
          <w:p w14:paraId="4276E6E1" w14:textId="77777777" w:rsidR="002021F1" w:rsidRPr="00E60EBD" w:rsidRDefault="002021F1" w:rsidP="002021F1">
            <w:pPr>
              <w:spacing w:after="120"/>
              <w:rPr>
                <w:sz w:val="18"/>
                <w:szCs w:val="18"/>
              </w:rPr>
            </w:pPr>
            <w:r w:rsidRPr="00E60EBD">
              <w:rPr>
                <w:sz w:val="18"/>
                <w:szCs w:val="18"/>
              </w:rPr>
              <w:t>ADJUSTMENTS</w:t>
            </w:r>
          </w:p>
        </w:tc>
        <w:tc>
          <w:tcPr>
            <w:tcW w:w="867" w:type="pct"/>
          </w:tcPr>
          <w:p w14:paraId="66840EA4" w14:textId="77777777" w:rsidR="002021F1" w:rsidRPr="001F6B61" w:rsidRDefault="002021F1" w:rsidP="002021F1">
            <w:pPr>
              <w:jc w:val="both"/>
              <w:rPr>
                <w:sz w:val="18"/>
                <w:szCs w:val="18"/>
              </w:rPr>
            </w:pPr>
          </w:p>
        </w:tc>
      </w:tr>
      <w:tr w:rsidR="002021F1" w:rsidRPr="005B4766" w14:paraId="153FBC79" w14:textId="77777777" w:rsidTr="002021F1">
        <w:tc>
          <w:tcPr>
            <w:tcW w:w="1094" w:type="pct"/>
          </w:tcPr>
          <w:p w14:paraId="782420C9" w14:textId="77777777" w:rsidR="002021F1" w:rsidRPr="00E60EBD" w:rsidRDefault="002021F1" w:rsidP="002021F1">
            <w:pPr>
              <w:spacing w:after="120"/>
              <w:rPr>
                <w:sz w:val="18"/>
                <w:szCs w:val="18"/>
              </w:rPr>
            </w:pPr>
            <w:r w:rsidRPr="00E60EBD">
              <w:rPr>
                <w:sz w:val="18"/>
                <w:szCs w:val="18"/>
              </w:rPr>
              <w:t>Adjustment Name</w:t>
            </w:r>
          </w:p>
        </w:tc>
        <w:tc>
          <w:tcPr>
            <w:tcW w:w="434" w:type="pct"/>
          </w:tcPr>
          <w:p w14:paraId="1D0AABBE" w14:textId="77777777" w:rsidR="002021F1" w:rsidRPr="00E60EBD" w:rsidRDefault="002021F1" w:rsidP="002021F1">
            <w:pPr>
              <w:spacing w:after="120"/>
              <w:rPr>
                <w:sz w:val="18"/>
                <w:szCs w:val="18"/>
              </w:rPr>
            </w:pPr>
            <w:r w:rsidRPr="00E60EBD">
              <w:rPr>
                <w:sz w:val="18"/>
                <w:szCs w:val="18"/>
              </w:rPr>
              <w:t>2</w:t>
            </w:r>
          </w:p>
        </w:tc>
        <w:tc>
          <w:tcPr>
            <w:tcW w:w="521" w:type="pct"/>
          </w:tcPr>
          <w:p w14:paraId="3D6B6114" w14:textId="77777777" w:rsidR="002021F1" w:rsidRPr="00E60EBD" w:rsidRDefault="002021F1" w:rsidP="002021F1">
            <w:pPr>
              <w:spacing w:after="120"/>
              <w:rPr>
                <w:sz w:val="18"/>
                <w:szCs w:val="18"/>
              </w:rPr>
            </w:pPr>
            <w:r w:rsidRPr="00E60EBD">
              <w:rPr>
                <w:sz w:val="18"/>
                <w:szCs w:val="18"/>
              </w:rPr>
              <w:t>40</w:t>
            </w:r>
          </w:p>
        </w:tc>
        <w:tc>
          <w:tcPr>
            <w:tcW w:w="608" w:type="pct"/>
          </w:tcPr>
          <w:p w14:paraId="5B7819ED" w14:textId="77777777" w:rsidR="002021F1" w:rsidRPr="00E60EBD" w:rsidRDefault="002021F1" w:rsidP="002021F1">
            <w:pPr>
              <w:spacing w:after="120"/>
              <w:rPr>
                <w:sz w:val="18"/>
                <w:szCs w:val="18"/>
              </w:rPr>
            </w:pPr>
            <w:r w:rsidRPr="00E60EBD">
              <w:rPr>
                <w:sz w:val="18"/>
                <w:szCs w:val="18"/>
              </w:rPr>
              <w:t>Text</w:t>
            </w:r>
          </w:p>
        </w:tc>
        <w:tc>
          <w:tcPr>
            <w:tcW w:w="1476" w:type="pct"/>
          </w:tcPr>
          <w:p w14:paraId="298774E3" w14:textId="77777777" w:rsidR="002021F1" w:rsidRPr="00E60EBD" w:rsidRDefault="002021F1" w:rsidP="002021F1">
            <w:pPr>
              <w:spacing w:after="120"/>
              <w:rPr>
                <w:sz w:val="18"/>
                <w:szCs w:val="18"/>
              </w:rPr>
            </w:pPr>
            <w:r w:rsidRPr="00E60EBD">
              <w:rPr>
                <w:sz w:val="18"/>
                <w:szCs w:val="18"/>
              </w:rPr>
              <w:t>e.g. SBS Charges</w:t>
            </w:r>
          </w:p>
        </w:tc>
        <w:tc>
          <w:tcPr>
            <w:tcW w:w="867" w:type="pct"/>
          </w:tcPr>
          <w:p w14:paraId="4C9BEF7F" w14:textId="77777777" w:rsidR="002021F1" w:rsidRPr="00AE5D83" w:rsidRDefault="002021F1" w:rsidP="002021F1">
            <w:pPr>
              <w:jc w:val="both"/>
              <w:rPr>
                <w:sz w:val="18"/>
                <w:szCs w:val="18"/>
              </w:rPr>
            </w:pPr>
          </w:p>
        </w:tc>
      </w:tr>
      <w:tr w:rsidR="002021F1" w:rsidRPr="005B4766" w14:paraId="1A22B83A" w14:textId="77777777" w:rsidTr="002021F1">
        <w:tc>
          <w:tcPr>
            <w:tcW w:w="1094" w:type="pct"/>
          </w:tcPr>
          <w:p w14:paraId="492E1F8F" w14:textId="77777777" w:rsidR="002021F1" w:rsidRPr="00E60EBD" w:rsidRDefault="002021F1" w:rsidP="002021F1">
            <w:pPr>
              <w:spacing w:after="120"/>
              <w:rPr>
                <w:sz w:val="18"/>
                <w:szCs w:val="18"/>
              </w:rPr>
            </w:pPr>
            <w:r w:rsidRPr="00E60EBD">
              <w:rPr>
                <w:sz w:val="18"/>
                <w:szCs w:val="18"/>
              </w:rPr>
              <w:t xml:space="preserve">*Product Tariff Name </w:t>
            </w:r>
          </w:p>
        </w:tc>
        <w:tc>
          <w:tcPr>
            <w:tcW w:w="434" w:type="pct"/>
          </w:tcPr>
          <w:p w14:paraId="097D943C" w14:textId="77777777" w:rsidR="002021F1" w:rsidRPr="00E60EBD" w:rsidRDefault="002021F1" w:rsidP="002021F1">
            <w:pPr>
              <w:spacing w:after="120"/>
              <w:rPr>
                <w:sz w:val="18"/>
                <w:szCs w:val="18"/>
              </w:rPr>
            </w:pPr>
            <w:r w:rsidRPr="00E60EBD">
              <w:rPr>
                <w:sz w:val="18"/>
                <w:szCs w:val="18"/>
              </w:rPr>
              <w:t>3</w:t>
            </w:r>
          </w:p>
        </w:tc>
        <w:tc>
          <w:tcPr>
            <w:tcW w:w="521" w:type="pct"/>
          </w:tcPr>
          <w:p w14:paraId="31AC68C3" w14:textId="77777777" w:rsidR="002021F1" w:rsidRPr="00E60EBD" w:rsidRDefault="002021F1" w:rsidP="002021F1">
            <w:pPr>
              <w:spacing w:after="120"/>
              <w:rPr>
                <w:sz w:val="18"/>
                <w:szCs w:val="18"/>
              </w:rPr>
            </w:pPr>
            <w:r w:rsidRPr="00E60EBD">
              <w:rPr>
                <w:sz w:val="18"/>
                <w:szCs w:val="18"/>
              </w:rPr>
              <w:t>40</w:t>
            </w:r>
          </w:p>
        </w:tc>
        <w:tc>
          <w:tcPr>
            <w:tcW w:w="608" w:type="pct"/>
          </w:tcPr>
          <w:p w14:paraId="3E3BC5B3" w14:textId="77777777" w:rsidR="002021F1" w:rsidRPr="00E60EBD" w:rsidRDefault="002021F1" w:rsidP="002021F1">
            <w:pPr>
              <w:spacing w:after="120"/>
              <w:rPr>
                <w:sz w:val="18"/>
                <w:szCs w:val="18"/>
              </w:rPr>
            </w:pPr>
            <w:r w:rsidRPr="00E60EBD">
              <w:rPr>
                <w:sz w:val="18"/>
                <w:szCs w:val="18"/>
              </w:rPr>
              <w:t>Text</w:t>
            </w:r>
          </w:p>
        </w:tc>
        <w:tc>
          <w:tcPr>
            <w:tcW w:w="1476" w:type="pct"/>
          </w:tcPr>
          <w:p w14:paraId="161C3B19"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5413E41B" w14:textId="77777777" w:rsidR="002021F1" w:rsidRPr="003C02DF" w:rsidRDefault="002021F1" w:rsidP="002021F1">
            <w:pPr>
              <w:jc w:val="both"/>
              <w:rPr>
                <w:sz w:val="18"/>
                <w:szCs w:val="18"/>
              </w:rPr>
            </w:pPr>
          </w:p>
        </w:tc>
      </w:tr>
      <w:tr w:rsidR="002021F1" w:rsidRPr="005B4766" w14:paraId="0CE9CC7D" w14:textId="77777777" w:rsidTr="002021F1">
        <w:tc>
          <w:tcPr>
            <w:tcW w:w="1094" w:type="pct"/>
          </w:tcPr>
          <w:p w14:paraId="4102496F" w14:textId="77777777" w:rsidR="002021F1" w:rsidRPr="00E60EBD" w:rsidRDefault="002021F1" w:rsidP="002021F1">
            <w:pPr>
              <w:spacing w:after="120"/>
              <w:rPr>
                <w:sz w:val="18"/>
                <w:szCs w:val="18"/>
              </w:rPr>
            </w:pPr>
            <w:r w:rsidRPr="00E60EBD">
              <w:rPr>
                <w:sz w:val="18"/>
                <w:szCs w:val="18"/>
              </w:rPr>
              <w:t>Adjustment free text field</w:t>
            </w:r>
          </w:p>
        </w:tc>
        <w:tc>
          <w:tcPr>
            <w:tcW w:w="434" w:type="pct"/>
          </w:tcPr>
          <w:p w14:paraId="0FC8024A" w14:textId="77777777" w:rsidR="002021F1" w:rsidRPr="00E60EBD" w:rsidRDefault="002021F1" w:rsidP="002021F1">
            <w:pPr>
              <w:spacing w:after="120"/>
              <w:rPr>
                <w:sz w:val="18"/>
                <w:szCs w:val="18"/>
              </w:rPr>
            </w:pPr>
            <w:r w:rsidRPr="00E60EBD">
              <w:rPr>
                <w:sz w:val="18"/>
                <w:szCs w:val="18"/>
              </w:rPr>
              <w:t>4</w:t>
            </w:r>
          </w:p>
        </w:tc>
        <w:tc>
          <w:tcPr>
            <w:tcW w:w="521" w:type="pct"/>
          </w:tcPr>
          <w:p w14:paraId="070C97FE" w14:textId="77777777" w:rsidR="002021F1" w:rsidRPr="00E60EBD" w:rsidRDefault="002021F1" w:rsidP="002021F1">
            <w:pPr>
              <w:spacing w:after="120"/>
              <w:rPr>
                <w:sz w:val="18"/>
                <w:szCs w:val="18"/>
              </w:rPr>
            </w:pPr>
            <w:r w:rsidRPr="00E60EBD">
              <w:rPr>
                <w:sz w:val="18"/>
                <w:szCs w:val="18"/>
              </w:rPr>
              <w:t>255</w:t>
            </w:r>
          </w:p>
        </w:tc>
        <w:tc>
          <w:tcPr>
            <w:tcW w:w="608" w:type="pct"/>
          </w:tcPr>
          <w:p w14:paraId="092FAD37" w14:textId="77777777" w:rsidR="002021F1" w:rsidRPr="00E60EBD" w:rsidRDefault="002021F1" w:rsidP="002021F1">
            <w:pPr>
              <w:spacing w:after="120"/>
              <w:rPr>
                <w:sz w:val="18"/>
                <w:szCs w:val="18"/>
              </w:rPr>
            </w:pPr>
            <w:r w:rsidRPr="00E60EBD">
              <w:rPr>
                <w:sz w:val="18"/>
                <w:szCs w:val="18"/>
              </w:rPr>
              <w:t>Text</w:t>
            </w:r>
          </w:p>
        </w:tc>
        <w:tc>
          <w:tcPr>
            <w:tcW w:w="1476" w:type="pct"/>
          </w:tcPr>
          <w:p w14:paraId="0514C477" w14:textId="77777777" w:rsidR="002021F1" w:rsidRPr="00E60EBD" w:rsidRDefault="002021F1" w:rsidP="002021F1">
            <w:pPr>
              <w:spacing w:after="120"/>
              <w:rPr>
                <w:sz w:val="18"/>
                <w:szCs w:val="18"/>
              </w:rPr>
            </w:pPr>
            <w:r w:rsidRPr="00E60EBD">
              <w:rPr>
                <w:sz w:val="18"/>
                <w:szCs w:val="18"/>
              </w:rPr>
              <w:t>e.g. OSBS12345673 Compensation</w:t>
            </w:r>
          </w:p>
        </w:tc>
        <w:tc>
          <w:tcPr>
            <w:tcW w:w="867" w:type="pct"/>
          </w:tcPr>
          <w:p w14:paraId="08C1C687" w14:textId="77777777" w:rsidR="002021F1" w:rsidRPr="003C02DF" w:rsidRDefault="002021F1" w:rsidP="002021F1">
            <w:pPr>
              <w:jc w:val="both"/>
              <w:rPr>
                <w:sz w:val="18"/>
                <w:szCs w:val="18"/>
              </w:rPr>
            </w:pPr>
          </w:p>
        </w:tc>
      </w:tr>
      <w:tr w:rsidR="002021F1" w:rsidRPr="005B4766" w14:paraId="3CFAD4AC" w14:textId="77777777" w:rsidTr="002021F1">
        <w:tc>
          <w:tcPr>
            <w:tcW w:w="1094" w:type="pct"/>
          </w:tcPr>
          <w:p w14:paraId="005687AB" w14:textId="77777777" w:rsidR="002021F1" w:rsidRPr="00E60EBD" w:rsidRDefault="002021F1" w:rsidP="002021F1">
            <w:pPr>
              <w:spacing w:after="120"/>
              <w:rPr>
                <w:sz w:val="18"/>
                <w:szCs w:val="18"/>
              </w:rPr>
            </w:pPr>
            <w:r w:rsidRPr="00E60EBD">
              <w:rPr>
                <w:sz w:val="18"/>
                <w:szCs w:val="18"/>
              </w:rPr>
              <w:t>*Charge Desc/Type</w:t>
            </w:r>
          </w:p>
        </w:tc>
        <w:tc>
          <w:tcPr>
            <w:tcW w:w="434" w:type="pct"/>
          </w:tcPr>
          <w:p w14:paraId="129F5DB3" w14:textId="77777777" w:rsidR="002021F1" w:rsidRPr="00E60EBD" w:rsidRDefault="002021F1" w:rsidP="002021F1">
            <w:pPr>
              <w:spacing w:after="120"/>
              <w:rPr>
                <w:sz w:val="18"/>
                <w:szCs w:val="18"/>
              </w:rPr>
            </w:pPr>
            <w:r w:rsidRPr="00E60EBD">
              <w:rPr>
                <w:sz w:val="18"/>
                <w:szCs w:val="18"/>
              </w:rPr>
              <w:t>5</w:t>
            </w:r>
          </w:p>
        </w:tc>
        <w:tc>
          <w:tcPr>
            <w:tcW w:w="521" w:type="pct"/>
          </w:tcPr>
          <w:p w14:paraId="06DA66D0" w14:textId="77777777" w:rsidR="002021F1" w:rsidRPr="00E60EBD" w:rsidRDefault="002021F1" w:rsidP="002021F1">
            <w:pPr>
              <w:spacing w:after="120"/>
              <w:rPr>
                <w:sz w:val="18"/>
                <w:szCs w:val="18"/>
              </w:rPr>
            </w:pPr>
            <w:r w:rsidRPr="00E60EBD">
              <w:rPr>
                <w:sz w:val="18"/>
                <w:szCs w:val="18"/>
              </w:rPr>
              <w:t>20</w:t>
            </w:r>
          </w:p>
        </w:tc>
        <w:tc>
          <w:tcPr>
            <w:tcW w:w="608" w:type="pct"/>
          </w:tcPr>
          <w:p w14:paraId="03A6DFB0" w14:textId="77777777" w:rsidR="002021F1" w:rsidRPr="00E60EBD" w:rsidRDefault="002021F1" w:rsidP="002021F1">
            <w:pPr>
              <w:spacing w:after="120"/>
              <w:rPr>
                <w:sz w:val="18"/>
                <w:szCs w:val="18"/>
              </w:rPr>
            </w:pPr>
            <w:r w:rsidRPr="00E60EBD">
              <w:rPr>
                <w:sz w:val="18"/>
                <w:szCs w:val="18"/>
              </w:rPr>
              <w:t>Text</w:t>
            </w:r>
          </w:p>
        </w:tc>
        <w:tc>
          <w:tcPr>
            <w:tcW w:w="1476" w:type="pct"/>
          </w:tcPr>
          <w:p w14:paraId="33E0095C"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34D3D0B7" w14:textId="77777777" w:rsidR="002021F1" w:rsidRPr="003C02DF" w:rsidRDefault="002021F1" w:rsidP="002021F1">
            <w:pPr>
              <w:jc w:val="both"/>
              <w:rPr>
                <w:sz w:val="18"/>
                <w:szCs w:val="18"/>
              </w:rPr>
            </w:pPr>
          </w:p>
        </w:tc>
      </w:tr>
      <w:tr w:rsidR="002021F1" w:rsidRPr="005B4766" w14:paraId="243B5B66" w14:textId="77777777" w:rsidTr="002021F1">
        <w:tc>
          <w:tcPr>
            <w:tcW w:w="1094" w:type="pct"/>
          </w:tcPr>
          <w:p w14:paraId="7DBD9C4D" w14:textId="77777777" w:rsidR="002021F1" w:rsidRPr="00E60EBD" w:rsidRDefault="002021F1" w:rsidP="002021F1">
            <w:pPr>
              <w:spacing w:after="120"/>
              <w:rPr>
                <w:sz w:val="18"/>
                <w:szCs w:val="18"/>
              </w:rPr>
            </w:pPr>
            <w:r w:rsidRPr="00E60EBD">
              <w:rPr>
                <w:sz w:val="18"/>
                <w:szCs w:val="18"/>
              </w:rPr>
              <w:t>*Charge Reason</w:t>
            </w:r>
          </w:p>
        </w:tc>
        <w:tc>
          <w:tcPr>
            <w:tcW w:w="434" w:type="pct"/>
          </w:tcPr>
          <w:p w14:paraId="6E2243A9" w14:textId="77777777" w:rsidR="002021F1" w:rsidRPr="00E60EBD" w:rsidRDefault="002021F1" w:rsidP="002021F1">
            <w:pPr>
              <w:spacing w:after="120"/>
              <w:rPr>
                <w:sz w:val="18"/>
                <w:szCs w:val="18"/>
              </w:rPr>
            </w:pPr>
            <w:r w:rsidRPr="00E60EBD">
              <w:rPr>
                <w:sz w:val="18"/>
                <w:szCs w:val="18"/>
              </w:rPr>
              <w:t>6</w:t>
            </w:r>
          </w:p>
        </w:tc>
        <w:tc>
          <w:tcPr>
            <w:tcW w:w="521" w:type="pct"/>
          </w:tcPr>
          <w:p w14:paraId="338A96D1" w14:textId="77777777" w:rsidR="002021F1" w:rsidRPr="00E60EBD" w:rsidRDefault="002021F1" w:rsidP="002021F1">
            <w:pPr>
              <w:spacing w:after="120"/>
              <w:rPr>
                <w:sz w:val="18"/>
                <w:szCs w:val="18"/>
              </w:rPr>
            </w:pPr>
            <w:r w:rsidRPr="00E60EBD">
              <w:rPr>
                <w:sz w:val="18"/>
                <w:szCs w:val="18"/>
              </w:rPr>
              <w:t>40</w:t>
            </w:r>
          </w:p>
        </w:tc>
        <w:tc>
          <w:tcPr>
            <w:tcW w:w="608" w:type="pct"/>
          </w:tcPr>
          <w:p w14:paraId="66C8A378" w14:textId="77777777" w:rsidR="002021F1" w:rsidRPr="00E60EBD" w:rsidRDefault="002021F1" w:rsidP="002021F1">
            <w:pPr>
              <w:spacing w:after="120"/>
              <w:rPr>
                <w:sz w:val="18"/>
                <w:szCs w:val="18"/>
              </w:rPr>
            </w:pPr>
            <w:r w:rsidRPr="00E60EBD">
              <w:rPr>
                <w:sz w:val="18"/>
                <w:szCs w:val="18"/>
              </w:rPr>
              <w:t>Text</w:t>
            </w:r>
          </w:p>
        </w:tc>
        <w:tc>
          <w:tcPr>
            <w:tcW w:w="1476" w:type="pct"/>
          </w:tcPr>
          <w:p w14:paraId="3A3420BD"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7CD8CCF2" w14:textId="77777777" w:rsidR="002021F1" w:rsidRPr="003C02DF" w:rsidRDefault="002021F1" w:rsidP="002021F1">
            <w:pPr>
              <w:jc w:val="both"/>
              <w:rPr>
                <w:sz w:val="18"/>
                <w:szCs w:val="18"/>
              </w:rPr>
            </w:pPr>
          </w:p>
        </w:tc>
      </w:tr>
      <w:tr w:rsidR="002021F1" w:rsidRPr="005B4766" w14:paraId="099CC3B7" w14:textId="77777777" w:rsidTr="002021F1">
        <w:tc>
          <w:tcPr>
            <w:tcW w:w="1094" w:type="pct"/>
          </w:tcPr>
          <w:p w14:paraId="142E18B9" w14:textId="77777777" w:rsidR="002021F1" w:rsidRPr="00E60EBD" w:rsidRDefault="002021F1" w:rsidP="002021F1">
            <w:pPr>
              <w:spacing w:after="120"/>
              <w:rPr>
                <w:sz w:val="18"/>
                <w:szCs w:val="18"/>
              </w:rPr>
            </w:pPr>
            <w:r w:rsidRPr="00E60EBD">
              <w:rPr>
                <w:sz w:val="18"/>
                <w:szCs w:val="18"/>
              </w:rPr>
              <w:t>Adjustment Date</w:t>
            </w:r>
          </w:p>
        </w:tc>
        <w:tc>
          <w:tcPr>
            <w:tcW w:w="434" w:type="pct"/>
          </w:tcPr>
          <w:p w14:paraId="47771B51" w14:textId="77777777" w:rsidR="002021F1" w:rsidRPr="00E60EBD" w:rsidRDefault="002021F1" w:rsidP="002021F1">
            <w:pPr>
              <w:spacing w:after="120"/>
              <w:rPr>
                <w:sz w:val="18"/>
                <w:szCs w:val="18"/>
              </w:rPr>
            </w:pPr>
            <w:r w:rsidRPr="00E60EBD">
              <w:rPr>
                <w:sz w:val="18"/>
                <w:szCs w:val="18"/>
              </w:rPr>
              <w:t>7</w:t>
            </w:r>
          </w:p>
        </w:tc>
        <w:tc>
          <w:tcPr>
            <w:tcW w:w="521" w:type="pct"/>
          </w:tcPr>
          <w:p w14:paraId="3F5FCF6A" w14:textId="77777777" w:rsidR="002021F1" w:rsidRPr="00E60EBD" w:rsidRDefault="002021F1" w:rsidP="002021F1">
            <w:pPr>
              <w:spacing w:after="120"/>
              <w:rPr>
                <w:sz w:val="18"/>
                <w:szCs w:val="18"/>
              </w:rPr>
            </w:pPr>
            <w:r w:rsidRPr="00E60EBD">
              <w:rPr>
                <w:sz w:val="18"/>
                <w:szCs w:val="18"/>
              </w:rPr>
              <w:t>DATE</w:t>
            </w:r>
          </w:p>
        </w:tc>
        <w:tc>
          <w:tcPr>
            <w:tcW w:w="608" w:type="pct"/>
          </w:tcPr>
          <w:p w14:paraId="59A4D8F1" w14:textId="77777777" w:rsidR="002021F1" w:rsidRPr="00E60EBD" w:rsidRDefault="002021F1" w:rsidP="002021F1">
            <w:pPr>
              <w:spacing w:after="120"/>
              <w:rPr>
                <w:sz w:val="18"/>
                <w:szCs w:val="18"/>
              </w:rPr>
            </w:pPr>
            <w:r w:rsidRPr="00E60EBD">
              <w:rPr>
                <w:sz w:val="18"/>
                <w:szCs w:val="18"/>
              </w:rPr>
              <w:t>YYYYMMDD</w:t>
            </w:r>
          </w:p>
        </w:tc>
        <w:tc>
          <w:tcPr>
            <w:tcW w:w="1476" w:type="pct"/>
          </w:tcPr>
          <w:p w14:paraId="242381AD" w14:textId="77777777" w:rsidR="002021F1" w:rsidRPr="00E60EBD" w:rsidRDefault="002021F1" w:rsidP="002021F1">
            <w:pPr>
              <w:spacing w:after="120"/>
              <w:rPr>
                <w:sz w:val="18"/>
                <w:szCs w:val="18"/>
              </w:rPr>
            </w:pPr>
            <w:r w:rsidRPr="00E60EBD">
              <w:rPr>
                <w:sz w:val="18"/>
                <w:szCs w:val="18"/>
              </w:rPr>
              <w:t>e.g. 20090101</w:t>
            </w:r>
          </w:p>
        </w:tc>
        <w:tc>
          <w:tcPr>
            <w:tcW w:w="867" w:type="pct"/>
          </w:tcPr>
          <w:p w14:paraId="01328173" w14:textId="77777777" w:rsidR="002021F1" w:rsidRPr="003C02DF" w:rsidRDefault="002021F1" w:rsidP="002021F1">
            <w:pPr>
              <w:jc w:val="both"/>
              <w:rPr>
                <w:sz w:val="18"/>
                <w:szCs w:val="18"/>
              </w:rPr>
            </w:pPr>
          </w:p>
        </w:tc>
      </w:tr>
      <w:tr w:rsidR="002021F1" w:rsidRPr="005B4766" w14:paraId="7E44D029" w14:textId="77777777" w:rsidTr="002021F1">
        <w:tc>
          <w:tcPr>
            <w:tcW w:w="1094" w:type="pct"/>
          </w:tcPr>
          <w:p w14:paraId="5E0CFA07" w14:textId="77777777" w:rsidR="002021F1" w:rsidRPr="00E60EBD" w:rsidRDefault="002021F1" w:rsidP="002021F1">
            <w:pPr>
              <w:spacing w:after="120"/>
              <w:rPr>
                <w:sz w:val="18"/>
                <w:szCs w:val="18"/>
              </w:rPr>
            </w:pPr>
            <w:r w:rsidRPr="00E60EBD">
              <w:rPr>
                <w:sz w:val="18"/>
                <w:szCs w:val="18"/>
              </w:rPr>
              <w:t>*End Date</w:t>
            </w:r>
          </w:p>
        </w:tc>
        <w:tc>
          <w:tcPr>
            <w:tcW w:w="434" w:type="pct"/>
          </w:tcPr>
          <w:p w14:paraId="32E0CCE0" w14:textId="77777777" w:rsidR="002021F1" w:rsidRPr="00E60EBD" w:rsidRDefault="002021F1" w:rsidP="002021F1">
            <w:pPr>
              <w:spacing w:after="120"/>
              <w:rPr>
                <w:sz w:val="18"/>
                <w:szCs w:val="18"/>
              </w:rPr>
            </w:pPr>
            <w:r w:rsidRPr="00E60EBD">
              <w:rPr>
                <w:sz w:val="18"/>
                <w:szCs w:val="18"/>
              </w:rPr>
              <w:t>8</w:t>
            </w:r>
          </w:p>
        </w:tc>
        <w:tc>
          <w:tcPr>
            <w:tcW w:w="521" w:type="pct"/>
          </w:tcPr>
          <w:p w14:paraId="752085F0" w14:textId="77777777" w:rsidR="002021F1" w:rsidRPr="00E60EBD" w:rsidRDefault="002021F1" w:rsidP="002021F1">
            <w:pPr>
              <w:spacing w:after="120"/>
              <w:rPr>
                <w:sz w:val="18"/>
                <w:szCs w:val="18"/>
              </w:rPr>
            </w:pPr>
            <w:r w:rsidRPr="00E60EBD">
              <w:rPr>
                <w:sz w:val="18"/>
                <w:szCs w:val="18"/>
              </w:rPr>
              <w:t>DATE</w:t>
            </w:r>
          </w:p>
        </w:tc>
        <w:tc>
          <w:tcPr>
            <w:tcW w:w="608" w:type="pct"/>
          </w:tcPr>
          <w:p w14:paraId="7BBF3CD9" w14:textId="77777777" w:rsidR="002021F1" w:rsidRPr="00E60EBD" w:rsidRDefault="002021F1" w:rsidP="002021F1">
            <w:pPr>
              <w:spacing w:after="120"/>
              <w:rPr>
                <w:sz w:val="18"/>
                <w:szCs w:val="18"/>
              </w:rPr>
            </w:pPr>
            <w:r w:rsidRPr="00E60EBD">
              <w:rPr>
                <w:sz w:val="18"/>
                <w:szCs w:val="18"/>
              </w:rPr>
              <w:t>YYYYMMDD</w:t>
            </w:r>
          </w:p>
        </w:tc>
        <w:tc>
          <w:tcPr>
            <w:tcW w:w="1476" w:type="pct"/>
          </w:tcPr>
          <w:p w14:paraId="728E49FD"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57B9642C" w14:textId="77777777" w:rsidR="002021F1" w:rsidRPr="003C02DF" w:rsidRDefault="002021F1" w:rsidP="002021F1">
            <w:pPr>
              <w:jc w:val="both"/>
              <w:rPr>
                <w:sz w:val="18"/>
                <w:szCs w:val="18"/>
              </w:rPr>
            </w:pPr>
          </w:p>
        </w:tc>
      </w:tr>
      <w:tr w:rsidR="002021F1" w:rsidRPr="005B4766" w14:paraId="1993BC1B" w14:textId="77777777" w:rsidTr="002021F1">
        <w:tc>
          <w:tcPr>
            <w:tcW w:w="1094" w:type="pct"/>
          </w:tcPr>
          <w:p w14:paraId="30F2AF7A" w14:textId="77777777" w:rsidR="002021F1" w:rsidRPr="00E60EBD" w:rsidRDefault="002021F1" w:rsidP="002021F1">
            <w:pPr>
              <w:spacing w:after="120"/>
              <w:rPr>
                <w:sz w:val="18"/>
                <w:szCs w:val="18"/>
              </w:rPr>
            </w:pPr>
            <w:r w:rsidRPr="00E60EBD">
              <w:rPr>
                <w:sz w:val="18"/>
                <w:szCs w:val="18"/>
              </w:rPr>
              <w:t>*Address Line 1</w:t>
            </w:r>
          </w:p>
        </w:tc>
        <w:tc>
          <w:tcPr>
            <w:tcW w:w="434" w:type="pct"/>
          </w:tcPr>
          <w:p w14:paraId="6942BB73" w14:textId="77777777" w:rsidR="002021F1" w:rsidRPr="00E60EBD" w:rsidRDefault="002021F1" w:rsidP="002021F1">
            <w:pPr>
              <w:spacing w:after="120"/>
              <w:rPr>
                <w:sz w:val="18"/>
                <w:szCs w:val="18"/>
              </w:rPr>
            </w:pPr>
            <w:r w:rsidRPr="00E60EBD">
              <w:rPr>
                <w:sz w:val="18"/>
                <w:szCs w:val="18"/>
              </w:rPr>
              <w:t>9</w:t>
            </w:r>
          </w:p>
        </w:tc>
        <w:tc>
          <w:tcPr>
            <w:tcW w:w="521" w:type="pct"/>
          </w:tcPr>
          <w:p w14:paraId="401E2CB4" w14:textId="77777777" w:rsidR="002021F1" w:rsidRPr="00E60EBD" w:rsidRDefault="002021F1" w:rsidP="002021F1">
            <w:pPr>
              <w:spacing w:after="120"/>
              <w:rPr>
                <w:sz w:val="18"/>
                <w:szCs w:val="18"/>
              </w:rPr>
            </w:pPr>
            <w:r w:rsidRPr="00E60EBD">
              <w:rPr>
                <w:sz w:val="18"/>
                <w:szCs w:val="18"/>
              </w:rPr>
              <w:t>80</w:t>
            </w:r>
          </w:p>
        </w:tc>
        <w:tc>
          <w:tcPr>
            <w:tcW w:w="608" w:type="pct"/>
          </w:tcPr>
          <w:p w14:paraId="60A5CDE1" w14:textId="77777777" w:rsidR="002021F1" w:rsidRPr="00E60EBD" w:rsidRDefault="002021F1" w:rsidP="002021F1">
            <w:pPr>
              <w:spacing w:after="120"/>
              <w:rPr>
                <w:sz w:val="18"/>
                <w:szCs w:val="18"/>
              </w:rPr>
            </w:pPr>
            <w:r w:rsidRPr="00E60EBD">
              <w:rPr>
                <w:sz w:val="18"/>
                <w:szCs w:val="18"/>
              </w:rPr>
              <w:t>Text</w:t>
            </w:r>
          </w:p>
        </w:tc>
        <w:tc>
          <w:tcPr>
            <w:tcW w:w="1476" w:type="pct"/>
          </w:tcPr>
          <w:p w14:paraId="53D81E6F"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25145F2B" w14:textId="77777777" w:rsidR="002021F1" w:rsidRPr="003C02DF" w:rsidRDefault="002021F1" w:rsidP="002021F1">
            <w:pPr>
              <w:jc w:val="both"/>
              <w:rPr>
                <w:sz w:val="18"/>
                <w:szCs w:val="18"/>
              </w:rPr>
            </w:pPr>
          </w:p>
        </w:tc>
      </w:tr>
      <w:tr w:rsidR="002021F1" w:rsidRPr="005B4766" w14:paraId="5AC608ED" w14:textId="77777777" w:rsidTr="002021F1">
        <w:tc>
          <w:tcPr>
            <w:tcW w:w="1094" w:type="pct"/>
          </w:tcPr>
          <w:p w14:paraId="53A41639" w14:textId="77777777" w:rsidR="002021F1" w:rsidRPr="00E60EBD" w:rsidRDefault="002021F1" w:rsidP="002021F1">
            <w:pPr>
              <w:spacing w:after="120"/>
              <w:rPr>
                <w:sz w:val="18"/>
                <w:szCs w:val="18"/>
              </w:rPr>
            </w:pPr>
            <w:r w:rsidRPr="00E60EBD">
              <w:rPr>
                <w:sz w:val="18"/>
                <w:szCs w:val="18"/>
              </w:rPr>
              <w:t>*Post Code</w:t>
            </w:r>
          </w:p>
        </w:tc>
        <w:tc>
          <w:tcPr>
            <w:tcW w:w="434" w:type="pct"/>
          </w:tcPr>
          <w:p w14:paraId="58F56E4F" w14:textId="77777777" w:rsidR="002021F1" w:rsidRPr="00E60EBD" w:rsidRDefault="002021F1" w:rsidP="002021F1">
            <w:pPr>
              <w:spacing w:after="120"/>
              <w:rPr>
                <w:sz w:val="18"/>
                <w:szCs w:val="18"/>
              </w:rPr>
            </w:pPr>
            <w:r w:rsidRPr="00E60EBD">
              <w:rPr>
                <w:sz w:val="18"/>
                <w:szCs w:val="18"/>
              </w:rPr>
              <w:t>10</w:t>
            </w:r>
          </w:p>
        </w:tc>
        <w:tc>
          <w:tcPr>
            <w:tcW w:w="521" w:type="pct"/>
          </w:tcPr>
          <w:p w14:paraId="5A95B23A" w14:textId="77777777" w:rsidR="002021F1" w:rsidRPr="00E60EBD" w:rsidRDefault="002021F1" w:rsidP="002021F1">
            <w:pPr>
              <w:spacing w:after="120"/>
              <w:rPr>
                <w:sz w:val="18"/>
                <w:szCs w:val="18"/>
              </w:rPr>
            </w:pPr>
            <w:r w:rsidRPr="00E60EBD">
              <w:rPr>
                <w:sz w:val="18"/>
                <w:szCs w:val="18"/>
              </w:rPr>
              <w:t>16</w:t>
            </w:r>
          </w:p>
        </w:tc>
        <w:tc>
          <w:tcPr>
            <w:tcW w:w="608" w:type="pct"/>
          </w:tcPr>
          <w:p w14:paraId="3BE339A1" w14:textId="77777777" w:rsidR="002021F1" w:rsidRPr="00E60EBD" w:rsidRDefault="002021F1" w:rsidP="002021F1">
            <w:pPr>
              <w:spacing w:after="120"/>
              <w:rPr>
                <w:sz w:val="18"/>
                <w:szCs w:val="18"/>
              </w:rPr>
            </w:pPr>
            <w:r w:rsidRPr="00E60EBD">
              <w:rPr>
                <w:sz w:val="18"/>
                <w:szCs w:val="18"/>
              </w:rPr>
              <w:t>Text</w:t>
            </w:r>
          </w:p>
        </w:tc>
        <w:tc>
          <w:tcPr>
            <w:tcW w:w="1476" w:type="pct"/>
          </w:tcPr>
          <w:p w14:paraId="1726B82C"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43742BED" w14:textId="77777777" w:rsidR="002021F1" w:rsidRPr="003C02DF" w:rsidRDefault="002021F1" w:rsidP="002021F1">
            <w:pPr>
              <w:jc w:val="both"/>
              <w:rPr>
                <w:sz w:val="18"/>
                <w:szCs w:val="18"/>
              </w:rPr>
            </w:pPr>
          </w:p>
        </w:tc>
      </w:tr>
      <w:tr w:rsidR="002021F1" w:rsidRPr="005B4766" w14:paraId="3DA8E829" w14:textId="77777777" w:rsidTr="002021F1">
        <w:tc>
          <w:tcPr>
            <w:tcW w:w="1094" w:type="pct"/>
          </w:tcPr>
          <w:p w14:paraId="7A51402A" w14:textId="77777777" w:rsidR="002021F1" w:rsidRPr="00E60EBD" w:rsidRDefault="002021F1" w:rsidP="002021F1">
            <w:pPr>
              <w:spacing w:after="120"/>
              <w:rPr>
                <w:sz w:val="18"/>
                <w:szCs w:val="18"/>
              </w:rPr>
            </w:pPr>
            <w:r w:rsidRPr="00E60EBD">
              <w:rPr>
                <w:sz w:val="18"/>
                <w:szCs w:val="18"/>
              </w:rPr>
              <w:t>*CSS/</w:t>
            </w:r>
            <w:r w:rsidR="00A26F4E">
              <w:rPr>
                <w:sz w:val="18"/>
                <w:szCs w:val="18"/>
              </w:rPr>
              <w:t>Siebel</w:t>
            </w:r>
            <w:r w:rsidRPr="00E60EBD">
              <w:rPr>
                <w:sz w:val="18"/>
                <w:szCs w:val="18"/>
              </w:rPr>
              <w:t xml:space="preserve"> Job No</w:t>
            </w:r>
          </w:p>
        </w:tc>
        <w:tc>
          <w:tcPr>
            <w:tcW w:w="434" w:type="pct"/>
          </w:tcPr>
          <w:p w14:paraId="1A1783D2" w14:textId="77777777" w:rsidR="002021F1" w:rsidRPr="00E60EBD" w:rsidRDefault="002021F1" w:rsidP="002021F1">
            <w:pPr>
              <w:spacing w:after="120"/>
              <w:rPr>
                <w:sz w:val="18"/>
                <w:szCs w:val="18"/>
              </w:rPr>
            </w:pPr>
            <w:r w:rsidRPr="00E60EBD">
              <w:rPr>
                <w:sz w:val="18"/>
                <w:szCs w:val="18"/>
              </w:rPr>
              <w:t>11</w:t>
            </w:r>
          </w:p>
        </w:tc>
        <w:tc>
          <w:tcPr>
            <w:tcW w:w="521" w:type="pct"/>
          </w:tcPr>
          <w:p w14:paraId="1328CCCF" w14:textId="77777777" w:rsidR="002021F1" w:rsidRPr="00E60EBD" w:rsidRDefault="002021F1" w:rsidP="002021F1">
            <w:pPr>
              <w:spacing w:after="120"/>
              <w:rPr>
                <w:sz w:val="18"/>
                <w:szCs w:val="18"/>
              </w:rPr>
            </w:pPr>
            <w:r w:rsidRPr="00E60EBD">
              <w:rPr>
                <w:sz w:val="18"/>
                <w:szCs w:val="18"/>
              </w:rPr>
              <w:t>20</w:t>
            </w:r>
          </w:p>
        </w:tc>
        <w:tc>
          <w:tcPr>
            <w:tcW w:w="608" w:type="pct"/>
          </w:tcPr>
          <w:p w14:paraId="1F45D98C" w14:textId="77777777" w:rsidR="002021F1" w:rsidRPr="00E60EBD" w:rsidRDefault="002021F1" w:rsidP="002021F1">
            <w:pPr>
              <w:spacing w:after="120"/>
              <w:rPr>
                <w:sz w:val="18"/>
                <w:szCs w:val="18"/>
              </w:rPr>
            </w:pPr>
            <w:r w:rsidRPr="00E60EBD">
              <w:rPr>
                <w:sz w:val="18"/>
                <w:szCs w:val="18"/>
              </w:rPr>
              <w:t>Text</w:t>
            </w:r>
          </w:p>
        </w:tc>
        <w:tc>
          <w:tcPr>
            <w:tcW w:w="1476" w:type="pct"/>
          </w:tcPr>
          <w:p w14:paraId="55B79A1D"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7FA02498" w14:textId="77777777" w:rsidR="002021F1" w:rsidRPr="003C02DF" w:rsidRDefault="002021F1" w:rsidP="002021F1">
            <w:pPr>
              <w:jc w:val="both"/>
              <w:rPr>
                <w:sz w:val="18"/>
                <w:szCs w:val="18"/>
              </w:rPr>
            </w:pPr>
          </w:p>
        </w:tc>
      </w:tr>
      <w:tr w:rsidR="002021F1" w:rsidRPr="005B4766" w14:paraId="4B90D071" w14:textId="77777777" w:rsidTr="002021F1">
        <w:tc>
          <w:tcPr>
            <w:tcW w:w="1094" w:type="pct"/>
          </w:tcPr>
          <w:p w14:paraId="13DF3A00" w14:textId="77777777" w:rsidR="002021F1" w:rsidRPr="00E60EBD" w:rsidRDefault="002021F1" w:rsidP="002021F1">
            <w:pPr>
              <w:spacing w:after="120"/>
              <w:rPr>
                <w:sz w:val="18"/>
                <w:szCs w:val="18"/>
              </w:rPr>
            </w:pPr>
            <w:r w:rsidRPr="00E60EBD">
              <w:rPr>
                <w:sz w:val="18"/>
                <w:szCs w:val="18"/>
              </w:rPr>
              <w:t>*Cust/SP Order No/Fault No.1</w:t>
            </w:r>
          </w:p>
        </w:tc>
        <w:tc>
          <w:tcPr>
            <w:tcW w:w="434" w:type="pct"/>
          </w:tcPr>
          <w:p w14:paraId="75C0C1F3" w14:textId="77777777" w:rsidR="002021F1" w:rsidRPr="00E60EBD" w:rsidRDefault="002021F1" w:rsidP="002021F1">
            <w:pPr>
              <w:spacing w:after="120"/>
              <w:rPr>
                <w:sz w:val="18"/>
                <w:szCs w:val="18"/>
              </w:rPr>
            </w:pPr>
            <w:r w:rsidRPr="00E60EBD">
              <w:rPr>
                <w:sz w:val="18"/>
                <w:szCs w:val="18"/>
              </w:rPr>
              <w:t>12</w:t>
            </w:r>
          </w:p>
        </w:tc>
        <w:tc>
          <w:tcPr>
            <w:tcW w:w="521" w:type="pct"/>
          </w:tcPr>
          <w:p w14:paraId="7EDD9111" w14:textId="77777777" w:rsidR="002021F1" w:rsidRPr="00E60EBD" w:rsidRDefault="002021F1" w:rsidP="002021F1">
            <w:pPr>
              <w:spacing w:after="120"/>
              <w:rPr>
                <w:sz w:val="18"/>
                <w:szCs w:val="18"/>
              </w:rPr>
            </w:pPr>
            <w:r w:rsidRPr="00E60EBD">
              <w:rPr>
                <w:sz w:val="18"/>
                <w:szCs w:val="18"/>
              </w:rPr>
              <w:t>20</w:t>
            </w:r>
          </w:p>
        </w:tc>
        <w:tc>
          <w:tcPr>
            <w:tcW w:w="608" w:type="pct"/>
          </w:tcPr>
          <w:p w14:paraId="15133AE1" w14:textId="77777777" w:rsidR="002021F1" w:rsidRPr="00E60EBD" w:rsidRDefault="002021F1" w:rsidP="002021F1">
            <w:pPr>
              <w:spacing w:after="120"/>
              <w:rPr>
                <w:sz w:val="18"/>
                <w:szCs w:val="18"/>
              </w:rPr>
            </w:pPr>
            <w:r w:rsidRPr="00E60EBD">
              <w:rPr>
                <w:sz w:val="18"/>
                <w:szCs w:val="18"/>
              </w:rPr>
              <w:t>Text</w:t>
            </w:r>
          </w:p>
        </w:tc>
        <w:tc>
          <w:tcPr>
            <w:tcW w:w="1476" w:type="pct"/>
          </w:tcPr>
          <w:p w14:paraId="1DC68D67"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652B5CB7" w14:textId="77777777" w:rsidR="002021F1" w:rsidRPr="003C02DF" w:rsidRDefault="002021F1" w:rsidP="002021F1">
            <w:pPr>
              <w:jc w:val="both"/>
              <w:rPr>
                <w:sz w:val="18"/>
                <w:szCs w:val="18"/>
              </w:rPr>
            </w:pPr>
          </w:p>
        </w:tc>
      </w:tr>
      <w:tr w:rsidR="002021F1" w:rsidRPr="005B4766" w14:paraId="5D73A738" w14:textId="77777777" w:rsidTr="002021F1">
        <w:tc>
          <w:tcPr>
            <w:tcW w:w="1094" w:type="pct"/>
          </w:tcPr>
          <w:p w14:paraId="0D99517A" w14:textId="77777777" w:rsidR="002021F1" w:rsidRPr="00E60EBD" w:rsidRDefault="002021F1" w:rsidP="002021F1">
            <w:pPr>
              <w:spacing w:after="120"/>
              <w:rPr>
                <w:sz w:val="18"/>
                <w:szCs w:val="18"/>
              </w:rPr>
            </w:pPr>
            <w:r w:rsidRPr="00E60EBD">
              <w:rPr>
                <w:sz w:val="18"/>
                <w:szCs w:val="18"/>
              </w:rPr>
              <w:t>*Cust/SP Order No/Fault No.2</w:t>
            </w:r>
          </w:p>
        </w:tc>
        <w:tc>
          <w:tcPr>
            <w:tcW w:w="434" w:type="pct"/>
          </w:tcPr>
          <w:p w14:paraId="4DD7614D" w14:textId="77777777" w:rsidR="002021F1" w:rsidRPr="00E60EBD" w:rsidRDefault="002021F1" w:rsidP="002021F1">
            <w:pPr>
              <w:spacing w:after="120"/>
              <w:rPr>
                <w:sz w:val="18"/>
                <w:szCs w:val="18"/>
              </w:rPr>
            </w:pPr>
            <w:r w:rsidRPr="00E60EBD">
              <w:rPr>
                <w:sz w:val="18"/>
                <w:szCs w:val="18"/>
              </w:rPr>
              <w:t>13</w:t>
            </w:r>
          </w:p>
        </w:tc>
        <w:tc>
          <w:tcPr>
            <w:tcW w:w="521" w:type="pct"/>
          </w:tcPr>
          <w:p w14:paraId="5ABCB8B6" w14:textId="77777777" w:rsidR="002021F1" w:rsidRPr="00E60EBD" w:rsidRDefault="002021F1" w:rsidP="002021F1">
            <w:pPr>
              <w:spacing w:after="120"/>
              <w:rPr>
                <w:sz w:val="18"/>
                <w:szCs w:val="18"/>
              </w:rPr>
            </w:pPr>
            <w:r w:rsidRPr="00E60EBD">
              <w:rPr>
                <w:sz w:val="18"/>
                <w:szCs w:val="18"/>
              </w:rPr>
              <w:t>20</w:t>
            </w:r>
          </w:p>
        </w:tc>
        <w:tc>
          <w:tcPr>
            <w:tcW w:w="608" w:type="pct"/>
          </w:tcPr>
          <w:p w14:paraId="150713FB" w14:textId="77777777" w:rsidR="002021F1" w:rsidRPr="00E60EBD" w:rsidRDefault="002021F1" w:rsidP="002021F1">
            <w:pPr>
              <w:spacing w:after="120"/>
              <w:rPr>
                <w:sz w:val="18"/>
                <w:szCs w:val="18"/>
              </w:rPr>
            </w:pPr>
            <w:r w:rsidRPr="00E60EBD">
              <w:rPr>
                <w:sz w:val="18"/>
                <w:szCs w:val="18"/>
              </w:rPr>
              <w:t>Text</w:t>
            </w:r>
          </w:p>
        </w:tc>
        <w:tc>
          <w:tcPr>
            <w:tcW w:w="1476" w:type="pct"/>
          </w:tcPr>
          <w:p w14:paraId="4B96534F"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6106D058" w14:textId="77777777" w:rsidR="002021F1" w:rsidRPr="003C02DF" w:rsidRDefault="002021F1" w:rsidP="002021F1">
            <w:pPr>
              <w:jc w:val="both"/>
              <w:rPr>
                <w:sz w:val="18"/>
                <w:szCs w:val="18"/>
              </w:rPr>
            </w:pPr>
          </w:p>
        </w:tc>
      </w:tr>
      <w:tr w:rsidR="002021F1" w:rsidRPr="005B4766" w14:paraId="3EA4E5E6" w14:textId="77777777" w:rsidTr="002021F1">
        <w:tc>
          <w:tcPr>
            <w:tcW w:w="1094" w:type="pct"/>
          </w:tcPr>
          <w:p w14:paraId="38E2F4B9" w14:textId="77777777" w:rsidR="002021F1" w:rsidRPr="00E60EBD" w:rsidRDefault="002021F1" w:rsidP="002021F1">
            <w:pPr>
              <w:spacing w:after="120"/>
              <w:rPr>
                <w:sz w:val="18"/>
                <w:szCs w:val="18"/>
              </w:rPr>
            </w:pPr>
            <w:r w:rsidRPr="00E60EBD">
              <w:rPr>
                <w:sz w:val="18"/>
                <w:szCs w:val="18"/>
              </w:rPr>
              <w:t>*Quantity/HDFP air count</w:t>
            </w:r>
          </w:p>
        </w:tc>
        <w:tc>
          <w:tcPr>
            <w:tcW w:w="434" w:type="pct"/>
          </w:tcPr>
          <w:p w14:paraId="75D32DD4" w14:textId="77777777" w:rsidR="002021F1" w:rsidRPr="00E60EBD" w:rsidRDefault="002021F1" w:rsidP="002021F1">
            <w:pPr>
              <w:spacing w:after="120"/>
              <w:rPr>
                <w:sz w:val="18"/>
                <w:szCs w:val="18"/>
              </w:rPr>
            </w:pPr>
            <w:r w:rsidRPr="00E60EBD">
              <w:rPr>
                <w:sz w:val="18"/>
                <w:szCs w:val="18"/>
              </w:rPr>
              <w:t>14</w:t>
            </w:r>
          </w:p>
        </w:tc>
        <w:tc>
          <w:tcPr>
            <w:tcW w:w="521" w:type="pct"/>
          </w:tcPr>
          <w:p w14:paraId="419208F0" w14:textId="77777777" w:rsidR="002021F1" w:rsidRPr="00E60EBD" w:rsidRDefault="002021F1" w:rsidP="002021F1">
            <w:pPr>
              <w:spacing w:after="120"/>
              <w:rPr>
                <w:sz w:val="18"/>
                <w:szCs w:val="18"/>
              </w:rPr>
            </w:pPr>
            <w:r w:rsidRPr="00E60EBD">
              <w:rPr>
                <w:sz w:val="18"/>
                <w:szCs w:val="18"/>
              </w:rPr>
              <w:t>9</w:t>
            </w:r>
          </w:p>
        </w:tc>
        <w:tc>
          <w:tcPr>
            <w:tcW w:w="608" w:type="pct"/>
          </w:tcPr>
          <w:p w14:paraId="1A6DC0D2" w14:textId="77777777" w:rsidR="002021F1" w:rsidRPr="00E60EBD" w:rsidRDefault="002021F1" w:rsidP="002021F1">
            <w:pPr>
              <w:spacing w:after="120"/>
              <w:rPr>
                <w:sz w:val="18"/>
                <w:szCs w:val="18"/>
              </w:rPr>
            </w:pPr>
            <w:r w:rsidRPr="00E60EBD">
              <w:rPr>
                <w:sz w:val="18"/>
                <w:szCs w:val="18"/>
              </w:rPr>
              <w:t>Num</w:t>
            </w:r>
          </w:p>
        </w:tc>
        <w:tc>
          <w:tcPr>
            <w:tcW w:w="1476" w:type="pct"/>
          </w:tcPr>
          <w:p w14:paraId="7F8B05C3"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13690300" w14:textId="77777777" w:rsidR="002021F1" w:rsidRPr="003C02DF" w:rsidRDefault="002021F1" w:rsidP="002021F1">
            <w:pPr>
              <w:jc w:val="both"/>
              <w:rPr>
                <w:sz w:val="18"/>
                <w:szCs w:val="18"/>
              </w:rPr>
            </w:pPr>
          </w:p>
        </w:tc>
      </w:tr>
      <w:tr w:rsidR="002021F1" w:rsidRPr="005B4766" w14:paraId="6F59A958" w14:textId="77777777" w:rsidTr="002021F1">
        <w:tc>
          <w:tcPr>
            <w:tcW w:w="1094" w:type="pct"/>
          </w:tcPr>
          <w:p w14:paraId="57148CA8" w14:textId="77777777" w:rsidR="002021F1" w:rsidRPr="00E60EBD" w:rsidRDefault="002021F1" w:rsidP="002021F1">
            <w:pPr>
              <w:spacing w:after="120"/>
              <w:rPr>
                <w:sz w:val="18"/>
                <w:szCs w:val="18"/>
              </w:rPr>
            </w:pPr>
            <w:r w:rsidRPr="00E60EBD">
              <w:rPr>
                <w:sz w:val="18"/>
                <w:szCs w:val="18"/>
              </w:rPr>
              <w:t>*Units</w:t>
            </w:r>
          </w:p>
        </w:tc>
        <w:tc>
          <w:tcPr>
            <w:tcW w:w="434" w:type="pct"/>
          </w:tcPr>
          <w:p w14:paraId="4A64FCA5" w14:textId="77777777" w:rsidR="002021F1" w:rsidRPr="00E60EBD" w:rsidRDefault="002021F1" w:rsidP="002021F1">
            <w:pPr>
              <w:spacing w:after="120"/>
              <w:rPr>
                <w:sz w:val="18"/>
                <w:szCs w:val="18"/>
              </w:rPr>
            </w:pPr>
            <w:r w:rsidRPr="00E60EBD">
              <w:rPr>
                <w:sz w:val="18"/>
                <w:szCs w:val="18"/>
              </w:rPr>
              <w:t>15</w:t>
            </w:r>
          </w:p>
        </w:tc>
        <w:tc>
          <w:tcPr>
            <w:tcW w:w="521" w:type="pct"/>
          </w:tcPr>
          <w:p w14:paraId="1F3D2A33" w14:textId="77777777" w:rsidR="002021F1" w:rsidRPr="00E60EBD" w:rsidRDefault="002021F1" w:rsidP="002021F1">
            <w:pPr>
              <w:spacing w:after="120"/>
              <w:rPr>
                <w:sz w:val="18"/>
                <w:szCs w:val="18"/>
              </w:rPr>
            </w:pPr>
            <w:r w:rsidRPr="00E60EBD">
              <w:rPr>
                <w:sz w:val="18"/>
                <w:szCs w:val="18"/>
              </w:rPr>
              <w:t>40</w:t>
            </w:r>
          </w:p>
        </w:tc>
        <w:tc>
          <w:tcPr>
            <w:tcW w:w="608" w:type="pct"/>
          </w:tcPr>
          <w:p w14:paraId="08889B5B" w14:textId="77777777" w:rsidR="002021F1" w:rsidRPr="00E60EBD" w:rsidRDefault="002021F1" w:rsidP="002021F1">
            <w:pPr>
              <w:spacing w:after="120"/>
              <w:rPr>
                <w:sz w:val="18"/>
                <w:szCs w:val="18"/>
              </w:rPr>
            </w:pPr>
            <w:r w:rsidRPr="00E60EBD">
              <w:rPr>
                <w:sz w:val="18"/>
                <w:szCs w:val="18"/>
              </w:rPr>
              <w:t>Text</w:t>
            </w:r>
          </w:p>
        </w:tc>
        <w:tc>
          <w:tcPr>
            <w:tcW w:w="1476" w:type="pct"/>
          </w:tcPr>
          <w:p w14:paraId="7BBCA7B4"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0F7AA6B2" w14:textId="77777777" w:rsidR="002021F1" w:rsidRPr="003C02DF" w:rsidRDefault="002021F1" w:rsidP="002021F1">
            <w:pPr>
              <w:jc w:val="both"/>
              <w:rPr>
                <w:sz w:val="18"/>
                <w:szCs w:val="18"/>
              </w:rPr>
            </w:pPr>
          </w:p>
        </w:tc>
      </w:tr>
      <w:tr w:rsidR="002021F1" w:rsidRPr="005B4766" w14:paraId="3A3046FC" w14:textId="77777777" w:rsidTr="002021F1">
        <w:tc>
          <w:tcPr>
            <w:tcW w:w="1094" w:type="pct"/>
          </w:tcPr>
          <w:p w14:paraId="5DC27506" w14:textId="77777777" w:rsidR="002021F1" w:rsidRPr="00E60EBD" w:rsidRDefault="002021F1" w:rsidP="002021F1">
            <w:pPr>
              <w:spacing w:after="120"/>
              <w:rPr>
                <w:sz w:val="18"/>
                <w:szCs w:val="18"/>
              </w:rPr>
            </w:pPr>
            <w:r w:rsidRPr="00E60EBD">
              <w:rPr>
                <w:sz w:val="18"/>
                <w:szCs w:val="18"/>
              </w:rPr>
              <w:t>*Unit rate</w:t>
            </w:r>
          </w:p>
        </w:tc>
        <w:tc>
          <w:tcPr>
            <w:tcW w:w="434" w:type="pct"/>
          </w:tcPr>
          <w:p w14:paraId="0810624A" w14:textId="77777777" w:rsidR="002021F1" w:rsidRPr="00E60EBD" w:rsidRDefault="002021F1" w:rsidP="002021F1">
            <w:pPr>
              <w:spacing w:after="120"/>
              <w:rPr>
                <w:sz w:val="18"/>
                <w:szCs w:val="18"/>
              </w:rPr>
            </w:pPr>
            <w:r w:rsidRPr="00E60EBD">
              <w:rPr>
                <w:sz w:val="18"/>
                <w:szCs w:val="18"/>
              </w:rPr>
              <w:t>16</w:t>
            </w:r>
          </w:p>
        </w:tc>
        <w:tc>
          <w:tcPr>
            <w:tcW w:w="521" w:type="pct"/>
          </w:tcPr>
          <w:p w14:paraId="77977511" w14:textId="77777777" w:rsidR="002021F1" w:rsidRPr="00E60EBD" w:rsidRDefault="002021F1" w:rsidP="002021F1">
            <w:pPr>
              <w:spacing w:after="120"/>
              <w:rPr>
                <w:sz w:val="18"/>
                <w:szCs w:val="18"/>
              </w:rPr>
            </w:pPr>
            <w:r w:rsidRPr="00E60EBD">
              <w:rPr>
                <w:sz w:val="18"/>
                <w:szCs w:val="18"/>
              </w:rPr>
              <w:t>18</w:t>
            </w:r>
          </w:p>
        </w:tc>
        <w:tc>
          <w:tcPr>
            <w:tcW w:w="608" w:type="pct"/>
          </w:tcPr>
          <w:p w14:paraId="0872F242" w14:textId="77777777" w:rsidR="002021F1" w:rsidRPr="00E60EBD" w:rsidRDefault="002021F1" w:rsidP="002021F1">
            <w:pPr>
              <w:spacing w:after="120"/>
              <w:rPr>
                <w:sz w:val="18"/>
                <w:szCs w:val="18"/>
              </w:rPr>
            </w:pPr>
            <w:r w:rsidRPr="00E60EBD">
              <w:rPr>
                <w:sz w:val="18"/>
                <w:szCs w:val="18"/>
              </w:rPr>
              <w:t>Num</w:t>
            </w:r>
          </w:p>
        </w:tc>
        <w:tc>
          <w:tcPr>
            <w:tcW w:w="1476" w:type="pct"/>
          </w:tcPr>
          <w:p w14:paraId="3CC482CD"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59DACE7C" w14:textId="77777777" w:rsidR="002021F1" w:rsidRPr="003C02DF" w:rsidRDefault="002021F1" w:rsidP="002021F1">
            <w:pPr>
              <w:jc w:val="both"/>
              <w:rPr>
                <w:sz w:val="18"/>
                <w:szCs w:val="18"/>
              </w:rPr>
            </w:pPr>
          </w:p>
        </w:tc>
      </w:tr>
      <w:tr w:rsidR="002021F1" w:rsidRPr="005B4766" w14:paraId="75A534C3" w14:textId="77777777" w:rsidTr="002021F1">
        <w:tc>
          <w:tcPr>
            <w:tcW w:w="1094" w:type="pct"/>
          </w:tcPr>
          <w:p w14:paraId="69200683" w14:textId="77777777" w:rsidR="002021F1" w:rsidRPr="00E60EBD" w:rsidRDefault="002021F1" w:rsidP="002021F1">
            <w:pPr>
              <w:spacing w:after="120"/>
              <w:rPr>
                <w:sz w:val="18"/>
                <w:szCs w:val="18"/>
              </w:rPr>
            </w:pPr>
            <w:r w:rsidRPr="00E60EBD">
              <w:rPr>
                <w:sz w:val="18"/>
                <w:szCs w:val="18"/>
              </w:rPr>
              <w:t>Net Value</w:t>
            </w:r>
          </w:p>
        </w:tc>
        <w:tc>
          <w:tcPr>
            <w:tcW w:w="434" w:type="pct"/>
          </w:tcPr>
          <w:p w14:paraId="0CA6CF0C" w14:textId="77777777" w:rsidR="002021F1" w:rsidRPr="00E60EBD" w:rsidRDefault="002021F1" w:rsidP="002021F1">
            <w:pPr>
              <w:spacing w:after="120"/>
              <w:rPr>
                <w:sz w:val="18"/>
                <w:szCs w:val="18"/>
              </w:rPr>
            </w:pPr>
            <w:r w:rsidRPr="00E60EBD">
              <w:rPr>
                <w:sz w:val="18"/>
                <w:szCs w:val="18"/>
              </w:rPr>
              <w:t>17</w:t>
            </w:r>
          </w:p>
        </w:tc>
        <w:tc>
          <w:tcPr>
            <w:tcW w:w="521" w:type="pct"/>
          </w:tcPr>
          <w:p w14:paraId="7661B1B5" w14:textId="77777777" w:rsidR="002021F1" w:rsidRPr="00E60EBD" w:rsidRDefault="002021F1" w:rsidP="002021F1">
            <w:pPr>
              <w:spacing w:after="120"/>
              <w:rPr>
                <w:sz w:val="18"/>
                <w:szCs w:val="18"/>
              </w:rPr>
            </w:pPr>
            <w:r w:rsidRPr="00E60EBD">
              <w:rPr>
                <w:sz w:val="18"/>
                <w:szCs w:val="18"/>
              </w:rPr>
              <w:t>18</w:t>
            </w:r>
          </w:p>
        </w:tc>
        <w:tc>
          <w:tcPr>
            <w:tcW w:w="608" w:type="pct"/>
          </w:tcPr>
          <w:p w14:paraId="1CEB6F5B" w14:textId="77777777" w:rsidR="002021F1" w:rsidRPr="00E60EBD" w:rsidRDefault="002021F1" w:rsidP="002021F1">
            <w:pPr>
              <w:spacing w:after="120"/>
              <w:rPr>
                <w:sz w:val="18"/>
                <w:szCs w:val="18"/>
              </w:rPr>
            </w:pPr>
            <w:r w:rsidRPr="00E60EBD">
              <w:rPr>
                <w:sz w:val="18"/>
                <w:szCs w:val="18"/>
              </w:rPr>
              <w:t>Num</w:t>
            </w:r>
          </w:p>
        </w:tc>
        <w:tc>
          <w:tcPr>
            <w:tcW w:w="1476" w:type="pct"/>
          </w:tcPr>
          <w:p w14:paraId="0F1BC09E" w14:textId="77777777" w:rsidR="002021F1" w:rsidRPr="00E60EBD" w:rsidRDefault="002021F1" w:rsidP="002021F1">
            <w:pPr>
              <w:spacing w:after="120"/>
              <w:rPr>
                <w:sz w:val="18"/>
                <w:szCs w:val="18"/>
              </w:rPr>
            </w:pPr>
            <w:r w:rsidRPr="00E60EBD">
              <w:rPr>
                <w:sz w:val="18"/>
                <w:szCs w:val="18"/>
              </w:rPr>
              <w:t>e.g. 141 = £1.41</w:t>
            </w:r>
          </w:p>
        </w:tc>
        <w:tc>
          <w:tcPr>
            <w:tcW w:w="867" w:type="pct"/>
          </w:tcPr>
          <w:p w14:paraId="36B9169C" w14:textId="77777777" w:rsidR="002021F1" w:rsidRPr="003C02DF" w:rsidRDefault="002021F1" w:rsidP="002021F1">
            <w:pPr>
              <w:jc w:val="both"/>
              <w:rPr>
                <w:sz w:val="18"/>
                <w:szCs w:val="18"/>
              </w:rPr>
            </w:pPr>
          </w:p>
        </w:tc>
      </w:tr>
      <w:tr w:rsidR="002021F1" w:rsidRPr="00484C58" w14:paraId="334BC4DF" w14:textId="77777777" w:rsidTr="002021F1">
        <w:tc>
          <w:tcPr>
            <w:tcW w:w="1094" w:type="pct"/>
          </w:tcPr>
          <w:p w14:paraId="5DE611BA" w14:textId="77777777" w:rsidR="002021F1" w:rsidRPr="00E60EBD" w:rsidRDefault="002021F1" w:rsidP="002021F1">
            <w:pPr>
              <w:spacing w:after="120"/>
              <w:rPr>
                <w:sz w:val="18"/>
                <w:szCs w:val="18"/>
              </w:rPr>
            </w:pPr>
            <w:r w:rsidRPr="00E60EBD">
              <w:rPr>
                <w:sz w:val="18"/>
                <w:szCs w:val="18"/>
              </w:rPr>
              <w:t>VAT Status</w:t>
            </w:r>
          </w:p>
        </w:tc>
        <w:tc>
          <w:tcPr>
            <w:tcW w:w="434" w:type="pct"/>
          </w:tcPr>
          <w:p w14:paraId="5E42F432" w14:textId="77777777" w:rsidR="002021F1" w:rsidRPr="00E60EBD" w:rsidRDefault="002021F1" w:rsidP="002021F1">
            <w:pPr>
              <w:spacing w:after="120"/>
              <w:rPr>
                <w:sz w:val="18"/>
                <w:szCs w:val="18"/>
              </w:rPr>
            </w:pPr>
            <w:r w:rsidRPr="00E60EBD">
              <w:rPr>
                <w:sz w:val="18"/>
                <w:szCs w:val="18"/>
              </w:rPr>
              <w:t>18</w:t>
            </w:r>
          </w:p>
        </w:tc>
        <w:tc>
          <w:tcPr>
            <w:tcW w:w="521" w:type="pct"/>
          </w:tcPr>
          <w:p w14:paraId="499F0405" w14:textId="77777777" w:rsidR="002021F1" w:rsidRPr="00E60EBD" w:rsidRDefault="002021F1" w:rsidP="002021F1">
            <w:pPr>
              <w:spacing w:after="120"/>
              <w:rPr>
                <w:sz w:val="18"/>
                <w:szCs w:val="18"/>
              </w:rPr>
            </w:pPr>
            <w:r w:rsidRPr="00E60EBD">
              <w:rPr>
                <w:sz w:val="18"/>
                <w:szCs w:val="18"/>
              </w:rPr>
              <w:t>2</w:t>
            </w:r>
          </w:p>
        </w:tc>
        <w:tc>
          <w:tcPr>
            <w:tcW w:w="608" w:type="pct"/>
          </w:tcPr>
          <w:p w14:paraId="746A1632" w14:textId="77777777" w:rsidR="002021F1" w:rsidRPr="00E60EBD" w:rsidRDefault="002021F1" w:rsidP="002021F1">
            <w:pPr>
              <w:spacing w:after="120"/>
              <w:rPr>
                <w:sz w:val="18"/>
                <w:szCs w:val="18"/>
              </w:rPr>
            </w:pPr>
            <w:r w:rsidRPr="00E60EBD">
              <w:rPr>
                <w:sz w:val="18"/>
                <w:szCs w:val="18"/>
              </w:rPr>
              <w:t>Num</w:t>
            </w:r>
          </w:p>
        </w:tc>
        <w:tc>
          <w:tcPr>
            <w:tcW w:w="1476" w:type="pct"/>
          </w:tcPr>
          <w:p w14:paraId="24E268F6" w14:textId="77777777" w:rsidR="002021F1" w:rsidRPr="00484C58" w:rsidRDefault="002021F1" w:rsidP="002021F1">
            <w:pPr>
              <w:spacing w:after="120"/>
              <w:rPr>
                <w:sz w:val="18"/>
                <w:szCs w:val="18"/>
                <w:lang w:val="sv-SE"/>
              </w:rPr>
            </w:pPr>
            <w:r w:rsidRPr="00484C58">
              <w:rPr>
                <w:sz w:val="18"/>
                <w:szCs w:val="18"/>
                <w:lang w:val="sv-SE"/>
              </w:rPr>
              <w:t>e.g.</w:t>
            </w:r>
          </w:p>
          <w:p w14:paraId="1CE17551" w14:textId="77777777" w:rsidR="002021F1" w:rsidRPr="00484C58" w:rsidRDefault="002021F1" w:rsidP="002021F1">
            <w:pPr>
              <w:spacing w:after="120"/>
              <w:rPr>
                <w:sz w:val="18"/>
                <w:szCs w:val="18"/>
                <w:lang w:val="sv-SE"/>
              </w:rPr>
            </w:pPr>
            <w:r w:rsidRPr="00484C58">
              <w:rPr>
                <w:sz w:val="18"/>
                <w:szCs w:val="18"/>
                <w:lang w:val="sv-SE"/>
              </w:rPr>
              <w:t>1 = standard</w:t>
            </w:r>
          </w:p>
          <w:p w14:paraId="105E7700" w14:textId="77777777" w:rsidR="002021F1" w:rsidRPr="00484C58" w:rsidRDefault="002021F1" w:rsidP="002021F1">
            <w:pPr>
              <w:spacing w:after="120"/>
              <w:rPr>
                <w:sz w:val="18"/>
                <w:szCs w:val="18"/>
                <w:lang w:val="sv-SE"/>
              </w:rPr>
            </w:pPr>
            <w:r w:rsidRPr="00484C58">
              <w:rPr>
                <w:sz w:val="18"/>
                <w:szCs w:val="18"/>
                <w:lang w:val="sv-SE"/>
              </w:rPr>
              <w:t>2 = VAT exempt</w:t>
            </w:r>
          </w:p>
        </w:tc>
        <w:tc>
          <w:tcPr>
            <w:tcW w:w="867" w:type="pct"/>
          </w:tcPr>
          <w:p w14:paraId="1307F4EC" w14:textId="77777777" w:rsidR="002021F1" w:rsidRPr="00484C58" w:rsidRDefault="002021F1" w:rsidP="002021F1">
            <w:pPr>
              <w:jc w:val="both"/>
              <w:rPr>
                <w:sz w:val="18"/>
                <w:szCs w:val="18"/>
                <w:lang w:val="sv-SE"/>
              </w:rPr>
            </w:pPr>
          </w:p>
        </w:tc>
      </w:tr>
      <w:tr w:rsidR="002021F1" w:rsidRPr="005B4766" w14:paraId="021F9082" w14:textId="77777777" w:rsidTr="002021F1">
        <w:tc>
          <w:tcPr>
            <w:tcW w:w="1094" w:type="pct"/>
          </w:tcPr>
          <w:p w14:paraId="7CCC6F42" w14:textId="77777777" w:rsidR="002021F1" w:rsidRPr="00E60EBD" w:rsidRDefault="002021F1" w:rsidP="002021F1">
            <w:pPr>
              <w:spacing w:after="120"/>
              <w:rPr>
                <w:sz w:val="18"/>
                <w:szCs w:val="18"/>
              </w:rPr>
            </w:pPr>
            <w:r w:rsidRPr="00E60EBD">
              <w:rPr>
                <w:sz w:val="18"/>
                <w:szCs w:val="18"/>
              </w:rPr>
              <w:t>*CSS Account Number</w:t>
            </w:r>
          </w:p>
        </w:tc>
        <w:tc>
          <w:tcPr>
            <w:tcW w:w="434" w:type="pct"/>
          </w:tcPr>
          <w:p w14:paraId="49D5256C" w14:textId="77777777" w:rsidR="002021F1" w:rsidRPr="00E60EBD" w:rsidRDefault="002021F1" w:rsidP="002021F1">
            <w:pPr>
              <w:spacing w:after="120"/>
              <w:rPr>
                <w:sz w:val="18"/>
                <w:szCs w:val="18"/>
              </w:rPr>
            </w:pPr>
            <w:r w:rsidRPr="00E60EBD">
              <w:rPr>
                <w:sz w:val="18"/>
                <w:szCs w:val="18"/>
              </w:rPr>
              <w:t>19</w:t>
            </w:r>
          </w:p>
        </w:tc>
        <w:tc>
          <w:tcPr>
            <w:tcW w:w="521" w:type="pct"/>
          </w:tcPr>
          <w:p w14:paraId="11097030" w14:textId="77777777" w:rsidR="002021F1" w:rsidRPr="00E60EBD" w:rsidRDefault="002021F1" w:rsidP="002021F1">
            <w:pPr>
              <w:spacing w:after="120"/>
              <w:rPr>
                <w:sz w:val="18"/>
                <w:szCs w:val="18"/>
              </w:rPr>
            </w:pPr>
            <w:r w:rsidRPr="00E60EBD">
              <w:rPr>
                <w:sz w:val="18"/>
                <w:szCs w:val="18"/>
              </w:rPr>
              <w:t>20</w:t>
            </w:r>
          </w:p>
        </w:tc>
        <w:tc>
          <w:tcPr>
            <w:tcW w:w="608" w:type="pct"/>
          </w:tcPr>
          <w:p w14:paraId="32218DA5" w14:textId="77777777" w:rsidR="002021F1" w:rsidRPr="00E60EBD" w:rsidRDefault="002021F1" w:rsidP="002021F1">
            <w:pPr>
              <w:spacing w:after="120"/>
              <w:rPr>
                <w:sz w:val="18"/>
                <w:szCs w:val="18"/>
              </w:rPr>
            </w:pPr>
            <w:r w:rsidRPr="00E60EBD">
              <w:rPr>
                <w:sz w:val="18"/>
                <w:szCs w:val="18"/>
              </w:rPr>
              <w:t>Text</w:t>
            </w:r>
          </w:p>
        </w:tc>
        <w:tc>
          <w:tcPr>
            <w:tcW w:w="1476" w:type="pct"/>
          </w:tcPr>
          <w:p w14:paraId="4C43D339"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610B1B34" w14:textId="77777777" w:rsidR="002021F1" w:rsidRPr="003C02DF" w:rsidRDefault="002021F1" w:rsidP="002021F1">
            <w:pPr>
              <w:jc w:val="both"/>
              <w:rPr>
                <w:sz w:val="18"/>
                <w:szCs w:val="18"/>
              </w:rPr>
            </w:pPr>
          </w:p>
        </w:tc>
      </w:tr>
      <w:tr w:rsidR="002021F1" w:rsidRPr="005B4766" w14:paraId="16210980" w14:textId="77777777" w:rsidTr="002021F1">
        <w:tc>
          <w:tcPr>
            <w:tcW w:w="1094" w:type="pct"/>
          </w:tcPr>
          <w:p w14:paraId="0FF76CF3" w14:textId="77777777" w:rsidR="002021F1" w:rsidRPr="00E60EBD" w:rsidRDefault="002021F1" w:rsidP="002021F1">
            <w:pPr>
              <w:spacing w:after="120"/>
              <w:rPr>
                <w:sz w:val="18"/>
                <w:szCs w:val="18"/>
              </w:rPr>
            </w:pPr>
            <w:r w:rsidRPr="00E60EBD">
              <w:rPr>
                <w:sz w:val="18"/>
                <w:szCs w:val="18"/>
              </w:rPr>
              <w:t>*Prod Type</w:t>
            </w:r>
          </w:p>
        </w:tc>
        <w:tc>
          <w:tcPr>
            <w:tcW w:w="434" w:type="pct"/>
          </w:tcPr>
          <w:p w14:paraId="221B4FB8" w14:textId="77777777" w:rsidR="002021F1" w:rsidRPr="00E60EBD" w:rsidRDefault="002021F1" w:rsidP="002021F1">
            <w:pPr>
              <w:spacing w:after="120"/>
              <w:rPr>
                <w:sz w:val="18"/>
                <w:szCs w:val="18"/>
              </w:rPr>
            </w:pPr>
            <w:r w:rsidRPr="00E60EBD">
              <w:rPr>
                <w:sz w:val="18"/>
                <w:szCs w:val="18"/>
              </w:rPr>
              <w:t>20</w:t>
            </w:r>
          </w:p>
        </w:tc>
        <w:tc>
          <w:tcPr>
            <w:tcW w:w="521" w:type="pct"/>
          </w:tcPr>
          <w:p w14:paraId="0CCDFB1F" w14:textId="77777777" w:rsidR="002021F1" w:rsidRPr="00E60EBD" w:rsidRDefault="002021F1" w:rsidP="002021F1">
            <w:pPr>
              <w:spacing w:after="120"/>
              <w:rPr>
                <w:sz w:val="18"/>
                <w:szCs w:val="18"/>
              </w:rPr>
            </w:pPr>
            <w:r w:rsidRPr="00E60EBD">
              <w:rPr>
                <w:sz w:val="18"/>
                <w:szCs w:val="18"/>
              </w:rPr>
              <w:t>20</w:t>
            </w:r>
          </w:p>
        </w:tc>
        <w:tc>
          <w:tcPr>
            <w:tcW w:w="608" w:type="pct"/>
          </w:tcPr>
          <w:p w14:paraId="55278D5B" w14:textId="77777777" w:rsidR="002021F1" w:rsidRPr="00E60EBD" w:rsidRDefault="002021F1" w:rsidP="002021F1">
            <w:pPr>
              <w:spacing w:after="120"/>
              <w:rPr>
                <w:sz w:val="18"/>
                <w:szCs w:val="18"/>
              </w:rPr>
            </w:pPr>
            <w:r w:rsidRPr="00E60EBD">
              <w:rPr>
                <w:sz w:val="18"/>
                <w:szCs w:val="18"/>
              </w:rPr>
              <w:t>Text</w:t>
            </w:r>
          </w:p>
        </w:tc>
        <w:tc>
          <w:tcPr>
            <w:tcW w:w="1476" w:type="pct"/>
          </w:tcPr>
          <w:p w14:paraId="6966C5A1"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26B8AF12" w14:textId="77777777" w:rsidR="002021F1" w:rsidRPr="003C02DF" w:rsidRDefault="002021F1" w:rsidP="002021F1">
            <w:pPr>
              <w:jc w:val="both"/>
              <w:rPr>
                <w:sz w:val="18"/>
                <w:szCs w:val="18"/>
              </w:rPr>
            </w:pPr>
          </w:p>
        </w:tc>
      </w:tr>
      <w:tr w:rsidR="002021F1" w:rsidRPr="005B4766" w14:paraId="7EF571D0" w14:textId="77777777" w:rsidTr="002021F1">
        <w:tc>
          <w:tcPr>
            <w:tcW w:w="1094" w:type="pct"/>
          </w:tcPr>
          <w:p w14:paraId="0C7643AD" w14:textId="77777777" w:rsidR="002021F1" w:rsidRPr="00E60EBD" w:rsidRDefault="002021F1" w:rsidP="002021F1">
            <w:pPr>
              <w:spacing w:after="120"/>
              <w:rPr>
                <w:sz w:val="18"/>
                <w:szCs w:val="18"/>
              </w:rPr>
            </w:pPr>
            <w:r w:rsidRPr="00E60EBD">
              <w:rPr>
                <w:sz w:val="18"/>
                <w:szCs w:val="18"/>
              </w:rPr>
              <w:t>*OR Service ID</w:t>
            </w:r>
          </w:p>
        </w:tc>
        <w:tc>
          <w:tcPr>
            <w:tcW w:w="434" w:type="pct"/>
          </w:tcPr>
          <w:p w14:paraId="300F04F6" w14:textId="77777777" w:rsidR="002021F1" w:rsidRPr="00E60EBD" w:rsidRDefault="002021F1" w:rsidP="002021F1">
            <w:pPr>
              <w:spacing w:after="120"/>
              <w:rPr>
                <w:sz w:val="18"/>
                <w:szCs w:val="18"/>
              </w:rPr>
            </w:pPr>
            <w:r w:rsidRPr="00E60EBD">
              <w:rPr>
                <w:sz w:val="18"/>
                <w:szCs w:val="18"/>
              </w:rPr>
              <w:t>21</w:t>
            </w:r>
          </w:p>
        </w:tc>
        <w:tc>
          <w:tcPr>
            <w:tcW w:w="521" w:type="pct"/>
          </w:tcPr>
          <w:p w14:paraId="4B3E2549" w14:textId="77777777" w:rsidR="002021F1" w:rsidRPr="00E60EBD" w:rsidRDefault="002021F1" w:rsidP="002021F1">
            <w:pPr>
              <w:spacing w:after="120"/>
              <w:rPr>
                <w:sz w:val="18"/>
                <w:szCs w:val="18"/>
              </w:rPr>
            </w:pPr>
            <w:r w:rsidRPr="00E60EBD">
              <w:rPr>
                <w:sz w:val="18"/>
                <w:szCs w:val="18"/>
              </w:rPr>
              <w:t>20</w:t>
            </w:r>
          </w:p>
        </w:tc>
        <w:tc>
          <w:tcPr>
            <w:tcW w:w="608" w:type="pct"/>
          </w:tcPr>
          <w:p w14:paraId="2A294C25" w14:textId="77777777" w:rsidR="002021F1" w:rsidRPr="00E60EBD" w:rsidRDefault="002021F1" w:rsidP="002021F1">
            <w:pPr>
              <w:spacing w:after="120"/>
              <w:rPr>
                <w:sz w:val="18"/>
                <w:szCs w:val="18"/>
              </w:rPr>
            </w:pPr>
            <w:r w:rsidRPr="00E60EBD">
              <w:rPr>
                <w:sz w:val="18"/>
                <w:szCs w:val="18"/>
              </w:rPr>
              <w:t>Text</w:t>
            </w:r>
          </w:p>
        </w:tc>
        <w:tc>
          <w:tcPr>
            <w:tcW w:w="1476" w:type="pct"/>
          </w:tcPr>
          <w:p w14:paraId="0D5AED21"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7447BB9D" w14:textId="77777777" w:rsidR="002021F1" w:rsidRPr="003C02DF" w:rsidRDefault="002021F1" w:rsidP="002021F1">
            <w:pPr>
              <w:jc w:val="both"/>
              <w:rPr>
                <w:sz w:val="18"/>
                <w:szCs w:val="18"/>
              </w:rPr>
            </w:pPr>
          </w:p>
        </w:tc>
      </w:tr>
      <w:tr w:rsidR="002021F1" w:rsidRPr="005B4766" w14:paraId="62D91BDA" w14:textId="77777777" w:rsidTr="002021F1">
        <w:tc>
          <w:tcPr>
            <w:tcW w:w="1094" w:type="pct"/>
          </w:tcPr>
          <w:p w14:paraId="291C3B77" w14:textId="77777777" w:rsidR="002021F1" w:rsidRPr="00E60EBD" w:rsidRDefault="002021F1" w:rsidP="002021F1">
            <w:pPr>
              <w:spacing w:after="120"/>
              <w:rPr>
                <w:sz w:val="18"/>
                <w:szCs w:val="18"/>
              </w:rPr>
            </w:pPr>
            <w:r w:rsidRPr="00E60EBD">
              <w:rPr>
                <w:sz w:val="18"/>
                <w:szCs w:val="18"/>
              </w:rPr>
              <w:t>*Circuit ID</w:t>
            </w:r>
          </w:p>
        </w:tc>
        <w:tc>
          <w:tcPr>
            <w:tcW w:w="434" w:type="pct"/>
          </w:tcPr>
          <w:p w14:paraId="3B22044B" w14:textId="77777777" w:rsidR="002021F1" w:rsidRPr="00E60EBD" w:rsidRDefault="002021F1" w:rsidP="002021F1">
            <w:pPr>
              <w:spacing w:after="120"/>
              <w:rPr>
                <w:sz w:val="18"/>
                <w:szCs w:val="18"/>
              </w:rPr>
            </w:pPr>
            <w:r w:rsidRPr="00E60EBD">
              <w:rPr>
                <w:sz w:val="18"/>
                <w:szCs w:val="18"/>
              </w:rPr>
              <w:t>22</w:t>
            </w:r>
          </w:p>
        </w:tc>
        <w:tc>
          <w:tcPr>
            <w:tcW w:w="521" w:type="pct"/>
          </w:tcPr>
          <w:p w14:paraId="230B96B3" w14:textId="77777777" w:rsidR="002021F1" w:rsidRPr="00E60EBD" w:rsidRDefault="002021F1" w:rsidP="002021F1">
            <w:pPr>
              <w:spacing w:after="120"/>
              <w:rPr>
                <w:sz w:val="18"/>
                <w:szCs w:val="18"/>
              </w:rPr>
            </w:pPr>
            <w:r w:rsidRPr="00E60EBD">
              <w:rPr>
                <w:sz w:val="18"/>
                <w:szCs w:val="18"/>
              </w:rPr>
              <w:t>20</w:t>
            </w:r>
          </w:p>
        </w:tc>
        <w:tc>
          <w:tcPr>
            <w:tcW w:w="608" w:type="pct"/>
          </w:tcPr>
          <w:p w14:paraId="0EA1289F" w14:textId="77777777" w:rsidR="002021F1" w:rsidRPr="00E60EBD" w:rsidRDefault="002021F1" w:rsidP="002021F1">
            <w:pPr>
              <w:spacing w:after="120"/>
              <w:rPr>
                <w:sz w:val="18"/>
                <w:szCs w:val="18"/>
              </w:rPr>
            </w:pPr>
            <w:r w:rsidRPr="00E60EBD">
              <w:rPr>
                <w:sz w:val="18"/>
                <w:szCs w:val="18"/>
              </w:rPr>
              <w:t>Text</w:t>
            </w:r>
          </w:p>
        </w:tc>
        <w:tc>
          <w:tcPr>
            <w:tcW w:w="1476" w:type="pct"/>
          </w:tcPr>
          <w:p w14:paraId="57A01C33"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3466B276" w14:textId="77777777" w:rsidR="002021F1" w:rsidRPr="003C02DF" w:rsidRDefault="002021F1" w:rsidP="002021F1">
            <w:pPr>
              <w:jc w:val="both"/>
              <w:rPr>
                <w:sz w:val="18"/>
                <w:szCs w:val="18"/>
              </w:rPr>
            </w:pPr>
          </w:p>
        </w:tc>
      </w:tr>
      <w:tr w:rsidR="002021F1" w:rsidRPr="005B4766" w14:paraId="663D0B93" w14:textId="77777777" w:rsidTr="002021F1">
        <w:tc>
          <w:tcPr>
            <w:tcW w:w="1094" w:type="pct"/>
          </w:tcPr>
          <w:p w14:paraId="3E0E62DF" w14:textId="77777777" w:rsidR="002021F1" w:rsidRPr="00E60EBD" w:rsidRDefault="002021F1" w:rsidP="002021F1">
            <w:pPr>
              <w:spacing w:after="120"/>
              <w:rPr>
                <w:sz w:val="18"/>
                <w:szCs w:val="18"/>
              </w:rPr>
            </w:pPr>
            <w:r w:rsidRPr="00E60EBD">
              <w:rPr>
                <w:sz w:val="18"/>
                <w:szCs w:val="18"/>
              </w:rPr>
              <w:t>*MDF Site</w:t>
            </w:r>
          </w:p>
        </w:tc>
        <w:tc>
          <w:tcPr>
            <w:tcW w:w="434" w:type="pct"/>
          </w:tcPr>
          <w:p w14:paraId="48F3D556" w14:textId="77777777" w:rsidR="002021F1" w:rsidRPr="00E60EBD" w:rsidRDefault="002021F1" w:rsidP="002021F1">
            <w:pPr>
              <w:spacing w:after="120"/>
              <w:rPr>
                <w:sz w:val="18"/>
                <w:szCs w:val="18"/>
              </w:rPr>
            </w:pPr>
            <w:r w:rsidRPr="00E60EBD">
              <w:rPr>
                <w:sz w:val="18"/>
                <w:szCs w:val="18"/>
              </w:rPr>
              <w:t>23</w:t>
            </w:r>
          </w:p>
        </w:tc>
        <w:tc>
          <w:tcPr>
            <w:tcW w:w="521" w:type="pct"/>
          </w:tcPr>
          <w:p w14:paraId="4D4C134B" w14:textId="77777777" w:rsidR="002021F1" w:rsidRPr="00E60EBD" w:rsidRDefault="002021F1" w:rsidP="002021F1">
            <w:pPr>
              <w:spacing w:after="120"/>
              <w:rPr>
                <w:sz w:val="18"/>
                <w:szCs w:val="18"/>
              </w:rPr>
            </w:pPr>
            <w:r w:rsidRPr="00E60EBD">
              <w:rPr>
                <w:sz w:val="18"/>
                <w:szCs w:val="18"/>
              </w:rPr>
              <w:t>20</w:t>
            </w:r>
          </w:p>
        </w:tc>
        <w:tc>
          <w:tcPr>
            <w:tcW w:w="608" w:type="pct"/>
          </w:tcPr>
          <w:p w14:paraId="7A8CEFEC" w14:textId="77777777" w:rsidR="002021F1" w:rsidRPr="00E60EBD" w:rsidRDefault="002021F1" w:rsidP="002021F1">
            <w:pPr>
              <w:spacing w:after="120"/>
              <w:rPr>
                <w:sz w:val="18"/>
                <w:szCs w:val="18"/>
              </w:rPr>
            </w:pPr>
            <w:r w:rsidRPr="00E60EBD">
              <w:rPr>
                <w:sz w:val="18"/>
                <w:szCs w:val="18"/>
              </w:rPr>
              <w:t>Text</w:t>
            </w:r>
          </w:p>
        </w:tc>
        <w:tc>
          <w:tcPr>
            <w:tcW w:w="1476" w:type="pct"/>
          </w:tcPr>
          <w:p w14:paraId="0BDD1C1C"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3C8C1CE3" w14:textId="77777777" w:rsidR="002021F1" w:rsidRPr="003C02DF" w:rsidRDefault="002021F1" w:rsidP="002021F1">
            <w:pPr>
              <w:jc w:val="both"/>
              <w:rPr>
                <w:sz w:val="18"/>
                <w:szCs w:val="18"/>
              </w:rPr>
            </w:pPr>
          </w:p>
        </w:tc>
      </w:tr>
      <w:tr w:rsidR="002021F1" w:rsidRPr="005B4766" w14:paraId="342A93A6" w14:textId="77777777" w:rsidTr="002021F1">
        <w:tc>
          <w:tcPr>
            <w:tcW w:w="1094" w:type="pct"/>
          </w:tcPr>
          <w:p w14:paraId="4EF201CF" w14:textId="77777777" w:rsidR="002021F1" w:rsidRPr="00E60EBD" w:rsidRDefault="002021F1" w:rsidP="002021F1">
            <w:pPr>
              <w:spacing w:after="120"/>
              <w:rPr>
                <w:sz w:val="18"/>
                <w:szCs w:val="18"/>
              </w:rPr>
            </w:pPr>
            <w:r w:rsidRPr="00E60EBD">
              <w:rPr>
                <w:sz w:val="18"/>
                <w:szCs w:val="18"/>
              </w:rPr>
              <w:t>*Room ID</w:t>
            </w:r>
          </w:p>
        </w:tc>
        <w:tc>
          <w:tcPr>
            <w:tcW w:w="434" w:type="pct"/>
          </w:tcPr>
          <w:p w14:paraId="353C4242" w14:textId="77777777" w:rsidR="002021F1" w:rsidRPr="00E60EBD" w:rsidRDefault="002021F1" w:rsidP="002021F1">
            <w:pPr>
              <w:spacing w:after="120"/>
              <w:rPr>
                <w:sz w:val="18"/>
                <w:szCs w:val="18"/>
              </w:rPr>
            </w:pPr>
            <w:r w:rsidRPr="00E60EBD">
              <w:rPr>
                <w:sz w:val="18"/>
                <w:szCs w:val="18"/>
              </w:rPr>
              <w:t>24</w:t>
            </w:r>
          </w:p>
        </w:tc>
        <w:tc>
          <w:tcPr>
            <w:tcW w:w="521" w:type="pct"/>
          </w:tcPr>
          <w:p w14:paraId="63C6B292" w14:textId="77777777" w:rsidR="002021F1" w:rsidRPr="00E60EBD" w:rsidRDefault="002021F1" w:rsidP="002021F1">
            <w:pPr>
              <w:spacing w:after="120"/>
              <w:rPr>
                <w:sz w:val="18"/>
                <w:szCs w:val="18"/>
              </w:rPr>
            </w:pPr>
            <w:r w:rsidRPr="00E60EBD">
              <w:rPr>
                <w:sz w:val="18"/>
                <w:szCs w:val="18"/>
              </w:rPr>
              <w:t>20</w:t>
            </w:r>
          </w:p>
        </w:tc>
        <w:tc>
          <w:tcPr>
            <w:tcW w:w="608" w:type="pct"/>
          </w:tcPr>
          <w:p w14:paraId="58BD67A6" w14:textId="77777777" w:rsidR="002021F1" w:rsidRPr="00E60EBD" w:rsidRDefault="002021F1" w:rsidP="002021F1">
            <w:pPr>
              <w:spacing w:after="120"/>
              <w:rPr>
                <w:sz w:val="18"/>
                <w:szCs w:val="18"/>
              </w:rPr>
            </w:pPr>
            <w:r w:rsidRPr="00E60EBD">
              <w:rPr>
                <w:sz w:val="18"/>
                <w:szCs w:val="18"/>
              </w:rPr>
              <w:t>Text</w:t>
            </w:r>
          </w:p>
        </w:tc>
        <w:tc>
          <w:tcPr>
            <w:tcW w:w="1476" w:type="pct"/>
          </w:tcPr>
          <w:p w14:paraId="753E389F"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6F0F2C7C" w14:textId="77777777" w:rsidR="002021F1" w:rsidRPr="003C02DF" w:rsidRDefault="002021F1" w:rsidP="002021F1">
            <w:pPr>
              <w:jc w:val="both"/>
              <w:rPr>
                <w:sz w:val="18"/>
                <w:szCs w:val="18"/>
              </w:rPr>
            </w:pPr>
          </w:p>
        </w:tc>
      </w:tr>
      <w:tr w:rsidR="002021F1" w:rsidRPr="005B4766" w14:paraId="014E154D" w14:textId="77777777" w:rsidTr="002021F1">
        <w:tc>
          <w:tcPr>
            <w:tcW w:w="1094" w:type="pct"/>
          </w:tcPr>
          <w:p w14:paraId="606F11DB" w14:textId="77777777" w:rsidR="002021F1" w:rsidRPr="00E60EBD" w:rsidRDefault="002021F1" w:rsidP="002021F1">
            <w:pPr>
              <w:spacing w:after="120"/>
              <w:rPr>
                <w:sz w:val="18"/>
                <w:szCs w:val="18"/>
              </w:rPr>
            </w:pPr>
            <w:r w:rsidRPr="00E60EBD">
              <w:rPr>
                <w:sz w:val="18"/>
                <w:szCs w:val="18"/>
              </w:rPr>
              <w:t>*Service ID</w:t>
            </w:r>
          </w:p>
        </w:tc>
        <w:tc>
          <w:tcPr>
            <w:tcW w:w="434" w:type="pct"/>
          </w:tcPr>
          <w:p w14:paraId="200CF47F" w14:textId="77777777" w:rsidR="002021F1" w:rsidRPr="00E60EBD" w:rsidRDefault="002021F1" w:rsidP="002021F1">
            <w:pPr>
              <w:spacing w:after="120"/>
              <w:rPr>
                <w:sz w:val="18"/>
                <w:szCs w:val="18"/>
              </w:rPr>
            </w:pPr>
            <w:r w:rsidRPr="00E60EBD">
              <w:rPr>
                <w:sz w:val="18"/>
                <w:szCs w:val="18"/>
              </w:rPr>
              <w:t>25</w:t>
            </w:r>
          </w:p>
        </w:tc>
        <w:tc>
          <w:tcPr>
            <w:tcW w:w="521" w:type="pct"/>
          </w:tcPr>
          <w:p w14:paraId="2C0C823B" w14:textId="77777777" w:rsidR="002021F1" w:rsidRPr="00E60EBD" w:rsidRDefault="002021F1" w:rsidP="002021F1">
            <w:pPr>
              <w:spacing w:after="120"/>
              <w:rPr>
                <w:sz w:val="18"/>
                <w:szCs w:val="18"/>
              </w:rPr>
            </w:pPr>
            <w:r w:rsidRPr="00E60EBD">
              <w:rPr>
                <w:sz w:val="18"/>
                <w:szCs w:val="18"/>
              </w:rPr>
              <w:t>40</w:t>
            </w:r>
          </w:p>
        </w:tc>
        <w:tc>
          <w:tcPr>
            <w:tcW w:w="608" w:type="pct"/>
          </w:tcPr>
          <w:p w14:paraId="76ECDFF5" w14:textId="77777777" w:rsidR="002021F1" w:rsidRPr="00E60EBD" w:rsidRDefault="002021F1" w:rsidP="002021F1">
            <w:pPr>
              <w:spacing w:after="120"/>
              <w:rPr>
                <w:sz w:val="18"/>
                <w:szCs w:val="18"/>
              </w:rPr>
            </w:pPr>
            <w:r w:rsidRPr="00E60EBD">
              <w:rPr>
                <w:sz w:val="18"/>
                <w:szCs w:val="18"/>
              </w:rPr>
              <w:t>Text</w:t>
            </w:r>
          </w:p>
        </w:tc>
        <w:tc>
          <w:tcPr>
            <w:tcW w:w="1476" w:type="pct"/>
          </w:tcPr>
          <w:p w14:paraId="7858A1A0"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7B3D7F6B" w14:textId="77777777" w:rsidR="002021F1" w:rsidRPr="003C02DF" w:rsidRDefault="002021F1" w:rsidP="002021F1">
            <w:pPr>
              <w:jc w:val="both"/>
              <w:rPr>
                <w:sz w:val="18"/>
                <w:szCs w:val="18"/>
              </w:rPr>
            </w:pPr>
          </w:p>
        </w:tc>
      </w:tr>
      <w:tr w:rsidR="002021F1" w:rsidRPr="005B4766" w14:paraId="3D025AE3" w14:textId="77777777" w:rsidTr="002021F1">
        <w:tc>
          <w:tcPr>
            <w:tcW w:w="1094" w:type="pct"/>
          </w:tcPr>
          <w:p w14:paraId="2B93CDF7" w14:textId="77777777" w:rsidR="002021F1" w:rsidRPr="00E60EBD" w:rsidRDefault="002021F1" w:rsidP="002021F1">
            <w:pPr>
              <w:spacing w:after="120"/>
              <w:rPr>
                <w:sz w:val="18"/>
                <w:szCs w:val="18"/>
              </w:rPr>
            </w:pPr>
            <w:r w:rsidRPr="00E60EBD">
              <w:rPr>
                <w:sz w:val="18"/>
                <w:szCs w:val="18"/>
              </w:rPr>
              <w:t>*Event Class</w:t>
            </w:r>
          </w:p>
        </w:tc>
        <w:tc>
          <w:tcPr>
            <w:tcW w:w="434" w:type="pct"/>
          </w:tcPr>
          <w:p w14:paraId="60514FE7" w14:textId="77777777" w:rsidR="002021F1" w:rsidRPr="00E60EBD" w:rsidRDefault="002021F1" w:rsidP="002021F1">
            <w:pPr>
              <w:spacing w:after="120"/>
              <w:rPr>
                <w:sz w:val="18"/>
                <w:szCs w:val="18"/>
              </w:rPr>
            </w:pPr>
            <w:r w:rsidRPr="00E60EBD">
              <w:rPr>
                <w:sz w:val="18"/>
                <w:szCs w:val="18"/>
              </w:rPr>
              <w:t>26</w:t>
            </w:r>
          </w:p>
        </w:tc>
        <w:tc>
          <w:tcPr>
            <w:tcW w:w="521" w:type="pct"/>
          </w:tcPr>
          <w:p w14:paraId="2A7327B9" w14:textId="77777777" w:rsidR="002021F1" w:rsidRPr="00E60EBD" w:rsidRDefault="002021F1" w:rsidP="002021F1">
            <w:pPr>
              <w:spacing w:after="120"/>
              <w:rPr>
                <w:sz w:val="18"/>
                <w:szCs w:val="18"/>
              </w:rPr>
            </w:pPr>
            <w:r w:rsidRPr="00E60EBD">
              <w:rPr>
                <w:sz w:val="18"/>
                <w:szCs w:val="18"/>
              </w:rPr>
              <w:t>40</w:t>
            </w:r>
          </w:p>
        </w:tc>
        <w:tc>
          <w:tcPr>
            <w:tcW w:w="608" w:type="pct"/>
          </w:tcPr>
          <w:p w14:paraId="1EC7BB6D" w14:textId="77777777" w:rsidR="002021F1" w:rsidRPr="00E60EBD" w:rsidRDefault="002021F1" w:rsidP="002021F1">
            <w:pPr>
              <w:spacing w:after="120"/>
              <w:rPr>
                <w:sz w:val="18"/>
                <w:szCs w:val="18"/>
              </w:rPr>
            </w:pPr>
            <w:r w:rsidRPr="00E60EBD">
              <w:rPr>
                <w:sz w:val="18"/>
                <w:szCs w:val="18"/>
              </w:rPr>
              <w:t>Text</w:t>
            </w:r>
          </w:p>
        </w:tc>
        <w:tc>
          <w:tcPr>
            <w:tcW w:w="1476" w:type="pct"/>
          </w:tcPr>
          <w:p w14:paraId="6F6E088E"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6B4B261F" w14:textId="77777777" w:rsidR="002021F1" w:rsidRPr="003C02DF" w:rsidRDefault="002021F1" w:rsidP="002021F1">
            <w:pPr>
              <w:jc w:val="both"/>
              <w:rPr>
                <w:sz w:val="18"/>
                <w:szCs w:val="18"/>
              </w:rPr>
            </w:pPr>
          </w:p>
        </w:tc>
      </w:tr>
      <w:tr w:rsidR="002021F1" w:rsidRPr="005B4766" w14:paraId="3644908C" w14:textId="77777777" w:rsidTr="002021F1">
        <w:tc>
          <w:tcPr>
            <w:tcW w:w="1094" w:type="pct"/>
          </w:tcPr>
          <w:p w14:paraId="1E659866" w14:textId="77777777" w:rsidR="002021F1" w:rsidRPr="00E60EBD" w:rsidRDefault="002021F1" w:rsidP="002021F1">
            <w:pPr>
              <w:spacing w:after="120"/>
              <w:rPr>
                <w:sz w:val="18"/>
                <w:szCs w:val="18"/>
              </w:rPr>
            </w:pPr>
            <w:r w:rsidRPr="00E60EBD">
              <w:rPr>
                <w:sz w:val="18"/>
                <w:szCs w:val="18"/>
              </w:rPr>
              <w:t>*Event Name</w:t>
            </w:r>
          </w:p>
        </w:tc>
        <w:tc>
          <w:tcPr>
            <w:tcW w:w="434" w:type="pct"/>
          </w:tcPr>
          <w:p w14:paraId="3A94440B" w14:textId="77777777" w:rsidR="002021F1" w:rsidRPr="00E60EBD" w:rsidRDefault="002021F1" w:rsidP="002021F1">
            <w:pPr>
              <w:spacing w:after="120"/>
              <w:rPr>
                <w:sz w:val="18"/>
                <w:szCs w:val="18"/>
              </w:rPr>
            </w:pPr>
            <w:r w:rsidRPr="00E60EBD">
              <w:rPr>
                <w:sz w:val="18"/>
                <w:szCs w:val="18"/>
              </w:rPr>
              <w:t>27</w:t>
            </w:r>
          </w:p>
        </w:tc>
        <w:tc>
          <w:tcPr>
            <w:tcW w:w="521" w:type="pct"/>
          </w:tcPr>
          <w:p w14:paraId="65031C4E" w14:textId="77777777" w:rsidR="002021F1" w:rsidRPr="00E60EBD" w:rsidRDefault="002021F1" w:rsidP="002021F1">
            <w:pPr>
              <w:spacing w:after="120"/>
              <w:rPr>
                <w:sz w:val="18"/>
                <w:szCs w:val="18"/>
              </w:rPr>
            </w:pPr>
            <w:r w:rsidRPr="00E60EBD">
              <w:rPr>
                <w:sz w:val="18"/>
                <w:szCs w:val="18"/>
              </w:rPr>
              <w:t>40</w:t>
            </w:r>
          </w:p>
        </w:tc>
        <w:tc>
          <w:tcPr>
            <w:tcW w:w="608" w:type="pct"/>
          </w:tcPr>
          <w:p w14:paraId="4361D306" w14:textId="77777777" w:rsidR="002021F1" w:rsidRPr="00E60EBD" w:rsidRDefault="002021F1" w:rsidP="002021F1">
            <w:pPr>
              <w:spacing w:after="120"/>
              <w:rPr>
                <w:sz w:val="18"/>
                <w:szCs w:val="18"/>
              </w:rPr>
            </w:pPr>
            <w:r w:rsidRPr="00E60EBD">
              <w:rPr>
                <w:sz w:val="18"/>
                <w:szCs w:val="18"/>
              </w:rPr>
              <w:t>Text</w:t>
            </w:r>
          </w:p>
        </w:tc>
        <w:tc>
          <w:tcPr>
            <w:tcW w:w="1476" w:type="pct"/>
          </w:tcPr>
          <w:p w14:paraId="1AE95C3B"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05840F1D" w14:textId="77777777" w:rsidR="002021F1" w:rsidRPr="003C02DF" w:rsidRDefault="002021F1" w:rsidP="002021F1">
            <w:pPr>
              <w:jc w:val="both"/>
              <w:rPr>
                <w:sz w:val="18"/>
                <w:szCs w:val="18"/>
              </w:rPr>
            </w:pPr>
          </w:p>
        </w:tc>
      </w:tr>
      <w:tr w:rsidR="002021F1" w:rsidRPr="005B4766" w14:paraId="10356D08" w14:textId="77777777" w:rsidTr="002021F1">
        <w:tc>
          <w:tcPr>
            <w:tcW w:w="1094" w:type="pct"/>
          </w:tcPr>
          <w:p w14:paraId="7F6A097F" w14:textId="77777777" w:rsidR="002021F1" w:rsidRPr="00E60EBD" w:rsidRDefault="002021F1" w:rsidP="002021F1">
            <w:pPr>
              <w:spacing w:after="120"/>
              <w:rPr>
                <w:sz w:val="18"/>
                <w:szCs w:val="18"/>
              </w:rPr>
            </w:pPr>
            <w:r w:rsidRPr="00E60EBD">
              <w:rPr>
                <w:sz w:val="18"/>
                <w:szCs w:val="18"/>
              </w:rPr>
              <w:t>*CBUK reference number</w:t>
            </w:r>
          </w:p>
        </w:tc>
        <w:tc>
          <w:tcPr>
            <w:tcW w:w="434" w:type="pct"/>
          </w:tcPr>
          <w:p w14:paraId="21FB47A6" w14:textId="77777777" w:rsidR="002021F1" w:rsidRPr="00E60EBD" w:rsidRDefault="002021F1" w:rsidP="002021F1">
            <w:pPr>
              <w:spacing w:after="120"/>
              <w:rPr>
                <w:sz w:val="18"/>
                <w:szCs w:val="18"/>
              </w:rPr>
            </w:pPr>
            <w:r w:rsidRPr="00E60EBD">
              <w:rPr>
                <w:sz w:val="18"/>
                <w:szCs w:val="18"/>
              </w:rPr>
              <w:t>28</w:t>
            </w:r>
          </w:p>
        </w:tc>
        <w:tc>
          <w:tcPr>
            <w:tcW w:w="521" w:type="pct"/>
          </w:tcPr>
          <w:p w14:paraId="3FF85E2E" w14:textId="77777777" w:rsidR="002021F1" w:rsidRPr="00E60EBD" w:rsidRDefault="002021F1" w:rsidP="002021F1">
            <w:pPr>
              <w:spacing w:after="120"/>
              <w:rPr>
                <w:sz w:val="18"/>
                <w:szCs w:val="18"/>
              </w:rPr>
            </w:pPr>
            <w:r w:rsidRPr="00E60EBD">
              <w:rPr>
                <w:sz w:val="18"/>
                <w:szCs w:val="18"/>
              </w:rPr>
              <w:t>20</w:t>
            </w:r>
          </w:p>
        </w:tc>
        <w:tc>
          <w:tcPr>
            <w:tcW w:w="608" w:type="pct"/>
          </w:tcPr>
          <w:p w14:paraId="3641F15D" w14:textId="77777777" w:rsidR="002021F1" w:rsidRPr="00E60EBD" w:rsidRDefault="002021F1" w:rsidP="002021F1">
            <w:pPr>
              <w:spacing w:after="120"/>
              <w:rPr>
                <w:sz w:val="18"/>
                <w:szCs w:val="18"/>
              </w:rPr>
            </w:pPr>
            <w:r w:rsidRPr="00E60EBD">
              <w:rPr>
                <w:sz w:val="18"/>
                <w:szCs w:val="18"/>
              </w:rPr>
              <w:t>Text</w:t>
            </w:r>
          </w:p>
        </w:tc>
        <w:tc>
          <w:tcPr>
            <w:tcW w:w="1476" w:type="pct"/>
          </w:tcPr>
          <w:p w14:paraId="1AD550C8"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0488D3E3" w14:textId="77777777" w:rsidR="002021F1" w:rsidRPr="003C02DF" w:rsidRDefault="002021F1" w:rsidP="002021F1">
            <w:pPr>
              <w:jc w:val="both"/>
              <w:rPr>
                <w:sz w:val="18"/>
                <w:szCs w:val="18"/>
              </w:rPr>
            </w:pPr>
          </w:p>
        </w:tc>
      </w:tr>
      <w:tr w:rsidR="002021F1" w:rsidRPr="005B4766" w14:paraId="618D7B4A" w14:textId="77777777" w:rsidTr="002021F1">
        <w:tc>
          <w:tcPr>
            <w:tcW w:w="1094" w:type="pct"/>
          </w:tcPr>
          <w:p w14:paraId="6CA47CE8" w14:textId="77777777" w:rsidR="002021F1" w:rsidRPr="00E60EBD" w:rsidRDefault="002021F1" w:rsidP="002021F1">
            <w:pPr>
              <w:spacing w:after="120"/>
              <w:rPr>
                <w:sz w:val="18"/>
                <w:szCs w:val="18"/>
              </w:rPr>
            </w:pPr>
            <w:r w:rsidRPr="00E60EBD">
              <w:rPr>
                <w:sz w:val="18"/>
                <w:szCs w:val="18"/>
              </w:rPr>
              <w:t>*CLI</w:t>
            </w:r>
          </w:p>
        </w:tc>
        <w:tc>
          <w:tcPr>
            <w:tcW w:w="434" w:type="pct"/>
          </w:tcPr>
          <w:p w14:paraId="7D58C88A" w14:textId="77777777" w:rsidR="002021F1" w:rsidRPr="00E60EBD" w:rsidRDefault="002021F1" w:rsidP="002021F1">
            <w:pPr>
              <w:spacing w:after="120"/>
              <w:rPr>
                <w:sz w:val="18"/>
                <w:szCs w:val="18"/>
              </w:rPr>
            </w:pPr>
            <w:r w:rsidRPr="00E60EBD">
              <w:rPr>
                <w:sz w:val="18"/>
                <w:szCs w:val="18"/>
              </w:rPr>
              <w:t>29</w:t>
            </w:r>
          </w:p>
        </w:tc>
        <w:tc>
          <w:tcPr>
            <w:tcW w:w="521" w:type="pct"/>
          </w:tcPr>
          <w:p w14:paraId="52124480" w14:textId="77777777" w:rsidR="002021F1" w:rsidRPr="00E60EBD" w:rsidRDefault="002021F1" w:rsidP="002021F1">
            <w:pPr>
              <w:spacing w:after="120"/>
              <w:rPr>
                <w:sz w:val="18"/>
                <w:szCs w:val="18"/>
              </w:rPr>
            </w:pPr>
            <w:r w:rsidRPr="00E60EBD">
              <w:rPr>
                <w:sz w:val="18"/>
                <w:szCs w:val="18"/>
              </w:rPr>
              <w:t>20</w:t>
            </w:r>
          </w:p>
        </w:tc>
        <w:tc>
          <w:tcPr>
            <w:tcW w:w="608" w:type="pct"/>
          </w:tcPr>
          <w:p w14:paraId="21DAD1C5" w14:textId="77777777" w:rsidR="002021F1" w:rsidRPr="00E60EBD" w:rsidRDefault="002021F1" w:rsidP="002021F1">
            <w:pPr>
              <w:spacing w:after="120"/>
              <w:rPr>
                <w:sz w:val="18"/>
                <w:szCs w:val="18"/>
              </w:rPr>
            </w:pPr>
            <w:r w:rsidRPr="00E60EBD">
              <w:rPr>
                <w:sz w:val="18"/>
                <w:szCs w:val="18"/>
              </w:rPr>
              <w:t>Text</w:t>
            </w:r>
          </w:p>
        </w:tc>
        <w:tc>
          <w:tcPr>
            <w:tcW w:w="1476" w:type="pct"/>
          </w:tcPr>
          <w:p w14:paraId="62AE424A"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5231F4E9" w14:textId="77777777" w:rsidR="002021F1" w:rsidRPr="003C02DF" w:rsidRDefault="002021F1" w:rsidP="002021F1">
            <w:pPr>
              <w:jc w:val="both"/>
              <w:rPr>
                <w:sz w:val="18"/>
                <w:szCs w:val="18"/>
              </w:rPr>
            </w:pPr>
          </w:p>
        </w:tc>
      </w:tr>
      <w:tr w:rsidR="002021F1" w:rsidRPr="005B4766" w14:paraId="30268F48" w14:textId="77777777" w:rsidTr="002021F1">
        <w:tc>
          <w:tcPr>
            <w:tcW w:w="1094" w:type="pct"/>
          </w:tcPr>
          <w:p w14:paraId="0BBFAE43" w14:textId="77777777" w:rsidR="002021F1" w:rsidRPr="00E60EBD" w:rsidRDefault="002021F1" w:rsidP="002021F1">
            <w:pPr>
              <w:spacing w:after="120"/>
              <w:rPr>
                <w:sz w:val="18"/>
                <w:szCs w:val="18"/>
              </w:rPr>
            </w:pPr>
            <w:r w:rsidRPr="00E60EBD">
              <w:rPr>
                <w:sz w:val="18"/>
                <w:szCs w:val="18"/>
              </w:rPr>
              <w:t>*MAC code</w:t>
            </w:r>
          </w:p>
        </w:tc>
        <w:tc>
          <w:tcPr>
            <w:tcW w:w="434" w:type="pct"/>
          </w:tcPr>
          <w:p w14:paraId="538CF4CA" w14:textId="77777777" w:rsidR="002021F1" w:rsidRPr="00E60EBD" w:rsidRDefault="002021F1" w:rsidP="002021F1">
            <w:pPr>
              <w:spacing w:after="120"/>
              <w:rPr>
                <w:sz w:val="18"/>
                <w:szCs w:val="18"/>
              </w:rPr>
            </w:pPr>
            <w:r w:rsidRPr="00E60EBD">
              <w:rPr>
                <w:sz w:val="18"/>
                <w:szCs w:val="18"/>
              </w:rPr>
              <w:t>30</w:t>
            </w:r>
          </w:p>
        </w:tc>
        <w:tc>
          <w:tcPr>
            <w:tcW w:w="521" w:type="pct"/>
          </w:tcPr>
          <w:p w14:paraId="6197C8EA" w14:textId="77777777" w:rsidR="002021F1" w:rsidRPr="00E60EBD" w:rsidRDefault="002021F1" w:rsidP="002021F1">
            <w:pPr>
              <w:spacing w:after="120"/>
              <w:rPr>
                <w:sz w:val="18"/>
                <w:szCs w:val="18"/>
              </w:rPr>
            </w:pPr>
            <w:r w:rsidRPr="00E60EBD">
              <w:rPr>
                <w:sz w:val="18"/>
                <w:szCs w:val="18"/>
              </w:rPr>
              <w:t>20</w:t>
            </w:r>
          </w:p>
        </w:tc>
        <w:tc>
          <w:tcPr>
            <w:tcW w:w="608" w:type="pct"/>
          </w:tcPr>
          <w:p w14:paraId="1703A98E" w14:textId="77777777" w:rsidR="002021F1" w:rsidRPr="00E60EBD" w:rsidRDefault="002021F1" w:rsidP="002021F1">
            <w:pPr>
              <w:spacing w:after="120"/>
              <w:rPr>
                <w:sz w:val="18"/>
                <w:szCs w:val="18"/>
              </w:rPr>
            </w:pPr>
            <w:r w:rsidRPr="00E60EBD">
              <w:rPr>
                <w:sz w:val="18"/>
                <w:szCs w:val="18"/>
              </w:rPr>
              <w:t>Text</w:t>
            </w:r>
          </w:p>
        </w:tc>
        <w:tc>
          <w:tcPr>
            <w:tcW w:w="1476" w:type="pct"/>
          </w:tcPr>
          <w:p w14:paraId="028C5952"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5D4B631F" w14:textId="77777777" w:rsidR="002021F1" w:rsidRPr="003C02DF" w:rsidRDefault="002021F1" w:rsidP="002021F1">
            <w:pPr>
              <w:jc w:val="both"/>
              <w:rPr>
                <w:sz w:val="18"/>
                <w:szCs w:val="18"/>
              </w:rPr>
            </w:pPr>
          </w:p>
        </w:tc>
      </w:tr>
      <w:tr w:rsidR="002021F1" w:rsidRPr="005B4766" w14:paraId="633D96A5" w14:textId="77777777" w:rsidTr="002021F1">
        <w:tc>
          <w:tcPr>
            <w:tcW w:w="1094" w:type="pct"/>
          </w:tcPr>
          <w:p w14:paraId="525380AA" w14:textId="77777777" w:rsidR="002021F1" w:rsidRPr="00E60EBD" w:rsidRDefault="002021F1" w:rsidP="00B147B0">
            <w:pPr>
              <w:spacing w:after="120"/>
              <w:rPr>
                <w:sz w:val="18"/>
                <w:szCs w:val="18"/>
              </w:rPr>
            </w:pPr>
            <w:r w:rsidRPr="00E60EBD">
              <w:rPr>
                <w:sz w:val="18"/>
                <w:szCs w:val="18"/>
              </w:rPr>
              <w:t>*</w:t>
            </w:r>
            <w:r w:rsidR="00B147B0" w:rsidRPr="00583571">
              <w:rPr>
                <w:sz w:val="18"/>
                <w:szCs w:val="18"/>
              </w:rPr>
              <w:t>Invoice Id</w:t>
            </w:r>
          </w:p>
        </w:tc>
        <w:tc>
          <w:tcPr>
            <w:tcW w:w="434" w:type="pct"/>
          </w:tcPr>
          <w:p w14:paraId="687BECD8" w14:textId="77777777" w:rsidR="002021F1" w:rsidRPr="00E60EBD" w:rsidRDefault="002021F1" w:rsidP="002021F1">
            <w:pPr>
              <w:spacing w:after="120"/>
              <w:rPr>
                <w:sz w:val="18"/>
                <w:szCs w:val="18"/>
              </w:rPr>
            </w:pPr>
            <w:r w:rsidRPr="00E60EBD">
              <w:rPr>
                <w:sz w:val="18"/>
                <w:szCs w:val="18"/>
              </w:rPr>
              <w:t>31</w:t>
            </w:r>
          </w:p>
        </w:tc>
        <w:tc>
          <w:tcPr>
            <w:tcW w:w="521" w:type="pct"/>
          </w:tcPr>
          <w:p w14:paraId="753A1AAB" w14:textId="77777777" w:rsidR="002021F1" w:rsidRPr="00E60EBD" w:rsidRDefault="002021F1" w:rsidP="002021F1">
            <w:pPr>
              <w:spacing w:after="120"/>
              <w:rPr>
                <w:sz w:val="18"/>
                <w:szCs w:val="18"/>
              </w:rPr>
            </w:pPr>
            <w:r w:rsidRPr="00E60EBD">
              <w:rPr>
                <w:sz w:val="18"/>
                <w:szCs w:val="18"/>
              </w:rPr>
              <w:t>2</w:t>
            </w:r>
            <w:r w:rsidR="00B147B0">
              <w:rPr>
                <w:sz w:val="18"/>
                <w:szCs w:val="18"/>
              </w:rPr>
              <w:t>50</w:t>
            </w:r>
            <w:r w:rsidRPr="00E60EBD">
              <w:rPr>
                <w:sz w:val="18"/>
                <w:szCs w:val="18"/>
              </w:rPr>
              <w:t>0</w:t>
            </w:r>
          </w:p>
        </w:tc>
        <w:tc>
          <w:tcPr>
            <w:tcW w:w="608" w:type="pct"/>
          </w:tcPr>
          <w:p w14:paraId="511E0A28" w14:textId="77777777" w:rsidR="002021F1" w:rsidRPr="00E60EBD" w:rsidRDefault="002021F1" w:rsidP="002021F1">
            <w:pPr>
              <w:spacing w:after="120"/>
              <w:rPr>
                <w:sz w:val="18"/>
                <w:szCs w:val="18"/>
              </w:rPr>
            </w:pPr>
            <w:r w:rsidRPr="00E60EBD">
              <w:rPr>
                <w:sz w:val="18"/>
                <w:szCs w:val="18"/>
              </w:rPr>
              <w:t>Text</w:t>
            </w:r>
          </w:p>
        </w:tc>
        <w:tc>
          <w:tcPr>
            <w:tcW w:w="1476" w:type="pct"/>
          </w:tcPr>
          <w:p w14:paraId="08787A13" w14:textId="77777777" w:rsidR="00B804B1" w:rsidRDefault="00B804B1" w:rsidP="00AA6268">
            <w:pPr>
              <w:spacing w:after="120"/>
              <w:rPr>
                <w:rFonts w:ascii="Calibri" w:hAnsi="Calibri"/>
                <w:color w:val="000000"/>
                <w:sz w:val="22"/>
                <w:szCs w:val="22"/>
              </w:rPr>
            </w:pPr>
            <w:r>
              <w:rPr>
                <w:rFonts w:cs="Arial"/>
                <w:sz w:val="18"/>
                <w:szCs w:val="18"/>
              </w:rPr>
              <w:t>e.g.</w:t>
            </w:r>
            <w:r>
              <w:rPr>
                <w:rFonts w:ascii="Calibri" w:hAnsi="Calibri"/>
                <w:color w:val="000000"/>
                <w:sz w:val="22"/>
                <w:szCs w:val="22"/>
              </w:rPr>
              <w:t>GM00000023 M001 1/GM00000023 M002 1</w:t>
            </w:r>
          </w:p>
          <w:p w14:paraId="10EFE0B4" w14:textId="77777777" w:rsidR="002021F1" w:rsidRPr="00E60EBD" w:rsidRDefault="00B804B1" w:rsidP="00B804B1">
            <w:pPr>
              <w:spacing w:after="120"/>
              <w:rPr>
                <w:sz w:val="18"/>
                <w:szCs w:val="18"/>
              </w:rPr>
            </w:pPr>
            <w:r>
              <w:rPr>
                <w:rFonts w:ascii="Calibri" w:hAnsi="Calibri"/>
                <w:color w:val="000000"/>
                <w:sz w:val="22"/>
                <w:szCs w:val="22"/>
              </w:rPr>
              <w:t>etc..</w:t>
            </w:r>
            <w:r w:rsidRPr="004E6AA3">
              <w:rPr>
                <w:sz w:val="18"/>
                <w:szCs w:val="18"/>
              </w:rPr>
              <w:t>.</w:t>
            </w:r>
          </w:p>
        </w:tc>
        <w:tc>
          <w:tcPr>
            <w:tcW w:w="867" w:type="pct"/>
          </w:tcPr>
          <w:p w14:paraId="5D8C1CE6" w14:textId="77777777" w:rsidR="002021F1" w:rsidRPr="003C02DF" w:rsidRDefault="00EA4F53" w:rsidP="00B804B1">
            <w:pPr>
              <w:jc w:val="both"/>
              <w:rPr>
                <w:sz w:val="18"/>
                <w:szCs w:val="18"/>
              </w:rPr>
            </w:pPr>
            <w:r>
              <w:rPr>
                <w:sz w:val="18"/>
                <w:szCs w:val="18"/>
              </w:rPr>
              <w:t>Invoice Id is list of invoice against which charges are reconciled.</w:t>
            </w:r>
          </w:p>
        </w:tc>
      </w:tr>
      <w:tr w:rsidR="002021F1" w:rsidRPr="005B4766" w14:paraId="26D324A6" w14:textId="77777777" w:rsidTr="002021F1">
        <w:tc>
          <w:tcPr>
            <w:tcW w:w="1094" w:type="pct"/>
          </w:tcPr>
          <w:p w14:paraId="4CC911C8" w14:textId="77777777" w:rsidR="002021F1" w:rsidRPr="00E60EBD" w:rsidRDefault="002021F1" w:rsidP="002021F1">
            <w:pPr>
              <w:spacing w:after="120"/>
              <w:rPr>
                <w:sz w:val="18"/>
                <w:szCs w:val="18"/>
              </w:rPr>
            </w:pPr>
            <w:r w:rsidRPr="00E60EBD">
              <w:rPr>
                <w:sz w:val="18"/>
                <w:szCs w:val="18"/>
              </w:rPr>
              <w:t>*TRC Start date time</w:t>
            </w:r>
          </w:p>
        </w:tc>
        <w:tc>
          <w:tcPr>
            <w:tcW w:w="434" w:type="pct"/>
          </w:tcPr>
          <w:p w14:paraId="58BBF754" w14:textId="77777777" w:rsidR="002021F1" w:rsidRPr="00E60EBD" w:rsidRDefault="002021F1" w:rsidP="002021F1">
            <w:pPr>
              <w:spacing w:after="120"/>
              <w:rPr>
                <w:sz w:val="18"/>
                <w:szCs w:val="18"/>
              </w:rPr>
            </w:pPr>
            <w:r w:rsidRPr="00E60EBD">
              <w:rPr>
                <w:sz w:val="18"/>
                <w:szCs w:val="18"/>
              </w:rPr>
              <w:t>32</w:t>
            </w:r>
          </w:p>
        </w:tc>
        <w:tc>
          <w:tcPr>
            <w:tcW w:w="521" w:type="pct"/>
          </w:tcPr>
          <w:p w14:paraId="3E0C2AE8" w14:textId="77777777" w:rsidR="002021F1" w:rsidRPr="00E60EBD" w:rsidRDefault="002021F1" w:rsidP="002021F1">
            <w:pPr>
              <w:spacing w:after="120"/>
              <w:rPr>
                <w:sz w:val="18"/>
                <w:szCs w:val="18"/>
              </w:rPr>
            </w:pPr>
            <w:r w:rsidRPr="00E60EBD">
              <w:rPr>
                <w:sz w:val="18"/>
                <w:szCs w:val="18"/>
              </w:rPr>
              <w:t>20</w:t>
            </w:r>
          </w:p>
        </w:tc>
        <w:tc>
          <w:tcPr>
            <w:tcW w:w="608" w:type="pct"/>
          </w:tcPr>
          <w:p w14:paraId="73D6D481" w14:textId="77777777" w:rsidR="002021F1" w:rsidRPr="00E60EBD" w:rsidRDefault="002021F1" w:rsidP="002021F1">
            <w:pPr>
              <w:spacing w:after="120"/>
              <w:rPr>
                <w:sz w:val="18"/>
                <w:szCs w:val="18"/>
              </w:rPr>
            </w:pPr>
            <w:r w:rsidRPr="00E60EBD">
              <w:rPr>
                <w:sz w:val="18"/>
                <w:szCs w:val="18"/>
              </w:rPr>
              <w:t>Text</w:t>
            </w:r>
          </w:p>
        </w:tc>
        <w:tc>
          <w:tcPr>
            <w:tcW w:w="1476" w:type="pct"/>
          </w:tcPr>
          <w:p w14:paraId="13A34AFB"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7A804B3C" w14:textId="77777777" w:rsidR="002021F1" w:rsidRPr="003C02DF" w:rsidRDefault="002021F1" w:rsidP="002021F1">
            <w:pPr>
              <w:jc w:val="both"/>
              <w:rPr>
                <w:sz w:val="18"/>
                <w:szCs w:val="18"/>
              </w:rPr>
            </w:pPr>
          </w:p>
        </w:tc>
      </w:tr>
      <w:tr w:rsidR="002021F1" w:rsidRPr="005B4766" w14:paraId="645A26B4" w14:textId="77777777" w:rsidTr="002021F1">
        <w:tc>
          <w:tcPr>
            <w:tcW w:w="1094" w:type="pct"/>
          </w:tcPr>
          <w:p w14:paraId="0D31C4DB" w14:textId="77777777" w:rsidR="002021F1" w:rsidRPr="00E60EBD" w:rsidRDefault="002021F1" w:rsidP="002021F1">
            <w:pPr>
              <w:spacing w:after="120"/>
              <w:rPr>
                <w:sz w:val="18"/>
                <w:szCs w:val="18"/>
              </w:rPr>
            </w:pPr>
            <w:r w:rsidRPr="00E60EBD">
              <w:rPr>
                <w:sz w:val="18"/>
                <w:szCs w:val="18"/>
              </w:rPr>
              <w:t>*Clear code</w:t>
            </w:r>
          </w:p>
        </w:tc>
        <w:tc>
          <w:tcPr>
            <w:tcW w:w="434" w:type="pct"/>
          </w:tcPr>
          <w:p w14:paraId="4959C326" w14:textId="77777777" w:rsidR="002021F1" w:rsidRPr="00E60EBD" w:rsidRDefault="002021F1" w:rsidP="002021F1">
            <w:pPr>
              <w:spacing w:after="120"/>
              <w:rPr>
                <w:sz w:val="18"/>
                <w:szCs w:val="18"/>
              </w:rPr>
            </w:pPr>
            <w:r w:rsidRPr="00E60EBD">
              <w:rPr>
                <w:sz w:val="18"/>
                <w:szCs w:val="18"/>
              </w:rPr>
              <w:t>33</w:t>
            </w:r>
          </w:p>
        </w:tc>
        <w:tc>
          <w:tcPr>
            <w:tcW w:w="521" w:type="pct"/>
          </w:tcPr>
          <w:p w14:paraId="13A06E7C" w14:textId="77777777" w:rsidR="002021F1" w:rsidRPr="00E60EBD" w:rsidRDefault="002021F1" w:rsidP="002021F1">
            <w:pPr>
              <w:spacing w:after="120"/>
              <w:rPr>
                <w:sz w:val="18"/>
                <w:szCs w:val="18"/>
              </w:rPr>
            </w:pPr>
            <w:r w:rsidRPr="00E60EBD">
              <w:rPr>
                <w:sz w:val="18"/>
                <w:szCs w:val="18"/>
              </w:rPr>
              <w:t>20</w:t>
            </w:r>
          </w:p>
        </w:tc>
        <w:tc>
          <w:tcPr>
            <w:tcW w:w="608" w:type="pct"/>
          </w:tcPr>
          <w:p w14:paraId="0CBB512F" w14:textId="77777777" w:rsidR="002021F1" w:rsidRPr="00E60EBD" w:rsidRDefault="002021F1" w:rsidP="002021F1">
            <w:pPr>
              <w:spacing w:after="120"/>
              <w:rPr>
                <w:sz w:val="18"/>
                <w:szCs w:val="18"/>
              </w:rPr>
            </w:pPr>
            <w:r w:rsidRPr="00E60EBD">
              <w:rPr>
                <w:sz w:val="18"/>
                <w:szCs w:val="18"/>
              </w:rPr>
              <w:t>Text</w:t>
            </w:r>
          </w:p>
        </w:tc>
        <w:tc>
          <w:tcPr>
            <w:tcW w:w="1476" w:type="pct"/>
          </w:tcPr>
          <w:p w14:paraId="09262C27"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187890DD" w14:textId="77777777" w:rsidR="002021F1" w:rsidRPr="003C02DF" w:rsidRDefault="002021F1" w:rsidP="002021F1">
            <w:pPr>
              <w:jc w:val="both"/>
              <w:rPr>
                <w:sz w:val="18"/>
                <w:szCs w:val="18"/>
              </w:rPr>
            </w:pPr>
          </w:p>
        </w:tc>
      </w:tr>
      <w:tr w:rsidR="002021F1" w:rsidRPr="005B4766" w14:paraId="62EB8BB2" w14:textId="77777777" w:rsidTr="002021F1">
        <w:tc>
          <w:tcPr>
            <w:tcW w:w="1094" w:type="pct"/>
          </w:tcPr>
          <w:p w14:paraId="718BBEF9" w14:textId="77777777" w:rsidR="002021F1" w:rsidRPr="00E60EBD" w:rsidRDefault="002021F1" w:rsidP="002021F1">
            <w:pPr>
              <w:spacing w:after="120"/>
              <w:rPr>
                <w:sz w:val="18"/>
                <w:szCs w:val="18"/>
              </w:rPr>
            </w:pPr>
            <w:r w:rsidRPr="00E60EBD">
              <w:rPr>
                <w:sz w:val="18"/>
                <w:szCs w:val="18"/>
              </w:rPr>
              <w:t>*TRC description code</w:t>
            </w:r>
          </w:p>
        </w:tc>
        <w:tc>
          <w:tcPr>
            <w:tcW w:w="434" w:type="pct"/>
          </w:tcPr>
          <w:p w14:paraId="192A52C4" w14:textId="77777777" w:rsidR="002021F1" w:rsidRPr="00E60EBD" w:rsidRDefault="002021F1" w:rsidP="002021F1">
            <w:pPr>
              <w:spacing w:after="120"/>
              <w:rPr>
                <w:sz w:val="18"/>
                <w:szCs w:val="18"/>
              </w:rPr>
            </w:pPr>
            <w:r w:rsidRPr="00E60EBD">
              <w:rPr>
                <w:sz w:val="18"/>
                <w:szCs w:val="18"/>
              </w:rPr>
              <w:t>34</w:t>
            </w:r>
          </w:p>
        </w:tc>
        <w:tc>
          <w:tcPr>
            <w:tcW w:w="521" w:type="pct"/>
          </w:tcPr>
          <w:p w14:paraId="07B5E9DF" w14:textId="77777777" w:rsidR="002021F1" w:rsidRPr="00E60EBD" w:rsidRDefault="002021F1" w:rsidP="002021F1">
            <w:pPr>
              <w:spacing w:after="120"/>
              <w:rPr>
                <w:sz w:val="18"/>
                <w:szCs w:val="18"/>
              </w:rPr>
            </w:pPr>
            <w:r w:rsidRPr="00E60EBD">
              <w:rPr>
                <w:sz w:val="18"/>
                <w:szCs w:val="18"/>
              </w:rPr>
              <w:t>20</w:t>
            </w:r>
          </w:p>
        </w:tc>
        <w:tc>
          <w:tcPr>
            <w:tcW w:w="608" w:type="pct"/>
          </w:tcPr>
          <w:p w14:paraId="68D9BA1F" w14:textId="77777777" w:rsidR="002021F1" w:rsidRPr="00E60EBD" w:rsidRDefault="002021F1" w:rsidP="002021F1">
            <w:pPr>
              <w:spacing w:after="120"/>
              <w:rPr>
                <w:sz w:val="18"/>
                <w:szCs w:val="18"/>
              </w:rPr>
            </w:pPr>
            <w:r w:rsidRPr="00E60EBD">
              <w:rPr>
                <w:sz w:val="18"/>
                <w:szCs w:val="18"/>
              </w:rPr>
              <w:t>Text</w:t>
            </w:r>
          </w:p>
        </w:tc>
        <w:tc>
          <w:tcPr>
            <w:tcW w:w="1476" w:type="pct"/>
          </w:tcPr>
          <w:p w14:paraId="03C61440"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61039EAF" w14:textId="77777777" w:rsidR="002021F1" w:rsidRPr="003C02DF" w:rsidRDefault="002021F1" w:rsidP="002021F1">
            <w:pPr>
              <w:jc w:val="both"/>
              <w:rPr>
                <w:sz w:val="18"/>
                <w:szCs w:val="18"/>
              </w:rPr>
            </w:pPr>
          </w:p>
        </w:tc>
      </w:tr>
      <w:tr w:rsidR="002021F1" w:rsidRPr="005B4766" w14:paraId="4D0EF668" w14:textId="77777777" w:rsidTr="002021F1">
        <w:tc>
          <w:tcPr>
            <w:tcW w:w="1094" w:type="pct"/>
          </w:tcPr>
          <w:p w14:paraId="015B09A1" w14:textId="77777777" w:rsidR="002021F1" w:rsidRPr="00E60EBD" w:rsidRDefault="002021F1" w:rsidP="002021F1">
            <w:pPr>
              <w:spacing w:after="120"/>
              <w:rPr>
                <w:sz w:val="18"/>
                <w:szCs w:val="18"/>
              </w:rPr>
            </w:pPr>
            <w:r w:rsidRPr="00E60EBD">
              <w:rPr>
                <w:sz w:val="18"/>
                <w:szCs w:val="18"/>
              </w:rPr>
              <w:t>*Price list reference</w:t>
            </w:r>
          </w:p>
        </w:tc>
        <w:tc>
          <w:tcPr>
            <w:tcW w:w="434" w:type="pct"/>
          </w:tcPr>
          <w:p w14:paraId="1C8D106D" w14:textId="77777777" w:rsidR="002021F1" w:rsidRPr="00E60EBD" w:rsidRDefault="002021F1" w:rsidP="002021F1">
            <w:pPr>
              <w:spacing w:after="120"/>
              <w:rPr>
                <w:sz w:val="18"/>
                <w:szCs w:val="18"/>
              </w:rPr>
            </w:pPr>
            <w:r w:rsidRPr="00E60EBD">
              <w:rPr>
                <w:sz w:val="18"/>
                <w:szCs w:val="18"/>
              </w:rPr>
              <w:t>35</w:t>
            </w:r>
          </w:p>
        </w:tc>
        <w:tc>
          <w:tcPr>
            <w:tcW w:w="521" w:type="pct"/>
          </w:tcPr>
          <w:p w14:paraId="6ABBDC25" w14:textId="77777777" w:rsidR="002021F1" w:rsidRPr="00E60EBD" w:rsidRDefault="002021F1" w:rsidP="002021F1">
            <w:pPr>
              <w:spacing w:after="120"/>
              <w:rPr>
                <w:sz w:val="18"/>
                <w:szCs w:val="18"/>
              </w:rPr>
            </w:pPr>
            <w:r w:rsidRPr="00E60EBD">
              <w:rPr>
                <w:sz w:val="18"/>
                <w:szCs w:val="18"/>
              </w:rPr>
              <w:t>256</w:t>
            </w:r>
          </w:p>
        </w:tc>
        <w:tc>
          <w:tcPr>
            <w:tcW w:w="608" w:type="pct"/>
          </w:tcPr>
          <w:p w14:paraId="43F965C6" w14:textId="77777777" w:rsidR="002021F1" w:rsidRPr="00E60EBD" w:rsidRDefault="002021F1" w:rsidP="002021F1">
            <w:pPr>
              <w:spacing w:after="120"/>
              <w:rPr>
                <w:sz w:val="18"/>
                <w:szCs w:val="18"/>
              </w:rPr>
            </w:pPr>
            <w:r w:rsidRPr="00E60EBD">
              <w:rPr>
                <w:sz w:val="18"/>
                <w:szCs w:val="18"/>
              </w:rPr>
              <w:t>Text</w:t>
            </w:r>
          </w:p>
        </w:tc>
        <w:tc>
          <w:tcPr>
            <w:tcW w:w="1476" w:type="pct"/>
          </w:tcPr>
          <w:p w14:paraId="51C2357F"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228B1770" w14:textId="77777777" w:rsidR="002021F1" w:rsidRPr="003C02DF" w:rsidRDefault="002021F1" w:rsidP="002021F1">
            <w:pPr>
              <w:jc w:val="both"/>
              <w:rPr>
                <w:sz w:val="18"/>
                <w:szCs w:val="18"/>
              </w:rPr>
            </w:pPr>
          </w:p>
        </w:tc>
      </w:tr>
      <w:tr w:rsidR="002021F1" w:rsidRPr="005B4766" w14:paraId="541676EF" w14:textId="77777777" w:rsidTr="002021F1">
        <w:tc>
          <w:tcPr>
            <w:tcW w:w="1094" w:type="pct"/>
          </w:tcPr>
          <w:p w14:paraId="520FE200" w14:textId="77777777" w:rsidR="002021F1" w:rsidRPr="00E60EBD" w:rsidRDefault="002021F1" w:rsidP="002021F1">
            <w:pPr>
              <w:spacing w:after="120"/>
              <w:rPr>
                <w:sz w:val="18"/>
                <w:szCs w:val="18"/>
              </w:rPr>
            </w:pPr>
            <w:r w:rsidRPr="00E60EBD">
              <w:rPr>
                <w:sz w:val="18"/>
                <w:szCs w:val="18"/>
              </w:rPr>
              <w:t>*Price list description</w:t>
            </w:r>
          </w:p>
        </w:tc>
        <w:tc>
          <w:tcPr>
            <w:tcW w:w="434" w:type="pct"/>
          </w:tcPr>
          <w:p w14:paraId="465DFB42" w14:textId="77777777" w:rsidR="002021F1" w:rsidRPr="00E60EBD" w:rsidRDefault="002021F1" w:rsidP="002021F1">
            <w:pPr>
              <w:spacing w:after="120"/>
              <w:rPr>
                <w:sz w:val="18"/>
                <w:szCs w:val="18"/>
              </w:rPr>
            </w:pPr>
            <w:r w:rsidRPr="00E60EBD">
              <w:rPr>
                <w:sz w:val="18"/>
                <w:szCs w:val="18"/>
              </w:rPr>
              <w:t>36</w:t>
            </w:r>
          </w:p>
        </w:tc>
        <w:tc>
          <w:tcPr>
            <w:tcW w:w="521" w:type="pct"/>
          </w:tcPr>
          <w:p w14:paraId="1E7CE3FA" w14:textId="77777777" w:rsidR="002021F1" w:rsidRPr="00E60EBD" w:rsidRDefault="002021F1" w:rsidP="002021F1">
            <w:pPr>
              <w:spacing w:after="120"/>
              <w:rPr>
                <w:sz w:val="18"/>
                <w:szCs w:val="18"/>
              </w:rPr>
            </w:pPr>
            <w:r w:rsidRPr="00E60EBD">
              <w:rPr>
                <w:sz w:val="18"/>
                <w:szCs w:val="18"/>
              </w:rPr>
              <w:t>256</w:t>
            </w:r>
          </w:p>
        </w:tc>
        <w:tc>
          <w:tcPr>
            <w:tcW w:w="608" w:type="pct"/>
          </w:tcPr>
          <w:p w14:paraId="3842AEDC" w14:textId="77777777" w:rsidR="002021F1" w:rsidRPr="00E60EBD" w:rsidRDefault="002021F1" w:rsidP="002021F1">
            <w:pPr>
              <w:spacing w:after="120"/>
              <w:rPr>
                <w:sz w:val="18"/>
                <w:szCs w:val="18"/>
              </w:rPr>
            </w:pPr>
            <w:r w:rsidRPr="00E60EBD">
              <w:rPr>
                <w:sz w:val="18"/>
                <w:szCs w:val="18"/>
              </w:rPr>
              <w:t>Text</w:t>
            </w:r>
          </w:p>
        </w:tc>
        <w:tc>
          <w:tcPr>
            <w:tcW w:w="1476" w:type="pct"/>
          </w:tcPr>
          <w:p w14:paraId="713AFADF" w14:textId="77777777" w:rsidR="002021F1" w:rsidRPr="00E60EBD" w:rsidRDefault="002021F1" w:rsidP="002021F1">
            <w:pPr>
              <w:spacing w:after="120"/>
              <w:rPr>
                <w:sz w:val="18"/>
                <w:szCs w:val="18"/>
              </w:rPr>
            </w:pPr>
            <w:r w:rsidRPr="00E60EBD">
              <w:rPr>
                <w:sz w:val="18"/>
                <w:szCs w:val="18"/>
              </w:rPr>
              <w:t>Not used for SBS Adjustment</w:t>
            </w:r>
          </w:p>
        </w:tc>
        <w:tc>
          <w:tcPr>
            <w:tcW w:w="867" w:type="pct"/>
          </w:tcPr>
          <w:p w14:paraId="7EB72BC1" w14:textId="77777777" w:rsidR="002021F1" w:rsidRPr="003C02DF" w:rsidRDefault="002021F1" w:rsidP="002021F1">
            <w:pPr>
              <w:jc w:val="both"/>
              <w:rPr>
                <w:sz w:val="18"/>
                <w:szCs w:val="18"/>
              </w:rPr>
            </w:pPr>
          </w:p>
        </w:tc>
      </w:tr>
    </w:tbl>
    <w:p w14:paraId="7CDD9759" w14:textId="77777777" w:rsidR="002021F1" w:rsidRPr="00C97611" w:rsidRDefault="002021F1" w:rsidP="002021F1">
      <w:pPr>
        <w:jc w:val="both"/>
        <w:rPr>
          <w:sz w:val="18"/>
          <w:szCs w:val="18"/>
        </w:rPr>
      </w:pPr>
      <w:r w:rsidRPr="00C97611">
        <w:rPr>
          <w:sz w:val="18"/>
          <w:szCs w:val="18"/>
        </w:rPr>
        <w:t>* Asterisk = Fields whose values will not get populated.</w:t>
      </w:r>
    </w:p>
    <w:p w14:paraId="5C041A15" w14:textId="77777777" w:rsidR="002021F1" w:rsidRPr="00097167" w:rsidRDefault="002021F1" w:rsidP="00870DEA">
      <w:pPr>
        <w:pStyle w:val="Heading2"/>
      </w:pPr>
      <w:bookmarkStart w:id="327" w:name="_Toc292189187"/>
      <w:bookmarkStart w:id="328" w:name="_Toc488928609"/>
      <w:bookmarkStart w:id="329" w:name="_Toc488928834"/>
      <w:bookmarkStart w:id="330" w:name="_Ref4779469"/>
      <w:bookmarkStart w:id="331" w:name="_BILL_SUMMARY_RECORD_2"/>
      <w:bookmarkStart w:id="332" w:name="_Toc205994580"/>
      <w:bookmarkEnd w:id="331"/>
      <w:r w:rsidRPr="00870DEA">
        <w:t>BILL</w:t>
      </w:r>
      <w:r w:rsidRPr="00097167">
        <w:t xml:space="preserve"> SUMMARY RECORD</w:t>
      </w:r>
      <w:bookmarkEnd w:id="327"/>
      <w:bookmarkEnd w:id="328"/>
      <w:bookmarkEnd w:id="329"/>
      <w:bookmarkEnd w:id="330"/>
      <w:bookmarkEnd w:id="332"/>
    </w:p>
    <w:p w14:paraId="24696F12" w14:textId="77777777" w:rsidR="002021F1" w:rsidRPr="00AE5D83" w:rsidRDefault="002021F1" w:rsidP="002021F1">
      <w:pPr>
        <w:jc w:val="both"/>
      </w:pPr>
      <w:r w:rsidRPr="00AE5D83">
        <w:t>The following single circuit summary record will be included in the output file. For different products, Bill Summary Records positions and field name varies.</w:t>
      </w:r>
    </w:p>
    <w:p w14:paraId="7BD6DE67" w14:textId="77777777" w:rsidR="002021F1" w:rsidRPr="00AE5D83" w:rsidRDefault="002021F1" w:rsidP="002021F1">
      <w:pPr>
        <w:jc w:val="both"/>
      </w:pPr>
      <w:r w:rsidRPr="00AE5D83">
        <w:t xml:space="preserve">RECORDTYPE: </w:t>
      </w:r>
      <w:r w:rsidRPr="00AE5D83">
        <w:rPr>
          <w:b/>
        </w:rPr>
        <w:t>BILLSUMMARYRECORD</w:t>
      </w:r>
      <w:r w:rsidRPr="00AE5D83" w:rsidDel="00DB1257">
        <w:t xml:space="preserve"> </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992"/>
        <w:gridCol w:w="773"/>
        <w:gridCol w:w="1107"/>
        <w:gridCol w:w="1094"/>
        <w:gridCol w:w="2697"/>
        <w:gridCol w:w="1573"/>
      </w:tblGrid>
      <w:tr w:rsidR="002021F1" w:rsidRPr="005B4766" w14:paraId="0A3DA183" w14:textId="77777777" w:rsidTr="002021F1">
        <w:tc>
          <w:tcPr>
            <w:tcW w:w="1094" w:type="pct"/>
          </w:tcPr>
          <w:p w14:paraId="7D1EFF97" w14:textId="77777777" w:rsidR="002021F1" w:rsidRPr="005B4766" w:rsidRDefault="002021F1" w:rsidP="002021F1">
            <w:pPr>
              <w:spacing w:after="120"/>
              <w:rPr>
                <w:b/>
                <w:sz w:val="18"/>
                <w:szCs w:val="18"/>
              </w:rPr>
            </w:pPr>
            <w:r w:rsidRPr="005B4766">
              <w:rPr>
                <w:b/>
                <w:sz w:val="18"/>
                <w:szCs w:val="18"/>
              </w:rPr>
              <w:t>Field Name</w:t>
            </w:r>
          </w:p>
        </w:tc>
        <w:tc>
          <w:tcPr>
            <w:tcW w:w="434" w:type="pct"/>
          </w:tcPr>
          <w:p w14:paraId="29402C88" w14:textId="77777777" w:rsidR="002021F1" w:rsidRPr="005B4766" w:rsidRDefault="002021F1" w:rsidP="002021F1">
            <w:pPr>
              <w:spacing w:after="120"/>
              <w:rPr>
                <w:b/>
                <w:sz w:val="18"/>
                <w:szCs w:val="18"/>
              </w:rPr>
            </w:pPr>
            <w:r w:rsidRPr="005B4766">
              <w:rPr>
                <w:b/>
                <w:sz w:val="18"/>
                <w:szCs w:val="18"/>
              </w:rPr>
              <w:t>Field No</w:t>
            </w:r>
          </w:p>
        </w:tc>
        <w:tc>
          <w:tcPr>
            <w:tcW w:w="521" w:type="pct"/>
          </w:tcPr>
          <w:p w14:paraId="1DF92DCF" w14:textId="77777777" w:rsidR="002021F1" w:rsidRPr="005B4766" w:rsidRDefault="002021F1" w:rsidP="002021F1">
            <w:pPr>
              <w:spacing w:after="120"/>
              <w:rPr>
                <w:b/>
                <w:sz w:val="18"/>
                <w:szCs w:val="18"/>
              </w:rPr>
            </w:pPr>
            <w:r w:rsidRPr="005B4766">
              <w:rPr>
                <w:b/>
                <w:sz w:val="18"/>
                <w:szCs w:val="18"/>
              </w:rPr>
              <w:t xml:space="preserve">Maximum Field Length          </w:t>
            </w:r>
          </w:p>
        </w:tc>
        <w:tc>
          <w:tcPr>
            <w:tcW w:w="608" w:type="pct"/>
          </w:tcPr>
          <w:p w14:paraId="7B5F0DDA" w14:textId="77777777" w:rsidR="002021F1" w:rsidRPr="005B4766" w:rsidRDefault="002021F1" w:rsidP="002021F1">
            <w:pPr>
              <w:spacing w:after="120"/>
              <w:rPr>
                <w:b/>
                <w:sz w:val="18"/>
                <w:szCs w:val="18"/>
              </w:rPr>
            </w:pPr>
            <w:r w:rsidRPr="005B4766">
              <w:rPr>
                <w:b/>
                <w:sz w:val="18"/>
                <w:szCs w:val="18"/>
              </w:rPr>
              <w:t>Format</w:t>
            </w:r>
          </w:p>
        </w:tc>
        <w:tc>
          <w:tcPr>
            <w:tcW w:w="1476" w:type="pct"/>
          </w:tcPr>
          <w:p w14:paraId="08A3521E" w14:textId="77777777" w:rsidR="002021F1" w:rsidRPr="005B4766" w:rsidRDefault="002021F1" w:rsidP="002021F1">
            <w:pPr>
              <w:spacing w:after="120"/>
              <w:rPr>
                <w:b/>
                <w:sz w:val="18"/>
                <w:szCs w:val="18"/>
              </w:rPr>
            </w:pPr>
            <w:r w:rsidRPr="005B4766">
              <w:rPr>
                <w:b/>
                <w:sz w:val="18"/>
                <w:szCs w:val="18"/>
              </w:rPr>
              <w:t>Value</w:t>
            </w:r>
          </w:p>
        </w:tc>
        <w:tc>
          <w:tcPr>
            <w:tcW w:w="867" w:type="pct"/>
          </w:tcPr>
          <w:p w14:paraId="7C920E5B" w14:textId="77777777" w:rsidR="002021F1" w:rsidRPr="005B4766" w:rsidRDefault="002021F1" w:rsidP="002021F1">
            <w:pPr>
              <w:spacing w:after="120"/>
              <w:rPr>
                <w:b/>
                <w:sz w:val="18"/>
                <w:szCs w:val="18"/>
              </w:rPr>
            </w:pPr>
            <w:r>
              <w:rPr>
                <w:b/>
                <w:sz w:val="18"/>
                <w:szCs w:val="18"/>
              </w:rPr>
              <w:t>Note</w:t>
            </w:r>
          </w:p>
        </w:tc>
      </w:tr>
      <w:tr w:rsidR="002021F1" w:rsidRPr="005B4766" w14:paraId="2DFA6B87" w14:textId="77777777" w:rsidTr="002021F1">
        <w:tc>
          <w:tcPr>
            <w:tcW w:w="1094" w:type="pct"/>
          </w:tcPr>
          <w:p w14:paraId="7969DA28" w14:textId="77777777" w:rsidR="002021F1" w:rsidRPr="005B4766" w:rsidRDefault="002021F1" w:rsidP="002021F1">
            <w:pPr>
              <w:spacing w:after="120"/>
              <w:rPr>
                <w:sz w:val="18"/>
                <w:szCs w:val="18"/>
              </w:rPr>
            </w:pPr>
            <w:r w:rsidRPr="005B4766">
              <w:rPr>
                <w:sz w:val="18"/>
                <w:szCs w:val="18"/>
              </w:rPr>
              <w:t>Record Type</w:t>
            </w:r>
          </w:p>
        </w:tc>
        <w:tc>
          <w:tcPr>
            <w:tcW w:w="434" w:type="pct"/>
          </w:tcPr>
          <w:p w14:paraId="6CE319E1" w14:textId="77777777" w:rsidR="002021F1" w:rsidRPr="005B4766" w:rsidRDefault="002021F1" w:rsidP="002021F1">
            <w:pPr>
              <w:spacing w:after="120"/>
              <w:rPr>
                <w:sz w:val="18"/>
                <w:szCs w:val="18"/>
              </w:rPr>
            </w:pPr>
            <w:r w:rsidRPr="005B4766">
              <w:rPr>
                <w:sz w:val="18"/>
                <w:szCs w:val="18"/>
              </w:rPr>
              <w:t>1</w:t>
            </w:r>
          </w:p>
        </w:tc>
        <w:tc>
          <w:tcPr>
            <w:tcW w:w="521" w:type="pct"/>
          </w:tcPr>
          <w:p w14:paraId="5F64B590" w14:textId="77777777" w:rsidR="002021F1" w:rsidRPr="005B4766" w:rsidRDefault="002021F1" w:rsidP="002021F1">
            <w:pPr>
              <w:spacing w:after="120"/>
              <w:rPr>
                <w:sz w:val="18"/>
                <w:szCs w:val="18"/>
              </w:rPr>
            </w:pPr>
            <w:r>
              <w:rPr>
                <w:sz w:val="18"/>
                <w:szCs w:val="18"/>
              </w:rPr>
              <w:t>255</w:t>
            </w:r>
          </w:p>
        </w:tc>
        <w:tc>
          <w:tcPr>
            <w:tcW w:w="608" w:type="pct"/>
          </w:tcPr>
          <w:p w14:paraId="359633A6" w14:textId="77777777" w:rsidR="002021F1" w:rsidRPr="005B4766" w:rsidRDefault="002021F1" w:rsidP="002021F1">
            <w:pPr>
              <w:spacing w:after="120"/>
              <w:rPr>
                <w:sz w:val="18"/>
                <w:szCs w:val="18"/>
              </w:rPr>
            </w:pPr>
            <w:r w:rsidRPr="005B4766">
              <w:rPr>
                <w:sz w:val="18"/>
                <w:szCs w:val="18"/>
              </w:rPr>
              <w:t>Text</w:t>
            </w:r>
          </w:p>
        </w:tc>
        <w:tc>
          <w:tcPr>
            <w:tcW w:w="1476" w:type="pct"/>
          </w:tcPr>
          <w:p w14:paraId="5E483514" w14:textId="77777777" w:rsidR="002021F1" w:rsidRPr="00D32C01" w:rsidRDefault="002021F1" w:rsidP="002021F1">
            <w:pPr>
              <w:spacing w:after="120"/>
              <w:rPr>
                <w:sz w:val="18"/>
                <w:szCs w:val="18"/>
              </w:rPr>
            </w:pPr>
            <w:r w:rsidRPr="00D32C01">
              <w:rPr>
                <w:sz w:val="18"/>
                <w:szCs w:val="18"/>
              </w:rPr>
              <w:t>BILLSUMMARYRECORD</w:t>
            </w:r>
          </w:p>
        </w:tc>
        <w:tc>
          <w:tcPr>
            <w:tcW w:w="867" w:type="pct"/>
          </w:tcPr>
          <w:p w14:paraId="13292EF0" w14:textId="77777777" w:rsidR="002021F1" w:rsidRPr="005B4766" w:rsidRDefault="002021F1" w:rsidP="002021F1">
            <w:pPr>
              <w:jc w:val="both"/>
              <w:rPr>
                <w:sz w:val="18"/>
                <w:szCs w:val="18"/>
              </w:rPr>
            </w:pPr>
          </w:p>
        </w:tc>
      </w:tr>
      <w:tr w:rsidR="002021F1" w:rsidRPr="005B4766" w14:paraId="037148F0" w14:textId="77777777" w:rsidTr="002021F1">
        <w:tc>
          <w:tcPr>
            <w:tcW w:w="1094" w:type="pct"/>
          </w:tcPr>
          <w:p w14:paraId="7AFBF8AD" w14:textId="77777777" w:rsidR="002021F1" w:rsidRPr="001014D4" w:rsidRDefault="002021F1" w:rsidP="002021F1">
            <w:pPr>
              <w:spacing w:after="120"/>
              <w:rPr>
                <w:sz w:val="18"/>
                <w:szCs w:val="18"/>
              </w:rPr>
            </w:pPr>
            <w:r w:rsidRPr="001014D4">
              <w:rPr>
                <w:sz w:val="18"/>
                <w:szCs w:val="18"/>
              </w:rPr>
              <w:t>Net total of total bill charges</w:t>
            </w:r>
          </w:p>
        </w:tc>
        <w:tc>
          <w:tcPr>
            <w:tcW w:w="434" w:type="pct"/>
          </w:tcPr>
          <w:p w14:paraId="2F7FEE7F" w14:textId="77777777" w:rsidR="002021F1" w:rsidRPr="005B4766" w:rsidRDefault="002021F1" w:rsidP="002021F1">
            <w:pPr>
              <w:spacing w:after="120"/>
              <w:rPr>
                <w:sz w:val="18"/>
                <w:szCs w:val="18"/>
              </w:rPr>
            </w:pPr>
            <w:r>
              <w:rPr>
                <w:sz w:val="18"/>
                <w:szCs w:val="18"/>
              </w:rPr>
              <w:t>2</w:t>
            </w:r>
          </w:p>
        </w:tc>
        <w:tc>
          <w:tcPr>
            <w:tcW w:w="521" w:type="pct"/>
          </w:tcPr>
          <w:p w14:paraId="59ED5C78" w14:textId="77777777" w:rsidR="002021F1" w:rsidRPr="005B4766" w:rsidRDefault="002021F1" w:rsidP="002021F1">
            <w:pPr>
              <w:spacing w:after="120"/>
              <w:rPr>
                <w:sz w:val="18"/>
                <w:szCs w:val="18"/>
              </w:rPr>
            </w:pPr>
            <w:r>
              <w:rPr>
                <w:sz w:val="18"/>
                <w:szCs w:val="18"/>
              </w:rPr>
              <w:t>18</w:t>
            </w:r>
          </w:p>
        </w:tc>
        <w:tc>
          <w:tcPr>
            <w:tcW w:w="608" w:type="pct"/>
          </w:tcPr>
          <w:p w14:paraId="02015BBD" w14:textId="77777777" w:rsidR="002021F1" w:rsidRPr="005B4766" w:rsidRDefault="002021F1" w:rsidP="002021F1">
            <w:pPr>
              <w:spacing w:after="120"/>
              <w:rPr>
                <w:sz w:val="18"/>
                <w:szCs w:val="18"/>
              </w:rPr>
            </w:pPr>
            <w:r w:rsidRPr="005B4766">
              <w:rPr>
                <w:sz w:val="18"/>
                <w:szCs w:val="18"/>
              </w:rPr>
              <w:t>Num</w:t>
            </w:r>
          </w:p>
        </w:tc>
        <w:tc>
          <w:tcPr>
            <w:tcW w:w="1476" w:type="pct"/>
          </w:tcPr>
          <w:p w14:paraId="0929039B" w14:textId="77777777" w:rsidR="002021F1" w:rsidRPr="005B4766"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67" w:type="pct"/>
          </w:tcPr>
          <w:p w14:paraId="057C0FA8" w14:textId="77777777" w:rsidR="002021F1" w:rsidRPr="0006028F" w:rsidRDefault="002021F1" w:rsidP="002021F1">
            <w:pPr>
              <w:jc w:val="both"/>
              <w:rPr>
                <w:sz w:val="18"/>
                <w:szCs w:val="18"/>
              </w:rPr>
            </w:pPr>
          </w:p>
        </w:tc>
      </w:tr>
      <w:tr w:rsidR="002021F1" w:rsidRPr="005B4766" w14:paraId="7F773451" w14:textId="77777777" w:rsidTr="002021F1">
        <w:tc>
          <w:tcPr>
            <w:tcW w:w="1094" w:type="pct"/>
          </w:tcPr>
          <w:p w14:paraId="2C07CA27" w14:textId="77777777" w:rsidR="002021F1" w:rsidRPr="001014D4" w:rsidRDefault="002021F1" w:rsidP="002021F1">
            <w:pPr>
              <w:spacing w:after="120"/>
              <w:rPr>
                <w:sz w:val="18"/>
                <w:szCs w:val="18"/>
              </w:rPr>
            </w:pPr>
            <w:r w:rsidRPr="001014D4">
              <w:rPr>
                <w:sz w:val="18"/>
                <w:szCs w:val="18"/>
              </w:rPr>
              <w:t>Total VAT due on bill</w:t>
            </w:r>
          </w:p>
        </w:tc>
        <w:tc>
          <w:tcPr>
            <w:tcW w:w="434" w:type="pct"/>
          </w:tcPr>
          <w:p w14:paraId="41E2F820" w14:textId="77777777" w:rsidR="002021F1" w:rsidRPr="005B4766" w:rsidRDefault="002021F1" w:rsidP="002021F1">
            <w:pPr>
              <w:spacing w:after="120"/>
              <w:rPr>
                <w:sz w:val="18"/>
                <w:szCs w:val="18"/>
              </w:rPr>
            </w:pPr>
            <w:r>
              <w:rPr>
                <w:sz w:val="18"/>
                <w:szCs w:val="18"/>
              </w:rPr>
              <w:t>3</w:t>
            </w:r>
          </w:p>
        </w:tc>
        <w:tc>
          <w:tcPr>
            <w:tcW w:w="521" w:type="pct"/>
          </w:tcPr>
          <w:p w14:paraId="3B55B689" w14:textId="77777777" w:rsidR="002021F1" w:rsidRPr="005B4766" w:rsidRDefault="002021F1" w:rsidP="002021F1">
            <w:pPr>
              <w:spacing w:after="120"/>
              <w:rPr>
                <w:sz w:val="18"/>
                <w:szCs w:val="18"/>
              </w:rPr>
            </w:pPr>
            <w:r>
              <w:rPr>
                <w:sz w:val="18"/>
                <w:szCs w:val="18"/>
              </w:rPr>
              <w:t>18</w:t>
            </w:r>
          </w:p>
        </w:tc>
        <w:tc>
          <w:tcPr>
            <w:tcW w:w="608" w:type="pct"/>
          </w:tcPr>
          <w:p w14:paraId="62486BE7" w14:textId="77777777" w:rsidR="002021F1" w:rsidRPr="005B4766" w:rsidRDefault="002021F1" w:rsidP="002021F1">
            <w:pPr>
              <w:spacing w:after="120"/>
              <w:rPr>
                <w:sz w:val="18"/>
                <w:szCs w:val="18"/>
              </w:rPr>
            </w:pPr>
            <w:r w:rsidRPr="005B4766">
              <w:rPr>
                <w:sz w:val="18"/>
                <w:szCs w:val="18"/>
              </w:rPr>
              <w:t>Num</w:t>
            </w:r>
          </w:p>
        </w:tc>
        <w:tc>
          <w:tcPr>
            <w:tcW w:w="1476" w:type="pct"/>
          </w:tcPr>
          <w:p w14:paraId="0F60575C" w14:textId="77777777" w:rsidR="002021F1" w:rsidRPr="005B4766"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67" w:type="pct"/>
          </w:tcPr>
          <w:p w14:paraId="7E04211C" w14:textId="77777777" w:rsidR="002021F1" w:rsidRPr="0006028F" w:rsidRDefault="002021F1" w:rsidP="002021F1">
            <w:pPr>
              <w:jc w:val="both"/>
              <w:rPr>
                <w:sz w:val="18"/>
                <w:szCs w:val="18"/>
              </w:rPr>
            </w:pPr>
          </w:p>
        </w:tc>
      </w:tr>
      <w:tr w:rsidR="002021F1" w:rsidRPr="005B4766" w14:paraId="43DB4844" w14:textId="77777777" w:rsidTr="002021F1">
        <w:tc>
          <w:tcPr>
            <w:tcW w:w="1094" w:type="pct"/>
          </w:tcPr>
          <w:p w14:paraId="1B1EFF17" w14:textId="77777777" w:rsidR="002021F1" w:rsidRPr="001014D4" w:rsidRDefault="002021F1" w:rsidP="002021F1">
            <w:pPr>
              <w:spacing w:after="120"/>
              <w:rPr>
                <w:sz w:val="18"/>
                <w:szCs w:val="18"/>
              </w:rPr>
            </w:pPr>
            <w:r w:rsidRPr="001014D4">
              <w:rPr>
                <w:sz w:val="18"/>
                <w:szCs w:val="18"/>
              </w:rPr>
              <w:t>Net total of charges, NOT subject to VAT</w:t>
            </w:r>
          </w:p>
        </w:tc>
        <w:tc>
          <w:tcPr>
            <w:tcW w:w="434" w:type="pct"/>
          </w:tcPr>
          <w:p w14:paraId="0F2CCBFB" w14:textId="77777777" w:rsidR="002021F1" w:rsidRPr="005B4766" w:rsidRDefault="002021F1" w:rsidP="002021F1">
            <w:pPr>
              <w:spacing w:after="120"/>
              <w:rPr>
                <w:sz w:val="18"/>
                <w:szCs w:val="18"/>
              </w:rPr>
            </w:pPr>
            <w:r>
              <w:rPr>
                <w:sz w:val="18"/>
                <w:szCs w:val="18"/>
              </w:rPr>
              <w:t>4</w:t>
            </w:r>
          </w:p>
        </w:tc>
        <w:tc>
          <w:tcPr>
            <w:tcW w:w="521" w:type="pct"/>
          </w:tcPr>
          <w:p w14:paraId="449A1F9E" w14:textId="77777777" w:rsidR="002021F1" w:rsidRPr="005B4766" w:rsidRDefault="002021F1" w:rsidP="002021F1">
            <w:pPr>
              <w:spacing w:after="120"/>
              <w:rPr>
                <w:sz w:val="18"/>
                <w:szCs w:val="18"/>
              </w:rPr>
            </w:pPr>
            <w:r>
              <w:rPr>
                <w:sz w:val="18"/>
                <w:szCs w:val="18"/>
              </w:rPr>
              <w:t>18</w:t>
            </w:r>
          </w:p>
        </w:tc>
        <w:tc>
          <w:tcPr>
            <w:tcW w:w="608" w:type="pct"/>
          </w:tcPr>
          <w:p w14:paraId="67BBDC85" w14:textId="77777777" w:rsidR="002021F1" w:rsidRPr="005B4766" w:rsidRDefault="002021F1" w:rsidP="002021F1">
            <w:pPr>
              <w:spacing w:after="120"/>
              <w:rPr>
                <w:sz w:val="18"/>
                <w:szCs w:val="18"/>
              </w:rPr>
            </w:pPr>
            <w:r w:rsidRPr="005B4766">
              <w:rPr>
                <w:sz w:val="18"/>
                <w:szCs w:val="18"/>
              </w:rPr>
              <w:t>Num</w:t>
            </w:r>
          </w:p>
        </w:tc>
        <w:tc>
          <w:tcPr>
            <w:tcW w:w="1476" w:type="pct"/>
          </w:tcPr>
          <w:p w14:paraId="2D07B847" w14:textId="77777777" w:rsidR="002021F1" w:rsidRPr="005B4766"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67" w:type="pct"/>
          </w:tcPr>
          <w:p w14:paraId="1C354D18" w14:textId="77777777" w:rsidR="002021F1" w:rsidRPr="0006028F" w:rsidRDefault="002021F1" w:rsidP="002021F1">
            <w:pPr>
              <w:jc w:val="both"/>
              <w:rPr>
                <w:sz w:val="18"/>
                <w:szCs w:val="18"/>
              </w:rPr>
            </w:pPr>
          </w:p>
        </w:tc>
      </w:tr>
      <w:tr w:rsidR="002021F1" w:rsidRPr="00705394" w14:paraId="35C9FA5B" w14:textId="77777777" w:rsidTr="002021F1">
        <w:tc>
          <w:tcPr>
            <w:tcW w:w="1094" w:type="pct"/>
          </w:tcPr>
          <w:p w14:paraId="4E703B88" w14:textId="77777777" w:rsidR="002021F1" w:rsidRPr="001014D4" w:rsidRDefault="002021F1" w:rsidP="002021F1">
            <w:pPr>
              <w:spacing w:after="120"/>
              <w:rPr>
                <w:sz w:val="18"/>
                <w:szCs w:val="18"/>
              </w:rPr>
            </w:pPr>
            <w:r w:rsidRPr="001014D4">
              <w:rPr>
                <w:sz w:val="18"/>
                <w:szCs w:val="18"/>
              </w:rPr>
              <w:t>Invoice total due including any VAT</w:t>
            </w:r>
          </w:p>
        </w:tc>
        <w:tc>
          <w:tcPr>
            <w:tcW w:w="434" w:type="pct"/>
          </w:tcPr>
          <w:p w14:paraId="42A8C0A6" w14:textId="77777777" w:rsidR="002021F1" w:rsidRPr="005B4766" w:rsidRDefault="002021F1" w:rsidP="002021F1">
            <w:pPr>
              <w:spacing w:after="120"/>
              <w:rPr>
                <w:sz w:val="18"/>
                <w:szCs w:val="18"/>
              </w:rPr>
            </w:pPr>
            <w:r>
              <w:rPr>
                <w:sz w:val="18"/>
                <w:szCs w:val="18"/>
              </w:rPr>
              <w:t>5</w:t>
            </w:r>
          </w:p>
        </w:tc>
        <w:tc>
          <w:tcPr>
            <w:tcW w:w="521" w:type="pct"/>
          </w:tcPr>
          <w:p w14:paraId="5EF37DE3" w14:textId="77777777" w:rsidR="002021F1" w:rsidRPr="005B4766" w:rsidRDefault="002021F1" w:rsidP="002021F1">
            <w:pPr>
              <w:spacing w:after="120"/>
              <w:rPr>
                <w:sz w:val="18"/>
                <w:szCs w:val="18"/>
              </w:rPr>
            </w:pPr>
            <w:r>
              <w:rPr>
                <w:sz w:val="18"/>
                <w:szCs w:val="18"/>
              </w:rPr>
              <w:t>18</w:t>
            </w:r>
          </w:p>
        </w:tc>
        <w:tc>
          <w:tcPr>
            <w:tcW w:w="608" w:type="pct"/>
          </w:tcPr>
          <w:p w14:paraId="3E3168A6" w14:textId="77777777" w:rsidR="002021F1" w:rsidRPr="005B4766" w:rsidRDefault="002021F1" w:rsidP="002021F1">
            <w:pPr>
              <w:spacing w:after="120"/>
              <w:rPr>
                <w:sz w:val="18"/>
                <w:szCs w:val="18"/>
              </w:rPr>
            </w:pPr>
            <w:r w:rsidRPr="005B4766">
              <w:rPr>
                <w:sz w:val="18"/>
                <w:szCs w:val="18"/>
              </w:rPr>
              <w:t>Num</w:t>
            </w:r>
          </w:p>
        </w:tc>
        <w:tc>
          <w:tcPr>
            <w:tcW w:w="1476" w:type="pct"/>
          </w:tcPr>
          <w:p w14:paraId="08887376" w14:textId="77777777" w:rsidR="002021F1" w:rsidRPr="0070539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67" w:type="pct"/>
          </w:tcPr>
          <w:p w14:paraId="75C23075" w14:textId="77777777" w:rsidR="002021F1" w:rsidRPr="0006028F" w:rsidRDefault="002021F1" w:rsidP="002021F1">
            <w:pPr>
              <w:jc w:val="both"/>
              <w:rPr>
                <w:sz w:val="18"/>
                <w:szCs w:val="18"/>
              </w:rPr>
            </w:pPr>
          </w:p>
        </w:tc>
      </w:tr>
      <w:tr w:rsidR="002021F1" w:rsidRPr="00705394" w14:paraId="5D2F0BB7" w14:textId="77777777" w:rsidTr="002021F1">
        <w:tc>
          <w:tcPr>
            <w:tcW w:w="1094" w:type="pct"/>
          </w:tcPr>
          <w:p w14:paraId="209646A8" w14:textId="77777777" w:rsidR="002021F1" w:rsidRPr="001A6D81" w:rsidRDefault="002021F1" w:rsidP="002021F1">
            <w:pPr>
              <w:spacing w:after="120"/>
              <w:rPr>
                <w:sz w:val="18"/>
                <w:szCs w:val="18"/>
              </w:rPr>
            </w:pPr>
            <w:r w:rsidRPr="001A6D81">
              <w:rPr>
                <w:sz w:val="18"/>
                <w:szCs w:val="18"/>
              </w:rPr>
              <w:t>Summary total of all one</w:t>
            </w:r>
            <w:r w:rsidR="00393CFE">
              <w:rPr>
                <w:sz w:val="18"/>
                <w:szCs w:val="18"/>
              </w:rPr>
              <w:t xml:space="preserve"> </w:t>
            </w:r>
            <w:r w:rsidRPr="001A6D81">
              <w:rPr>
                <w:sz w:val="18"/>
                <w:szCs w:val="18"/>
              </w:rPr>
              <w:t>-</w:t>
            </w:r>
            <w:r w:rsidR="00393CFE">
              <w:rPr>
                <w:sz w:val="18"/>
                <w:szCs w:val="18"/>
              </w:rPr>
              <w:t xml:space="preserve"> </w:t>
            </w:r>
            <w:r w:rsidRPr="001A6D81">
              <w:rPr>
                <w:sz w:val="18"/>
                <w:szCs w:val="18"/>
              </w:rPr>
              <w:t>off charges</w:t>
            </w:r>
          </w:p>
        </w:tc>
        <w:tc>
          <w:tcPr>
            <w:tcW w:w="434" w:type="pct"/>
          </w:tcPr>
          <w:p w14:paraId="40216D74" w14:textId="77777777" w:rsidR="002021F1" w:rsidRPr="005B4766" w:rsidRDefault="002021F1" w:rsidP="002021F1">
            <w:pPr>
              <w:spacing w:after="120"/>
              <w:rPr>
                <w:sz w:val="18"/>
                <w:szCs w:val="18"/>
              </w:rPr>
            </w:pPr>
            <w:r>
              <w:rPr>
                <w:sz w:val="18"/>
                <w:szCs w:val="18"/>
              </w:rPr>
              <w:t>6</w:t>
            </w:r>
          </w:p>
        </w:tc>
        <w:tc>
          <w:tcPr>
            <w:tcW w:w="521" w:type="pct"/>
          </w:tcPr>
          <w:p w14:paraId="5D70CD7C" w14:textId="77777777" w:rsidR="002021F1" w:rsidRPr="005B4766" w:rsidRDefault="002021F1" w:rsidP="002021F1">
            <w:pPr>
              <w:spacing w:after="120"/>
              <w:rPr>
                <w:sz w:val="18"/>
                <w:szCs w:val="18"/>
              </w:rPr>
            </w:pPr>
            <w:r>
              <w:rPr>
                <w:sz w:val="18"/>
                <w:szCs w:val="18"/>
              </w:rPr>
              <w:t>18</w:t>
            </w:r>
          </w:p>
        </w:tc>
        <w:tc>
          <w:tcPr>
            <w:tcW w:w="608" w:type="pct"/>
          </w:tcPr>
          <w:p w14:paraId="4B87FFCA" w14:textId="77777777" w:rsidR="002021F1" w:rsidRPr="005B4766" w:rsidRDefault="002021F1" w:rsidP="002021F1">
            <w:pPr>
              <w:spacing w:after="120"/>
              <w:rPr>
                <w:sz w:val="18"/>
                <w:szCs w:val="18"/>
              </w:rPr>
            </w:pPr>
            <w:r w:rsidRPr="005B4766">
              <w:rPr>
                <w:sz w:val="18"/>
                <w:szCs w:val="18"/>
              </w:rPr>
              <w:t>Num</w:t>
            </w:r>
          </w:p>
        </w:tc>
        <w:tc>
          <w:tcPr>
            <w:tcW w:w="1476" w:type="pct"/>
          </w:tcPr>
          <w:p w14:paraId="3B6CB7E2" w14:textId="77777777" w:rsidR="002021F1" w:rsidRPr="0070539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67" w:type="pct"/>
          </w:tcPr>
          <w:p w14:paraId="54D7283A" w14:textId="77777777" w:rsidR="002021F1" w:rsidRPr="0006028F" w:rsidRDefault="002021F1" w:rsidP="002021F1">
            <w:pPr>
              <w:jc w:val="both"/>
              <w:rPr>
                <w:sz w:val="18"/>
                <w:szCs w:val="18"/>
              </w:rPr>
            </w:pPr>
          </w:p>
        </w:tc>
      </w:tr>
      <w:tr w:rsidR="002021F1" w:rsidRPr="008A2A14" w14:paraId="2BE2A06C" w14:textId="77777777" w:rsidTr="002021F1">
        <w:tc>
          <w:tcPr>
            <w:tcW w:w="1094" w:type="pct"/>
          </w:tcPr>
          <w:p w14:paraId="70E152BB" w14:textId="77777777" w:rsidR="002021F1" w:rsidRPr="001A6D81" w:rsidRDefault="002021F1" w:rsidP="002021F1">
            <w:pPr>
              <w:spacing w:after="120"/>
              <w:rPr>
                <w:sz w:val="18"/>
                <w:szCs w:val="18"/>
              </w:rPr>
            </w:pPr>
            <w:r w:rsidRPr="001A6D81">
              <w:rPr>
                <w:sz w:val="18"/>
                <w:szCs w:val="18"/>
              </w:rPr>
              <w:t>Summary total of all periodic charges</w:t>
            </w:r>
          </w:p>
        </w:tc>
        <w:tc>
          <w:tcPr>
            <w:tcW w:w="434" w:type="pct"/>
          </w:tcPr>
          <w:p w14:paraId="0F2FB551" w14:textId="77777777" w:rsidR="002021F1" w:rsidRPr="005B4766" w:rsidRDefault="002021F1" w:rsidP="002021F1">
            <w:pPr>
              <w:spacing w:after="120"/>
              <w:rPr>
                <w:sz w:val="18"/>
                <w:szCs w:val="18"/>
              </w:rPr>
            </w:pPr>
            <w:r>
              <w:rPr>
                <w:sz w:val="18"/>
                <w:szCs w:val="18"/>
              </w:rPr>
              <w:t>7</w:t>
            </w:r>
          </w:p>
        </w:tc>
        <w:tc>
          <w:tcPr>
            <w:tcW w:w="521" w:type="pct"/>
          </w:tcPr>
          <w:p w14:paraId="344B8EC3" w14:textId="77777777" w:rsidR="002021F1" w:rsidRDefault="002021F1" w:rsidP="002021F1">
            <w:pPr>
              <w:spacing w:after="120"/>
              <w:rPr>
                <w:sz w:val="18"/>
                <w:szCs w:val="18"/>
              </w:rPr>
            </w:pPr>
            <w:r>
              <w:rPr>
                <w:sz w:val="18"/>
                <w:szCs w:val="18"/>
              </w:rPr>
              <w:t>18</w:t>
            </w:r>
          </w:p>
        </w:tc>
        <w:tc>
          <w:tcPr>
            <w:tcW w:w="608" w:type="pct"/>
          </w:tcPr>
          <w:p w14:paraId="51B09A5E" w14:textId="77777777" w:rsidR="002021F1" w:rsidRPr="005B4766" w:rsidRDefault="002021F1" w:rsidP="002021F1">
            <w:pPr>
              <w:spacing w:after="120"/>
              <w:rPr>
                <w:sz w:val="18"/>
                <w:szCs w:val="18"/>
              </w:rPr>
            </w:pPr>
            <w:r w:rsidRPr="005B4766">
              <w:rPr>
                <w:sz w:val="18"/>
                <w:szCs w:val="18"/>
              </w:rPr>
              <w:t>Num</w:t>
            </w:r>
          </w:p>
        </w:tc>
        <w:tc>
          <w:tcPr>
            <w:tcW w:w="1476" w:type="pct"/>
          </w:tcPr>
          <w:p w14:paraId="7F1EE595" w14:textId="77777777" w:rsidR="002021F1" w:rsidRPr="008A2A1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67" w:type="pct"/>
          </w:tcPr>
          <w:p w14:paraId="5F5A725F" w14:textId="77777777" w:rsidR="002021F1" w:rsidRPr="0006028F" w:rsidRDefault="002021F1" w:rsidP="002021F1">
            <w:pPr>
              <w:jc w:val="both"/>
              <w:rPr>
                <w:sz w:val="18"/>
                <w:szCs w:val="18"/>
              </w:rPr>
            </w:pPr>
          </w:p>
        </w:tc>
      </w:tr>
      <w:tr w:rsidR="002021F1" w:rsidRPr="008A2A14" w14:paraId="6E5595F3" w14:textId="77777777" w:rsidTr="002021F1">
        <w:tc>
          <w:tcPr>
            <w:tcW w:w="1094" w:type="pct"/>
          </w:tcPr>
          <w:p w14:paraId="30311704" w14:textId="77777777" w:rsidR="002021F1" w:rsidRPr="001A6D81" w:rsidRDefault="002021F1" w:rsidP="002021F1">
            <w:pPr>
              <w:spacing w:after="120"/>
              <w:rPr>
                <w:sz w:val="18"/>
                <w:szCs w:val="18"/>
              </w:rPr>
            </w:pPr>
            <w:r w:rsidRPr="001A6D81">
              <w:rPr>
                <w:sz w:val="18"/>
                <w:szCs w:val="18"/>
              </w:rPr>
              <w:t>Summary total of all event charges</w:t>
            </w:r>
          </w:p>
        </w:tc>
        <w:tc>
          <w:tcPr>
            <w:tcW w:w="434" w:type="pct"/>
          </w:tcPr>
          <w:p w14:paraId="664CCEBD" w14:textId="77777777" w:rsidR="002021F1" w:rsidRPr="005B4766" w:rsidRDefault="002021F1" w:rsidP="002021F1">
            <w:pPr>
              <w:spacing w:after="120"/>
              <w:rPr>
                <w:sz w:val="18"/>
                <w:szCs w:val="18"/>
              </w:rPr>
            </w:pPr>
            <w:r>
              <w:rPr>
                <w:sz w:val="18"/>
                <w:szCs w:val="18"/>
              </w:rPr>
              <w:t>8</w:t>
            </w:r>
          </w:p>
        </w:tc>
        <w:tc>
          <w:tcPr>
            <w:tcW w:w="521" w:type="pct"/>
          </w:tcPr>
          <w:p w14:paraId="2BA42425" w14:textId="77777777" w:rsidR="002021F1" w:rsidRDefault="002021F1" w:rsidP="002021F1">
            <w:pPr>
              <w:spacing w:after="120"/>
              <w:rPr>
                <w:sz w:val="18"/>
                <w:szCs w:val="18"/>
              </w:rPr>
            </w:pPr>
            <w:r>
              <w:rPr>
                <w:sz w:val="18"/>
                <w:szCs w:val="18"/>
              </w:rPr>
              <w:t>18</w:t>
            </w:r>
          </w:p>
        </w:tc>
        <w:tc>
          <w:tcPr>
            <w:tcW w:w="608" w:type="pct"/>
          </w:tcPr>
          <w:p w14:paraId="530B601B" w14:textId="77777777" w:rsidR="002021F1" w:rsidRPr="005B4766" w:rsidRDefault="002021F1" w:rsidP="002021F1">
            <w:pPr>
              <w:spacing w:after="120"/>
              <w:rPr>
                <w:sz w:val="18"/>
                <w:szCs w:val="18"/>
              </w:rPr>
            </w:pPr>
            <w:r w:rsidRPr="005B4766">
              <w:rPr>
                <w:sz w:val="18"/>
                <w:szCs w:val="18"/>
              </w:rPr>
              <w:t>Num</w:t>
            </w:r>
          </w:p>
        </w:tc>
        <w:tc>
          <w:tcPr>
            <w:tcW w:w="1476" w:type="pct"/>
          </w:tcPr>
          <w:p w14:paraId="7672BC47" w14:textId="77777777" w:rsidR="002021F1" w:rsidRPr="008A2A1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67" w:type="pct"/>
          </w:tcPr>
          <w:p w14:paraId="2AADF325" w14:textId="77777777" w:rsidR="002021F1" w:rsidRPr="0006028F" w:rsidRDefault="002021F1" w:rsidP="002021F1">
            <w:pPr>
              <w:jc w:val="both"/>
              <w:rPr>
                <w:sz w:val="18"/>
                <w:szCs w:val="18"/>
              </w:rPr>
            </w:pPr>
          </w:p>
        </w:tc>
      </w:tr>
      <w:tr w:rsidR="002021F1" w:rsidRPr="008A2A14" w14:paraId="1128A61F" w14:textId="77777777" w:rsidTr="002021F1">
        <w:tc>
          <w:tcPr>
            <w:tcW w:w="1094" w:type="pct"/>
          </w:tcPr>
          <w:p w14:paraId="64667E5E" w14:textId="77777777" w:rsidR="002021F1" w:rsidRPr="001A6D81" w:rsidRDefault="002021F1" w:rsidP="002021F1">
            <w:pPr>
              <w:spacing w:after="120"/>
              <w:rPr>
                <w:sz w:val="18"/>
                <w:szCs w:val="18"/>
              </w:rPr>
            </w:pPr>
            <w:r w:rsidRPr="001A6D81">
              <w:rPr>
                <w:sz w:val="18"/>
                <w:szCs w:val="18"/>
              </w:rPr>
              <w:t>Summary total of all non product/event charges</w:t>
            </w:r>
          </w:p>
        </w:tc>
        <w:tc>
          <w:tcPr>
            <w:tcW w:w="434" w:type="pct"/>
          </w:tcPr>
          <w:p w14:paraId="4B0AB5FD" w14:textId="77777777" w:rsidR="002021F1" w:rsidRPr="005B4766" w:rsidRDefault="002021F1" w:rsidP="002021F1">
            <w:pPr>
              <w:spacing w:after="120"/>
              <w:rPr>
                <w:sz w:val="18"/>
                <w:szCs w:val="18"/>
              </w:rPr>
            </w:pPr>
            <w:r>
              <w:rPr>
                <w:sz w:val="18"/>
                <w:szCs w:val="18"/>
              </w:rPr>
              <w:t>9</w:t>
            </w:r>
          </w:p>
        </w:tc>
        <w:tc>
          <w:tcPr>
            <w:tcW w:w="521" w:type="pct"/>
          </w:tcPr>
          <w:p w14:paraId="74F47C94" w14:textId="77777777" w:rsidR="002021F1" w:rsidRDefault="002021F1" w:rsidP="002021F1">
            <w:pPr>
              <w:spacing w:after="120"/>
              <w:rPr>
                <w:sz w:val="18"/>
                <w:szCs w:val="18"/>
              </w:rPr>
            </w:pPr>
            <w:r>
              <w:rPr>
                <w:sz w:val="18"/>
                <w:szCs w:val="18"/>
              </w:rPr>
              <w:t>18</w:t>
            </w:r>
          </w:p>
        </w:tc>
        <w:tc>
          <w:tcPr>
            <w:tcW w:w="608" w:type="pct"/>
          </w:tcPr>
          <w:p w14:paraId="625C3984" w14:textId="77777777" w:rsidR="002021F1" w:rsidRPr="005B4766" w:rsidRDefault="002021F1" w:rsidP="002021F1">
            <w:pPr>
              <w:spacing w:after="120"/>
              <w:rPr>
                <w:sz w:val="18"/>
                <w:szCs w:val="18"/>
              </w:rPr>
            </w:pPr>
            <w:r w:rsidRPr="005B4766">
              <w:rPr>
                <w:sz w:val="18"/>
                <w:szCs w:val="18"/>
              </w:rPr>
              <w:t>Num</w:t>
            </w:r>
          </w:p>
        </w:tc>
        <w:tc>
          <w:tcPr>
            <w:tcW w:w="1476" w:type="pct"/>
          </w:tcPr>
          <w:p w14:paraId="0717719F" w14:textId="77777777" w:rsidR="002021F1" w:rsidRPr="008A2A14" w:rsidRDefault="002021F1" w:rsidP="002021F1">
            <w:pPr>
              <w:spacing w:after="120"/>
              <w:rPr>
                <w:sz w:val="18"/>
                <w:szCs w:val="18"/>
              </w:rPr>
            </w:pPr>
            <w:r w:rsidRPr="0006028F">
              <w:rPr>
                <w:sz w:val="18"/>
                <w:szCs w:val="18"/>
              </w:rPr>
              <w:t xml:space="preserve">The charges are in pence. Hence the value of 520 should be read as £5.2 and 3600 should be read as £36.00. </w:t>
            </w:r>
          </w:p>
        </w:tc>
        <w:tc>
          <w:tcPr>
            <w:tcW w:w="867" w:type="pct"/>
          </w:tcPr>
          <w:p w14:paraId="296E8D1F" w14:textId="77777777" w:rsidR="002021F1" w:rsidRPr="0006028F" w:rsidRDefault="002021F1" w:rsidP="002021F1">
            <w:pPr>
              <w:jc w:val="both"/>
              <w:rPr>
                <w:sz w:val="18"/>
                <w:szCs w:val="18"/>
              </w:rPr>
            </w:pPr>
          </w:p>
        </w:tc>
      </w:tr>
    </w:tbl>
    <w:p w14:paraId="5F79AE27" w14:textId="77777777" w:rsidR="005A6879" w:rsidRDefault="005A6879" w:rsidP="00D57A92"/>
    <w:p w14:paraId="5A1B0587" w14:textId="77777777" w:rsidR="005D260D" w:rsidRDefault="005D260D" w:rsidP="005A6879"/>
    <w:p w14:paraId="59AFF371" w14:textId="77777777" w:rsidR="005D260D" w:rsidRPr="00A151BB" w:rsidRDefault="005A6879" w:rsidP="00870DEA">
      <w:pPr>
        <w:pStyle w:val="Heading1"/>
      </w:pPr>
      <w:r>
        <w:br w:type="page"/>
      </w:r>
      <w:bookmarkStart w:id="333" w:name="_Toc205994581"/>
      <w:r w:rsidR="005D260D">
        <w:t>SOGEA Products Bill Backup</w:t>
      </w:r>
      <w:bookmarkEnd w:id="333"/>
    </w:p>
    <w:p w14:paraId="4E1B295D" w14:textId="77777777" w:rsidR="005D260D" w:rsidRDefault="005D260D" w:rsidP="00870DEA">
      <w:pPr>
        <w:pStyle w:val="Heading2"/>
      </w:pPr>
      <w:bookmarkStart w:id="334" w:name="_Toc205994582"/>
      <w:r w:rsidRPr="00870DEA">
        <w:t>Bill</w:t>
      </w:r>
      <w:r>
        <w:t xml:space="preserve"> Backup Data File</w:t>
      </w:r>
      <w:bookmarkEnd w:id="334"/>
    </w:p>
    <w:p w14:paraId="030EC389" w14:textId="77777777" w:rsidR="005D260D" w:rsidRPr="005A6879" w:rsidRDefault="005D260D" w:rsidP="005D260D">
      <w:pPr>
        <w:jc w:val="both"/>
        <w:rPr>
          <w:szCs w:val="21"/>
        </w:rPr>
      </w:pPr>
      <w:r w:rsidRPr="005A6879">
        <w:rPr>
          <w:szCs w:val="21"/>
        </w:rPr>
        <w:t>The bill backup files will contain a number of different types of records as listed.</w:t>
      </w:r>
    </w:p>
    <w:p w14:paraId="686FFDB6" w14:textId="77777777" w:rsidR="005D260D" w:rsidRPr="005A6879" w:rsidRDefault="005D260D" w:rsidP="008C5985">
      <w:pPr>
        <w:numPr>
          <w:ilvl w:val="0"/>
          <w:numId w:val="12"/>
        </w:numPr>
        <w:spacing w:after="120" w:line="240" w:lineRule="auto"/>
        <w:jc w:val="both"/>
        <w:rPr>
          <w:szCs w:val="21"/>
        </w:rPr>
      </w:pPr>
      <w:r w:rsidRPr="005A6879">
        <w:rPr>
          <w:szCs w:val="21"/>
        </w:rPr>
        <w:t>Customer record (identified by CUSTOMERRECORD). This will be used to identify which CP is being billed and what the account number is etc.</w:t>
      </w:r>
    </w:p>
    <w:p w14:paraId="2B652FFF" w14:textId="77777777" w:rsidR="005D260D" w:rsidRPr="005A6879" w:rsidRDefault="005D260D" w:rsidP="008C5985">
      <w:pPr>
        <w:numPr>
          <w:ilvl w:val="0"/>
          <w:numId w:val="6"/>
        </w:numPr>
        <w:tabs>
          <w:tab w:val="clear" w:pos="360"/>
          <w:tab w:val="num" w:pos="720"/>
        </w:tabs>
        <w:spacing w:after="120" w:line="240" w:lineRule="auto"/>
        <w:ind w:left="720"/>
        <w:jc w:val="both"/>
        <w:rPr>
          <w:szCs w:val="21"/>
        </w:rPr>
      </w:pPr>
      <w:r w:rsidRPr="005A6879">
        <w:rPr>
          <w:szCs w:val="21"/>
        </w:rPr>
        <w:t>Product Charge (identified by PRODUCTCHARGE) – this is used for the following charge categories:</w:t>
      </w:r>
    </w:p>
    <w:p w14:paraId="63EF244C" w14:textId="77777777" w:rsidR="005D260D" w:rsidRPr="005A6879" w:rsidRDefault="005D260D" w:rsidP="008C5985">
      <w:pPr>
        <w:numPr>
          <w:ilvl w:val="0"/>
          <w:numId w:val="6"/>
        </w:numPr>
        <w:tabs>
          <w:tab w:val="clear" w:pos="360"/>
          <w:tab w:val="num" w:pos="1080"/>
        </w:tabs>
        <w:spacing w:after="120" w:line="240" w:lineRule="auto"/>
        <w:ind w:left="1080"/>
        <w:jc w:val="both"/>
        <w:rPr>
          <w:szCs w:val="21"/>
        </w:rPr>
      </w:pPr>
      <w:r w:rsidRPr="005A6879">
        <w:rPr>
          <w:szCs w:val="21"/>
        </w:rPr>
        <w:t>Connection charges (for new supply and transfer charges)</w:t>
      </w:r>
    </w:p>
    <w:p w14:paraId="68506F91" w14:textId="77777777" w:rsidR="005D260D" w:rsidRPr="005A6879" w:rsidRDefault="005D260D" w:rsidP="008C5985">
      <w:pPr>
        <w:numPr>
          <w:ilvl w:val="0"/>
          <w:numId w:val="6"/>
        </w:numPr>
        <w:tabs>
          <w:tab w:val="clear" w:pos="360"/>
          <w:tab w:val="num" w:pos="1080"/>
        </w:tabs>
        <w:spacing w:after="120" w:line="240" w:lineRule="auto"/>
        <w:ind w:left="1080"/>
        <w:jc w:val="both"/>
        <w:rPr>
          <w:szCs w:val="21"/>
        </w:rPr>
      </w:pPr>
      <w:r w:rsidRPr="005A6879">
        <w:rPr>
          <w:szCs w:val="21"/>
        </w:rPr>
        <w:t>Rental charges</w:t>
      </w:r>
    </w:p>
    <w:p w14:paraId="70D50675" w14:textId="77777777" w:rsidR="005D260D" w:rsidRPr="005A6879" w:rsidRDefault="005D260D" w:rsidP="008C5985">
      <w:pPr>
        <w:numPr>
          <w:ilvl w:val="0"/>
          <w:numId w:val="6"/>
        </w:numPr>
        <w:tabs>
          <w:tab w:val="clear" w:pos="360"/>
          <w:tab w:val="num" w:pos="1080"/>
        </w:tabs>
        <w:spacing w:after="120" w:line="240" w:lineRule="auto"/>
        <w:ind w:left="1080"/>
        <w:jc w:val="both"/>
        <w:rPr>
          <w:szCs w:val="21"/>
        </w:rPr>
      </w:pPr>
      <w:r w:rsidRPr="005A6879">
        <w:rPr>
          <w:szCs w:val="21"/>
        </w:rPr>
        <w:t>Contract termination charges</w:t>
      </w:r>
    </w:p>
    <w:p w14:paraId="3765AF37" w14:textId="77777777" w:rsidR="005D260D" w:rsidRPr="005A6879" w:rsidRDefault="005D260D" w:rsidP="008C5985">
      <w:pPr>
        <w:numPr>
          <w:ilvl w:val="0"/>
          <w:numId w:val="6"/>
        </w:numPr>
        <w:tabs>
          <w:tab w:val="clear" w:pos="360"/>
          <w:tab w:val="num" w:pos="720"/>
        </w:tabs>
        <w:spacing w:after="120" w:line="240" w:lineRule="auto"/>
        <w:ind w:left="720"/>
        <w:jc w:val="both"/>
        <w:rPr>
          <w:szCs w:val="21"/>
        </w:rPr>
      </w:pPr>
      <w:r w:rsidRPr="005A6879">
        <w:rPr>
          <w:szCs w:val="21"/>
        </w:rPr>
        <w:t xml:space="preserve">Event charges (identified by EVENTCHARGE) – used for miscellaneous charges and credits charges. </w:t>
      </w:r>
    </w:p>
    <w:p w14:paraId="52FF9C6F" w14:textId="77777777" w:rsidR="005D260D" w:rsidRPr="005A6879" w:rsidRDefault="005D260D" w:rsidP="008C5985">
      <w:pPr>
        <w:numPr>
          <w:ilvl w:val="0"/>
          <w:numId w:val="6"/>
        </w:numPr>
        <w:tabs>
          <w:tab w:val="clear" w:pos="360"/>
          <w:tab w:val="num" w:pos="720"/>
        </w:tabs>
        <w:spacing w:after="120" w:line="240" w:lineRule="auto"/>
        <w:ind w:left="720"/>
        <w:jc w:val="both"/>
        <w:rPr>
          <w:szCs w:val="21"/>
        </w:rPr>
      </w:pPr>
      <w:r w:rsidRPr="005A6879">
        <w:rPr>
          <w:szCs w:val="21"/>
        </w:rPr>
        <w:t>Adjustments (identified by ADJUSTMENT) – used for miscellaneous bill adjustments.</w:t>
      </w:r>
    </w:p>
    <w:p w14:paraId="332124CB" w14:textId="77777777" w:rsidR="005D260D" w:rsidRPr="005A6879" w:rsidRDefault="005A6879" w:rsidP="008C5985">
      <w:pPr>
        <w:numPr>
          <w:ilvl w:val="0"/>
          <w:numId w:val="6"/>
        </w:numPr>
        <w:tabs>
          <w:tab w:val="clear" w:pos="360"/>
          <w:tab w:val="num" w:pos="720"/>
        </w:tabs>
        <w:spacing w:after="120" w:line="240" w:lineRule="auto"/>
        <w:ind w:left="720"/>
        <w:jc w:val="both"/>
        <w:rPr>
          <w:szCs w:val="21"/>
        </w:rPr>
      </w:pPr>
      <w:r w:rsidRPr="005A6879">
        <w:rPr>
          <w:rFonts w:cs="Arial"/>
          <w:szCs w:val="21"/>
        </w:rPr>
        <w:t>Bill summary</w:t>
      </w:r>
      <w:r w:rsidR="005D260D" w:rsidRPr="005A6879">
        <w:rPr>
          <w:rFonts w:cs="Arial"/>
          <w:szCs w:val="21"/>
        </w:rPr>
        <w:t xml:space="preserve"> </w:t>
      </w:r>
      <w:r w:rsidR="005D260D" w:rsidRPr="005A6879">
        <w:rPr>
          <w:szCs w:val="21"/>
        </w:rPr>
        <w:t xml:space="preserve">(identified by </w:t>
      </w:r>
      <w:r w:rsidR="005D260D" w:rsidRPr="005A6879">
        <w:rPr>
          <w:rFonts w:cs="Arial"/>
          <w:szCs w:val="21"/>
        </w:rPr>
        <w:t>BILLSUMMARYRECORD)</w:t>
      </w:r>
      <w:r w:rsidR="005D260D" w:rsidRPr="005A6879">
        <w:rPr>
          <w:szCs w:val="21"/>
        </w:rPr>
        <w:t xml:space="preserve"> – used for displaying the summary in bill.</w:t>
      </w:r>
    </w:p>
    <w:p w14:paraId="198D4AC1" w14:textId="77777777" w:rsidR="005D260D" w:rsidRPr="005A6879" w:rsidRDefault="005D260D" w:rsidP="005D260D">
      <w:pPr>
        <w:jc w:val="both"/>
        <w:rPr>
          <w:szCs w:val="21"/>
        </w:rPr>
      </w:pPr>
      <w:r w:rsidRPr="005A6879">
        <w:rPr>
          <w:b/>
          <w:szCs w:val="21"/>
        </w:rPr>
        <w:t xml:space="preserve">FILE FORMAT      </w:t>
      </w:r>
      <w:r w:rsidRPr="005A6879">
        <w:rPr>
          <w:szCs w:val="21"/>
        </w:rPr>
        <w:t>(using | as the delimiter)</w:t>
      </w:r>
    </w:p>
    <w:p w14:paraId="5C797AC5" w14:textId="77777777" w:rsidR="005D260D" w:rsidRPr="006C7693" w:rsidRDefault="00A60D81" w:rsidP="005A6879">
      <w:pPr>
        <w:spacing w:after="120" w:line="240" w:lineRule="auto"/>
        <w:jc w:val="both"/>
        <w:rPr>
          <w:rFonts w:cs="Arial"/>
        </w:rPr>
      </w:pPr>
      <w:fldSimple w:instr=" REF _Ref4779524 \r  \* MERGEFORMAT ">
        <w:r>
          <w:t>6.2</w:t>
        </w:r>
      </w:fldSimple>
      <w:r w:rsidR="002844C4">
        <w:tab/>
      </w:r>
      <w:hyperlink w:anchor="_DESCRIPTION" w:history="1">
        <w:r w:rsidR="005D260D" w:rsidRPr="006C7693">
          <w:rPr>
            <w:rStyle w:val="Hyperlink"/>
            <w:rFonts w:cs="Arial"/>
          </w:rPr>
          <w:t>DES</w:t>
        </w:r>
        <w:r w:rsidR="005D260D" w:rsidRPr="006C7693">
          <w:rPr>
            <w:rStyle w:val="Hyperlink"/>
            <w:rFonts w:cs="Arial"/>
          </w:rPr>
          <w:t>C</w:t>
        </w:r>
        <w:r w:rsidR="005D260D" w:rsidRPr="006C7693">
          <w:rPr>
            <w:rStyle w:val="Hyperlink"/>
            <w:rFonts w:cs="Arial"/>
          </w:rPr>
          <w:t>R</w:t>
        </w:r>
        <w:r w:rsidR="005D260D" w:rsidRPr="006C7693">
          <w:rPr>
            <w:rStyle w:val="Hyperlink"/>
            <w:rFonts w:cs="Arial"/>
          </w:rPr>
          <w:t>I</w:t>
        </w:r>
        <w:r w:rsidR="005D260D" w:rsidRPr="006C7693">
          <w:rPr>
            <w:rStyle w:val="Hyperlink"/>
            <w:rFonts w:cs="Arial"/>
          </w:rPr>
          <w:t>PT</w:t>
        </w:r>
        <w:r w:rsidR="005D260D" w:rsidRPr="006C7693">
          <w:rPr>
            <w:rStyle w:val="Hyperlink"/>
            <w:rFonts w:cs="Arial"/>
          </w:rPr>
          <w:t>I</w:t>
        </w:r>
        <w:r w:rsidR="005D260D" w:rsidRPr="006C7693">
          <w:rPr>
            <w:rStyle w:val="Hyperlink"/>
            <w:rFonts w:cs="Arial"/>
          </w:rPr>
          <w:t>ON</w:t>
        </w:r>
      </w:hyperlink>
      <w:r w:rsidR="005D260D" w:rsidRPr="006C7693">
        <w:rPr>
          <w:rFonts w:cs="Arial"/>
        </w:rPr>
        <w:t xml:space="preserve">      </w:t>
      </w:r>
    </w:p>
    <w:p w14:paraId="3B67BB4C" w14:textId="77777777" w:rsidR="005D260D" w:rsidRPr="006C7693" w:rsidRDefault="00A60D81" w:rsidP="005A6879">
      <w:pPr>
        <w:spacing w:after="120"/>
        <w:jc w:val="both"/>
        <w:rPr>
          <w:rFonts w:cs="Arial"/>
        </w:rPr>
      </w:pPr>
      <w:r>
        <w:fldChar w:fldCharType="begin"/>
      </w:r>
      <w:r>
        <w:instrText xml:space="preserve"> REF _Ref4779530 \r </w:instrText>
      </w:r>
      <w:r>
        <w:fldChar w:fldCharType="separate"/>
      </w:r>
      <w:r>
        <w:t>6.3</w:t>
      </w:r>
      <w:r>
        <w:fldChar w:fldCharType="end"/>
      </w:r>
      <w:r w:rsidR="002844C4">
        <w:tab/>
      </w:r>
      <w:hyperlink w:anchor="_6.2._HEADER_RECORD" w:history="1">
        <w:r w:rsidR="005D260D" w:rsidRPr="006C7693">
          <w:rPr>
            <w:rStyle w:val="Hyperlink"/>
            <w:rFonts w:cs="Arial"/>
          </w:rPr>
          <w:t>HEA</w:t>
        </w:r>
        <w:r w:rsidR="005D260D" w:rsidRPr="006C7693">
          <w:rPr>
            <w:rStyle w:val="Hyperlink"/>
            <w:rFonts w:cs="Arial"/>
          </w:rPr>
          <w:t>D</w:t>
        </w:r>
        <w:r w:rsidR="005D260D" w:rsidRPr="006C7693">
          <w:rPr>
            <w:rStyle w:val="Hyperlink"/>
            <w:rFonts w:cs="Arial"/>
          </w:rPr>
          <w:t xml:space="preserve">ER </w:t>
        </w:r>
        <w:r w:rsidR="005D260D" w:rsidRPr="006C7693">
          <w:rPr>
            <w:rStyle w:val="Hyperlink"/>
            <w:rFonts w:cs="Arial"/>
          </w:rPr>
          <w:t>R</w:t>
        </w:r>
        <w:r w:rsidR="005D260D" w:rsidRPr="006C7693">
          <w:rPr>
            <w:rStyle w:val="Hyperlink"/>
            <w:rFonts w:cs="Arial"/>
          </w:rPr>
          <w:t>ECORD</w:t>
        </w:r>
      </w:hyperlink>
      <w:r w:rsidR="005D260D" w:rsidRPr="006C7693">
        <w:rPr>
          <w:rFonts w:cs="Arial"/>
        </w:rPr>
        <w:t xml:space="preserve">                                                                     </w:t>
      </w:r>
    </w:p>
    <w:p w14:paraId="15892363" w14:textId="77777777" w:rsidR="005D260D" w:rsidRPr="006C7693" w:rsidRDefault="00A60D81" w:rsidP="005A6879">
      <w:pPr>
        <w:spacing w:after="120"/>
        <w:jc w:val="both"/>
        <w:rPr>
          <w:rFonts w:cs="Arial"/>
        </w:rPr>
      </w:pPr>
      <w:r>
        <w:fldChar w:fldCharType="begin"/>
      </w:r>
      <w:r>
        <w:instrText xml:space="preserve"> REF _Ref4779535 \r </w:instrText>
      </w:r>
      <w:r>
        <w:fldChar w:fldCharType="separate"/>
      </w:r>
      <w:r>
        <w:t>6.4</w:t>
      </w:r>
      <w:r>
        <w:fldChar w:fldCharType="end"/>
      </w:r>
      <w:r w:rsidR="002844C4">
        <w:tab/>
      </w:r>
      <w:hyperlink w:anchor="_6.3._PRODUCT_CHARGES" w:history="1">
        <w:r w:rsidR="005D260D" w:rsidRPr="006C7693">
          <w:rPr>
            <w:rStyle w:val="Hyperlink"/>
            <w:rFonts w:cs="Arial"/>
          </w:rPr>
          <w:t>PRODU</w:t>
        </w:r>
        <w:r w:rsidR="005D260D" w:rsidRPr="006C7693">
          <w:rPr>
            <w:rStyle w:val="Hyperlink"/>
            <w:rFonts w:cs="Arial"/>
          </w:rPr>
          <w:t>C</w:t>
        </w:r>
        <w:r w:rsidR="005D260D" w:rsidRPr="006C7693">
          <w:rPr>
            <w:rStyle w:val="Hyperlink"/>
            <w:rFonts w:cs="Arial"/>
          </w:rPr>
          <w:t>T</w:t>
        </w:r>
        <w:r w:rsidR="005D260D" w:rsidRPr="006C7693">
          <w:rPr>
            <w:rStyle w:val="Hyperlink"/>
            <w:rFonts w:cs="Arial"/>
          </w:rPr>
          <w:t xml:space="preserve"> CHARGES RECORD</w:t>
        </w:r>
      </w:hyperlink>
      <w:r w:rsidR="005D260D" w:rsidRPr="006C7693">
        <w:rPr>
          <w:rFonts w:cs="Arial"/>
        </w:rPr>
        <w:t xml:space="preserve">                                           </w:t>
      </w:r>
    </w:p>
    <w:p w14:paraId="491F3919" w14:textId="77777777" w:rsidR="005D260D" w:rsidRPr="006C7693" w:rsidRDefault="00A60D81" w:rsidP="005A6879">
      <w:pPr>
        <w:spacing w:after="120"/>
        <w:jc w:val="both"/>
        <w:rPr>
          <w:rStyle w:val="Hyperlink"/>
          <w:rFonts w:cs="Arial"/>
        </w:rPr>
      </w:pPr>
      <w:r>
        <w:rPr>
          <w:rFonts w:cs="Arial"/>
        </w:rPr>
        <w:fldChar w:fldCharType="begin"/>
      </w:r>
      <w:r>
        <w:rPr>
          <w:rFonts w:cs="Arial"/>
        </w:rPr>
        <w:instrText xml:space="preserve"> REF _Ref4779540 \r </w:instrText>
      </w:r>
      <w:r>
        <w:rPr>
          <w:rFonts w:cs="Arial"/>
        </w:rPr>
        <w:fldChar w:fldCharType="separate"/>
      </w:r>
      <w:r>
        <w:rPr>
          <w:rFonts w:cs="Arial"/>
        </w:rPr>
        <w:t>6.5</w:t>
      </w:r>
      <w:r>
        <w:rPr>
          <w:rFonts w:cs="Arial"/>
        </w:rPr>
        <w:fldChar w:fldCharType="end"/>
      </w:r>
      <w:r w:rsidR="002844C4">
        <w:rPr>
          <w:rFonts w:cs="Arial"/>
        </w:rPr>
        <w:tab/>
      </w:r>
      <w:r w:rsidR="005D260D" w:rsidRPr="006C7693">
        <w:rPr>
          <w:rFonts w:cs="Arial"/>
        </w:rPr>
        <w:fldChar w:fldCharType="begin"/>
      </w:r>
      <w:r w:rsidR="00017F68">
        <w:rPr>
          <w:rFonts w:cs="Arial"/>
        </w:rPr>
        <w:instrText>HYPERLINK  \l "_6.4._EVENT_CHARGES"</w:instrText>
      </w:r>
      <w:r w:rsidR="00017F68" w:rsidRPr="006C7693">
        <w:rPr>
          <w:rFonts w:cs="Arial"/>
        </w:rPr>
      </w:r>
      <w:r w:rsidR="005D260D" w:rsidRPr="006C7693">
        <w:rPr>
          <w:rFonts w:cs="Arial"/>
        </w:rPr>
        <w:fldChar w:fldCharType="separate"/>
      </w:r>
      <w:r w:rsidR="005D260D" w:rsidRPr="006C7693">
        <w:rPr>
          <w:rStyle w:val="Hyperlink"/>
          <w:rFonts w:cs="Arial"/>
        </w:rPr>
        <w:t>EVENT CH</w:t>
      </w:r>
      <w:r w:rsidR="005D260D" w:rsidRPr="006C7693">
        <w:rPr>
          <w:rStyle w:val="Hyperlink"/>
          <w:rFonts w:cs="Arial"/>
        </w:rPr>
        <w:t>A</w:t>
      </w:r>
      <w:r w:rsidR="005D260D" w:rsidRPr="006C7693">
        <w:rPr>
          <w:rStyle w:val="Hyperlink"/>
          <w:rFonts w:cs="Arial"/>
        </w:rPr>
        <w:t>RGE</w:t>
      </w:r>
      <w:r w:rsidR="005D260D" w:rsidRPr="006C7693">
        <w:rPr>
          <w:rStyle w:val="Hyperlink"/>
          <w:rFonts w:cs="Arial"/>
        </w:rPr>
        <w:t>S</w:t>
      </w:r>
      <w:r w:rsidR="005D260D" w:rsidRPr="006C7693">
        <w:rPr>
          <w:rStyle w:val="Hyperlink"/>
          <w:rFonts w:cs="Arial"/>
        </w:rPr>
        <w:t xml:space="preserve"> RECORD</w:t>
      </w:r>
    </w:p>
    <w:p w14:paraId="4DDE4D65" w14:textId="77777777" w:rsidR="005D260D" w:rsidRPr="006C7693" w:rsidRDefault="005D260D" w:rsidP="005A6879">
      <w:pPr>
        <w:spacing w:after="120"/>
        <w:jc w:val="both"/>
        <w:rPr>
          <w:rStyle w:val="Hyperlink"/>
          <w:rFonts w:cs="Arial"/>
        </w:rPr>
      </w:pPr>
      <w:r w:rsidRPr="006C7693">
        <w:rPr>
          <w:rFonts w:cs="Arial"/>
        </w:rPr>
        <w:fldChar w:fldCharType="end"/>
      </w:r>
      <w:r w:rsidR="00A60D81">
        <w:rPr>
          <w:rFonts w:cs="Arial"/>
        </w:rPr>
        <w:fldChar w:fldCharType="begin"/>
      </w:r>
      <w:r w:rsidR="00A60D81">
        <w:rPr>
          <w:rFonts w:cs="Arial"/>
        </w:rPr>
        <w:instrText xml:space="preserve"> REF _Ref4779548 \r </w:instrText>
      </w:r>
      <w:r w:rsidR="00A60D81">
        <w:rPr>
          <w:rFonts w:cs="Arial"/>
        </w:rPr>
        <w:fldChar w:fldCharType="separate"/>
      </w:r>
      <w:r w:rsidR="00A60D81">
        <w:rPr>
          <w:rFonts w:cs="Arial"/>
        </w:rPr>
        <w:t>6.6</w:t>
      </w:r>
      <w:r w:rsidR="00A60D81">
        <w:rPr>
          <w:rFonts w:cs="Arial"/>
        </w:rPr>
        <w:fldChar w:fldCharType="end"/>
      </w:r>
      <w:r w:rsidR="002844C4">
        <w:rPr>
          <w:rFonts w:cs="Arial"/>
        </w:rPr>
        <w:tab/>
      </w:r>
      <w:r w:rsidRPr="006C7693">
        <w:rPr>
          <w:rFonts w:cs="Arial"/>
        </w:rPr>
        <w:fldChar w:fldCharType="begin"/>
      </w:r>
      <w:r w:rsidR="00017F68">
        <w:rPr>
          <w:rFonts w:cs="Arial"/>
        </w:rPr>
        <w:instrText>HYPERLINK  \l "_6.5._ADJUSTMENT_RECORD"</w:instrText>
      </w:r>
      <w:r w:rsidR="00017F68" w:rsidRPr="006C7693">
        <w:rPr>
          <w:rFonts w:cs="Arial"/>
        </w:rPr>
      </w:r>
      <w:r w:rsidRPr="006C7693">
        <w:rPr>
          <w:rFonts w:cs="Arial"/>
        </w:rPr>
        <w:fldChar w:fldCharType="separate"/>
      </w:r>
      <w:r w:rsidRPr="006C7693">
        <w:rPr>
          <w:rStyle w:val="Hyperlink"/>
          <w:rFonts w:cs="Arial"/>
        </w:rPr>
        <w:t>ADJUST</w:t>
      </w:r>
      <w:r w:rsidRPr="006C7693">
        <w:rPr>
          <w:rStyle w:val="Hyperlink"/>
          <w:rFonts w:cs="Arial"/>
        </w:rPr>
        <w:t>M</w:t>
      </w:r>
      <w:r w:rsidRPr="006C7693">
        <w:rPr>
          <w:rStyle w:val="Hyperlink"/>
          <w:rFonts w:cs="Arial"/>
        </w:rPr>
        <w:t>ENTS RECORD</w:t>
      </w:r>
    </w:p>
    <w:p w14:paraId="644C094F" w14:textId="77777777" w:rsidR="005D260D" w:rsidRPr="003F016E" w:rsidRDefault="005D260D" w:rsidP="005A6879">
      <w:pPr>
        <w:spacing w:after="120"/>
        <w:jc w:val="both"/>
        <w:rPr>
          <w:rStyle w:val="Hyperlink"/>
          <w:rFonts w:cs="Arial"/>
        </w:rPr>
      </w:pPr>
      <w:r w:rsidRPr="006C7693">
        <w:rPr>
          <w:rFonts w:cs="Arial"/>
        </w:rPr>
        <w:fldChar w:fldCharType="end"/>
      </w:r>
      <w:r w:rsidR="00A60D81">
        <w:rPr>
          <w:rFonts w:cs="Arial"/>
        </w:rPr>
        <w:fldChar w:fldCharType="begin"/>
      </w:r>
      <w:r w:rsidR="00A60D81">
        <w:rPr>
          <w:rFonts w:cs="Arial"/>
        </w:rPr>
        <w:instrText xml:space="preserve"> REF _Ref4779553 \r </w:instrText>
      </w:r>
      <w:r w:rsidR="00A60D81">
        <w:rPr>
          <w:rFonts w:cs="Arial"/>
        </w:rPr>
        <w:fldChar w:fldCharType="separate"/>
      </w:r>
      <w:r w:rsidR="00A60D81">
        <w:rPr>
          <w:rFonts w:cs="Arial"/>
        </w:rPr>
        <w:t>6.7</w:t>
      </w:r>
      <w:r w:rsidR="00A60D81">
        <w:rPr>
          <w:rFonts w:cs="Arial"/>
        </w:rPr>
        <w:fldChar w:fldCharType="end"/>
      </w:r>
      <w:r w:rsidR="002844C4">
        <w:rPr>
          <w:rFonts w:cs="Arial"/>
        </w:rPr>
        <w:tab/>
      </w:r>
      <w:r>
        <w:rPr>
          <w:rFonts w:cs="Arial"/>
        </w:rPr>
        <w:fldChar w:fldCharType="begin"/>
      </w:r>
      <w:r w:rsidR="00017F68">
        <w:rPr>
          <w:rFonts w:cs="Arial"/>
        </w:rPr>
        <w:instrText>HYPERLINK  \l "_6.6._BILL_SUMMARY"</w:instrText>
      </w:r>
      <w:r w:rsidR="00017F68">
        <w:rPr>
          <w:rFonts w:cs="Arial"/>
        </w:rPr>
      </w:r>
      <w:r>
        <w:rPr>
          <w:rFonts w:cs="Arial"/>
        </w:rPr>
        <w:fldChar w:fldCharType="separate"/>
      </w:r>
      <w:r w:rsidRPr="006C7693">
        <w:rPr>
          <w:rStyle w:val="Hyperlink"/>
          <w:rFonts w:cs="Arial"/>
        </w:rPr>
        <w:t>BILL S</w:t>
      </w:r>
      <w:r w:rsidRPr="006C7693">
        <w:rPr>
          <w:rStyle w:val="Hyperlink"/>
          <w:rFonts w:cs="Arial"/>
        </w:rPr>
        <w:t>U</w:t>
      </w:r>
      <w:r w:rsidRPr="006C7693">
        <w:rPr>
          <w:rStyle w:val="Hyperlink"/>
          <w:rFonts w:cs="Arial"/>
        </w:rPr>
        <w:t>MMARY R</w:t>
      </w:r>
      <w:r w:rsidRPr="006C7693">
        <w:rPr>
          <w:rStyle w:val="Hyperlink"/>
          <w:rFonts w:cs="Arial"/>
        </w:rPr>
        <w:t>E</w:t>
      </w:r>
      <w:r w:rsidRPr="006C7693">
        <w:rPr>
          <w:rStyle w:val="Hyperlink"/>
          <w:rFonts w:cs="Arial"/>
        </w:rPr>
        <w:t>CORD</w:t>
      </w:r>
      <w:r>
        <w:rPr>
          <w:rStyle w:val="Hyperlink"/>
          <w:rFonts w:cs="Arial"/>
        </w:rPr>
        <w:t xml:space="preserve">  </w:t>
      </w:r>
    </w:p>
    <w:p w14:paraId="540E11EF" w14:textId="77777777" w:rsidR="005D260D" w:rsidRPr="00B52478" w:rsidRDefault="005D260D" w:rsidP="005A6879">
      <w:pPr>
        <w:spacing w:after="120"/>
        <w:jc w:val="both"/>
        <w:rPr>
          <w:rFonts w:cs="Arial"/>
          <w:sz w:val="22"/>
          <w:szCs w:val="22"/>
        </w:rPr>
      </w:pPr>
      <w:r>
        <w:rPr>
          <w:rFonts w:cs="Arial"/>
        </w:rPr>
        <w:fldChar w:fldCharType="end"/>
      </w:r>
      <w:r w:rsidRPr="00976CC6">
        <w:rPr>
          <w:b/>
        </w:rPr>
        <w:t>Note</w:t>
      </w:r>
      <w:r w:rsidRPr="002055C1">
        <w:t>: Use above hyperlinks to traverse through desired section. Please move the mouse over the sections and then click control (ctrl) key</w:t>
      </w:r>
      <w:r>
        <w:rPr>
          <w:rFonts w:cs="Arial"/>
          <w:sz w:val="22"/>
          <w:szCs w:val="22"/>
        </w:rPr>
        <w:t xml:space="preserve"> </w:t>
      </w:r>
    </w:p>
    <w:p w14:paraId="3AD2EFCA" w14:textId="77777777" w:rsidR="005D260D" w:rsidRPr="005B4766" w:rsidRDefault="005D260D" w:rsidP="005D260D">
      <w:pPr>
        <w:jc w:val="both"/>
        <w:rPr>
          <w:rFonts w:cs="Arial"/>
          <w:b/>
          <w:bCs/>
          <w:sz w:val="22"/>
          <w:szCs w:val="22"/>
        </w:rPr>
      </w:pPr>
      <w:r w:rsidRPr="005B4766">
        <w:rPr>
          <w:rFonts w:cs="Arial"/>
          <w:b/>
          <w:bCs/>
          <w:sz w:val="22"/>
          <w:szCs w:val="22"/>
        </w:rPr>
        <w:t>****************************************************************</w:t>
      </w:r>
    </w:p>
    <w:p w14:paraId="4945FCC9" w14:textId="77777777" w:rsidR="005D260D" w:rsidRPr="005B4766" w:rsidRDefault="005D260D" w:rsidP="005D260D">
      <w:pPr>
        <w:jc w:val="both"/>
        <w:rPr>
          <w:rFonts w:cs="Arial"/>
          <w:b/>
          <w:bCs/>
          <w:sz w:val="22"/>
          <w:szCs w:val="22"/>
        </w:rPr>
      </w:pPr>
      <w:r w:rsidRPr="005B4766">
        <w:rPr>
          <w:rFonts w:cs="Arial"/>
          <w:b/>
          <w:bCs/>
          <w:sz w:val="22"/>
          <w:szCs w:val="22"/>
        </w:rPr>
        <w:t>*Initial comments*</w:t>
      </w:r>
    </w:p>
    <w:p w14:paraId="1CFF9425" w14:textId="77777777" w:rsidR="005D260D" w:rsidRPr="005B4766" w:rsidRDefault="005D260D" w:rsidP="005D260D">
      <w:pPr>
        <w:jc w:val="both"/>
        <w:rPr>
          <w:rFonts w:cs="Arial"/>
          <w:b/>
          <w:bCs/>
          <w:sz w:val="22"/>
          <w:szCs w:val="22"/>
        </w:rPr>
      </w:pPr>
      <w:r w:rsidRPr="005B4766">
        <w:rPr>
          <w:rFonts w:cs="Arial"/>
          <w:b/>
          <w:bCs/>
          <w:sz w:val="22"/>
          <w:szCs w:val="22"/>
        </w:rPr>
        <w:t>****************************************************************</w:t>
      </w:r>
    </w:p>
    <w:p w14:paraId="13E32337" w14:textId="77777777" w:rsidR="005D260D" w:rsidRPr="005B4766" w:rsidRDefault="005A6879" w:rsidP="003859DE">
      <w:pPr>
        <w:pStyle w:val="Heading2"/>
        <w:numPr>
          <w:ilvl w:val="0"/>
          <w:numId w:val="0"/>
        </w:numPr>
        <w:ind w:left="576"/>
      </w:pPr>
      <w:r>
        <w:br w:type="page"/>
      </w:r>
    </w:p>
    <w:p w14:paraId="0BCAAB4F" w14:textId="77777777" w:rsidR="005D260D" w:rsidRPr="000A3970" w:rsidRDefault="005D260D" w:rsidP="00870DEA">
      <w:pPr>
        <w:pStyle w:val="Heading2"/>
      </w:pPr>
      <w:bookmarkStart w:id="335" w:name="_DESCRIPTION"/>
      <w:bookmarkStart w:id="336" w:name="_Ref4779524"/>
      <w:bookmarkStart w:id="337" w:name="_Toc205994583"/>
      <w:bookmarkEnd w:id="335"/>
      <w:r w:rsidRPr="00870DEA">
        <w:t>DESCRIPTION</w:t>
      </w:r>
      <w:bookmarkEnd w:id="336"/>
      <w:bookmarkEnd w:id="337"/>
    </w:p>
    <w:p w14:paraId="791A9D42" w14:textId="77777777" w:rsidR="005D260D" w:rsidRPr="005A6879" w:rsidRDefault="005D260D" w:rsidP="005D260D">
      <w:pPr>
        <w:jc w:val="both"/>
        <w:rPr>
          <w:rFonts w:cs="Arial"/>
          <w:szCs w:val="21"/>
        </w:rPr>
      </w:pPr>
      <w:r w:rsidRPr="005A6879">
        <w:rPr>
          <w:rFonts w:cs="Arial"/>
          <w:szCs w:val="21"/>
        </w:rPr>
        <w:t>This document describes the layout and organisation of the new bill data extract</w:t>
      </w:r>
    </w:p>
    <w:p w14:paraId="0D0FE996" w14:textId="77777777" w:rsidR="005D260D" w:rsidRPr="005A6879" w:rsidRDefault="005D260D" w:rsidP="005D260D">
      <w:pPr>
        <w:jc w:val="both"/>
        <w:rPr>
          <w:rFonts w:cs="Arial"/>
          <w:szCs w:val="21"/>
        </w:rPr>
      </w:pPr>
      <w:r w:rsidRPr="005A6879">
        <w:rPr>
          <w:rFonts w:cs="Arial"/>
          <w:szCs w:val="21"/>
        </w:rPr>
        <w:t>format(s). The bill data extract format is delivered for information purposes only.</w:t>
      </w:r>
    </w:p>
    <w:p w14:paraId="3680D5AB" w14:textId="77777777" w:rsidR="005D260D" w:rsidRPr="005A6879" w:rsidRDefault="005D260D" w:rsidP="005D260D">
      <w:pPr>
        <w:jc w:val="both"/>
        <w:rPr>
          <w:szCs w:val="21"/>
        </w:rPr>
      </w:pPr>
      <w:r w:rsidRPr="005A6879">
        <w:rPr>
          <w:rFonts w:cs="Arial"/>
          <w:szCs w:val="21"/>
        </w:rPr>
        <w:t>The taxable invoice is the accompanying rtf document.</w:t>
      </w:r>
    </w:p>
    <w:p w14:paraId="0791C11D" w14:textId="77777777" w:rsidR="005D260D" w:rsidRPr="005A6879" w:rsidRDefault="005D260D" w:rsidP="005D260D">
      <w:pPr>
        <w:autoSpaceDE w:val="0"/>
        <w:autoSpaceDN w:val="0"/>
        <w:adjustRightInd w:val="0"/>
        <w:jc w:val="both"/>
        <w:rPr>
          <w:rFonts w:cs="Arial"/>
          <w:b/>
          <w:bCs/>
          <w:szCs w:val="21"/>
        </w:rPr>
      </w:pPr>
      <w:r w:rsidRPr="005A6879">
        <w:rPr>
          <w:rFonts w:cs="Arial"/>
          <w:b/>
          <w:bCs/>
          <w:szCs w:val="21"/>
        </w:rPr>
        <w:t>***************** Details of attributes in a record type *****************</w:t>
      </w:r>
    </w:p>
    <w:p w14:paraId="7DAA2DA7" w14:textId="77777777" w:rsidR="005D260D" w:rsidRPr="005A6879" w:rsidRDefault="005D260D" w:rsidP="005D260D">
      <w:pPr>
        <w:autoSpaceDE w:val="0"/>
        <w:autoSpaceDN w:val="0"/>
        <w:adjustRightInd w:val="0"/>
        <w:jc w:val="both"/>
        <w:rPr>
          <w:rFonts w:cs="Arial"/>
          <w:szCs w:val="21"/>
        </w:rPr>
      </w:pPr>
      <w:r w:rsidRPr="005A6879">
        <w:rPr>
          <w:rFonts w:cs="Arial"/>
          <w:szCs w:val="21"/>
        </w:rPr>
        <w:t xml:space="preserve">Field Name                          </w:t>
      </w:r>
      <w:r w:rsidRPr="005A6879">
        <w:rPr>
          <w:rFonts w:cs="Arial"/>
          <w:szCs w:val="21"/>
        </w:rPr>
        <w:tab/>
        <w:t>: Name of data field present in a record of a Backup File.</w:t>
      </w:r>
    </w:p>
    <w:p w14:paraId="04A661BF" w14:textId="77777777" w:rsidR="005D260D" w:rsidRPr="005A6879" w:rsidRDefault="005D260D" w:rsidP="005D260D">
      <w:pPr>
        <w:autoSpaceDE w:val="0"/>
        <w:autoSpaceDN w:val="0"/>
        <w:adjustRightInd w:val="0"/>
        <w:jc w:val="both"/>
        <w:rPr>
          <w:rFonts w:cs="Arial"/>
          <w:szCs w:val="21"/>
        </w:rPr>
      </w:pPr>
      <w:r w:rsidRPr="005A6879">
        <w:rPr>
          <w:rFonts w:cs="Arial"/>
          <w:szCs w:val="21"/>
        </w:rPr>
        <w:t xml:space="preserve">Field No.                             </w:t>
      </w:r>
      <w:r w:rsidRPr="005A6879">
        <w:rPr>
          <w:rFonts w:cs="Arial"/>
          <w:szCs w:val="21"/>
        </w:rPr>
        <w:tab/>
        <w:t>: Position of data field in a record of a Backup File.</w:t>
      </w:r>
    </w:p>
    <w:p w14:paraId="7E009C72" w14:textId="77777777" w:rsidR="005D260D" w:rsidRPr="005A6879" w:rsidRDefault="005D260D" w:rsidP="005D260D">
      <w:pPr>
        <w:autoSpaceDE w:val="0"/>
        <w:autoSpaceDN w:val="0"/>
        <w:adjustRightInd w:val="0"/>
        <w:jc w:val="both"/>
        <w:rPr>
          <w:rFonts w:cs="Arial"/>
          <w:szCs w:val="21"/>
        </w:rPr>
      </w:pPr>
      <w:r w:rsidRPr="005A6879">
        <w:rPr>
          <w:rFonts w:cs="Arial"/>
          <w:szCs w:val="21"/>
        </w:rPr>
        <w:t xml:space="preserve">Maximum Field Length         </w:t>
      </w:r>
      <w:r w:rsidRPr="005A6879">
        <w:rPr>
          <w:rFonts w:cs="Arial"/>
          <w:szCs w:val="21"/>
        </w:rPr>
        <w:tab/>
        <w:t>: Maximum length of data field in the record.</w:t>
      </w:r>
    </w:p>
    <w:p w14:paraId="787ECD3A" w14:textId="77777777" w:rsidR="005D260D" w:rsidRPr="005A6879" w:rsidRDefault="005D260D" w:rsidP="005D260D">
      <w:pPr>
        <w:autoSpaceDE w:val="0"/>
        <w:autoSpaceDN w:val="0"/>
        <w:adjustRightInd w:val="0"/>
        <w:jc w:val="both"/>
        <w:rPr>
          <w:rFonts w:cs="Arial"/>
          <w:szCs w:val="21"/>
        </w:rPr>
      </w:pPr>
      <w:r w:rsidRPr="005A6879">
        <w:rPr>
          <w:rFonts w:cs="Arial"/>
          <w:szCs w:val="21"/>
        </w:rPr>
        <w:t xml:space="preserve">Format                           </w:t>
      </w:r>
      <w:r w:rsidRPr="005A6879">
        <w:rPr>
          <w:rFonts w:cs="Arial"/>
          <w:szCs w:val="21"/>
        </w:rPr>
        <w:tab/>
        <w:t>: Type and format of the data field in the record (for e.g. text, number, date with specified format etc.).</w:t>
      </w:r>
    </w:p>
    <w:p w14:paraId="3394282D" w14:textId="77777777" w:rsidR="005A6879" w:rsidRDefault="005D260D" w:rsidP="005A6879">
      <w:pPr>
        <w:autoSpaceDE w:val="0"/>
        <w:autoSpaceDN w:val="0"/>
        <w:adjustRightInd w:val="0"/>
        <w:jc w:val="both"/>
        <w:rPr>
          <w:rFonts w:cs="Arial"/>
          <w:szCs w:val="21"/>
        </w:rPr>
      </w:pPr>
      <w:r w:rsidRPr="005A6879">
        <w:rPr>
          <w:rFonts w:cs="Arial"/>
          <w:szCs w:val="21"/>
        </w:rPr>
        <w:t xml:space="preserve">Value                                 </w:t>
      </w:r>
      <w:r w:rsidRPr="005A6879">
        <w:rPr>
          <w:rFonts w:cs="Arial"/>
          <w:szCs w:val="21"/>
        </w:rPr>
        <w:tab/>
        <w:t>: Possible value for data set.</w:t>
      </w:r>
      <w:bookmarkStart w:id="338" w:name="_6.2._HEADER_RECORD"/>
      <w:bookmarkStart w:id="339" w:name="_Ref4779530"/>
      <w:bookmarkEnd w:id="338"/>
    </w:p>
    <w:p w14:paraId="55D614CC" w14:textId="77777777" w:rsidR="005A6879" w:rsidRPr="005B4766" w:rsidRDefault="005A6879" w:rsidP="005A6879">
      <w:pPr>
        <w:autoSpaceDE w:val="0"/>
        <w:autoSpaceDN w:val="0"/>
        <w:adjustRightInd w:val="0"/>
        <w:jc w:val="both"/>
        <w:rPr>
          <w:rFonts w:cs="Arial"/>
          <w:b/>
          <w:bCs/>
          <w:sz w:val="22"/>
        </w:rPr>
      </w:pPr>
      <w:r w:rsidRPr="005B4766">
        <w:rPr>
          <w:rFonts w:cs="Arial"/>
          <w:b/>
          <w:bCs/>
          <w:sz w:val="22"/>
        </w:rPr>
        <w:t>*********************</w:t>
      </w:r>
      <w:r>
        <w:rPr>
          <w:rFonts w:cs="Arial"/>
          <w:b/>
          <w:bCs/>
          <w:sz w:val="22"/>
        </w:rPr>
        <w:t>*******************************************</w:t>
      </w:r>
    </w:p>
    <w:p w14:paraId="10E8B6C5" w14:textId="77777777" w:rsidR="00E53A09" w:rsidRPr="005B4766" w:rsidRDefault="00E53A09" w:rsidP="00870DEA">
      <w:pPr>
        <w:pStyle w:val="Heading2"/>
      </w:pPr>
      <w:bookmarkStart w:id="340" w:name="_Toc205994584"/>
      <w:r w:rsidRPr="005B4766">
        <w:t xml:space="preserve">HEADER </w:t>
      </w:r>
      <w:r w:rsidRPr="00870DEA">
        <w:t>RECORD</w:t>
      </w:r>
      <w:bookmarkEnd w:id="339"/>
      <w:bookmarkEnd w:id="340"/>
    </w:p>
    <w:p w14:paraId="4AB8632E" w14:textId="77777777" w:rsidR="00E53A09" w:rsidRPr="005A6879" w:rsidRDefault="00E53A09" w:rsidP="00E53A09">
      <w:pPr>
        <w:rPr>
          <w:rFonts w:cs="Tahoma"/>
          <w:szCs w:val="21"/>
        </w:rPr>
      </w:pPr>
      <w:r w:rsidRPr="005A6879">
        <w:rPr>
          <w:rFonts w:cs="Tahoma"/>
          <w:szCs w:val="21"/>
        </w:rPr>
        <w:t>The Customer Detail header record will be the first record in the file and will contain the following character separated bill data.</w:t>
      </w:r>
    </w:p>
    <w:p w14:paraId="1EC1BDB8" w14:textId="77777777" w:rsidR="00E53A09" w:rsidRPr="005A6879" w:rsidRDefault="00E53A09" w:rsidP="00E53A09">
      <w:pPr>
        <w:rPr>
          <w:b/>
          <w:szCs w:val="21"/>
        </w:rPr>
      </w:pPr>
      <w:r w:rsidRPr="005A6879">
        <w:rPr>
          <w:szCs w:val="21"/>
        </w:rPr>
        <w:t>Record Type:</w:t>
      </w:r>
      <w:r w:rsidRPr="005A6879">
        <w:rPr>
          <w:b/>
          <w:szCs w:val="21"/>
        </w:rPr>
        <w:t xml:space="preserve"> CUSTOMERRECORD</w:t>
      </w:r>
    </w:p>
    <w:tbl>
      <w:tblPr>
        <w:tblW w:w="4785"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97"/>
        <w:gridCol w:w="912"/>
        <w:gridCol w:w="1259"/>
        <w:gridCol w:w="1260"/>
        <w:gridCol w:w="3511"/>
        <w:tblGridChange w:id="341">
          <w:tblGrid>
            <w:gridCol w:w="1897"/>
            <w:gridCol w:w="912"/>
            <w:gridCol w:w="1259"/>
            <w:gridCol w:w="1260"/>
            <w:gridCol w:w="3511"/>
          </w:tblGrid>
        </w:tblGridChange>
      </w:tblGrid>
      <w:tr w:rsidR="009E2CD4" w:rsidRPr="005B4766" w14:paraId="265723DA" w14:textId="77777777" w:rsidTr="009E2CD4">
        <w:tc>
          <w:tcPr>
            <w:tcW w:w="1073" w:type="pct"/>
          </w:tcPr>
          <w:p w14:paraId="099805CD" w14:textId="77777777" w:rsidR="00A976C0" w:rsidRPr="005A6879" w:rsidRDefault="00A976C0" w:rsidP="00E53A09">
            <w:pPr>
              <w:rPr>
                <w:rFonts w:cs="Tahoma"/>
                <w:b/>
                <w:sz w:val="18"/>
                <w:szCs w:val="18"/>
              </w:rPr>
            </w:pPr>
            <w:r w:rsidRPr="005A6879">
              <w:rPr>
                <w:rFonts w:cs="Tahoma"/>
                <w:b/>
                <w:sz w:val="18"/>
                <w:szCs w:val="18"/>
              </w:rPr>
              <w:t>Field Name</w:t>
            </w:r>
          </w:p>
        </w:tc>
        <w:tc>
          <w:tcPr>
            <w:tcW w:w="516" w:type="pct"/>
          </w:tcPr>
          <w:p w14:paraId="282347AA" w14:textId="77777777" w:rsidR="00A976C0" w:rsidRPr="005A6879" w:rsidRDefault="00A976C0" w:rsidP="00E53A09">
            <w:pPr>
              <w:rPr>
                <w:rFonts w:cs="Tahoma"/>
                <w:b/>
                <w:sz w:val="18"/>
                <w:szCs w:val="18"/>
              </w:rPr>
            </w:pPr>
            <w:r w:rsidRPr="005A6879">
              <w:rPr>
                <w:rFonts w:cs="Tahoma"/>
                <w:b/>
                <w:sz w:val="18"/>
                <w:szCs w:val="18"/>
              </w:rPr>
              <w:t>Field No</w:t>
            </w:r>
          </w:p>
        </w:tc>
        <w:tc>
          <w:tcPr>
            <w:tcW w:w="712" w:type="pct"/>
          </w:tcPr>
          <w:p w14:paraId="6C811574" w14:textId="77777777" w:rsidR="00A976C0" w:rsidRPr="005A6879" w:rsidRDefault="00A976C0" w:rsidP="00E53A09">
            <w:pPr>
              <w:rPr>
                <w:rFonts w:cs="Tahoma"/>
                <w:b/>
                <w:sz w:val="18"/>
                <w:szCs w:val="18"/>
              </w:rPr>
            </w:pPr>
            <w:r w:rsidRPr="005A6879">
              <w:rPr>
                <w:rFonts w:cs="Tahoma"/>
                <w:b/>
                <w:sz w:val="18"/>
                <w:szCs w:val="18"/>
              </w:rPr>
              <w:t xml:space="preserve">Maximum Field Length          </w:t>
            </w:r>
          </w:p>
        </w:tc>
        <w:tc>
          <w:tcPr>
            <w:tcW w:w="713" w:type="pct"/>
          </w:tcPr>
          <w:p w14:paraId="2F20F508" w14:textId="77777777" w:rsidR="00A976C0" w:rsidRPr="005A6879" w:rsidRDefault="00A976C0" w:rsidP="00E53A09">
            <w:pPr>
              <w:rPr>
                <w:rFonts w:cs="Tahoma"/>
                <w:b/>
                <w:sz w:val="18"/>
                <w:szCs w:val="18"/>
              </w:rPr>
            </w:pPr>
            <w:r w:rsidRPr="005A6879">
              <w:rPr>
                <w:rFonts w:cs="Tahoma"/>
                <w:b/>
                <w:sz w:val="18"/>
                <w:szCs w:val="18"/>
              </w:rPr>
              <w:t>Format</w:t>
            </w:r>
          </w:p>
        </w:tc>
        <w:tc>
          <w:tcPr>
            <w:tcW w:w="1986" w:type="pct"/>
          </w:tcPr>
          <w:p w14:paraId="1E651158" w14:textId="77777777" w:rsidR="00A976C0" w:rsidRPr="005A6879" w:rsidRDefault="00A976C0" w:rsidP="00E53A09">
            <w:pPr>
              <w:rPr>
                <w:rFonts w:cs="Tahoma"/>
                <w:b/>
                <w:sz w:val="18"/>
                <w:szCs w:val="18"/>
              </w:rPr>
            </w:pPr>
            <w:r w:rsidRPr="005A6879">
              <w:rPr>
                <w:rFonts w:cs="Tahoma"/>
                <w:b/>
                <w:sz w:val="18"/>
                <w:szCs w:val="18"/>
              </w:rPr>
              <w:t>Value</w:t>
            </w:r>
          </w:p>
        </w:tc>
      </w:tr>
      <w:tr w:rsidR="009E2CD4" w:rsidRPr="005B4766" w14:paraId="10E8AB63" w14:textId="77777777" w:rsidTr="009E2CD4">
        <w:tc>
          <w:tcPr>
            <w:tcW w:w="1073" w:type="pct"/>
          </w:tcPr>
          <w:p w14:paraId="78073596" w14:textId="77777777" w:rsidR="00A976C0" w:rsidRPr="005A6879" w:rsidRDefault="00A976C0" w:rsidP="00E53A09">
            <w:pPr>
              <w:rPr>
                <w:rFonts w:cs="Tahoma"/>
                <w:sz w:val="18"/>
                <w:szCs w:val="18"/>
              </w:rPr>
            </w:pPr>
            <w:r w:rsidRPr="005A6879">
              <w:rPr>
                <w:rFonts w:cs="Tahoma"/>
                <w:sz w:val="18"/>
                <w:szCs w:val="18"/>
              </w:rPr>
              <w:t>Record Type</w:t>
            </w:r>
          </w:p>
        </w:tc>
        <w:tc>
          <w:tcPr>
            <w:tcW w:w="516" w:type="pct"/>
          </w:tcPr>
          <w:p w14:paraId="479FC210" w14:textId="77777777" w:rsidR="00A976C0" w:rsidRPr="005A6879" w:rsidRDefault="00A976C0" w:rsidP="00E53A09">
            <w:pPr>
              <w:rPr>
                <w:rFonts w:cs="Tahoma"/>
                <w:sz w:val="18"/>
                <w:szCs w:val="18"/>
              </w:rPr>
            </w:pPr>
            <w:r w:rsidRPr="005A6879">
              <w:rPr>
                <w:rFonts w:cs="Tahoma"/>
                <w:sz w:val="18"/>
                <w:szCs w:val="18"/>
              </w:rPr>
              <w:t>1</w:t>
            </w:r>
          </w:p>
        </w:tc>
        <w:tc>
          <w:tcPr>
            <w:tcW w:w="712" w:type="pct"/>
          </w:tcPr>
          <w:p w14:paraId="56E4C258" w14:textId="77777777" w:rsidR="00A976C0" w:rsidRPr="005A6879" w:rsidRDefault="00A976C0" w:rsidP="00E53A09">
            <w:pPr>
              <w:rPr>
                <w:rFonts w:cs="Tahoma"/>
                <w:sz w:val="18"/>
                <w:szCs w:val="18"/>
              </w:rPr>
            </w:pPr>
            <w:r w:rsidRPr="005A6879">
              <w:rPr>
                <w:rFonts w:cs="Tahoma"/>
                <w:sz w:val="18"/>
                <w:szCs w:val="18"/>
              </w:rPr>
              <w:t>255</w:t>
            </w:r>
          </w:p>
        </w:tc>
        <w:tc>
          <w:tcPr>
            <w:tcW w:w="713" w:type="pct"/>
          </w:tcPr>
          <w:p w14:paraId="21007E57" w14:textId="77777777" w:rsidR="00A976C0" w:rsidRPr="005A6879" w:rsidRDefault="00A976C0" w:rsidP="00E53A09">
            <w:pPr>
              <w:rPr>
                <w:rFonts w:cs="Tahoma"/>
                <w:sz w:val="18"/>
                <w:szCs w:val="18"/>
              </w:rPr>
            </w:pPr>
            <w:r w:rsidRPr="005A6879">
              <w:rPr>
                <w:rFonts w:cs="Tahoma"/>
                <w:sz w:val="18"/>
                <w:szCs w:val="18"/>
              </w:rPr>
              <w:t>Text</w:t>
            </w:r>
          </w:p>
        </w:tc>
        <w:tc>
          <w:tcPr>
            <w:tcW w:w="1986" w:type="pct"/>
          </w:tcPr>
          <w:p w14:paraId="2AFB9750" w14:textId="77777777" w:rsidR="00A976C0" w:rsidRPr="005A6879" w:rsidRDefault="00A976C0" w:rsidP="00E53A09">
            <w:pPr>
              <w:rPr>
                <w:rFonts w:cs="Tahoma"/>
                <w:sz w:val="18"/>
                <w:szCs w:val="18"/>
              </w:rPr>
            </w:pPr>
            <w:r w:rsidRPr="005A6879">
              <w:rPr>
                <w:rFonts w:cs="Tahoma"/>
                <w:sz w:val="18"/>
                <w:szCs w:val="18"/>
              </w:rPr>
              <w:t>CUSTOMERRECORD</w:t>
            </w:r>
          </w:p>
        </w:tc>
      </w:tr>
      <w:tr w:rsidR="009E2CD4" w:rsidRPr="005B4766" w14:paraId="100DCA5F" w14:textId="77777777" w:rsidTr="009E2CD4">
        <w:tc>
          <w:tcPr>
            <w:tcW w:w="1073" w:type="pct"/>
          </w:tcPr>
          <w:p w14:paraId="4903A7D7" w14:textId="77777777" w:rsidR="00A976C0" w:rsidRPr="005A6879" w:rsidRDefault="00A976C0" w:rsidP="00E53A09">
            <w:pPr>
              <w:rPr>
                <w:rFonts w:cs="Tahoma"/>
                <w:sz w:val="18"/>
                <w:szCs w:val="18"/>
              </w:rPr>
            </w:pPr>
            <w:r w:rsidRPr="005A6879">
              <w:rPr>
                <w:rFonts w:cs="Tahoma"/>
                <w:sz w:val="18"/>
                <w:szCs w:val="18"/>
              </w:rPr>
              <w:t>Geneva customer reference</w:t>
            </w:r>
          </w:p>
        </w:tc>
        <w:tc>
          <w:tcPr>
            <w:tcW w:w="516" w:type="pct"/>
          </w:tcPr>
          <w:p w14:paraId="2C4AC9C2" w14:textId="77777777" w:rsidR="00A976C0" w:rsidRPr="005A6879" w:rsidRDefault="00A976C0" w:rsidP="00E53A09">
            <w:pPr>
              <w:rPr>
                <w:rFonts w:cs="Tahoma"/>
                <w:sz w:val="18"/>
                <w:szCs w:val="18"/>
              </w:rPr>
            </w:pPr>
            <w:r w:rsidRPr="005A6879">
              <w:rPr>
                <w:rFonts w:cs="Tahoma"/>
                <w:sz w:val="18"/>
                <w:szCs w:val="18"/>
              </w:rPr>
              <w:t>2</w:t>
            </w:r>
          </w:p>
        </w:tc>
        <w:tc>
          <w:tcPr>
            <w:tcW w:w="712" w:type="pct"/>
          </w:tcPr>
          <w:p w14:paraId="4C2AEB79" w14:textId="77777777" w:rsidR="00A976C0" w:rsidRPr="005A6879" w:rsidRDefault="00A976C0" w:rsidP="00E53A09">
            <w:pPr>
              <w:rPr>
                <w:rFonts w:cs="Tahoma"/>
                <w:sz w:val="18"/>
                <w:szCs w:val="18"/>
              </w:rPr>
            </w:pPr>
            <w:r w:rsidRPr="005A6879">
              <w:rPr>
                <w:rFonts w:cs="Tahoma"/>
                <w:sz w:val="18"/>
                <w:szCs w:val="18"/>
              </w:rPr>
              <w:t>20</w:t>
            </w:r>
          </w:p>
        </w:tc>
        <w:tc>
          <w:tcPr>
            <w:tcW w:w="713" w:type="pct"/>
          </w:tcPr>
          <w:p w14:paraId="25984C30" w14:textId="77777777" w:rsidR="00A976C0" w:rsidRPr="005A6879" w:rsidRDefault="00A976C0" w:rsidP="00E53A09">
            <w:pPr>
              <w:rPr>
                <w:rFonts w:cs="Tahoma"/>
                <w:sz w:val="18"/>
                <w:szCs w:val="18"/>
              </w:rPr>
            </w:pPr>
            <w:r w:rsidRPr="005A6879">
              <w:rPr>
                <w:rFonts w:cs="Tahoma"/>
                <w:sz w:val="18"/>
                <w:szCs w:val="18"/>
              </w:rPr>
              <w:t>Text</w:t>
            </w:r>
          </w:p>
        </w:tc>
        <w:tc>
          <w:tcPr>
            <w:tcW w:w="1986" w:type="pct"/>
          </w:tcPr>
          <w:p w14:paraId="5EAF8F00" w14:textId="77777777" w:rsidR="00A976C0" w:rsidRPr="005A6879" w:rsidRDefault="00A976C0" w:rsidP="00E53A09">
            <w:pPr>
              <w:rPr>
                <w:rFonts w:cs="Tahoma"/>
                <w:sz w:val="18"/>
                <w:szCs w:val="18"/>
              </w:rPr>
            </w:pPr>
            <w:r w:rsidRPr="005A6879">
              <w:rPr>
                <w:rFonts w:cs="Tahoma"/>
                <w:sz w:val="18"/>
                <w:szCs w:val="18"/>
              </w:rPr>
              <w:t>e.g. SOGEA001</w:t>
            </w:r>
          </w:p>
        </w:tc>
      </w:tr>
      <w:tr w:rsidR="009E2CD4" w:rsidRPr="005B4766" w14:paraId="43EA3DE8" w14:textId="77777777" w:rsidTr="009E2CD4">
        <w:tc>
          <w:tcPr>
            <w:tcW w:w="1073" w:type="pct"/>
          </w:tcPr>
          <w:p w14:paraId="7C194A0B" w14:textId="77777777" w:rsidR="00A976C0" w:rsidRPr="005A6879" w:rsidRDefault="00A976C0" w:rsidP="00E53A09">
            <w:pPr>
              <w:rPr>
                <w:rFonts w:cs="Tahoma"/>
                <w:sz w:val="18"/>
                <w:szCs w:val="18"/>
              </w:rPr>
            </w:pPr>
            <w:r w:rsidRPr="005A6879">
              <w:rPr>
                <w:rFonts w:cs="Tahoma"/>
                <w:sz w:val="18"/>
                <w:szCs w:val="18"/>
              </w:rPr>
              <w:t>Account reference</w:t>
            </w:r>
          </w:p>
        </w:tc>
        <w:tc>
          <w:tcPr>
            <w:tcW w:w="516" w:type="pct"/>
          </w:tcPr>
          <w:p w14:paraId="713A764A" w14:textId="77777777" w:rsidR="00A976C0" w:rsidRPr="005A6879" w:rsidRDefault="00A976C0" w:rsidP="00E53A09">
            <w:pPr>
              <w:rPr>
                <w:rFonts w:cs="Tahoma"/>
                <w:sz w:val="18"/>
                <w:szCs w:val="18"/>
              </w:rPr>
            </w:pPr>
            <w:r w:rsidRPr="005A6879">
              <w:rPr>
                <w:rFonts w:cs="Tahoma"/>
                <w:sz w:val="18"/>
                <w:szCs w:val="18"/>
              </w:rPr>
              <w:t>3</w:t>
            </w:r>
          </w:p>
        </w:tc>
        <w:tc>
          <w:tcPr>
            <w:tcW w:w="712" w:type="pct"/>
          </w:tcPr>
          <w:p w14:paraId="6AD8DD1B" w14:textId="77777777" w:rsidR="00A976C0" w:rsidRPr="005A6879" w:rsidRDefault="00A976C0" w:rsidP="00E53A09">
            <w:pPr>
              <w:rPr>
                <w:rFonts w:cs="Tahoma"/>
                <w:sz w:val="18"/>
                <w:szCs w:val="18"/>
              </w:rPr>
            </w:pPr>
            <w:r w:rsidRPr="005A6879">
              <w:rPr>
                <w:rFonts w:cs="Tahoma"/>
                <w:sz w:val="18"/>
                <w:szCs w:val="18"/>
              </w:rPr>
              <w:t>20</w:t>
            </w:r>
          </w:p>
        </w:tc>
        <w:tc>
          <w:tcPr>
            <w:tcW w:w="713" w:type="pct"/>
          </w:tcPr>
          <w:p w14:paraId="1CA74820" w14:textId="77777777" w:rsidR="00A976C0" w:rsidRPr="005A6879" w:rsidRDefault="00A976C0" w:rsidP="00E53A09">
            <w:pPr>
              <w:rPr>
                <w:rFonts w:cs="Tahoma"/>
                <w:sz w:val="18"/>
                <w:szCs w:val="18"/>
              </w:rPr>
            </w:pPr>
            <w:r w:rsidRPr="005A6879">
              <w:rPr>
                <w:rFonts w:cs="Tahoma"/>
                <w:sz w:val="18"/>
                <w:szCs w:val="18"/>
              </w:rPr>
              <w:t>Text</w:t>
            </w:r>
          </w:p>
        </w:tc>
        <w:tc>
          <w:tcPr>
            <w:tcW w:w="1986" w:type="pct"/>
          </w:tcPr>
          <w:p w14:paraId="5886BC14" w14:textId="77777777" w:rsidR="00A976C0" w:rsidRPr="005A6879" w:rsidRDefault="00A976C0" w:rsidP="00E53A09">
            <w:pPr>
              <w:rPr>
                <w:rFonts w:cs="Tahoma"/>
                <w:sz w:val="18"/>
                <w:szCs w:val="18"/>
              </w:rPr>
            </w:pPr>
            <w:r w:rsidRPr="005A6879">
              <w:rPr>
                <w:rFonts w:cs="Tahoma"/>
                <w:sz w:val="18"/>
                <w:szCs w:val="18"/>
              </w:rPr>
              <w:t>e.g. GD55811342</w:t>
            </w:r>
          </w:p>
        </w:tc>
      </w:tr>
      <w:tr w:rsidR="009E2CD4" w:rsidRPr="005B4766" w14:paraId="7AB20B01" w14:textId="77777777" w:rsidTr="009E2CD4">
        <w:tc>
          <w:tcPr>
            <w:tcW w:w="1073" w:type="pct"/>
          </w:tcPr>
          <w:p w14:paraId="0C55C3AD" w14:textId="77777777" w:rsidR="00A976C0" w:rsidRPr="005A6879" w:rsidRDefault="00A976C0" w:rsidP="00E53A09">
            <w:pPr>
              <w:rPr>
                <w:rFonts w:cs="Tahoma"/>
                <w:sz w:val="18"/>
                <w:szCs w:val="18"/>
              </w:rPr>
            </w:pPr>
            <w:r w:rsidRPr="005A6879">
              <w:rPr>
                <w:rFonts w:cs="Tahoma"/>
                <w:sz w:val="18"/>
                <w:szCs w:val="18"/>
              </w:rPr>
              <w:t>Invoice  reference</w:t>
            </w:r>
          </w:p>
        </w:tc>
        <w:tc>
          <w:tcPr>
            <w:tcW w:w="516" w:type="pct"/>
          </w:tcPr>
          <w:p w14:paraId="514087E2" w14:textId="77777777" w:rsidR="00A976C0" w:rsidRPr="005A6879" w:rsidRDefault="00A976C0" w:rsidP="00E53A09">
            <w:pPr>
              <w:rPr>
                <w:rFonts w:cs="Tahoma"/>
                <w:sz w:val="18"/>
                <w:szCs w:val="18"/>
              </w:rPr>
            </w:pPr>
            <w:r w:rsidRPr="005A6879">
              <w:rPr>
                <w:rFonts w:cs="Tahoma"/>
                <w:sz w:val="18"/>
                <w:szCs w:val="18"/>
              </w:rPr>
              <w:t>4</w:t>
            </w:r>
          </w:p>
        </w:tc>
        <w:tc>
          <w:tcPr>
            <w:tcW w:w="712" w:type="pct"/>
          </w:tcPr>
          <w:p w14:paraId="33A9C03F" w14:textId="77777777" w:rsidR="00A976C0" w:rsidRPr="005A6879" w:rsidRDefault="00A976C0" w:rsidP="00E53A09">
            <w:pPr>
              <w:rPr>
                <w:rFonts w:cs="Tahoma"/>
                <w:sz w:val="18"/>
                <w:szCs w:val="18"/>
              </w:rPr>
            </w:pPr>
            <w:r w:rsidRPr="005A6879">
              <w:rPr>
                <w:rFonts w:cs="Tahoma"/>
                <w:sz w:val="18"/>
                <w:szCs w:val="18"/>
              </w:rPr>
              <w:t>30</w:t>
            </w:r>
          </w:p>
        </w:tc>
        <w:tc>
          <w:tcPr>
            <w:tcW w:w="713" w:type="pct"/>
          </w:tcPr>
          <w:p w14:paraId="1240EDE2" w14:textId="77777777" w:rsidR="00A976C0" w:rsidRPr="005A6879" w:rsidRDefault="00A976C0" w:rsidP="00E53A09">
            <w:pPr>
              <w:rPr>
                <w:rFonts w:cs="Tahoma"/>
                <w:sz w:val="18"/>
                <w:szCs w:val="18"/>
              </w:rPr>
            </w:pPr>
            <w:r w:rsidRPr="005A6879">
              <w:rPr>
                <w:rFonts w:cs="Tahoma"/>
                <w:sz w:val="18"/>
                <w:szCs w:val="18"/>
              </w:rPr>
              <w:t>Text</w:t>
            </w:r>
          </w:p>
        </w:tc>
        <w:tc>
          <w:tcPr>
            <w:tcW w:w="1986" w:type="pct"/>
          </w:tcPr>
          <w:p w14:paraId="5FF2A508" w14:textId="77777777" w:rsidR="00A976C0" w:rsidRPr="005A6879" w:rsidRDefault="00A976C0" w:rsidP="00E53A09">
            <w:pPr>
              <w:rPr>
                <w:rFonts w:cs="Tahoma"/>
                <w:sz w:val="18"/>
                <w:szCs w:val="18"/>
              </w:rPr>
            </w:pPr>
            <w:r w:rsidRPr="005A6879">
              <w:rPr>
                <w:rFonts w:cs="Tahoma"/>
                <w:sz w:val="18"/>
                <w:szCs w:val="18"/>
              </w:rPr>
              <w:t>e.g. GD55811342 M002</w:t>
            </w:r>
          </w:p>
        </w:tc>
      </w:tr>
      <w:tr w:rsidR="009E2CD4" w:rsidRPr="005B4766" w14:paraId="6D94B29A" w14:textId="77777777" w:rsidTr="009E2CD4">
        <w:tc>
          <w:tcPr>
            <w:tcW w:w="1073" w:type="pct"/>
            <w:tcBorders>
              <w:bottom w:val="nil"/>
            </w:tcBorders>
          </w:tcPr>
          <w:p w14:paraId="1B5D232C" w14:textId="77777777" w:rsidR="00A976C0" w:rsidRPr="005A6879" w:rsidRDefault="00A976C0" w:rsidP="00E53A09">
            <w:pPr>
              <w:rPr>
                <w:rFonts w:cs="Tahoma"/>
                <w:sz w:val="18"/>
                <w:szCs w:val="18"/>
              </w:rPr>
            </w:pPr>
            <w:r w:rsidRPr="005A6879">
              <w:rPr>
                <w:rFonts w:cs="Tahoma"/>
                <w:sz w:val="18"/>
                <w:szCs w:val="18"/>
              </w:rPr>
              <w:t>Bill tax date</w:t>
            </w:r>
          </w:p>
        </w:tc>
        <w:tc>
          <w:tcPr>
            <w:tcW w:w="516" w:type="pct"/>
            <w:tcBorders>
              <w:bottom w:val="nil"/>
            </w:tcBorders>
          </w:tcPr>
          <w:p w14:paraId="5F1B018F" w14:textId="77777777" w:rsidR="00A976C0" w:rsidRPr="005A6879" w:rsidRDefault="00A976C0" w:rsidP="00E53A09">
            <w:pPr>
              <w:rPr>
                <w:rFonts w:cs="Tahoma"/>
                <w:sz w:val="18"/>
                <w:szCs w:val="18"/>
              </w:rPr>
            </w:pPr>
            <w:r w:rsidRPr="005A6879">
              <w:rPr>
                <w:rFonts w:cs="Tahoma"/>
                <w:sz w:val="18"/>
                <w:szCs w:val="18"/>
              </w:rPr>
              <w:t>5</w:t>
            </w:r>
          </w:p>
        </w:tc>
        <w:tc>
          <w:tcPr>
            <w:tcW w:w="712" w:type="pct"/>
            <w:tcBorders>
              <w:bottom w:val="nil"/>
            </w:tcBorders>
          </w:tcPr>
          <w:p w14:paraId="2A17BC18" w14:textId="77777777" w:rsidR="00A976C0" w:rsidRPr="005A6879" w:rsidRDefault="00A976C0" w:rsidP="00E53A09">
            <w:pPr>
              <w:rPr>
                <w:rFonts w:cs="Tahoma"/>
                <w:sz w:val="18"/>
                <w:szCs w:val="18"/>
              </w:rPr>
            </w:pPr>
            <w:r w:rsidRPr="005A6879">
              <w:rPr>
                <w:rFonts w:cs="Tahoma"/>
                <w:sz w:val="18"/>
                <w:szCs w:val="18"/>
              </w:rPr>
              <w:t>DATE</w:t>
            </w:r>
          </w:p>
        </w:tc>
        <w:tc>
          <w:tcPr>
            <w:tcW w:w="713" w:type="pct"/>
            <w:tcBorders>
              <w:bottom w:val="nil"/>
            </w:tcBorders>
          </w:tcPr>
          <w:p w14:paraId="6B97A2D5" w14:textId="77777777" w:rsidR="00A976C0" w:rsidRPr="005A6879" w:rsidRDefault="00A976C0" w:rsidP="00E53A09">
            <w:pPr>
              <w:rPr>
                <w:rFonts w:cs="Tahoma"/>
                <w:sz w:val="18"/>
                <w:szCs w:val="18"/>
              </w:rPr>
            </w:pPr>
            <w:r w:rsidRPr="005A6879">
              <w:rPr>
                <w:rFonts w:cs="Tahoma"/>
                <w:sz w:val="18"/>
                <w:szCs w:val="18"/>
              </w:rPr>
              <w:t>YYYYMMDD</w:t>
            </w:r>
          </w:p>
        </w:tc>
        <w:tc>
          <w:tcPr>
            <w:tcW w:w="1986" w:type="pct"/>
            <w:tcBorders>
              <w:bottom w:val="nil"/>
            </w:tcBorders>
          </w:tcPr>
          <w:p w14:paraId="334EB579" w14:textId="77777777" w:rsidR="00A976C0" w:rsidRPr="005A6879" w:rsidRDefault="00A976C0" w:rsidP="00E53A09">
            <w:pPr>
              <w:rPr>
                <w:rFonts w:cs="Tahoma"/>
                <w:sz w:val="18"/>
                <w:szCs w:val="18"/>
              </w:rPr>
            </w:pPr>
            <w:r w:rsidRPr="005A6879">
              <w:rPr>
                <w:rFonts w:cs="Tahoma"/>
                <w:sz w:val="18"/>
                <w:szCs w:val="18"/>
              </w:rPr>
              <w:t>e.g. 20090101</w:t>
            </w:r>
          </w:p>
        </w:tc>
      </w:tr>
      <w:tr w:rsidR="009E2CD4" w:rsidRPr="005B4766" w14:paraId="7A898BFD" w14:textId="77777777" w:rsidTr="009E2CD4">
        <w:tc>
          <w:tcPr>
            <w:tcW w:w="1073" w:type="pct"/>
          </w:tcPr>
          <w:p w14:paraId="7C94C15E" w14:textId="77777777" w:rsidR="00A976C0" w:rsidRPr="005A6879" w:rsidRDefault="00A976C0" w:rsidP="00E53A09">
            <w:pPr>
              <w:rPr>
                <w:rFonts w:cs="Tahoma"/>
                <w:sz w:val="18"/>
                <w:szCs w:val="18"/>
              </w:rPr>
            </w:pPr>
            <w:r w:rsidRPr="005A6879">
              <w:rPr>
                <w:rFonts w:cs="Tahoma"/>
                <w:sz w:val="18"/>
                <w:szCs w:val="18"/>
              </w:rPr>
              <w:t>Business name</w:t>
            </w:r>
          </w:p>
        </w:tc>
        <w:tc>
          <w:tcPr>
            <w:tcW w:w="516" w:type="pct"/>
          </w:tcPr>
          <w:p w14:paraId="71CB2410" w14:textId="77777777" w:rsidR="00A976C0" w:rsidRPr="005A6879" w:rsidRDefault="00A976C0" w:rsidP="00E53A09">
            <w:pPr>
              <w:rPr>
                <w:rFonts w:cs="Tahoma"/>
                <w:sz w:val="18"/>
                <w:szCs w:val="18"/>
              </w:rPr>
            </w:pPr>
            <w:r w:rsidRPr="005A6879">
              <w:rPr>
                <w:rFonts w:cs="Tahoma"/>
                <w:sz w:val="18"/>
                <w:szCs w:val="18"/>
              </w:rPr>
              <w:t>6</w:t>
            </w:r>
          </w:p>
        </w:tc>
        <w:tc>
          <w:tcPr>
            <w:tcW w:w="712" w:type="pct"/>
          </w:tcPr>
          <w:p w14:paraId="19336FD4" w14:textId="77777777" w:rsidR="00A976C0" w:rsidRPr="005A6879" w:rsidRDefault="00A976C0" w:rsidP="00E53A09">
            <w:pPr>
              <w:rPr>
                <w:rFonts w:cs="Tahoma"/>
                <w:sz w:val="18"/>
                <w:szCs w:val="18"/>
              </w:rPr>
            </w:pPr>
            <w:r w:rsidRPr="005A6879">
              <w:rPr>
                <w:rFonts w:cs="Tahoma"/>
                <w:sz w:val="18"/>
                <w:szCs w:val="18"/>
              </w:rPr>
              <w:t>100</w:t>
            </w:r>
          </w:p>
        </w:tc>
        <w:tc>
          <w:tcPr>
            <w:tcW w:w="713" w:type="pct"/>
          </w:tcPr>
          <w:p w14:paraId="6555CEC9" w14:textId="77777777" w:rsidR="00A976C0" w:rsidRPr="005A6879" w:rsidRDefault="00A976C0" w:rsidP="00E53A09">
            <w:pPr>
              <w:rPr>
                <w:rFonts w:cs="Tahoma"/>
                <w:sz w:val="18"/>
                <w:szCs w:val="18"/>
              </w:rPr>
            </w:pPr>
            <w:r w:rsidRPr="005A6879">
              <w:rPr>
                <w:rFonts w:cs="Tahoma"/>
                <w:sz w:val="18"/>
                <w:szCs w:val="18"/>
              </w:rPr>
              <w:t>Text</w:t>
            </w:r>
          </w:p>
        </w:tc>
        <w:tc>
          <w:tcPr>
            <w:tcW w:w="1986" w:type="pct"/>
          </w:tcPr>
          <w:p w14:paraId="27EAECC2" w14:textId="77777777" w:rsidR="00A976C0" w:rsidRPr="005A6879" w:rsidRDefault="00A976C0" w:rsidP="00E53A09">
            <w:pPr>
              <w:rPr>
                <w:rFonts w:cs="Tahoma"/>
                <w:sz w:val="18"/>
                <w:szCs w:val="18"/>
              </w:rPr>
            </w:pPr>
            <w:r w:rsidRPr="005A6879">
              <w:rPr>
                <w:rFonts w:cs="Tahoma"/>
                <w:sz w:val="18"/>
                <w:szCs w:val="18"/>
              </w:rPr>
              <w:t>e.g. ABC COMMUNICATION</w:t>
            </w:r>
          </w:p>
        </w:tc>
      </w:tr>
      <w:tr w:rsidR="009E2CD4" w:rsidRPr="005B4766" w14:paraId="40EA0611" w14:textId="77777777" w:rsidTr="009E2CD4">
        <w:tc>
          <w:tcPr>
            <w:tcW w:w="1073" w:type="pct"/>
          </w:tcPr>
          <w:p w14:paraId="09CC6DFD" w14:textId="77777777" w:rsidR="00A976C0" w:rsidRPr="005A6879" w:rsidRDefault="00A976C0" w:rsidP="00E53A09">
            <w:pPr>
              <w:rPr>
                <w:rFonts w:cs="Tahoma"/>
                <w:sz w:val="18"/>
                <w:szCs w:val="18"/>
              </w:rPr>
            </w:pPr>
            <w:r w:rsidRPr="005A6879">
              <w:rPr>
                <w:rFonts w:cs="Tahoma"/>
                <w:sz w:val="18"/>
                <w:szCs w:val="18"/>
              </w:rPr>
              <w:t>Address name if available</w:t>
            </w:r>
          </w:p>
        </w:tc>
        <w:tc>
          <w:tcPr>
            <w:tcW w:w="516" w:type="pct"/>
          </w:tcPr>
          <w:p w14:paraId="02A426CE" w14:textId="77777777" w:rsidR="00A976C0" w:rsidRPr="005A6879" w:rsidRDefault="00A976C0" w:rsidP="00E53A09">
            <w:pPr>
              <w:rPr>
                <w:rFonts w:cs="Tahoma"/>
                <w:sz w:val="18"/>
                <w:szCs w:val="18"/>
              </w:rPr>
            </w:pPr>
            <w:r w:rsidRPr="005A6879">
              <w:rPr>
                <w:rFonts w:cs="Tahoma"/>
                <w:sz w:val="18"/>
                <w:szCs w:val="18"/>
              </w:rPr>
              <w:t>7</w:t>
            </w:r>
          </w:p>
        </w:tc>
        <w:tc>
          <w:tcPr>
            <w:tcW w:w="712" w:type="pct"/>
          </w:tcPr>
          <w:p w14:paraId="6E716089" w14:textId="77777777" w:rsidR="00A976C0" w:rsidRPr="005A6879" w:rsidRDefault="00A976C0" w:rsidP="00E53A09">
            <w:pPr>
              <w:rPr>
                <w:rFonts w:cs="Tahoma"/>
                <w:sz w:val="18"/>
                <w:szCs w:val="18"/>
              </w:rPr>
            </w:pPr>
            <w:r w:rsidRPr="005A6879">
              <w:rPr>
                <w:rFonts w:cs="Tahoma"/>
                <w:sz w:val="18"/>
                <w:szCs w:val="18"/>
              </w:rPr>
              <w:t>225</w:t>
            </w:r>
          </w:p>
        </w:tc>
        <w:tc>
          <w:tcPr>
            <w:tcW w:w="713" w:type="pct"/>
          </w:tcPr>
          <w:p w14:paraId="0E914E5A" w14:textId="77777777" w:rsidR="00A976C0" w:rsidRPr="005A6879" w:rsidRDefault="00A976C0" w:rsidP="00E53A09">
            <w:pPr>
              <w:rPr>
                <w:rFonts w:cs="Tahoma"/>
                <w:sz w:val="18"/>
                <w:szCs w:val="18"/>
              </w:rPr>
            </w:pPr>
            <w:r w:rsidRPr="005A6879">
              <w:rPr>
                <w:rFonts w:cs="Tahoma"/>
                <w:sz w:val="18"/>
                <w:szCs w:val="18"/>
              </w:rPr>
              <w:t>Text</w:t>
            </w:r>
          </w:p>
        </w:tc>
        <w:tc>
          <w:tcPr>
            <w:tcW w:w="1986" w:type="pct"/>
          </w:tcPr>
          <w:p w14:paraId="7777905C" w14:textId="77777777" w:rsidR="00A976C0" w:rsidRPr="005A6879" w:rsidRDefault="00A976C0" w:rsidP="00E53A09">
            <w:pPr>
              <w:rPr>
                <w:rFonts w:cs="Tahoma"/>
                <w:sz w:val="18"/>
                <w:szCs w:val="18"/>
              </w:rPr>
            </w:pPr>
            <w:r w:rsidRPr="005A6879">
              <w:rPr>
                <w:rFonts w:cs="Tahoma"/>
                <w:sz w:val="18"/>
                <w:szCs w:val="18"/>
              </w:rPr>
              <w:t>e.g. Ms C.Taylor</w:t>
            </w:r>
          </w:p>
        </w:tc>
      </w:tr>
      <w:tr w:rsidR="009E2CD4" w:rsidRPr="005B4766" w14:paraId="112530AB" w14:textId="77777777" w:rsidTr="009E2CD4">
        <w:tc>
          <w:tcPr>
            <w:tcW w:w="1073" w:type="pct"/>
          </w:tcPr>
          <w:p w14:paraId="6CF7A2B3" w14:textId="77777777" w:rsidR="00A976C0" w:rsidRPr="005A6879" w:rsidRDefault="00A976C0" w:rsidP="00E53A09">
            <w:pPr>
              <w:rPr>
                <w:rFonts w:cs="Tahoma"/>
                <w:sz w:val="18"/>
                <w:szCs w:val="18"/>
              </w:rPr>
            </w:pPr>
            <w:r w:rsidRPr="005A6879">
              <w:rPr>
                <w:rFonts w:cs="Tahoma"/>
                <w:sz w:val="18"/>
                <w:szCs w:val="18"/>
              </w:rPr>
              <w:t>First line of address</w:t>
            </w:r>
          </w:p>
        </w:tc>
        <w:tc>
          <w:tcPr>
            <w:tcW w:w="516" w:type="pct"/>
          </w:tcPr>
          <w:p w14:paraId="732995C6" w14:textId="77777777" w:rsidR="00A976C0" w:rsidRPr="005A6879" w:rsidRDefault="00A976C0" w:rsidP="00E53A09">
            <w:pPr>
              <w:rPr>
                <w:rFonts w:cs="Tahoma"/>
                <w:sz w:val="18"/>
                <w:szCs w:val="18"/>
              </w:rPr>
            </w:pPr>
            <w:r w:rsidRPr="005A6879">
              <w:rPr>
                <w:rFonts w:cs="Tahoma"/>
                <w:sz w:val="18"/>
                <w:szCs w:val="18"/>
              </w:rPr>
              <w:t>8</w:t>
            </w:r>
          </w:p>
        </w:tc>
        <w:tc>
          <w:tcPr>
            <w:tcW w:w="712" w:type="pct"/>
          </w:tcPr>
          <w:p w14:paraId="1D63CABD" w14:textId="77777777" w:rsidR="00A976C0" w:rsidRPr="005A6879" w:rsidRDefault="00A976C0" w:rsidP="00E53A09">
            <w:pPr>
              <w:rPr>
                <w:rFonts w:cs="Tahoma"/>
                <w:sz w:val="18"/>
                <w:szCs w:val="18"/>
              </w:rPr>
            </w:pPr>
            <w:r w:rsidRPr="005A6879">
              <w:rPr>
                <w:rFonts w:cs="Tahoma"/>
                <w:sz w:val="18"/>
                <w:szCs w:val="18"/>
              </w:rPr>
              <w:t>80</w:t>
            </w:r>
          </w:p>
        </w:tc>
        <w:tc>
          <w:tcPr>
            <w:tcW w:w="713" w:type="pct"/>
          </w:tcPr>
          <w:p w14:paraId="1865673D" w14:textId="77777777" w:rsidR="00A976C0" w:rsidRPr="005A6879" w:rsidRDefault="00A976C0" w:rsidP="00E53A09">
            <w:pPr>
              <w:rPr>
                <w:rFonts w:cs="Tahoma"/>
                <w:sz w:val="18"/>
                <w:szCs w:val="18"/>
              </w:rPr>
            </w:pPr>
            <w:r w:rsidRPr="005A6879">
              <w:rPr>
                <w:rFonts w:cs="Tahoma"/>
                <w:sz w:val="18"/>
                <w:szCs w:val="18"/>
              </w:rPr>
              <w:t>Text</w:t>
            </w:r>
          </w:p>
        </w:tc>
        <w:tc>
          <w:tcPr>
            <w:tcW w:w="1986" w:type="pct"/>
          </w:tcPr>
          <w:p w14:paraId="053659F1" w14:textId="77777777" w:rsidR="00A976C0" w:rsidRPr="005A6879" w:rsidRDefault="00A976C0" w:rsidP="00E53A09">
            <w:pPr>
              <w:rPr>
                <w:rFonts w:cs="Tahoma"/>
                <w:sz w:val="18"/>
                <w:szCs w:val="18"/>
              </w:rPr>
            </w:pPr>
            <w:r w:rsidRPr="005A6879">
              <w:rPr>
                <w:rFonts w:cs="Tahoma"/>
                <w:sz w:val="18"/>
                <w:szCs w:val="18"/>
              </w:rPr>
              <w:t>e.g. Accounts Dept</w:t>
            </w:r>
          </w:p>
        </w:tc>
      </w:tr>
      <w:tr w:rsidR="009E2CD4" w:rsidRPr="005B4766" w14:paraId="364E79AE" w14:textId="77777777" w:rsidTr="009E2CD4">
        <w:tc>
          <w:tcPr>
            <w:tcW w:w="1073" w:type="pct"/>
          </w:tcPr>
          <w:p w14:paraId="5AC8D9D9" w14:textId="77777777" w:rsidR="00A976C0" w:rsidRPr="005A6879" w:rsidRDefault="00A976C0" w:rsidP="00E53A09">
            <w:pPr>
              <w:rPr>
                <w:rFonts w:cs="Tahoma"/>
                <w:sz w:val="18"/>
                <w:szCs w:val="18"/>
              </w:rPr>
            </w:pPr>
            <w:r w:rsidRPr="005A6879">
              <w:rPr>
                <w:rFonts w:cs="Tahoma"/>
                <w:sz w:val="18"/>
                <w:szCs w:val="18"/>
              </w:rPr>
              <w:t>Post code</w:t>
            </w:r>
          </w:p>
        </w:tc>
        <w:tc>
          <w:tcPr>
            <w:tcW w:w="516" w:type="pct"/>
          </w:tcPr>
          <w:p w14:paraId="665A4FD8" w14:textId="77777777" w:rsidR="00A976C0" w:rsidRPr="005A6879" w:rsidRDefault="00A976C0" w:rsidP="00E53A09">
            <w:pPr>
              <w:rPr>
                <w:rFonts w:cs="Tahoma"/>
                <w:sz w:val="18"/>
                <w:szCs w:val="18"/>
              </w:rPr>
            </w:pPr>
            <w:r w:rsidRPr="005A6879">
              <w:rPr>
                <w:rFonts w:cs="Tahoma"/>
                <w:sz w:val="18"/>
                <w:szCs w:val="18"/>
              </w:rPr>
              <w:t>9</w:t>
            </w:r>
          </w:p>
        </w:tc>
        <w:tc>
          <w:tcPr>
            <w:tcW w:w="712" w:type="pct"/>
          </w:tcPr>
          <w:p w14:paraId="31B5EE88" w14:textId="77777777" w:rsidR="00A976C0" w:rsidRPr="005A6879" w:rsidRDefault="00A976C0" w:rsidP="00E53A09">
            <w:pPr>
              <w:rPr>
                <w:rFonts w:cs="Tahoma"/>
                <w:sz w:val="18"/>
                <w:szCs w:val="18"/>
              </w:rPr>
            </w:pPr>
            <w:r w:rsidRPr="005A6879">
              <w:rPr>
                <w:rFonts w:cs="Tahoma"/>
                <w:sz w:val="18"/>
                <w:szCs w:val="18"/>
              </w:rPr>
              <w:t>16</w:t>
            </w:r>
          </w:p>
        </w:tc>
        <w:tc>
          <w:tcPr>
            <w:tcW w:w="713" w:type="pct"/>
          </w:tcPr>
          <w:p w14:paraId="2B8CA1D0" w14:textId="77777777" w:rsidR="00A976C0" w:rsidRPr="005A6879" w:rsidRDefault="00A976C0" w:rsidP="00E53A09">
            <w:pPr>
              <w:rPr>
                <w:rFonts w:cs="Tahoma"/>
                <w:sz w:val="18"/>
                <w:szCs w:val="18"/>
              </w:rPr>
            </w:pPr>
            <w:r w:rsidRPr="005A6879">
              <w:rPr>
                <w:rFonts w:cs="Tahoma"/>
                <w:sz w:val="18"/>
                <w:szCs w:val="18"/>
              </w:rPr>
              <w:t>Text</w:t>
            </w:r>
          </w:p>
        </w:tc>
        <w:tc>
          <w:tcPr>
            <w:tcW w:w="1986" w:type="pct"/>
          </w:tcPr>
          <w:p w14:paraId="4D286A33" w14:textId="77777777" w:rsidR="00A976C0" w:rsidRPr="005A6879" w:rsidRDefault="00A976C0" w:rsidP="00E53A09">
            <w:pPr>
              <w:rPr>
                <w:rFonts w:cs="Tahoma"/>
                <w:sz w:val="18"/>
                <w:szCs w:val="18"/>
              </w:rPr>
            </w:pPr>
            <w:r w:rsidRPr="005A6879">
              <w:rPr>
                <w:rFonts w:cs="Tahoma"/>
                <w:sz w:val="18"/>
                <w:szCs w:val="18"/>
              </w:rPr>
              <w:t>e.g. RH6  0PA</w:t>
            </w:r>
          </w:p>
          <w:p w14:paraId="227F04DD" w14:textId="77777777" w:rsidR="00A976C0" w:rsidRPr="005A6879" w:rsidRDefault="00A976C0" w:rsidP="00E53A09">
            <w:pPr>
              <w:rPr>
                <w:rFonts w:cs="Tahoma"/>
                <w:sz w:val="18"/>
                <w:szCs w:val="18"/>
              </w:rPr>
            </w:pPr>
          </w:p>
          <w:p w14:paraId="7DEA600F" w14:textId="77777777" w:rsidR="00A976C0" w:rsidRPr="005A6879" w:rsidRDefault="00A976C0" w:rsidP="00E53A09">
            <w:pPr>
              <w:rPr>
                <w:rFonts w:cs="Tahoma"/>
                <w:sz w:val="18"/>
                <w:szCs w:val="18"/>
              </w:rPr>
            </w:pPr>
          </w:p>
          <w:p w14:paraId="23740E1F" w14:textId="77777777" w:rsidR="00A976C0" w:rsidRPr="005A6879" w:rsidRDefault="00A976C0" w:rsidP="00E53A09">
            <w:pPr>
              <w:rPr>
                <w:rFonts w:cs="Tahoma"/>
                <w:sz w:val="18"/>
                <w:szCs w:val="18"/>
              </w:rPr>
            </w:pPr>
          </w:p>
        </w:tc>
      </w:tr>
      <w:tr w:rsidR="009E2CD4" w:rsidRPr="00484C58" w14:paraId="52E432AD" w14:textId="77777777" w:rsidTr="009E2CD4">
        <w:tc>
          <w:tcPr>
            <w:tcW w:w="1073" w:type="pct"/>
          </w:tcPr>
          <w:p w14:paraId="7B9EC772" w14:textId="77777777" w:rsidR="00A976C0" w:rsidRPr="005A6879" w:rsidRDefault="00A976C0" w:rsidP="00E53A09">
            <w:pPr>
              <w:rPr>
                <w:rFonts w:cs="Tahoma"/>
                <w:sz w:val="18"/>
                <w:szCs w:val="18"/>
              </w:rPr>
            </w:pPr>
            <w:r w:rsidRPr="005A6879">
              <w:rPr>
                <w:rFonts w:cs="Tahoma"/>
                <w:sz w:val="18"/>
                <w:szCs w:val="18"/>
              </w:rPr>
              <w:t>Customer VAT status</w:t>
            </w:r>
          </w:p>
        </w:tc>
        <w:tc>
          <w:tcPr>
            <w:tcW w:w="516" w:type="pct"/>
          </w:tcPr>
          <w:p w14:paraId="15566C4F" w14:textId="77777777" w:rsidR="00A976C0" w:rsidRPr="005A6879" w:rsidRDefault="00A976C0" w:rsidP="00E53A09">
            <w:pPr>
              <w:rPr>
                <w:rFonts w:cs="Tahoma"/>
                <w:sz w:val="18"/>
                <w:szCs w:val="18"/>
              </w:rPr>
            </w:pPr>
            <w:r w:rsidRPr="005A6879">
              <w:rPr>
                <w:rFonts w:cs="Tahoma"/>
                <w:sz w:val="18"/>
                <w:szCs w:val="18"/>
              </w:rPr>
              <w:t>10</w:t>
            </w:r>
          </w:p>
        </w:tc>
        <w:tc>
          <w:tcPr>
            <w:tcW w:w="712" w:type="pct"/>
          </w:tcPr>
          <w:p w14:paraId="2F85CAF9" w14:textId="77777777" w:rsidR="00A976C0" w:rsidRPr="005A6879" w:rsidRDefault="00A976C0" w:rsidP="00E53A09">
            <w:pPr>
              <w:rPr>
                <w:rFonts w:cs="Tahoma"/>
                <w:sz w:val="18"/>
                <w:szCs w:val="18"/>
              </w:rPr>
            </w:pPr>
            <w:r w:rsidRPr="005A6879">
              <w:rPr>
                <w:rFonts w:cs="Tahoma"/>
                <w:sz w:val="18"/>
                <w:szCs w:val="18"/>
              </w:rPr>
              <w:t>1</w:t>
            </w:r>
          </w:p>
        </w:tc>
        <w:tc>
          <w:tcPr>
            <w:tcW w:w="713" w:type="pct"/>
          </w:tcPr>
          <w:p w14:paraId="3AC875BE" w14:textId="77777777" w:rsidR="00A976C0" w:rsidRPr="005A6879" w:rsidRDefault="00A976C0" w:rsidP="00E53A09">
            <w:pPr>
              <w:rPr>
                <w:rFonts w:cs="Tahoma"/>
                <w:sz w:val="18"/>
                <w:szCs w:val="18"/>
              </w:rPr>
            </w:pPr>
            <w:r w:rsidRPr="005A6879">
              <w:rPr>
                <w:rFonts w:cs="Tahoma"/>
                <w:sz w:val="18"/>
                <w:szCs w:val="18"/>
              </w:rPr>
              <w:t>Text</w:t>
            </w:r>
          </w:p>
        </w:tc>
        <w:tc>
          <w:tcPr>
            <w:tcW w:w="1986" w:type="pct"/>
            <w:tcBorders>
              <w:bottom w:val="nil"/>
            </w:tcBorders>
          </w:tcPr>
          <w:p w14:paraId="3759D836" w14:textId="77777777" w:rsidR="00A976C0" w:rsidRPr="00484C58" w:rsidRDefault="00A976C0" w:rsidP="00E53A09">
            <w:pPr>
              <w:rPr>
                <w:rFonts w:cs="Tahoma"/>
                <w:sz w:val="18"/>
                <w:szCs w:val="18"/>
                <w:lang w:val="sv-SE"/>
              </w:rPr>
            </w:pPr>
            <w:r w:rsidRPr="00484C58">
              <w:rPr>
                <w:rFonts w:cs="Tahoma"/>
                <w:sz w:val="18"/>
                <w:szCs w:val="18"/>
                <w:lang w:val="sv-SE"/>
              </w:rPr>
              <w:t>e.g.</w:t>
            </w:r>
          </w:p>
          <w:p w14:paraId="0CC84F76" w14:textId="77777777" w:rsidR="00A976C0" w:rsidRPr="00484C58" w:rsidRDefault="00A976C0" w:rsidP="00E53A09">
            <w:pPr>
              <w:rPr>
                <w:rFonts w:cs="Tahoma"/>
                <w:sz w:val="18"/>
                <w:szCs w:val="18"/>
                <w:lang w:val="sv-SE"/>
              </w:rPr>
            </w:pPr>
            <w:r w:rsidRPr="00484C58">
              <w:rPr>
                <w:rFonts w:cs="Tahoma"/>
                <w:sz w:val="18"/>
                <w:szCs w:val="18"/>
                <w:lang w:val="sv-SE"/>
              </w:rPr>
              <w:t>1 = Standard</w:t>
            </w:r>
          </w:p>
          <w:p w14:paraId="7B9D0C0C" w14:textId="77777777" w:rsidR="00A976C0" w:rsidRPr="00484C58" w:rsidRDefault="00A976C0" w:rsidP="00E53A09">
            <w:pPr>
              <w:rPr>
                <w:rFonts w:cs="Tahoma"/>
                <w:sz w:val="18"/>
                <w:szCs w:val="18"/>
                <w:lang w:val="sv-SE"/>
              </w:rPr>
            </w:pPr>
            <w:r w:rsidRPr="00484C58">
              <w:rPr>
                <w:rFonts w:cs="Tahoma"/>
                <w:sz w:val="18"/>
                <w:szCs w:val="18"/>
                <w:lang w:val="sv-SE"/>
              </w:rPr>
              <w:t>2 = VAT exempt</w:t>
            </w:r>
          </w:p>
        </w:tc>
      </w:tr>
      <w:tr w:rsidR="009E2CD4" w:rsidRPr="005B4766" w14:paraId="4B34B1C6" w14:textId="77777777" w:rsidTr="009E2CD4">
        <w:tc>
          <w:tcPr>
            <w:tcW w:w="1073" w:type="pct"/>
          </w:tcPr>
          <w:p w14:paraId="1778FCAE" w14:textId="77777777" w:rsidR="00A976C0" w:rsidRPr="005A6879" w:rsidRDefault="00A976C0" w:rsidP="00E53A09">
            <w:pPr>
              <w:rPr>
                <w:rFonts w:cs="Tahoma"/>
                <w:sz w:val="18"/>
                <w:szCs w:val="18"/>
              </w:rPr>
            </w:pPr>
            <w:r w:rsidRPr="005A6879">
              <w:rPr>
                <w:rFonts w:cs="Tahoma"/>
                <w:sz w:val="18"/>
                <w:szCs w:val="18"/>
              </w:rPr>
              <w:t xml:space="preserve">Bill Type </w:t>
            </w:r>
          </w:p>
        </w:tc>
        <w:tc>
          <w:tcPr>
            <w:tcW w:w="516" w:type="pct"/>
          </w:tcPr>
          <w:p w14:paraId="17824CEC" w14:textId="77777777" w:rsidR="00A976C0" w:rsidRPr="005A6879" w:rsidRDefault="00A976C0" w:rsidP="00E53A09">
            <w:pPr>
              <w:rPr>
                <w:rFonts w:cs="Tahoma"/>
                <w:sz w:val="18"/>
                <w:szCs w:val="18"/>
              </w:rPr>
            </w:pPr>
            <w:r w:rsidRPr="005A6879">
              <w:rPr>
                <w:rFonts w:cs="Tahoma"/>
                <w:sz w:val="18"/>
                <w:szCs w:val="18"/>
              </w:rPr>
              <w:t>11</w:t>
            </w:r>
          </w:p>
        </w:tc>
        <w:tc>
          <w:tcPr>
            <w:tcW w:w="712" w:type="pct"/>
          </w:tcPr>
          <w:p w14:paraId="7CCDA590" w14:textId="77777777" w:rsidR="00A976C0" w:rsidRPr="005A6879" w:rsidRDefault="00A976C0" w:rsidP="00E53A09">
            <w:pPr>
              <w:rPr>
                <w:rFonts w:cs="Tahoma"/>
                <w:sz w:val="18"/>
                <w:szCs w:val="18"/>
              </w:rPr>
            </w:pPr>
            <w:r w:rsidRPr="005A6879">
              <w:rPr>
                <w:rFonts w:cs="Tahoma"/>
                <w:sz w:val="18"/>
                <w:szCs w:val="18"/>
              </w:rPr>
              <w:t>9</w:t>
            </w:r>
          </w:p>
        </w:tc>
        <w:tc>
          <w:tcPr>
            <w:tcW w:w="713" w:type="pct"/>
          </w:tcPr>
          <w:p w14:paraId="78558F7A" w14:textId="77777777" w:rsidR="00A976C0" w:rsidRPr="005A6879" w:rsidRDefault="00A976C0" w:rsidP="00E53A09">
            <w:pPr>
              <w:rPr>
                <w:rFonts w:cs="Tahoma"/>
                <w:sz w:val="18"/>
                <w:szCs w:val="18"/>
              </w:rPr>
            </w:pPr>
            <w:r w:rsidRPr="005A6879">
              <w:rPr>
                <w:rFonts w:cs="Tahoma"/>
                <w:sz w:val="18"/>
                <w:szCs w:val="18"/>
              </w:rPr>
              <w:t>Text</w:t>
            </w:r>
          </w:p>
        </w:tc>
        <w:tc>
          <w:tcPr>
            <w:tcW w:w="1986" w:type="pct"/>
          </w:tcPr>
          <w:p w14:paraId="056E396E" w14:textId="77777777" w:rsidR="00A976C0" w:rsidRPr="005A6879" w:rsidRDefault="00A976C0" w:rsidP="00E53A09">
            <w:pPr>
              <w:autoSpaceDE w:val="0"/>
              <w:autoSpaceDN w:val="0"/>
              <w:adjustRightInd w:val="0"/>
              <w:rPr>
                <w:rFonts w:cs="Tahoma"/>
                <w:sz w:val="18"/>
                <w:szCs w:val="18"/>
              </w:rPr>
            </w:pPr>
            <w:r w:rsidRPr="005A6879">
              <w:rPr>
                <w:rFonts w:cs="Tahoma"/>
                <w:sz w:val="18"/>
                <w:szCs w:val="18"/>
              </w:rPr>
              <w:t>e.g.</w:t>
            </w:r>
          </w:p>
          <w:p w14:paraId="709DD90C" w14:textId="77777777" w:rsidR="00A976C0" w:rsidRPr="005A6879" w:rsidRDefault="00A976C0" w:rsidP="00E53A09">
            <w:pPr>
              <w:rPr>
                <w:rFonts w:cs="Tahoma"/>
                <w:sz w:val="18"/>
                <w:szCs w:val="18"/>
              </w:rPr>
            </w:pPr>
            <w:r w:rsidRPr="005A6879">
              <w:rPr>
                <w:rFonts w:cs="Tahoma"/>
                <w:sz w:val="18"/>
                <w:szCs w:val="18"/>
              </w:rPr>
              <w:t>1=Periodic</w:t>
            </w:r>
            <w:r w:rsidRPr="005A6879">
              <w:rPr>
                <w:rFonts w:cs="Tahoma"/>
                <w:sz w:val="18"/>
                <w:szCs w:val="18"/>
              </w:rPr>
              <w:tab/>
            </w:r>
          </w:p>
          <w:p w14:paraId="729C8204" w14:textId="77777777" w:rsidR="00A976C0" w:rsidRPr="005A6879" w:rsidRDefault="00A976C0" w:rsidP="00E53A09">
            <w:pPr>
              <w:rPr>
                <w:rFonts w:cs="Tahoma"/>
                <w:sz w:val="18"/>
                <w:szCs w:val="18"/>
              </w:rPr>
            </w:pPr>
            <w:r w:rsidRPr="005A6879">
              <w:rPr>
                <w:rFonts w:cs="Tahoma"/>
                <w:sz w:val="18"/>
                <w:szCs w:val="18"/>
              </w:rPr>
              <w:t>2=Interim</w:t>
            </w:r>
          </w:p>
          <w:p w14:paraId="7934B994" w14:textId="77777777" w:rsidR="00A976C0" w:rsidRPr="005A6879" w:rsidRDefault="00A976C0" w:rsidP="00E53A09">
            <w:pPr>
              <w:rPr>
                <w:rFonts w:cs="Tahoma"/>
                <w:sz w:val="18"/>
                <w:szCs w:val="18"/>
              </w:rPr>
            </w:pPr>
            <w:r w:rsidRPr="005A6879">
              <w:rPr>
                <w:rFonts w:cs="Tahoma"/>
                <w:sz w:val="18"/>
                <w:szCs w:val="18"/>
              </w:rPr>
              <w:t>5=VAT Credit</w:t>
            </w:r>
          </w:p>
          <w:p w14:paraId="76C052C8" w14:textId="77777777" w:rsidR="00A976C0" w:rsidRPr="005A6879" w:rsidRDefault="00A976C0" w:rsidP="00E53A09">
            <w:pPr>
              <w:pStyle w:val="xl26"/>
              <w:pBdr>
                <w:right w:val="none" w:sz="0" w:space="0" w:color="auto"/>
              </w:pBdr>
              <w:spacing w:before="0" w:after="120"/>
              <w:rPr>
                <w:rFonts w:ascii="Tahoma" w:hAnsi="Tahoma" w:cs="Tahoma"/>
                <w:color w:val="auto"/>
                <w:sz w:val="18"/>
                <w:szCs w:val="18"/>
              </w:rPr>
            </w:pPr>
          </w:p>
        </w:tc>
      </w:tr>
      <w:tr w:rsidR="009E2CD4" w:rsidRPr="005B4766" w14:paraId="1883EF6C" w14:textId="77777777" w:rsidTr="009E2CD4">
        <w:tc>
          <w:tcPr>
            <w:tcW w:w="1073" w:type="pct"/>
          </w:tcPr>
          <w:p w14:paraId="3F94E128" w14:textId="77777777" w:rsidR="00A976C0" w:rsidRPr="005A6879" w:rsidRDefault="00A976C0" w:rsidP="00E53A09">
            <w:pPr>
              <w:rPr>
                <w:rFonts w:cs="Tahoma"/>
                <w:sz w:val="18"/>
                <w:szCs w:val="18"/>
              </w:rPr>
            </w:pPr>
            <w:r w:rsidRPr="005A6879">
              <w:rPr>
                <w:rFonts w:cs="Tahoma"/>
                <w:sz w:val="18"/>
                <w:szCs w:val="18"/>
              </w:rPr>
              <w:t>Bill title or service name</w:t>
            </w:r>
          </w:p>
        </w:tc>
        <w:tc>
          <w:tcPr>
            <w:tcW w:w="516" w:type="pct"/>
          </w:tcPr>
          <w:p w14:paraId="4D8E8868" w14:textId="77777777" w:rsidR="00A976C0" w:rsidRPr="005A6879" w:rsidRDefault="00A976C0" w:rsidP="00E53A09">
            <w:pPr>
              <w:rPr>
                <w:rFonts w:cs="Tahoma"/>
                <w:sz w:val="18"/>
                <w:szCs w:val="18"/>
              </w:rPr>
            </w:pPr>
            <w:r w:rsidRPr="005A6879">
              <w:rPr>
                <w:rFonts w:cs="Tahoma"/>
                <w:sz w:val="18"/>
                <w:szCs w:val="18"/>
              </w:rPr>
              <w:t>12</w:t>
            </w:r>
          </w:p>
        </w:tc>
        <w:tc>
          <w:tcPr>
            <w:tcW w:w="712" w:type="pct"/>
          </w:tcPr>
          <w:p w14:paraId="7013E58E" w14:textId="77777777" w:rsidR="00A976C0" w:rsidRPr="005A6879" w:rsidRDefault="00A976C0" w:rsidP="00E53A09">
            <w:pPr>
              <w:rPr>
                <w:rFonts w:cs="Tahoma"/>
                <w:sz w:val="18"/>
                <w:szCs w:val="18"/>
              </w:rPr>
            </w:pPr>
            <w:r w:rsidRPr="005A6879">
              <w:rPr>
                <w:rFonts w:cs="Tahoma"/>
                <w:sz w:val="18"/>
                <w:szCs w:val="18"/>
              </w:rPr>
              <w:t>80</w:t>
            </w:r>
          </w:p>
        </w:tc>
        <w:tc>
          <w:tcPr>
            <w:tcW w:w="713" w:type="pct"/>
          </w:tcPr>
          <w:p w14:paraId="465A6861" w14:textId="77777777" w:rsidR="00A976C0" w:rsidRPr="005A6879" w:rsidRDefault="00A976C0" w:rsidP="00E53A09">
            <w:pPr>
              <w:rPr>
                <w:rFonts w:cs="Tahoma"/>
                <w:sz w:val="18"/>
                <w:szCs w:val="18"/>
              </w:rPr>
            </w:pPr>
            <w:r w:rsidRPr="005A6879">
              <w:rPr>
                <w:rFonts w:cs="Tahoma"/>
                <w:sz w:val="18"/>
                <w:szCs w:val="18"/>
              </w:rPr>
              <w:t>Text</w:t>
            </w:r>
          </w:p>
        </w:tc>
        <w:tc>
          <w:tcPr>
            <w:tcW w:w="1986" w:type="pct"/>
          </w:tcPr>
          <w:p w14:paraId="15632B61" w14:textId="77777777" w:rsidR="00A976C0" w:rsidRPr="005A6879" w:rsidRDefault="00A976C0" w:rsidP="00E53A09">
            <w:pPr>
              <w:rPr>
                <w:rFonts w:cs="Tahoma"/>
                <w:sz w:val="18"/>
                <w:szCs w:val="18"/>
              </w:rPr>
            </w:pPr>
            <w:r w:rsidRPr="005A6879">
              <w:rPr>
                <w:rFonts w:cs="Tahoma"/>
                <w:sz w:val="18"/>
                <w:szCs w:val="18"/>
              </w:rPr>
              <w:t>e.g. Single Order Generic Ethernet Access</w:t>
            </w:r>
          </w:p>
        </w:tc>
      </w:tr>
    </w:tbl>
    <w:p w14:paraId="1884CB24" w14:textId="77777777" w:rsidR="00E53A09" w:rsidRPr="005A6879" w:rsidRDefault="00E53A09" w:rsidP="00E53A09">
      <w:pPr>
        <w:rPr>
          <w:rFonts w:cs="Tahoma"/>
          <w:szCs w:val="21"/>
        </w:rPr>
      </w:pPr>
      <w:r w:rsidRPr="005A6879">
        <w:rPr>
          <w:rFonts w:cs="Tahoma"/>
          <w:szCs w:val="21"/>
        </w:rPr>
        <w:t>This header record uses the standard format for header records for other services being billed on Atlantis</w:t>
      </w:r>
    </w:p>
    <w:p w14:paraId="3971F3CD" w14:textId="77777777" w:rsidR="00E53A09" w:rsidRPr="005B4766" w:rsidRDefault="00E53A09" w:rsidP="00870DEA">
      <w:pPr>
        <w:pStyle w:val="Heading2"/>
      </w:pPr>
      <w:bookmarkStart w:id="342" w:name="_6.3._PRODUCT_CHARGES"/>
      <w:bookmarkStart w:id="343" w:name="_Ref4779535"/>
      <w:bookmarkStart w:id="344" w:name="_Toc205994585"/>
      <w:bookmarkEnd w:id="342"/>
      <w:r w:rsidRPr="005B4766">
        <w:t>PRODUCT CHARGES RECORD</w:t>
      </w:r>
      <w:bookmarkEnd w:id="343"/>
      <w:bookmarkEnd w:id="344"/>
    </w:p>
    <w:p w14:paraId="63A2E380" w14:textId="77777777" w:rsidR="00E53A09" w:rsidRPr="005A6879" w:rsidRDefault="00E53A09" w:rsidP="00E53A09">
      <w:pPr>
        <w:rPr>
          <w:rFonts w:cs="Tahoma"/>
          <w:szCs w:val="21"/>
        </w:rPr>
      </w:pPr>
      <w:r w:rsidRPr="005A6879">
        <w:rPr>
          <w:rFonts w:cs="Tahoma"/>
          <w:szCs w:val="21"/>
        </w:rPr>
        <w:t>The following product details record will be included in the data file and will contain the following character separated bill data.</w:t>
      </w:r>
    </w:p>
    <w:p w14:paraId="7AFE9225" w14:textId="77777777" w:rsidR="00E53A09" w:rsidRPr="005A6879" w:rsidRDefault="00E53A09" w:rsidP="00E53A09">
      <w:pPr>
        <w:rPr>
          <w:rFonts w:cs="Tahoma"/>
          <w:b/>
          <w:szCs w:val="21"/>
        </w:rPr>
      </w:pPr>
      <w:r w:rsidRPr="005A6879">
        <w:rPr>
          <w:rFonts w:cs="Tahoma"/>
          <w:szCs w:val="21"/>
        </w:rPr>
        <w:t>Record Type:</w:t>
      </w:r>
      <w:r w:rsidRPr="005A6879">
        <w:rPr>
          <w:rFonts w:cs="Tahoma"/>
          <w:b/>
          <w:szCs w:val="21"/>
        </w:rPr>
        <w:t xml:space="preserve"> PRODUCTCHARGE</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668"/>
        <w:gridCol w:w="831"/>
        <w:gridCol w:w="1419"/>
        <w:gridCol w:w="1330"/>
        <w:gridCol w:w="2481"/>
        <w:gridCol w:w="1507"/>
      </w:tblGrid>
      <w:tr w:rsidR="009668C8" w:rsidRPr="005B4766" w14:paraId="75614725" w14:textId="77777777" w:rsidTr="00624AF6">
        <w:trPr>
          <w:tblHeader/>
        </w:trPr>
        <w:tc>
          <w:tcPr>
            <w:tcW w:w="903" w:type="pct"/>
          </w:tcPr>
          <w:p w14:paraId="13397DD2" w14:textId="77777777" w:rsidR="00A976C0" w:rsidRPr="005A6879" w:rsidRDefault="00A976C0" w:rsidP="00E53A09">
            <w:pPr>
              <w:rPr>
                <w:rFonts w:cs="Tahoma"/>
                <w:b/>
                <w:sz w:val="18"/>
                <w:szCs w:val="18"/>
              </w:rPr>
            </w:pPr>
            <w:r w:rsidRPr="005A6879">
              <w:rPr>
                <w:rFonts w:cs="Tahoma"/>
                <w:b/>
                <w:sz w:val="18"/>
                <w:szCs w:val="18"/>
              </w:rPr>
              <w:t>Field Name</w:t>
            </w:r>
          </w:p>
        </w:tc>
        <w:tc>
          <w:tcPr>
            <w:tcW w:w="450" w:type="pct"/>
          </w:tcPr>
          <w:p w14:paraId="1F9C95D1" w14:textId="77777777" w:rsidR="00A976C0" w:rsidRPr="005A6879" w:rsidRDefault="00A976C0" w:rsidP="00E53A09">
            <w:pPr>
              <w:rPr>
                <w:rFonts w:cs="Tahoma"/>
                <w:b/>
                <w:sz w:val="18"/>
                <w:szCs w:val="18"/>
              </w:rPr>
            </w:pPr>
            <w:r w:rsidRPr="005A6879">
              <w:rPr>
                <w:rFonts w:cs="Tahoma"/>
                <w:b/>
                <w:sz w:val="18"/>
                <w:szCs w:val="18"/>
              </w:rPr>
              <w:t>Field No</w:t>
            </w:r>
          </w:p>
        </w:tc>
        <w:tc>
          <w:tcPr>
            <w:tcW w:w="768" w:type="pct"/>
          </w:tcPr>
          <w:p w14:paraId="552C3310" w14:textId="77777777" w:rsidR="00A976C0" w:rsidRPr="005A6879" w:rsidRDefault="00A976C0" w:rsidP="00E53A09">
            <w:pPr>
              <w:rPr>
                <w:rFonts w:cs="Tahoma"/>
                <w:b/>
                <w:sz w:val="18"/>
                <w:szCs w:val="18"/>
              </w:rPr>
            </w:pPr>
            <w:r w:rsidRPr="005A6879">
              <w:rPr>
                <w:rFonts w:cs="Tahoma"/>
                <w:b/>
                <w:sz w:val="18"/>
                <w:szCs w:val="18"/>
              </w:rPr>
              <w:t xml:space="preserve">Maximum Field Length          </w:t>
            </w:r>
          </w:p>
        </w:tc>
        <w:tc>
          <w:tcPr>
            <w:tcW w:w="720" w:type="pct"/>
          </w:tcPr>
          <w:p w14:paraId="1BAFD93C" w14:textId="77777777" w:rsidR="00A976C0" w:rsidRPr="005A6879" w:rsidRDefault="00A976C0" w:rsidP="00E53A09">
            <w:pPr>
              <w:rPr>
                <w:rFonts w:cs="Tahoma"/>
                <w:b/>
                <w:sz w:val="18"/>
                <w:szCs w:val="18"/>
              </w:rPr>
            </w:pPr>
            <w:r w:rsidRPr="005A6879">
              <w:rPr>
                <w:rFonts w:cs="Tahoma"/>
                <w:b/>
                <w:sz w:val="18"/>
                <w:szCs w:val="18"/>
              </w:rPr>
              <w:t>Format</w:t>
            </w:r>
          </w:p>
        </w:tc>
        <w:tc>
          <w:tcPr>
            <w:tcW w:w="1343" w:type="pct"/>
          </w:tcPr>
          <w:p w14:paraId="442DA644" w14:textId="77777777" w:rsidR="00A976C0" w:rsidRPr="005A6879" w:rsidRDefault="00A976C0" w:rsidP="00E53A09">
            <w:pPr>
              <w:rPr>
                <w:rFonts w:cs="Tahoma"/>
                <w:b/>
                <w:sz w:val="18"/>
                <w:szCs w:val="18"/>
              </w:rPr>
            </w:pPr>
            <w:r w:rsidRPr="005A6879">
              <w:rPr>
                <w:rFonts w:cs="Tahoma"/>
                <w:b/>
                <w:sz w:val="18"/>
                <w:szCs w:val="18"/>
              </w:rPr>
              <w:t>Value</w:t>
            </w:r>
          </w:p>
        </w:tc>
        <w:tc>
          <w:tcPr>
            <w:tcW w:w="816" w:type="pct"/>
          </w:tcPr>
          <w:p w14:paraId="265065E2" w14:textId="77777777" w:rsidR="00A976C0" w:rsidRPr="005A6879" w:rsidRDefault="00A976C0" w:rsidP="00E53A09">
            <w:pPr>
              <w:rPr>
                <w:rFonts w:cs="Tahoma"/>
                <w:b/>
                <w:sz w:val="18"/>
                <w:szCs w:val="18"/>
              </w:rPr>
            </w:pPr>
            <w:r w:rsidRPr="005A6879">
              <w:rPr>
                <w:rFonts w:cs="Tahoma"/>
                <w:b/>
                <w:sz w:val="18"/>
                <w:szCs w:val="18"/>
              </w:rPr>
              <w:t>Note</w:t>
            </w:r>
          </w:p>
        </w:tc>
      </w:tr>
      <w:tr w:rsidR="009668C8" w:rsidRPr="005B4766" w14:paraId="2798C6C4" w14:textId="77777777" w:rsidTr="00624AF6">
        <w:tc>
          <w:tcPr>
            <w:tcW w:w="903" w:type="pct"/>
          </w:tcPr>
          <w:p w14:paraId="2FF3518D" w14:textId="77777777" w:rsidR="00A976C0" w:rsidRPr="005A6879" w:rsidRDefault="00A976C0" w:rsidP="00E53A09">
            <w:pPr>
              <w:rPr>
                <w:rFonts w:cs="Tahoma"/>
                <w:sz w:val="18"/>
                <w:szCs w:val="18"/>
              </w:rPr>
            </w:pPr>
            <w:r w:rsidRPr="005A6879">
              <w:rPr>
                <w:rFonts w:cs="Tahoma"/>
                <w:sz w:val="18"/>
                <w:szCs w:val="18"/>
              </w:rPr>
              <w:t>Record Type</w:t>
            </w:r>
          </w:p>
        </w:tc>
        <w:tc>
          <w:tcPr>
            <w:tcW w:w="450" w:type="pct"/>
          </w:tcPr>
          <w:p w14:paraId="248C527C" w14:textId="77777777" w:rsidR="00A976C0" w:rsidRPr="005A6879" w:rsidRDefault="00A976C0" w:rsidP="00E53A09">
            <w:pPr>
              <w:rPr>
                <w:rFonts w:cs="Tahoma"/>
                <w:sz w:val="18"/>
                <w:szCs w:val="18"/>
              </w:rPr>
            </w:pPr>
            <w:r w:rsidRPr="005A6879">
              <w:rPr>
                <w:rFonts w:cs="Tahoma"/>
                <w:sz w:val="18"/>
                <w:szCs w:val="18"/>
              </w:rPr>
              <w:t>1</w:t>
            </w:r>
          </w:p>
        </w:tc>
        <w:tc>
          <w:tcPr>
            <w:tcW w:w="768" w:type="pct"/>
          </w:tcPr>
          <w:p w14:paraId="364524BB" w14:textId="77777777" w:rsidR="00A976C0" w:rsidRPr="005A6879" w:rsidRDefault="00A976C0" w:rsidP="00E53A09">
            <w:pPr>
              <w:rPr>
                <w:rFonts w:cs="Tahoma"/>
                <w:sz w:val="18"/>
                <w:szCs w:val="18"/>
              </w:rPr>
            </w:pPr>
            <w:r w:rsidRPr="005A6879">
              <w:rPr>
                <w:rFonts w:cs="Tahoma"/>
                <w:sz w:val="18"/>
                <w:szCs w:val="18"/>
              </w:rPr>
              <w:t>255</w:t>
            </w:r>
          </w:p>
        </w:tc>
        <w:tc>
          <w:tcPr>
            <w:tcW w:w="720" w:type="pct"/>
          </w:tcPr>
          <w:p w14:paraId="159EF0EE"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0D8D8985" w14:textId="77777777" w:rsidR="00A976C0" w:rsidRPr="005A6879" w:rsidRDefault="00A976C0" w:rsidP="00E53A09">
            <w:pPr>
              <w:rPr>
                <w:rFonts w:cs="Tahoma"/>
                <w:sz w:val="18"/>
                <w:szCs w:val="18"/>
              </w:rPr>
            </w:pPr>
            <w:r w:rsidRPr="005A6879">
              <w:rPr>
                <w:rFonts w:cs="Tahoma"/>
                <w:sz w:val="18"/>
                <w:szCs w:val="18"/>
              </w:rPr>
              <w:t>PRODUCTCHARGE</w:t>
            </w:r>
          </w:p>
        </w:tc>
        <w:tc>
          <w:tcPr>
            <w:tcW w:w="816" w:type="pct"/>
          </w:tcPr>
          <w:p w14:paraId="09E1697E" w14:textId="77777777" w:rsidR="00A976C0" w:rsidRPr="005A6879" w:rsidRDefault="00A976C0" w:rsidP="00E53A09">
            <w:pPr>
              <w:rPr>
                <w:rFonts w:cs="Tahoma"/>
                <w:sz w:val="18"/>
                <w:szCs w:val="18"/>
              </w:rPr>
            </w:pPr>
          </w:p>
        </w:tc>
      </w:tr>
      <w:tr w:rsidR="009668C8" w:rsidRPr="005B4766" w14:paraId="122B02D1" w14:textId="77777777" w:rsidTr="00624AF6">
        <w:tc>
          <w:tcPr>
            <w:tcW w:w="903" w:type="pct"/>
          </w:tcPr>
          <w:p w14:paraId="2B0E0553" w14:textId="77777777" w:rsidR="00A976C0" w:rsidRPr="005A6879" w:rsidRDefault="00A976C0" w:rsidP="00E53A09">
            <w:pPr>
              <w:rPr>
                <w:rFonts w:cs="Tahoma"/>
                <w:sz w:val="18"/>
                <w:szCs w:val="18"/>
              </w:rPr>
            </w:pPr>
            <w:r w:rsidRPr="005A6879">
              <w:rPr>
                <w:rFonts w:cs="Tahoma"/>
                <w:sz w:val="18"/>
                <w:szCs w:val="18"/>
              </w:rPr>
              <w:t>Product Description</w:t>
            </w:r>
          </w:p>
        </w:tc>
        <w:tc>
          <w:tcPr>
            <w:tcW w:w="450" w:type="pct"/>
          </w:tcPr>
          <w:p w14:paraId="53EF1CDD" w14:textId="77777777" w:rsidR="00A976C0" w:rsidRPr="005A6879" w:rsidRDefault="00A976C0" w:rsidP="00E53A09">
            <w:pPr>
              <w:rPr>
                <w:rFonts w:cs="Tahoma"/>
                <w:sz w:val="18"/>
                <w:szCs w:val="18"/>
              </w:rPr>
            </w:pPr>
            <w:r w:rsidRPr="005A6879">
              <w:rPr>
                <w:rFonts w:cs="Tahoma"/>
                <w:sz w:val="18"/>
                <w:szCs w:val="18"/>
              </w:rPr>
              <w:t>2</w:t>
            </w:r>
          </w:p>
        </w:tc>
        <w:tc>
          <w:tcPr>
            <w:tcW w:w="768" w:type="pct"/>
          </w:tcPr>
          <w:p w14:paraId="173330B7" w14:textId="77777777" w:rsidR="00A976C0" w:rsidRPr="005A6879" w:rsidRDefault="00A976C0" w:rsidP="00E53A09">
            <w:pPr>
              <w:rPr>
                <w:rFonts w:cs="Tahoma"/>
                <w:sz w:val="18"/>
                <w:szCs w:val="18"/>
              </w:rPr>
            </w:pPr>
            <w:r w:rsidRPr="005A6879">
              <w:rPr>
                <w:rFonts w:cs="Tahoma"/>
                <w:sz w:val="18"/>
                <w:szCs w:val="18"/>
              </w:rPr>
              <w:t>40</w:t>
            </w:r>
          </w:p>
        </w:tc>
        <w:tc>
          <w:tcPr>
            <w:tcW w:w="720" w:type="pct"/>
          </w:tcPr>
          <w:p w14:paraId="21E09B92"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40BD07A1" w14:textId="77777777" w:rsidR="00A976C0" w:rsidRPr="005A6879" w:rsidRDefault="00A976C0" w:rsidP="00E53A09">
            <w:pPr>
              <w:rPr>
                <w:rFonts w:cs="Tahoma"/>
                <w:sz w:val="18"/>
                <w:szCs w:val="18"/>
              </w:rPr>
            </w:pPr>
            <w:r w:rsidRPr="005A6879">
              <w:rPr>
                <w:rFonts w:cs="Tahoma"/>
                <w:sz w:val="18"/>
                <w:szCs w:val="18"/>
              </w:rPr>
              <w:t>e.g. SOGEA 40/2 Mbit/s</w:t>
            </w:r>
          </w:p>
        </w:tc>
        <w:tc>
          <w:tcPr>
            <w:tcW w:w="816" w:type="pct"/>
          </w:tcPr>
          <w:p w14:paraId="2EDA924B" w14:textId="77777777" w:rsidR="00A976C0" w:rsidRPr="005A6879" w:rsidRDefault="00A976C0" w:rsidP="00E53A09">
            <w:pPr>
              <w:rPr>
                <w:rFonts w:cs="Tahoma"/>
                <w:sz w:val="18"/>
                <w:szCs w:val="18"/>
              </w:rPr>
            </w:pPr>
          </w:p>
        </w:tc>
      </w:tr>
      <w:tr w:rsidR="009668C8" w:rsidRPr="005B4766" w14:paraId="3139332B" w14:textId="77777777" w:rsidTr="00624AF6">
        <w:tc>
          <w:tcPr>
            <w:tcW w:w="903" w:type="pct"/>
          </w:tcPr>
          <w:p w14:paraId="1717CEEA" w14:textId="77777777" w:rsidR="00A976C0" w:rsidRPr="005A6879" w:rsidRDefault="00A976C0" w:rsidP="00E53A09">
            <w:pPr>
              <w:rPr>
                <w:rFonts w:cs="Tahoma"/>
                <w:sz w:val="18"/>
                <w:szCs w:val="18"/>
              </w:rPr>
            </w:pPr>
            <w:r w:rsidRPr="005A6879">
              <w:rPr>
                <w:rFonts w:cs="Tahoma"/>
                <w:sz w:val="18"/>
                <w:szCs w:val="18"/>
              </w:rPr>
              <w:t>Product Tariff name</w:t>
            </w:r>
            <w:r w:rsidRPr="005A6879" w:rsidDel="00F71132">
              <w:rPr>
                <w:rFonts w:cs="Tahoma"/>
                <w:sz w:val="18"/>
                <w:szCs w:val="18"/>
              </w:rPr>
              <w:t xml:space="preserve"> </w:t>
            </w:r>
          </w:p>
        </w:tc>
        <w:tc>
          <w:tcPr>
            <w:tcW w:w="450" w:type="pct"/>
          </w:tcPr>
          <w:p w14:paraId="0769A953" w14:textId="77777777" w:rsidR="00A976C0" w:rsidRPr="005A6879" w:rsidRDefault="00A976C0" w:rsidP="00E53A09">
            <w:pPr>
              <w:rPr>
                <w:rFonts w:cs="Tahoma"/>
                <w:sz w:val="18"/>
                <w:szCs w:val="18"/>
              </w:rPr>
            </w:pPr>
            <w:r w:rsidRPr="005A6879">
              <w:rPr>
                <w:rFonts w:cs="Tahoma"/>
                <w:sz w:val="18"/>
                <w:szCs w:val="18"/>
              </w:rPr>
              <w:t>3</w:t>
            </w:r>
          </w:p>
        </w:tc>
        <w:tc>
          <w:tcPr>
            <w:tcW w:w="768" w:type="pct"/>
          </w:tcPr>
          <w:p w14:paraId="7B917F1C" w14:textId="77777777" w:rsidR="00A976C0" w:rsidRPr="005A6879" w:rsidRDefault="00A976C0" w:rsidP="00E53A09">
            <w:pPr>
              <w:rPr>
                <w:rFonts w:cs="Tahoma"/>
                <w:sz w:val="18"/>
                <w:szCs w:val="18"/>
              </w:rPr>
            </w:pPr>
            <w:r w:rsidRPr="005A6879">
              <w:rPr>
                <w:rFonts w:cs="Tahoma"/>
                <w:sz w:val="18"/>
                <w:szCs w:val="18"/>
              </w:rPr>
              <w:t>40</w:t>
            </w:r>
          </w:p>
        </w:tc>
        <w:tc>
          <w:tcPr>
            <w:tcW w:w="720" w:type="pct"/>
          </w:tcPr>
          <w:p w14:paraId="17C64A96"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2D28283F" w14:textId="77777777" w:rsidR="00A976C0" w:rsidRPr="005A6879" w:rsidRDefault="00A976C0" w:rsidP="00E53A09">
            <w:pPr>
              <w:rPr>
                <w:rFonts w:cs="Tahoma"/>
                <w:sz w:val="18"/>
                <w:szCs w:val="18"/>
              </w:rPr>
            </w:pPr>
            <w:r w:rsidRPr="005A6879">
              <w:rPr>
                <w:rFonts w:cs="Tahoma"/>
                <w:sz w:val="18"/>
                <w:szCs w:val="18"/>
              </w:rPr>
              <w:t>Not used for SOGEA.</w:t>
            </w:r>
          </w:p>
        </w:tc>
        <w:tc>
          <w:tcPr>
            <w:tcW w:w="816" w:type="pct"/>
          </w:tcPr>
          <w:p w14:paraId="789CC4DC" w14:textId="77777777" w:rsidR="00A976C0" w:rsidRPr="005A6879" w:rsidRDefault="00A976C0" w:rsidP="00E53A09">
            <w:pPr>
              <w:rPr>
                <w:rFonts w:cs="Tahoma"/>
                <w:sz w:val="18"/>
                <w:szCs w:val="18"/>
              </w:rPr>
            </w:pPr>
          </w:p>
        </w:tc>
      </w:tr>
      <w:tr w:rsidR="009668C8" w:rsidRPr="005B4766" w14:paraId="1FA1BEBE" w14:textId="77777777" w:rsidTr="00624AF6">
        <w:tc>
          <w:tcPr>
            <w:tcW w:w="903" w:type="pct"/>
          </w:tcPr>
          <w:p w14:paraId="7A6CCD36" w14:textId="77777777" w:rsidR="00A976C0" w:rsidRPr="005A6879" w:rsidRDefault="00A976C0" w:rsidP="00E53A09">
            <w:pPr>
              <w:rPr>
                <w:rFonts w:cs="Tahoma"/>
                <w:sz w:val="18"/>
                <w:szCs w:val="18"/>
              </w:rPr>
            </w:pPr>
            <w:r w:rsidRPr="005A6879">
              <w:rPr>
                <w:rFonts w:cs="Tahoma"/>
                <w:sz w:val="18"/>
                <w:szCs w:val="18"/>
              </w:rPr>
              <w:t>Product Label</w:t>
            </w:r>
          </w:p>
        </w:tc>
        <w:tc>
          <w:tcPr>
            <w:tcW w:w="450" w:type="pct"/>
          </w:tcPr>
          <w:p w14:paraId="3B099398" w14:textId="77777777" w:rsidR="00A976C0" w:rsidRPr="005A6879" w:rsidRDefault="00A976C0" w:rsidP="00E53A09">
            <w:pPr>
              <w:rPr>
                <w:rFonts w:cs="Tahoma"/>
                <w:sz w:val="18"/>
                <w:szCs w:val="18"/>
              </w:rPr>
            </w:pPr>
            <w:r w:rsidRPr="005A6879">
              <w:rPr>
                <w:rFonts w:cs="Tahoma"/>
                <w:sz w:val="18"/>
                <w:szCs w:val="18"/>
              </w:rPr>
              <w:t>4</w:t>
            </w:r>
          </w:p>
        </w:tc>
        <w:tc>
          <w:tcPr>
            <w:tcW w:w="768" w:type="pct"/>
          </w:tcPr>
          <w:p w14:paraId="796FF52C" w14:textId="77777777" w:rsidR="00A976C0" w:rsidRPr="005A6879" w:rsidRDefault="00A976C0" w:rsidP="00E53A09">
            <w:pPr>
              <w:rPr>
                <w:rFonts w:cs="Tahoma"/>
                <w:sz w:val="18"/>
                <w:szCs w:val="18"/>
              </w:rPr>
            </w:pPr>
            <w:r w:rsidRPr="005A6879">
              <w:rPr>
                <w:rFonts w:cs="Tahoma"/>
                <w:sz w:val="18"/>
                <w:szCs w:val="18"/>
              </w:rPr>
              <w:t>80</w:t>
            </w:r>
          </w:p>
        </w:tc>
        <w:tc>
          <w:tcPr>
            <w:tcW w:w="720" w:type="pct"/>
          </w:tcPr>
          <w:p w14:paraId="571D99B6"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259EB75B" w14:textId="77777777" w:rsidR="00A976C0" w:rsidRPr="005A6879" w:rsidRDefault="00A976C0" w:rsidP="00E53A09">
            <w:pPr>
              <w:rPr>
                <w:rFonts w:cs="Tahoma"/>
                <w:sz w:val="18"/>
                <w:szCs w:val="18"/>
              </w:rPr>
            </w:pPr>
            <w:r w:rsidRPr="005A6879">
              <w:rPr>
                <w:rFonts w:cs="Tahoma"/>
                <w:sz w:val="18"/>
                <w:szCs w:val="18"/>
              </w:rPr>
              <w:t>e.g. OGEA00047982</w:t>
            </w:r>
          </w:p>
        </w:tc>
        <w:tc>
          <w:tcPr>
            <w:tcW w:w="816" w:type="pct"/>
          </w:tcPr>
          <w:p w14:paraId="54ECE889" w14:textId="77777777" w:rsidR="00A976C0" w:rsidRPr="005A6879" w:rsidRDefault="00A976C0" w:rsidP="00E53A09">
            <w:pPr>
              <w:rPr>
                <w:rFonts w:cs="Tahoma"/>
                <w:sz w:val="18"/>
                <w:szCs w:val="18"/>
              </w:rPr>
            </w:pPr>
          </w:p>
        </w:tc>
      </w:tr>
      <w:tr w:rsidR="009668C8" w:rsidRPr="005B4766" w14:paraId="3D180148" w14:textId="77777777" w:rsidTr="00624AF6">
        <w:tc>
          <w:tcPr>
            <w:tcW w:w="903" w:type="pct"/>
          </w:tcPr>
          <w:p w14:paraId="1B1F32E0" w14:textId="77777777" w:rsidR="00A976C0" w:rsidRPr="005A6879" w:rsidRDefault="00A976C0" w:rsidP="00E53A09">
            <w:pPr>
              <w:rPr>
                <w:rFonts w:cs="Tahoma"/>
                <w:sz w:val="18"/>
                <w:szCs w:val="18"/>
              </w:rPr>
            </w:pPr>
            <w:r w:rsidRPr="005A6879">
              <w:rPr>
                <w:rFonts w:cs="Tahoma"/>
                <w:sz w:val="18"/>
                <w:szCs w:val="18"/>
              </w:rPr>
              <w:t>Charge Description</w:t>
            </w:r>
          </w:p>
        </w:tc>
        <w:tc>
          <w:tcPr>
            <w:tcW w:w="450" w:type="pct"/>
          </w:tcPr>
          <w:p w14:paraId="16EF8987" w14:textId="77777777" w:rsidR="00A976C0" w:rsidRPr="005A6879" w:rsidRDefault="00A976C0" w:rsidP="00E53A09">
            <w:pPr>
              <w:rPr>
                <w:rFonts w:cs="Tahoma"/>
                <w:sz w:val="18"/>
                <w:szCs w:val="18"/>
              </w:rPr>
            </w:pPr>
            <w:r w:rsidRPr="005A6879">
              <w:rPr>
                <w:rFonts w:cs="Tahoma"/>
                <w:sz w:val="18"/>
                <w:szCs w:val="18"/>
              </w:rPr>
              <w:t>5</w:t>
            </w:r>
          </w:p>
        </w:tc>
        <w:tc>
          <w:tcPr>
            <w:tcW w:w="768" w:type="pct"/>
          </w:tcPr>
          <w:p w14:paraId="7E7BC4D3" w14:textId="77777777" w:rsidR="00A976C0" w:rsidRPr="005A6879" w:rsidRDefault="00A976C0" w:rsidP="00E53A09">
            <w:pPr>
              <w:rPr>
                <w:rFonts w:cs="Tahoma"/>
                <w:sz w:val="18"/>
                <w:szCs w:val="18"/>
              </w:rPr>
            </w:pPr>
            <w:r w:rsidRPr="005A6879">
              <w:rPr>
                <w:rFonts w:cs="Tahoma"/>
                <w:sz w:val="18"/>
                <w:szCs w:val="18"/>
              </w:rPr>
              <w:t>20</w:t>
            </w:r>
          </w:p>
        </w:tc>
        <w:tc>
          <w:tcPr>
            <w:tcW w:w="720" w:type="pct"/>
          </w:tcPr>
          <w:p w14:paraId="6D3AC91D"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03423E1F" w14:textId="77777777" w:rsidR="00A976C0" w:rsidRPr="005A6879" w:rsidRDefault="00A976C0" w:rsidP="00E53A09">
            <w:pPr>
              <w:rPr>
                <w:rFonts w:cs="Tahoma"/>
                <w:sz w:val="18"/>
                <w:szCs w:val="18"/>
              </w:rPr>
            </w:pPr>
            <w:r w:rsidRPr="005A6879">
              <w:rPr>
                <w:rFonts w:cs="Tahoma"/>
                <w:sz w:val="18"/>
                <w:szCs w:val="18"/>
              </w:rPr>
              <w:t xml:space="preserve">e.g. Rental,Connection,Termination,Early Termination </w:t>
            </w:r>
          </w:p>
        </w:tc>
        <w:tc>
          <w:tcPr>
            <w:tcW w:w="816" w:type="pct"/>
          </w:tcPr>
          <w:p w14:paraId="1F55E3FC" w14:textId="77777777" w:rsidR="00A976C0" w:rsidRPr="005A6879" w:rsidRDefault="00A976C0" w:rsidP="00E53A09">
            <w:pPr>
              <w:rPr>
                <w:rFonts w:cs="Tahoma"/>
                <w:sz w:val="18"/>
                <w:szCs w:val="18"/>
              </w:rPr>
            </w:pPr>
          </w:p>
        </w:tc>
      </w:tr>
      <w:tr w:rsidR="009668C8" w:rsidRPr="005B4766" w14:paraId="7E147780" w14:textId="77777777" w:rsidTr="00624AF6">
        <w:tc>
          <w:tcPr>
            <w:tcW w:w="903" w:type="pct"/>
          </w:tcPr>
          <w:p w14:paraId="5CF6039E" w14:textId="77777777" w:rsidR="00A976C0" w:rsidRPr="005A6879" w:rsidRDefault="00A976C0" w:rsidP="00E53A09">
            <w:pPr>
              <w:rPr>
                <w:rFonts w:cs="Tahoma"/>
                <w:sz w:val="18"/>
                <w:szCs w:val="18"/>
              </w:rPr>
            </w:pPr>
            <w:r w:rsidRPr="005A6879">
              <w:rPr>
                <w:rFonts w:cs="Tahoma"/>
                <w:sz w:val="18"/>
                <w:szCs w:val="18"/>
              </w:rPr>
              <w:t>Charge Reason</w:t>
            </w:r>
          </w:p>
        </w:tc>
        <w:tc>
          <w:tcPr>
            <w:tcW w:w="450" w:type="pct"/>
          </w:tcPr>
          <w:p w14:paraId="64F5A3C8" w14:textId="77777777" w:rsidR="00A976C0" w:rsidRPr="005A6879" w:rsidRDefault="00A976C0" w:rsidP="00E53A09">
            <w:pPr>
              <w:rPr>
                <w:rFonts w:cs="Tahoma"/>
                <w:sz w:val="18"/>
                <w:szCs w:val="18"/>
              </w:rPr>
            </w:pPr>
            <w:r w:rsidRPr="005A6879">
              <w:rPr>
                <w:rFonts w:cs="Tahoma"/>
                <w:sz w:val="18"/>
                <w:szCs w:val="18"/>
              </w:rPr>
              <w:t>6</w:t>
            </w:r>
          </w:p>
        </w:tc>
        <w:tc>
          <w:tcPr>
            <w:tcW w:w="768" w:type="pct"/>
          </w:tcPr>
          <w:p w14:paraId="3E991243" w14:textId="77777777" w:rsidR="00A976C0" w:rsidRPr="005A6879" w:rsidRDefault="00A976C0" w:rsidP="00E53A09">
            <w:pPr>
              <w:rPr>
                <w:rFonts w:cs="Tahoma"/>
                <w:sz w:val="18"/>
                <w:szCs w:val="18"/>
              </w:rPr>
            </w:pPr>
            <w:r w:rsidRPr="005A6879">
              <w:rPr>
                <w:rFonts w:cs="Tahoma"/>
                <w:sz w:val="18"/>
                <w:szCs w:val="18"/>
              </w:rPr>
              <w:t>40</w:t>
            </w:r>
          </w:p>
        </w:tc>
        <w:tc>
          <w:tcPr>
            <w:tcW w:w="720" w:type="pct"/>
          </w:tcPr>
          <w:p w14:paraId="115E6FAE"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6EEF29CB" w14:textId="77777777" w:rsidR="00A976C0" w:rsidRPr="005A6879" w:rsidRDefault="00A976C0" w:rsidP="00E53A09">
            <w:pPr>
              <w:rPr>
                <w:rFonts w:cs="Tahoma"/>
                <w:sz w:val="18"/>
                <w:szCs w:val="18"/>
              </w:rPr>
            </w:pPr>
            <w:r w:rsidRPr="005A6879">
              <w:rPr>
                <w:rFonts w:cs="Tahoma"/>
                <w:sz w:val="18"/>
                <w:szCs w:val="18"/>
              </w:rPr>
              <w:t>Not used for SOGEA.</w:t>
            </w:r>
          </w:p>
        </w:tc>
        <w:tc>
          <w:tcPr>
            <w:tcW w:w="816" w:type="pct"/>
          </w:tcPr>
          <w:p w14:paraId="68234ACD" w14:textId="77777777" w:rsidR="00A976C0" w:rsidRPr="005A6879" w:rsidRDefault="00A976C0" w:rsidP="00E53A09">
            <w:pPr>
              <w:rPr>
                <w:rFonts w:cs="Tahoma"/>
                <w:sz w:val="18"/>
                <w:szCs w:val="18"/>
              </w:rPr>
            </w:pPr>
          </w:p>
          <w:p w14:paraId="2CF996A1" w14:textId="77777777" w:rsidR="00A976C0" w:rsidRPr="005A6879" w:rsidRDefault="00A976C0" w:rsidP="00E53A09">
            <w:pPr>
              <w:rPr>
                <w:rFonts w:cs="Tahoma"/>
                <w:sz w:val="18"/>
                <w:szCs w:val="18"/>
              </w:rPr>
            </w:pPr>
          </w:p>
        </w:tc>
      </w:tr>
      <w:tr w:rsidR="009668C8" w:rsidRPr="005B4766" w14:paraId="335820F2" w14:textId="77777777" w:rsidTr="00624AF6">
        <w:tc>
          <w:tcPr>
            <w:tcW w:w="903" w:type="pct"/>
          </w:tcPr>
          <w:p w14:paraId="7239619B" w14:textId="77777777" w:rsidR="00A976C0" w:rsidRPr="005A6879" w:rsidRDefault="00A976C0" w:rsidP="00E53A09">
            <w:pPr>
              <w:rPr>
                <w:rFonts w:cs="Tahoma"/>
                <w:sz w:val="18"/>
                <w:szCs w:val="18"/>
              </w:rPr>
            </w:pPr>
            <w:r w:rsidRPr="005A6879">
              <w:rPr>
                <w:rFonts w:cs="Tahoma"/>
                <w:sz w:val="18"/>
                <w:szCs w:val="18"/>
              </w:rPr>
              <w:t>Start Date</w:t>
            </w:r>
          </w:p>
        </w:tc>
        <w:tc>
          <w:tcPr>
            <w:tcW w:w="450" w:type="pct"/>
          </w:tcPr>
          <w:p w14:paraId="1E627E1B" w14:textId="77777777" w:rsidR="00A976C0" w:rsidRPr="005A6879" w:rsidRDefault="00A976C0" w:rsidP="00E53A09">
            <w:pPr>
              <w:rPr>
                <w:rFonts w:cs="Tahoma"/>
                <w:sz w:val="18"/>
                <w:szCs w:val="18"/>
              </w:rPr>
            </w:pPr>
            <w:r w:rsidRPr="005A6879">
              <w:rPr>
                <w:rFonts w:cs="Tahoma"/>
                <w:sz w:val="18"/>
                <w:szCs w:val="18"/>
              </w:rPr>
              <w:t>7</w:t>
            </w:r>
          </w:p>
        </w:tc>
        <w:tc>
          <w:tcPr>
            <w:tcW w:w="768" w:type="pct"/>
          </w:tcPr>
          <w:p w14:paraId="438CA2F5" w14:textId="77777777" w:rsidR="00A976C0" w:rsidRPr="005A6879" w:rsidRDefault="00A976C0" w:rsidP="00E53A09">
            <w:pPr>
              <w:rPr>
                <w:rFonts w:cs="Tahoma"/>
                <w:sz w:val="18"/>
                <w:szCs w:val="18"/>
              </w:rPr>
            </w:pPr>
            <w:r w:rsidRPr="005A6879">
              <w:rPr>
                <w:rFonts w:cs="Tahoma"/>
                <w:sz w:val="18"/>
                <w:szCs w:val="18"/>
              </w:rPr>
              <w:t>DATE</w:t>
            </w:r>
          </w:p>
          <w:p w14:paraId="05545FFB" w14:textId="77777777" w:rsidR="00A976C0" w:rsidRPr="005A6879" w:rsidRDefault="00A976C0" w:rsidP="00E53A09">
            <w:pPr>
              <w:rPr>
                <w:rFonts w:cs="Tahoma"/>
                <w:sz w:val="18"/>
                <w:szCs w:val="18"/>
              </w:rPr>
            </w:pPr>
          </w:p>
        </w:tc>
        <w:tc>
          <w:tcPr>
            <w:tcW w:w="720" w:type="pct"/>
          </w:tcPr>
          <w:p w14:paraId="10F2E4E5" w14:textId="77777777" w:rsidR="00A976C0" w:rsidRPr="005A6879" w:rsidRDefault="00A976C0" w:rsidP="00E53A09">
            <w:pPr>
              <w:rPr>
                <w:rFonts w:cs="Tahoma"/>
                <w:sz w:val="18"/>
                <w:szCs w:val="18"/>
              </w:rPr>
            </w:pPr>
            <w:r w:rsidRPr="005A6879">
              <w:rPr>
                <w:rFonts w:cs="Tahoma"/>
                <w:sz w:val="18"/>
                <w:szCs w:val="18"/>
              </w:rPr>
              <w:t>YYYYMMDD</w:t>
            </w:r>
          </w:p>
        </w:tc>
        <w:tc>
          <w:tcPr>
            <w:tcW w:w="1343" w:type="pct"/>
          </w:tcPr>
          <w:p w14:paraId="5143EE52" w14:textId="77777777" w:rsidR="00A976C0" w:rsidRPr="005A6879" w:rsidRDefault="00A976C0" w:rsidP="00E53A09">
            <w:pPr>
              <w:rPr>
                <w:rFonts w:cs="Tahoma"/>
                <w:sz w:val="18"/>
                <w:szCs w:val="18"/>
              </w:rPr>
            </w:pPr>
            <w:r w:rsidRPr="005A6879">
              <w:rPr>
                <w:rFonts w:cs="Tahoma"/>
                <w:sz w:val="18"/>
                <w:szCs w:val="18"/>
              </w:rPr>
              <w:t>e.g. 20100716</w:t>
            </w:r>
          </w:p>
        </w:tc>
        <w:tc>
          <w:tcPr>
            <w:tcW w:w="816" w:type="pct"/>
          </w:tcPr>
          <w:p w14:paraId="361AA46B" w14:textId="77777777" w:rsidR="00A976C0" w:rsidRPr="005A6879" w:rsidRDefault="00A976C0" w:rsidP="008C5985">
            <w:pPr>
              <w:numPr>
                <w:ilvl w:val="0"/>
                <w:numId w:val="8"/>
              </w:numPr>
              <w:spacing w:after="120" w:line="240" w:lineRule="auto"/>
              <w:rPr>
                <w:rFonts w:cs="Tahoma"/>
                <w:sz w:val="18"/>
                <w:szCs w:val="18"/>
              </w:rPr>
            </w:pPr>
            <w:r w:rsidRPr="005A6879">
              <w:rPr>
                <w:rFonts w:cs="Tahoma"/>
                <w:sz w:val="18"/>
                <w:szCs w:val="18"/>
              </w:rPr>
              <w:t>For rental set to start of rental period</w:t>
            </w:r>
          </w:p>
          <w:p w14:paraId="3722748A" w14:textId="77777777" w:rsidR="00A976C0" w:rsidRPr="005A6879" w:rsidRDefault="00A976C0" w:rsidP="008C5985">
            <w:pPr>
              <w:numPr>
                <w:ilvl w:val="0"/>
                <w:numId w:val="8"/>
              </w:numPr>
              <w:spacing w:after="120" w:line="240" w:lineRule="auto"/>
              <w:rPr>
                <w:rFonts w:cs="Tahoma"/>
                <w:sz w:val="18"/>
                <w:szCs w:val="18"/>
              </w:rPr>
            </w:pPr>
            <w:r w:rsidRPr="005A6879">
              <w:rPr>
                <w:rFonts w:cs="Tahoma"/>
                <w:sz w:val="18"/>
                <w:szCs w:val="18"/>
              </w:rPr>
              <w:t>For connection charges set to product start date.</w:t>
            </w:r>
          </w:p>
          <w:p w14:paraId="3FDD998A" w14:textId="77777777" w:rsidR="00A976C0" w:rsidRPr="005A6879" w:rsidRDefault="00A976C0" w:rsidP="008C5985">
            <w:pPr>
              <w:numPr>
                <w:ilvl w:val="0"/>
                <w:numId w:val="8"/>
              </w:numPr>
              <w:spacing w:after="120" w:line="240" w:lineRule="auto"/>
              <w:rPr>
                <w:rFonts w:cs="Tahoma"/>
                <w:sz w:val="18"/>
                <w:szCs w:val="18"/>
              </w:rPr>
            </w:pPr>
            <w:r w:rsidRPr="005A6879">
              <w:rPr>
                <w:rFonts w:cs="Tahoma"/>
                <w:sz w:val="18"/>
                <w:szCs w:val="18"/>
              </w:rPr>
              <w:t>For Early termination charges set to product end date</w:t>
            </w:r>
          </w:p>
        </w:tc>
      </w:tr>
      <w:tr w:rsidR="009668C8" w:rsidRPr="005B4766" w14:paraId="70D42E00" w14:textId="77777777" w:rsidTr="00624AF6">
        <w:tc>
          <w:tcPr>
            <w:tcW w:w="903" w:type="pct"/>
          </w:tcPr>
          <w:p w14:paraId="56F4A746" w14:textId="77777777" w:rsidR="00A976C0" w:rsidRPr="005A6879" w:rsidRDefault="00A976C0" w:rsidP="00E53A09">
            <w:pPr>
              <w:rPr>
                <w:rFonts w:cs="Tahoma"/>
                <w:sz w:val="18"/>
                <w:szCs w:val="18"/>
              </w:rPr>
            </w:pPr>
            <w:r w:rsidRPr="005A6879">
              <w:rPr>
                <w:rFonts w:cs="Tahoma"/>
                <w:sz w:val="18"/>
                <w:szCs w:val="18"/>
              </w:rPr>
              <w:t>End Date</w:t>
            </w:r>
          </w:p>
        </w:tc>
        <w:tc>
          <w:tcPr>
            <w:tcW w:w="450" w:type="pct"/>
          </w:tcPr>
          <w:p w14:paraId="02C20D96" w14:textId="77777777" w:rsidR="00A976C0" w:rsidRPr="005A6879" w:rsidRDefault="00A976C0" w:rsidP="00E53A09">
            <w:pPr>
              <w:rPr>
                <w:rFonts w:cs="Tahoma"/>
                <w:sz w:val="18"/>
                <w:szCs w:val="18"/>
              </w:rPr>
            </w:pPr>
            <w:r w:rsidRPr="005A6879">
              <w:rPr>
                <w:rFonts w:cs="Tahoma"/>
                <w:sz w:val="18"/>
                <w:szCs w:val="18"/>
              </w:rPr>
              <w:t>8</w:t>
            </w:r>
          </w:p>
        </w:tc>
        <w:tc>
          <w:tcPr>
            <w:tcW w:w="768" w:type="pct"/>
          </w:tcPr>
          <w:p w14:paraId="698FEF35" w14:textId="77777777" w:rsidR="00A976C0" w:rsidRPr="005A6879" w:rsidRDefault="00A976C0" w:rsidP="00E53A09">
            <w:pPr>
              <w:rPr>
                <w:rFonts w:cs="Tahoma"/>
                <w:sz w:val="18"/>
                <w:szCs w:val="18"/>
              </w:rPr>
            </w:pPr>
            <w:r w:rsidRPr="005A6879">
              <w:rPr>
                <w:rFonts w:cs="Tahoma"/>
                <w:sz w:val="18"/>
                <w:szCs w:val="18"/>
              </w:rPr>
              <w:t>DATE</w:t>
            </w:r>
          </w:p>
          <w:p w14:paraId="51D8BB8B" w14:textId="77777777" w:rsidR="00A976C0" w:rsidRPr="005A6879" w:rsidRDefault="00A976C0" w:rsidP="00E53A09">
            <w:pPr>
              <w:rPr>
                <w:rFonts w:cs="Tahoma"/>
                <w:sz w:val="18"/>
                <w:szCs w:val="18"/>
              </w:rPr>
            </w:pPr>
          </w:p>
        </w:tc>
        <w:tc>
          <w:tcPr>
            <w:tcW w:w="720" w:type="pct"/>
          </w:tcPr>
          <w:p w14:paraId="029F9493" w14:textId="77777777" w:rsidR="00A976C0" w:rsidRPr="005A6879" w:rsidRDefault="00A976C0" w:rsidP="00E53A09">
            <w:pPr>
              <w:rPr>
                <w:rFonts w:cs="Tahoma"/>
                <w:sz w:val="18"/>
                <w:szCs w:val="18"/>
              </w:rPr>
            </w:pPr>
            <w:r w:rsidRPr="005A6879">
              <w:rPr>
                <w:rFonts w:cs="Tahoma"/>
                <w:sz w:val="18"/>
                <w:szCs w:val="18"/>
              </w:rPr>
              <w:t>YYYYMMDD</w:t>
            </w:r>
          </w:p>
        </w:tc>
        <w:tc>
          <w:tcPr>
            <w:tcW w:w="1343" w:type="pct"/>
          </w:tcPr>
          <w:p w14:paraId="3F136D0C" w14:textId="77777777" w:rsidR="00A976C0" w:rsidRPr="005A6879" w:rsidRDefault="00A976C0" w:rsidP="00E53A09">
            <w:pPr>
              <w:rPr>
                <w:rFonts w:cs="Tahoma"/>
                <w:sz w:val="18"/>
                <w:szCs w:val="18"/>
              </w:rPr>
            </w:pPr>
            <w:r w:rsidRPr="005A6879">
              <w:rPr>
                <w:rFonts w:cs="Tahoma"/>
                <w:sz w:val="18"/>
                <w:szCs w:val="18"/>
              </w:rPr>
              <w:t>e.g. 20100716</w:t>
            </w:r>
          </w:p>
        </w:tc>
        <w:tc>
          <w:tcPr>
            <w:tcW w:w="816" w:type="pct"/>
          </w:tcPr>
          <w:p w14:paraId="674B2E31" w14:textId="77777777" w:rsidR="00A976C0" w:rsidRPr="005A6879" w:rsidRDefault="00A976C0" w:rsidP="008C5985">
            <w:pPr>
              <w:numPr>
                <w:ilvl w:val="0"/>
                <w:numId w:val="8"/>
              </w:numPr>
              <w:spacing w:after="120" w:line="240" w:lineRule="auto"/>
              <w:rPr>
                <w:rFonts w:cs="Tahoma"/>
                <w:sz w:val="18"/>
                <w:szCs w:val="18"/>
              </w:rPr>
            </w:pPr>
            <w:r w:rsidRPr="005A6879">
              <w:rPr>
                <w:rFonts w:cs="Tahoma"/>
                <w:sz w:val="18"/>
                <w:szCs w:val="18"/>
              </w:rPr>
              <w:t>For rental set to end date of rental period</w:t>
            </w:r>
          </w:p>
          <w:p w14:paraId="4A37ED8F" w14:textId="77777777" w:rsidR="00A976C0" w:rsidRPr="005A6879" w:rsidRDefault="00A976C0" w:rsidP="008C5985">
            <w:pPr>
              <w:numPr>
                <w:ilvl w:val="0"/>
                <w:numId w:val="8"/>
              </w:numPr>
              <w:spacing w:after="120" w:line="240" w:lineRule="auto"/>
              <w:rPr>
                <w:rFonts w:cs="Tahoma"/>
                <w:sz w:val="18"/>
                <w:szCs w:val="18"/>
              </w:rPr>
            </w:pPr>
            <w:r w:rsidRPr="005A6879">
              <w:rPr>
                <w:rFonts w:cs="Tahoma"/>
                <w:sz w:val="18"/>
                <w:szCs w:val="18"/>
              </w:rPr>
              <w:t>For connection charges set to product start date</w:t>
            </w:r>
          </w:p>
          <w:p w14:paraId="5EA16608" w14:textId="77777777" w:rsidR="00A976C0" w:rsidRPr="005A6879" w:rsidRDefault="00A976C0" w:rsidP="008C5985">
            <w:pPr>
              <w:numPr>
                <w:ilvl w:val="0"/>
                <w:numId w:val="8"/>
              </w:numPr>
              <w:spacing w:after="120" w:line="240" w:lineRule="auto"/>
              <w:rPr>
                <w:rFonts w:cs="Tahoma"/>
                <w:sz w:val="18"/>
                <w:szCs w:val="18"/>
              </w:rPr>
            </w:pPr>
            <w:r w:rsidRPr="005A6879">
              <w:rPr>
                <w:rFonts w:cs="Tahoma"/>
                <w:sz w:val="18"/>
                <w:szCs w:val="18"/>
              </w:rPr>
              <w:t>For Early termination charges set to product end date</w:t>
            </w:r>
          </w:p>
        </w:tc>
      </w:tr>
      <w:tr w:rsidR="009668C8" w:rsidRPr="005B4766" w14:paraId="293A2C4B" w14:textId="77777777" w:rsidTr="00624AF6">
        <w:tc>
          <w:tcPr>
            <w:tcW w:w="903" w:type="pct"/>
          </w:tcPr>
          <w:p w14:paraId="16F5A1D3" w14:textId="77777777" w:rsidR="00A976C0" w:rsidRPr="005A6879" w:rsidRDefault="00A976C0" w:rsidP="00E53A09">
            <w:pPr>
              <w:rPr>
                <w:rFonts w:cs="Tahoma"/>
                <w:sz w:val="18"/>
                <w:szCs w:val="18"/>
              </w:rPr>
            </w:pPr>
            <w:r w:rsidRPr="005A6879">
              <w:rPr>
                <w:rFonts w:cs="Tahoma"/>
                <w:sz w:val="18"/>
                <w:szCs w:val="18"/>
              </w:rPr>
              <w:t xml:space="preserve">First line of address                         </w:t>
            </w:r>
          </w:p>
        </w:tc>
        <w:tc>
          <w:tcPr>
            <w:tcW w:w="450" w:type="pct"/>
          </w:tcPr>
          <w:p w14:paraId="684DDDD0" w14:textId="77777777" w:rsidR="00A976C0" w:rsidRPr="005A6879" w:rsidRDefault="00A976C0" w:rsidP="00E53A09">
            <w:pPr>
              <w:rPr>
                <w:rFonts w:cs="Tahoma"/>
                <w:sz w:val="18"/>
                <w:szCs w:val="18"/>
              </w:rPr>
            </w:pPr>
            <w:r w:rsidRPr="005A6879">
              <w:rPr>
                <w:rFonts w:cs="Tahoma"/>
                <w:sz w:val="18"/>
                <w:szCs w:val="18"/>
              </w:rPr>
              <w:t>9</w:t>
            </w:r>
          </w:p>
        </w:tc>
        <w:tc>
          <w:tcPr>
            <w:tcW w:w="768" w:type="pct"/>
          </w:tcPr>
          <w:p w14:paraId="0E435D51" w14:textId="77777777" w:rsidR="00A976C0" w:rsidRPr="005A6879" w:rsidRDefault="00A976C0" w:rsidP="00E53A09">
            <w:pPr>
              <w:rPr>
                <w:rFonts w:cs="Tahoma"/>
                <w:sz w:val="18"/>
                <w:szCs w:val="18"/>
              </w:rPr>
            </w:pPr>
            <w:r w:rsidRPr="005A6879">
              <w:rPr>
                <w:rFonts w:cs="Tahoma"/>
                <w:sz w:val="18"/>
                <w:szCs w:val="18"/>
              </w:rPr>
              <w:t>80</w:t>
            </w:r>
          </w:p>
        </w:tc>
        <w:tc>
          <w:tcPr>
            <w:tcW w:w="720" w:type="pct"/>
          </w:tcPr>
          <w:p w14:paraId="495F9D5B"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742476FC" w14:textId="77777777" w:rsidR="00A976C0" w:rsidRPr="005A6879" w:rsidRDefault="00A976C0" w:rsidP="00E53A09">
            <w:pPr>
              <w:rPr>
                <w:rFonts w:cs="Tahoma"/>
                <w:sz w:val="18"/>
                <w:szCs w:val="18"/>
              </w:rPr>
            </w:pPr>
            <w:r w:rsidRPr="005A6879">
              <w:rPr>
                <w:rFonts w:cs="Tahoma"/>
                <w:sz w:val="18"/>
                <w:szCs w:val="18"/>
              </w:rPr>
              <w:t>e.g. Accounts Dept</w:t>
            </w:r>
          </w:p>
        </w:tc>
        <w:tc>
          <w:tcPr>
            <w:tcW w:w="816" w:type="pct"/>
          </w:tcPr>
          <w:p w14:paraId="35F593F7" w14:textId="77777777" w:rsidR="00A976C0" w:rsidRPr="005A6879" w:rsidRDefault="00A976C0" w:rsidP="00E53A09">
            <w:pPr>
              <w:rPr>
                <w:rFonts w:cs="Tahoma"/>
                <w:sz w:val="18"/>
                <w:szCs w:val="18"/>
              </w:rPr>
            </w:pPr>
          </w:p>
        </w:tc>
      </w:tr>
      <w:tr w:rsidR="009668C8" w:rsidRPr="005B4766" w14:paraId="34BA3DC0" w14:textId="77777777" w:rsidTr="00624AF6">
        <w:tc>
          <w:tcPr>
            <w:tcW w:w="903" w:type="pct"/>
          </w:tcPr>
          <w:p w14:paraId="37C2109D" w14:textId="77777777" w:rsidR="00A976C0" w:rsidRPr="005A6879" w:rsidRDefault="00A976C0" w:rsidP="00E53A09">
            <w:pPr>
              <w:rPr>
                <w:rFonts w:cs="Tahoma"/>
                <w:sz w:val="18"/>
                <w:szCs w:val="18"/>
              </w:rPr>
            </w:pPr>
            <w:r w:rsidRPr="005A6879">
              <w:rPr>
                <w:rFonts w:cs="Tahoma"/>
                <w:sz w:val="18"/>
                <w:szCs w:val="18"/>
                <w:lang w:val="fr-FR"/>
              </w:rPr>
              <w:t xml:space="preserve">Post Code                     </w:t>
            </w:r>
          </w:p>
        </w:tc>
        <w:tc>
          <w:tcPr>
            <w:tcW w:w="450" w:type="pct"/>
          </w:tcPr>
          <w:p w14:paraId="2B0428EF" w14:textId="77777777" w:rsidR="00A976C0" w:rsidRPr="005A6879" w:rsidRDefault="00A976C0" w:rsidP="00E53A09">
            <w:pPr>
              <w:rPr>
                <w:rFonts w:cs="Tahoma"/>
                <w:sz w:val="18"/>
                <w:szCs w:val="18"/>
              </w:rPr>
            </w:pPr>
            <w:r w:rsidRPr="005A6879">
              <w:rPr>
                <w:rFonts w:cs="Tahoma"/>
                <w:sz w:val="18"/>
                <w:szCs w:val="18"/>
              </w:rPr>
              <w:t>10</w:t>
            </w:r>
          </w:p>
        </w:tc>
        <w:tc>
          <w:tcPr>
            <w:tcW w:w="768" w:type="pct"/>
          </w:tcPr>
          <w:p w14:paraId="59A320C1" w14:textId="77777777" w:rsidR="00A976C0" w:rsidRPr="005A6879" w:rsidRDefault="00A976C0" w:rsidP="00E53A09">
            <w:pPr>
              <w:rPr>
                <w:rFonts w:cs="Tahoma"/>
                <w:sz w:val="18"/>
                <w:szCs w:val="18"/>
              </w:rPr>
            </w:pPr>
            <w:r w:rsidRPr="005A6879">
              <w:rPr>
                <w:rFonts w:cs="Tahoma"/>
                <w:sz w:val="18"/>
                <w:szCs w:val="18"/>
              </w:rPr>
              <w:t>16</w:t>
            </w:r>
          </w:p>
        </w:tc>
        <w:tc>
          <w:tcPr>
            <w:tcW w:w="720" w:type="pct"/>
          </w:tcPr>
          <w:p w14:paraId="622C7456"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5E77FA7B" w14:textId="77777777" w:rsidR="00A976C0" w:rsidRPr="005A6879" w:rsidRDefault="00A976C0" w:rsidP="00E53A09">
            <w:pPr>
              <w:rPr>
                <w:rFonts w:cs="Tahoma"/>
                <w:sz w:val="18"/>
                <w:szCs w:val="18"/>
              </w:rPr>
            </w:pPr>
            <w:r w:rsidRPr="005A6879">
              <w:rPr>
                <w:rFonts w:cs="Tahoma"/>
                <w:sz w:val="18"/>
                <w:szCs w:val="18"/>
              </w:rPr>
              <w:t>e.g. RH6  0PA</w:t>
            </w:r>
          </w:p>
          <w:p w14:paraId="3BD12876" w14:textId="77777777" w:rsidR="00A976C0" w:rsidRPr="005A6879" w:rsidRDefault="00A976C0" w:rsidP="00E53A09">
            <w:pPr>
              <w:rPr>
                <w:rFonts w:cs="Tahoma"/>
                <w:sz w:val="18"/>
                <w:szCs w:val="18"/>
              </w:rPr>
            </w:pPr>
          </w:p>
        </w:tc>
        <w:tc>
          <w:tcPr>
            <w:tcW w:w="816" w:type="pct"/>
          </w:tcPr>
          <w:p w14:paraId="620A004C" w14:textId="77777777" w:rsidR="00A976C0" w:rsidRPr="005A6879" w:rsidRDefault="00A976C0" w:rsidP="00E53A09">
            <w:pPr>
              <w:rPr>
                <w:rFonts w:cs="Tahoma"/>
                <w:sz w:val="18"/>
                <w:szCs w:val="18"/>
              </w:rPr>
            </w:pPr>
          </w:p>
        </w:tc>
      </w:tr>
      <w:tr w:rsidR="009668C8" w:rsidRPr="005B4766" w14:paraId="69BF5924" w14:textId="77777777" w:rsidTr="00624AF6">
        <w:tc>
          <w:tcPr>
            <w:tcW w:w="903" w:type="pct"/>
          </w:tcPr>
          <w:p w14:paraId="67DFB5EE" w14:textId="77777777" w:rsidR="00A976C0" w:rsidRPr="005A6879" w:rsidRDefault="00A976C0" w:rsidP="00E53A09">
            <w:pPr>
              <w:rPr>
                <w:rFonts w:cs="Tahoma"/>
                <w:sz w:val="18"/>
                <w:szCs w:val="18"/>
              </w:rPr>
            </w:pPr>
            <w:r w:rsidRPr="005A6879">
              <w:rPr>
                <w:rFonts w:cs="Tahoma"/>
                <w:sz w:val="18"/>
                <w:szCs w:val="18"/>
                <w:lang w:val="fr-FR"/>
              </w:rPr>
              <w:t xml:space="preserve"> *CSS/</w:t>
            </w:r>
            <w:r w:rsidR="00A26F4E">
              <w:rPr>
                <w:rFonts w:cs="Tahoma"/>
                <w:sz w:val="18"/>
                <w:szCs w:val="18"/>
                <w:lang w:val="fr-FR"/>
              </w:rPr>
              <w:t>Siebel</w:t>
            </w:r>
            <w:r w:rsidRPr="005A6879">
              <w:rPr>
                <w:rFonts w:cs="Tahoma"/>
                <w:sz w:val="18"/>
                <w:szCs w:val="18"/>
                <w:lang w:val="fr-FR"/>
              </w:rPr>
              <w:t xml:space="preserve"> Job No</w:t>
            </w:r>
          </w:p>
        </w:tc>
        <w:tc>
          <w:tcPr>
            <w:tcW w:w="450" w:type="pct"/>
          </w:tcPr>
          <w:p w14:paraId="0C535ABC" w14:textId="77777777" w:rsidR="00A976C0" w:rsidRPr="005A6879" w:rsidRDefault="00A976C0" w:rsidP="00E53A09">
            <w:pPr>
              <w:rPr>
                <w:rFonts w:cs="Tahoma"/>
                <w:sz w:val="18"/>
                <w:szCs w:val="18"/>
              </w:rPr>
            </w:pPr>
            <w:r w:rsidRPr="005A6879">
              <w:rPr>
                <w:rFonts w:cs="Tahoma"/>
                <w:sz w:val="18"/>
                <w:szCs w:val="18"/>
              </w:rPr>
              <w:t>11</w:t>
            </w:r>
          </w:p>
        </w:tc>
        <w:tc>
          <w:tcPr>
            <w:tcW w:w="768" w:type="pct"/>
          </w:tcPr>
          <w:p w14:paraId="74CC87A8" w14:textId="77777777" w:rsidR="00A976C0" w:rsidRPr="005A6879" w:rsidRDefault="00A976C0" w:rsidP="00E53A09">
            <w:pPr>
              <w:rPr>
                <w:rFonts w:cs="Tahoma"/>
                <w:sz w:val="18"/>
                <w:szCs w:val="18"/>
              </w:rPr>
            </w:pPr>
            <w:r w:rsidRPr="005A6879">
              <w:rPr>
                <w:rFonts w:cs="Tahoma"/>
                <w:sz w:val="18"/>
                <w:szCs w:val="18"/>
              </w:rPr>
              <w:t>20</w:t>
            </w:r>
          </w:p>
        </w:tc>
        <w:tc>
          <w:tcPr>
            <w:tcW w:w="720" w:type="pct"/>
          </w:tcPr>
          <w:p w14:paraId="657D1C0F"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0BAA582C" w14:textId="77777777" w:rsidR="00A976C0" w:rsidRPr="005A6879" w:rsidRDefault="00A976C0" w:rsidP="00E53A09">
            <w:pPr>
              <w:rPr>
                <w:rFonts w:cs="Tahoma"/>
                <w:sz w:val="18"/>
                <w:szCs w:val="18"/>
              </w:rPr>
            </w:pPr>
            <w:r w:rsidRPr="005A6879">
              <w:rPr>
                <w:rFonts w:cs="Tahoma"/>
                <w:sz w:val="18"/>
                <w:szCs w:val="18"/>
              </w:rPr>
              <w:t>Not used for SOGEA.</w:t>
            </w:r>
          </w:p>
          <w:p w14:paraId="210558F7" w14:textId="77777777" w:rsidR="00A976C0" w:rsidRPr="005A6879" w:rsidRDefault="00A976C0" w:rsidP="00E53A09">
            <w:pPr>
              <w:rPr>
                <w:rFonts w:cs="Tahoma"/>
                <w:sz w:val="18"/>
                <w:szCs w:val="18"/>
              </w:rPr>
            </w:pPr>
          </w:p>
        </w:tc>
        <w:tc>
          <w:tcPr>
            <w:tcW w:w="816" w:type="pct"/>
          </w:tcPr>
          <w:p w14:paraId="6532D26C" w14:textId="77777777" w:rsidR="00A976C0" w:rsidRPr="005A6879" w:rsidRDefault="00A976C0" w:rsidP="00E53A09">
            <w:pPr>
              <w:rPr>
                <w:rFonts w:cs="Tahoma"/>
                <w:sz w:val="18"/>
                <w:szCs w:val="18"/>
              </w:rPr>
            </w:pPr>
          </w:p>
        </w:tc>
      </w:tr>
      <w:tr w:rsidR="009668C8" w:rsidRPr="005B4766" w14:paraId="72FC4079" w14:textId="77777777" w:rsidTr="00624AF6">
        <w:tc>
          <w:tcPr>
            <w:tcW w:w="903" w:type="pct"/>
          </w:tcPr>
          <w:p w14:paraId="6CCBA719" w14:textId="77777777" w:rsidR="00A976C0" w:rsidRPr="005A6879" w:rsidRDefault="00A976C0" w:rsidP="00E53A09">
            <w:pPr>
              <w:rPr>
                <w:rFonts w:cs="Tahoma"/>
                <w:sz w:val="18"/>
                <w:szCs w:val="18"/>
              </w:rPr>
            </w:pPr>
            <w:r w:rsidRPr="005A6879">
              <w:rPr>
                <w:rFonts w:cs="Tahoma"/>
                <w:sz w:val="18"/>
                <w:szCs w:val="18"/>
              </w:rPr>
              <w:t>Cust/SP order No/Fault ref No.1/2</w:t>
            </w:r>
          </w:p>
        </w:tc>
        <w:tc>
          <w:tcPr>
            <w:tcW w:w="450" w:type="pct"/>
          </w:tcPr>
          <w:p w14:paraId="5BD64EEF" w14:textId="77777777" w:rsidR="00A976C0" w:rsidRPr="005A6879" w:rsidRDefault="00A976C0" w:rsidP="00E53A09">
            <w:pPr>
              <w:pStyle w:val="BECNormal"/>
              <w:spacing w:before="0" w:after="120"/>
              <w:rPr>
                <w:rFonts w:ascii="Tahoma" w:hAnsi="Tahoma" w:cs="Tahoma"/>
                <w:sz w:val="18"/>
                <w:szCs w:val="18"/>
              </w:rPr>
            </w:pPr>
            <w:r w:rsidRPr="005A6879">
              <w:rPr>
                <w:rFonts w:ascii="Tahoma" w:hAnsi="Tahoma" w:cs="Tahoma"/>
                <w:sz w:val="18"/>
                <w:szCs w:val="18"/>
              </w:rPr>
              <w:t>12</w:t>
            </w:r>
          </w:p>
        </w:tc>
        <w:tc>
          <w:tcPr>
            <w:tcW w:w="768" w:type="pct"/>
          </w:tcPr>
          <w:p w14:paraId="479F138C" w14:textId="77777777" w:rsidR="00A976C0" w:rsidRPr="005A6879" w:rsidRDefault="00A976C0" w:rsidP="00E53A09">
            <w:pPr>
              <w:rPr>
                <w:rFonts w:cs="Tahoma"/>
                <w:sz w:val="18"/>
                <w:szCs w:val="18"/>
              </w:rPr>
            </w:pPr>
            <w:r w:rsidRPr="005A6879">
              <w:rPr>
                <w:rFonts w:cs="Tahoma"/>
                <w:sz w:val="18"/>
                <w:szCs w:val="18"/>
              </w:rPr>
              <w:t>80</w:t>
            </w:r>
          </w:p>
        </w:tc>
        <w:tc>
          <w:tcPr>
            <w:tcW w:w="720" w:type="pct"/>
          </w:tcPr>
          <w:p w14:paraId="3CBDAAD7"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534FD0CC" w14:textId="77777777" w:rsidR="00A976C0" w:rsidRPr="005A6879" w:rsidRDefault="00A976C0" w:rsidP="00E53A09">
            <w:pPr>
              <w:rPr>
                <w:rFonts w:cs="Tahoma"/>
                <w:sz w:val="18"/>
                <w:szCs w:val="18"/>
              </w:rPr>
            </w:pPr>
            <w:r w:rsidRPr="005A6879">
              <w:rPr>
                <w:rFonts w:cs="Tahoma"/>
                <w:sz w:val="18"/>
                <w:szCs w:val="18"/>
              </w:rPr>
              <w:t>e.g. OR011-7818198092</w:t>
            </w:r>
          </w:p>
        </w:tc>
        <w:tc>
          <w:tcPr>
            <w:tcW w:w="816" w:type="pct"/>
          </w:tcPr>
          <w:p w14:paraId="380A0205" w14:textId="77777777" w:rsidR="00A976C0" w:rsidRPr="005A6879" w:rsidRDefault="00A976C0" w:rsidP="00E53A09">
            <w:pPr>
              <w:rPr>
                <w:rFonts w:cs="Tahoma"/>
                <w:sz w:val="18"/>
                <w:szCs w:val="18"/>
              </w:rPr>
            </w:pPr>
          </w:p>
        </w:tc>
      </w:tr>
      <w:tr w:rsidR="009668C8" w:rsidRPr="005B4766" w14:paraId="63937BAF" w14:textId="77777777" w:rsidTr="00624AF6">
        <w:tc>
          <w:tcPr>
            <w:tcW w:w="903" w:type="pct"/>
          </w:tcPr>
          <w:p w14:paraId="524246CF" w14:textId="77777777" w:rsidR="00A976C0" w:rsidRPr="005A6879" w:rsidRDefault="00A976C0" w:rsidP="00E53A09">
            <w:pPr>
              <w:rPr>
                <w:rFonts w:cs="Tahoma"/>
                <w:sz w:val="18"/>
                <w:szCs w:val="18"/>
              </w:rPr>
            </w:pPr>
            <w:r w:rsidRPr="005A6879">
              <w:rPr>
                <w:rFonts w:cs="Tahoma"/>
                <w:sz w:val="18"/>
                <w:szCs w:val="18"/>
              </w:rPr>
              <w:t>*Spare</w:t>
            </w:r>
          </w:p>
        </w:tc>
        <w:tc>
          <w:tcPr>
            <w:tcW w:w="450" w:type="pct"/>
          </w:tcPr>
          <w:p w14:paraId="53A35FEB" w14:textId="77777777" w:rsidR="00A976C0" w:rsidRPr="005A6879" w:rsidRDefault="00A976C0" w:rsidP="00E53A09">
            <w:pPr>
              <w:rPr>
                <w:rFonts w:cs="Tahoma"/>
                <w:sz w:val="18"/>
                <w:szCs w:val="18"/>
              </w:rPr>
            </w:pPr>
            <w:r w:rsidRPr="005A6879">
              <w:rPr>
                <w:rFonts w:cs="Tahoma"/>
                <w:sz w:val="18"/>
                <w:szCs w:val="18"/>
              </w:rPr>
              <w:t>13</w:t>
            </w:r>
          </w:p>
        </w:tc>
        <w:tc>
          <w:tcPr>
            <w:tcW w:w="768" w:type="pct"/>
          </w:tcPr>
          <w:p w14:paraId="3DA3A9B7" w14:textId="77777777" w:rsidR="00A976C0" w:rsidRPr="005A6879" w:rsidRDefault="00A976C0" w:rsidP="00E53A09">
            <w:pPr>
              <w:rPr>
                <w:rFonts w:cs="Tahoma"/>
                <w:sz w:val="18"/>
                <w:szCs w:val="18"/>
              </w:rPr>
            </w:pPr>
            <w:r w:rsidRPr="005A6879">
              <w:rPr>
                <w:rFonts w:cs="Tahoma"/>
                <w:sz w:val="18"/>
                <w:szCs w:val="18"/>
              </w:rPr>
              <w:t>N/A</w:t>
            </w:r>
          </w:p>
        </w:tc>
        <w:tc>
          <w:tcPr>
            <w:tcW w:w="720" w:type="pct"/>
          </w:tcPr>
          <w:p w14:paraId="4AB2A82C" w14:textId="77777777" w:rsidR="00A976C0" w:rsidRPr="005A6879" w:rsidRDefault="00A976C0" w:rsidP="00E53A09">
            <w:pPr>
              <w:rPr>
                <w:rFonts w:cs="Tahoma"/>
                <w:sz w:val="18"/>
                <w:szCs w:val="18"/>
              </w:rPr>
            </w:pPr>
            <w:r w:rsidRPr="005A6879">
              <w:rPr>
                <w:rFonts w:cs="Tahoma"/>
                <w:sz w:val="18"/>
                <w:szCs w:val="18"/>
              </w:rPr>
              <w:t>N/A</w:t>
            </w:r>
          </w:p>
        </w:tc>
        <w:tc>
          <w:tcPr>
            <w:tcW w:w="1343" w:type="pct"/>
          </w:tcPr>
          <w:p w14:paraId="42EA7FE5" w14:textId="77777777" w:rsidR="00A976C0" w:rsidRPr="005A6879" w:rsidRDefault="00A976C0" w:rsidP="00E53A09">
            <w:pPr>
              <w:rPr>
                <w:rFonts w:cs="Tahoma"/>
                <w:sz w:val="18"/>
                <w:szCs w:val="18"/>
              </w:rPr>
            </w:pPr>
            <w:r w:rsidRPr="005A6879">
              <w:rPr>
                <w:rFonts w:cs="Tahoma"/>
                <w:sz w:val="18"/>
                <w:szCs w:val="18"/>
              </w:rPr>
              <w:t>N/A</w:t>
            </w:r>
          </w:p>
        </w:tc>
        <w:tc>
          <w:tcPr>
            <w:tcW w:w="816" w:type="pct"/>
          </w:tcPr>
          <w:p w14:paraId="39393AD9" w14:textId="77777777" w:rsidR="00A976C0" w:rsidRPr="005A6879" w:rsidRDefault="00A976C0" w:rsidP="00E53A09">
            <w:pPr>
              <w:rPr>
                <w:rFonts w:cs="Tahoma"/>
                <w:sz w:val="18"/>
                <w:szCs w:val="18"/>
              </w:rPr>
            </w:pPr>
          </w:p>
        </w:tc>
      </w:tr>
      <w:tr w:rsidR="009668C8" w:rsidRPr="005B4766" w14:paraId="00CDCB37" w14:textId="77777777" w:rsidTr="00624AF6">
        <w:trPr>
          <w:trHeight w:val="2289"/>
        </w:trPr>
        <w:tc>
          <w:tcPr>
            <w:tcW w:w="903" w:type="pct"/>
          </w:tcPr>
          <w:p w14:paraId="2BFCD526" w14:textId="77777777" w:rsidR="00A976C0" w:rsidRPr="005A6879" w:rsidRDefault="00A976C0" w:rsidP="00E53A09">
            <w:pPr>
              <w:rPr>
                <w:rFonts w:cs="Tahoma"/>
                <w:sz w:val="18"/>
                <w:szCs w:val="18"/>
              </w:rPr>
            </w:pPr>
            <w:r w:rsidRPr="005A6879">
              <w:rPr>
                <w:rFonts w:cs="Tahoma"/>
                <w:sz w:val="18"/>
                <w:szCs w:val="18"/>
              </w:rPr>
              <w:t>Quantity</w:t>
            </w:r>
          </w:p>
        </w:tc>
        <w:tc>
          <w:tcPr>
            <w:tcW w:w="450" w:type="pct"/>
          </w:tcPr>
          <w:p w14:paraId="1D89CDDA" w14:textId="77777777" w:rsidR="00A976C0" w:rsidRPr="005A6879" w:rsidRDefault="00A976C0" w:rsidP="00E53A09">
            <w:pPr>
              <w:rPr>
                <w:rFonts w:cs="Tahoma"/>
                <w:sz w:val="18"/>
                <w:szCs w:val="18"/>
              </w:rPr>
            </w:pPr>
            <w:r w:rsidRPr="005A6879">
              <w:rPr>
                <w:rFonts w:cs="Tahoma"/>
                <w:sz w:val="18"/>
                <w:szCs w:val="18"/>
              </w:rPr>
              <w:t>14</w:t>
            </w:r>
          </w:p>
        </w:tc>
        <w:tc>
          <w:tcPr>
            <w:tcW w:w="768" w:type="pct"/>
          </w:tcPr>
          <w:p w14:paraId="4AAADCC4" w14:textId="77777777" w:rsidR="00A976C0" w:rsidRPr="005A6879" w:rsidRDefault="00A976C0" w:rsidP="00E53A09">
            <w:pPr>
              <w:rPr>
                <w:rFonts w:cs="Tahoma"/>
                <w:sz w:val="18"/>
                <w:szCs w:val="18"/>
              </w:rPr>
            </w:pPr>
            <w:r w:rsidRPr="005A6879">
              <w:rPr>
                <w:rFonts w:cs="Tahoma"/>
                <w:sz w:val="18"/>
                <w:szCs w:val="18"/>
              </w:rPr>
              <w:t>5</w:t>
            </w:r>
          </w:p>
        </w:tc>
        <w:tc>
          <w:tcPr>
            <w:tcW w:w="720" w:type="pct"/>
          </w:tcPr>
          <w:p w14:paraId="17E42A5D" w14:textId="77777777" w:rsidR="00A976C0" w:rsidRPr="005A6879" w:rsidRDefault="00A976C0" w:rsidP="00E53A09">
            <w:pPr>
              <w:rPr>
                <w:rFonts w:cs="Tahoma"/>
                <w:sz w:val="18"/>
                <w:szCs w:val="18"/>
              </w:rPr>
            </w:pPr>
            <w:r w:rsidRPr="005A6879">
              <w:rPr>
                <w:rFonts w:cs="Tahoma"/>
                <w:sz w:val="18"/>
                <w:szCs w:val="18"/>
              </w:rPr>
              <w:t>Num</w:t>
            </w:r>
          </w:p>
        </w:tc>
        <w:tc>
          <w:tcPr>
            <w:tcW w:w="1343" w:type="pct"/>
          </w:tcPr>
          <w:p w14:paraId="2739FF7D" w14:textId="77777777" w:rsidR="00A976C0" w:rsidRPr="005A6879" w:rsidRDefault="00A976C0" w:rsidP="00E53A09">
            <w:pPr>
              <w:rPr>
                <w:rFonts w:cs="Tahoma"/>
                <w:sz w:val="18"/>
                <w:szCs w:val="18"/>
              </w:rPr>
            </w:pPr>
            <w:r w:rsidRPr="005A6879">
              <w:rPr>
                <w:rFonts w:cs="Tahoma"/>
                <w:sz w:val="18"/>
                <w:szCs w:val="18"/>
                <w:lang w:val="fr-FR"/>
              </w:rPr>
              <w:t>e.g. 10</w:t>
            </w:r>
          </w:p>
        </w:tc>
        <w:tc>
          <w:tcPr>
            <w:tcW w:w="816" w:type="pct"/>
          </w:tcPr>
          <w:p w14:paraId="770B1FBF" w14:textId="77777777" w:rsidR="00A976C0" w:rsidRPr="005A6879" w:rsidRDefault="00A976C0" w:rsidP="00E53A09">
            <w:pPr>
              <w:rPr>
                <w:rFonts w:cs="Tahoma"/>
                <w:sz w:val="18"/>
                <w:szCs w:val="18"/>
              </w:rPr>
            </w:pPr>
          </w:p>
        </w:tc>
      </w:tr>
      <w:tr w:rsidR="009668C8" w:rsidRPr="005B4766" w14:paraId="4788BF8C" w14:textId="77777777" w:rsidTr="00624AF6">
        <w:tc>
          <w:tcPr>
            <w:tcW w:w="903" w:type="pct"/>
          </w:tcPr>
          <w:p w14:paraId="71F9B4F3" w14:textId="77777777" w:rsidR="00A976C0" w:rsidRPr="005A6879" w:rsidRDefault="00A976C0" w:rsidP="00E53A09">
            <w:pPr>
              <w:rPr>
                <w:rFonts w:cs="Tahoma"/>
                <w:sz w:val="18"/>
                <w:szCs w:val="18"/>
              </w:rPr>
            </w:pPr>
            <w:r w:rsidRPr="005A6879">
              <w:rPr>
                <w:rFonts w:cs="Tahoma"/>
                <w:sz w:val="18"/>
                <w:szCs w:val="18"/>
              </w:rPr>
              <w:t>Units</w:t>
            </w:r>
          </w:p>
        </w:tc>
        <w:tc>
          <w:tcPr>
            <w:tcW w:w="450" w:type="pct"/>
          </w:tcPr>
          <w:p w14:paraId="139FC26C" w14:textId="77777777" w:rsidR="00A976C0" w:rsidRPr="005A6879" w:rsidRDefault="00A976C0" w:rsidP="00E53A09">
            <w:pPr>
              <w:rPr>
                <w:rFonts w:cs="Tahoma"/>
                <w:sz w:val="18"/>
                <w:szCs w:val="18"/>
              </w:rPr>
            </w:pPr>
            <w:r w:rsidRPr="005A6879">
              <w:rPr>
                <w:rFonts w:cs="Tahoma"/>
                <w:sz w:val="18"/>
                <w:szCs w:val="18"/>
              </w:rPr>
              <w:t>15</w:t>
            </w:r>
          </w:p>
        </w:tc>
        <w:tc>
          <w:tcPr>
            <w:tcW w:w="768" w:type="pct"/>
          </w:tcPr>
          <w:p w14:paraId="72F256B7" w14:textId="77777777" w:rsidR="00A976C0" w:rsidRPr="005A6879" w:rsidRDefault="00A976C0" w:rsidP="00E53A09">
            <w:pPr>
              <w:rPr>
                <w:rFonts w:cs="Tahoma"/>
                <w:sz w:val="18"/>
                <w:szCs w:val="18"/>
              </w:rPr>
            </w:pPr>
            <w:r w:rsidRPr="005A6879">
              <w:rPr>
                <w:rFonts w:cs="Tahoma"/>
                <w:sz w:val="18"/>
                <w:szCs w:val="18"/>
              </w:rPr>
              <w:t>40</w:t>
            </w:r>
          </w:p>
        </w:tc>
        <w:tc>
          <w:tcPr>
            <w:tcW w:w="720" w:type="pct"/>
          </w:tcPr>
          <w:p w14:paraId="55F58E22"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485A9EAB" w14:textId="77777777" w:rsidR="00A976C0" w:rsidRPr="005A6879" w:rsidRDefault="00A976C0" w:rsidP="00E53A09">
            <w:pPr>
              <w:rPr>
                <w:rFonts w:cs="Tahoma"/>
                <w:color w:val="000000"/>
                <w:sz w:val="18"/>
                <w:szCs w:val="18"/>
              </w:rPr>
            </w:pPr>
            <w:r w:rsidRPr="005A6879">
              <w:rPr>
                <w:rFonts w:cs="Tahoma"/>
                <w:sz w:val="18"/>
                <w:szCs w:val="18"/>
              </w:rPr>
              <w:t>Not used for SOGEA.</w:t>
            </w:r>
          </w:p>
        </w:tc>
        <w:tc>
          <w:tcPr>
            <w:tcW w:w="816" w:type="pct"/>
          </w:tcPr>
          <w:p w14:paraId="5785EAAC" w14:textId="77777777" w:rsidR="00A976C0" w:rsidRPr="005A6879" w:rsidRDefault="00A976C0" w:rsidP="00E53A09">
            <w:pPr>
              <w:rPr>
                <w:rFonts w:cs="Tahoma"/>
                <w:sz w:val="18"/>
                <w:szCs w:val="18"/>
              </w:rPr>
            </w:pPr>
          </w:p>
        </w:tc>
      </w:tr>
      <w:tr w:rsidR="009668C8" w:rsidRPr="005B4766" w14:paraId="309E8B3A" w14:textId="77777777" w:rsidTr="00624AF6">
        <w:tc>
          <w:tcPr>
            <w:tcW w:w="903" w:type="pct"/>
          </w:tcPr>
          <w:p w14:paraId="64292963" w14:textId="77777777" w:rsidR="00A976C0" w:rsidRPr="005A6879" w:rsidRDefault="00A976C0" w:rsidP="00E53A09">
            <w:pPr>
              <w:rPr>
                <w:rFonts w:cs="Tahoma"/>
                <w:sz w:val="18"/>
                <w:szCs w:val="18"/>
              </w:rPr>
            </w:pPr>
            <w:r w:rsidRPr="005A6879">
              <w:rPr>
                <w:rFonts w:cs="Tahoma"/>
                <w:sz w:val="18"/>
                <w:szCs w:val="18"/>
              </w:rPr>
              <w:t>Unit rate</w:t>
            </w:r>
          </w:p>
        </w:tc>
        <w:tc>
          <w:tcPr>
            <w:tcW w:w="450" w:type="pct"/>
          </w:tcPr>
          <w:p w14:paraId="1A259867" w14:textId="77777777" w:rsidR="00A976C0" w:rsidRPr="005A6879" w:rsidRDefault="00A976C0" w:rsidP="00E53A09">
            <w:pPr>
              <w:rPr>
                <w:rFonts w:cs="Tahoma"/>
                <w:sz w:val="18"/>
                <w:szCs w:val="18"/>
              </w:rPr>
            </w:pPr>
            <w:r w:rsidRPr="005A6879">
              <w:rPr>
                <w:rFonts w:cs="Tahoma"/>
                <w:sz w:val="18"/>
                <w:szCs w:val="18"/>
              </w:rPr>
              <w:t>16</w:t>
            </w:r>
          </w:p>
        </w:tc>
        <w:tc>
          <w:tcPr>
            <w:tcW w:w="768" w:type="pct"/>
          </w:tcPr>
          <w:p w14:paraId="2F546E4D" w14:textId="77777777" w:rsidR="00A976C0" w:rsidRPr="005A6879" w:rsidRDefault="00A976C0" w:rsidP="00E53A09">
            <w:pPr>
              <w:rPr>
                <w:rFonts w:cs="Tahoma"/>
                <w:sz w:val="18"/>
                <w:szCs w:val="18"/>
              </w:rPr>
            </w:pPr>
            <w:r w:rsidRPr="005A6879">
              <w:rPr>
                <w:rFonts w:cs="Tahoma"/>
                <w:sz w:val="18"/>
                <w:szCs w:val="18"/>
              </w:rPr>
              <w:t>18</w:t>
            </w:r>
          </w:p>
        </w:tc>
        <w:tc>
          <w:tcPr>
            <w:tcW w:w="720" w:type="pct"/>
          </w:tcPr>
          <w:p w14:paraId="5518535E" w14:textId="77777777" w:rsidR="00A976C0" w:rsidRPr="005A6879" w:rsidRDefault="00A976C0" w:rsidP="00E53A09">
            <w:pPr>
              <w:rPr>
                <w:rFonts w:cs="Tahoma"/>
                <w:sz w:val="18"/>
                <w:szCs w:val="18"/>
              </w:rPr>
            </w:pPr>
            <w:r w:rsidRPr="005A6879">
              <w:rPr>
                <w:rFonts w:cs="Tahoma"/>
                <w:sz w:val="18"/>
                <w:szCs w:val="18"/>
              </w:rPr>
              <w:t>Num</w:t>
            </w:r>
          </w:p>
        </w:tc>
        <w:tc>
          <w:tcPr>
            <w:tcW w:w="1343" w:type="pct"/>
          </w:tcPr>
          <w:p w14:paraId="21431D5C" w14:textId="77777777" w:rsidR="00A976C0" w:rsidRPr="005A6879" w:rsidRDefault="00A976C0" w:rsidP="00E53A09">
            <w:pPr>
              <w:rPr>
                <w:rFonts w:cs="Tahoma"/>
                <w:sz w:val="18"/>
                <w:szCs w:val="18"/>
              </w:rPr>
            </w:pPr>
            <w:r w:rsidRPr="005A6879">
              <w:rPr>
                <w:rFonts w:cs="Tahoma"/>
                <w:sz w:val="18"/>
                <w:szCs w:val="18"/>
              </w:rPr>
              <w:t>Not used for SOGEA.</w:t>
            </w:r>
          </w:p>
        </w:tc>
        <w:tc>
          <w:tcPr>
            <w:tcW w:w="816" w:type="pct"/>
          </w:tcPr>
          <w:p w14:paraId="26CA0E97" w14:textId="77777777" w:rsidR="00A976C0" w:rsidRPr="005A6879" w:rsidRDefault="00A976C0" w:rsidP="00E53A09">
            <w:pPr>
              <w:rPr>
                <w:rFonts w:cs="Tahoma"/>
                <w:sz w:val="18"/>
                <w:szCs w:val="18"/>
              </w:rPr>
            </w:pPr>
          </w:p>
        </w:tc>
      </w:tr>
      <w:tr w:rsidR="009668C8" w:rsidRPr="005B4766" w14:paraId="3920AA9F" w14:textId="77777777" w:rsidTr="00624AF6">
        <w:tc>
          <w:tcPr>
            <w:tcW w:w="903" w:type="pct"/>
          </w:tcPr>
          <w:p w14:paraId="4D4FF7C7" w14:textId="77777777" w:rsidR="00A976C0" w:rsidRPr="005A6879" w:rsidRDefault="00A976C0" w:rsidP="00E53A09">
            <w:pPr>
              <w:rPr>
                <w:rFonts w:cs="Tahoma"/>
                <w:sz w:val="18"/>
                <w:szCs w:val="18"/>
              </w:rPr>
            </w:pPr>
            <w:r w:rsidRPr="005A6879">
              <w:rPr>
                <w:rFonts w:cs="Tahoma"/>
                <w:sz w:val="18"/>
                <w:szCs w:val="18"/>
              </w:rPr>
              <w:t>Product Rate/Price</w:t>
            </w:r>
          </w:p>
        </w:tc>
        <w:tc>
          <w:tcPr>
            <w:tcW w:w="450" w:type="pct"/>
          </w:tcPr>
          <w:p w14:paraId="0FE1609E" w14:textId="77777777" w:rsidR="00A976C0" w:rsidRPr="005A6879" w:rsidRDefault="00A976C0" w:rsidP="00E53A09">
            <w:pPr>
              <w:rPr>
                <w:rFonts w:cs="Tahoma"/>
                <w:sz w:val="18"/>
                <w:szCs w:val="18"/>
              </w:rPr>
            </w:pPr>
            <w:r w:rsidRPr="005A6879">
              <w:rPr>
                <w:rFonts w:cs="Tahoma"/>
                <w:sz w:val="18"/>
                <w:szCs w:val="18"/>
              </w:rPr>
              <w:t>17</w:t>
            </w:r>
          </w:p>
        </w:tc>
        <w:tc>
          <w:tcPr>
            <w:tcW w:w="768" w:type="pct"/>
          </w:tcPr>
          <w:p w14:paraId="54444046" w14:textId="77777777" w:rsidR="00A976C0" w:rsidRPr="005A6879" w:rsidRDefault="00A976C0" w:rsidP="00E53A09">
            <w:pPr>
              <w:rPr>
                <w:rFonts w:cs="Tahoma"/>
                <w:sz w:val="18"/>
                <w:szCs w:val="18"/>
              </w:rPr>
            </w:pPr>
            <w:r w:rsidRPr="005A6879">
              <w:rPr>
                <w:rFonts w:cs="Tahoma"/>
                <w:sz w:val="18"/>
                <w:szCs w:val="18"/>
              </w:rPr>
              <w:t>18</w:t>
            </w:r>
          </w:p>
        </w:tc>
        <w:tc>
          <w:tcPr>
            <w:tcW w:w="720" w:type="pct"/>
          </w:tcPr>
          <w:p w14:paraId="5962A415" w14:textId="77777777" w:rsidR="00A976C0" w:rsidRPr="005A6879" w:rsidRDefault="00A976C0" w:rsidP="00E53A09">
            <w:pPr>
              <w:rPr>
                <w:rFonts w:cs="Tahoma"/>
                <w:sz w:val="18"/>
                <w:szCs w:val="18"/>
              </w:rPr>
            </w:pPr>
            <w:r w:rsidRPr="005A6879">
              <w:rPr>
                <w:rFonts w:cs="Tahoma"/>
                <w:sz w:val="18"/>
                <w:szCs w:val="18"/>
              </w:rPr>
              <w:t>Num</w:t>
            </w:r>
          </w:p>
        </w:tc>
        <w:tc>
          <w:tcPr>
            <w:tcW w:w="1343" w:type="pct"/>
          </w:tcPr>
          <w:p w14:paraId="383D8DA0" w14:textId="77777777" w:rsidR="00A976C0" w:rsidRPr="005A6879" w:rsidRDefault="00A976C0" w:rsidP="00E53A09">
            <w:pPr>
              <w:rPr>
                <w:rFonts w:cs="Tahoma"/>
                <w:sz w:val="18"/>
                <w:szCs w:val="18"/>
              </w:rPr>
            </w:pPr>
            <w:r w:rsidRPr="005A6879">
              <w:rPr>
                <w:rFonts w:cs="Tahoma"/>
                <w:sz w:val="18"/>
                <w:szCs w:val="18"/>
              </w:rPr>
              <w:t>e.g. 141 = £1.41</w:t>
            </w:r>
          </w:p>
        </w:tc>
        <w:tc>
          <w:tcPr>
            <w:tcW w:w="816" w:type="pct"/>
          </w:tcPr>
          <w:p w14:paraId="2C6EFE5B" w14:textId="77777777" w:rsidR="00A976C0" w:rsidRPr="005A6879" w:rsidRDefault="00A976C0" w:rsidP="00E53A09">
            <w:pPr>
              <w:rPr>
                <w:rFonts w:cs="Tahoma"/>
                <w:sz w:val="18"/>
                <w:szCs w:val="18"/>
              </w:rPr>
            </w:pPr>
          </w:p>
        </w:tc>
      </w:tr>
      <w:tr w:rsidR="009668C8" w:rsidRPr="00484C58" w14:paraId="6DA1E56D" w14:textId="77777777" w:rsidTr="00624AF6">
        <w:tc>
          <w:tcPr>
            <w:tcW w:w="903" w:type="pct"/>
          </w:tcPr>
          <w:p w14:paraId="353E6D21" w14:textId="77777777" w:rsidR="00A976C0" w:rsidRPr="005A6879" w:rsidRDefault="00A976C0" w:rsidP="00E53A09">
            <w:pPr>
              <w:rPr>
                <w:rFonts w:cs="Tahoma"/>
                <w:sz w:val="18"/>
                <w:szCs w:val="18"/>
              </w:rPr>
            </w:pPr>
            <w:r w:rsidRPr="005A6879">
              <w:rPr>
                <w:rFonts w:cs="Tahoma"/>
                <w:sz w:val="18"/>
                <w:szCs w:val="18"/>
              </w:rPr>
              <w:t>VAT Status</w:t>
            </w:r>
          </w:p>
        </w:tc>
        <w:tc>
          <w:tcPr>
            <w:tcW w:w="450" w:type="pct"/>
          </w:tcPr>
          <w:p w14:paraId="36ED5CE3" w14:textId="77777777" w:rsidR="00A976C0" w:rsidRPr="005A6879" w:rsidRDefault="00A976C0" w:rsidP="00E53A09">
            <w:pPr>
              <w:rPr>
                <w:rFonts w:cs="Tahoma"/>
                <w:sz w:val="18"/>
                <w:szCs w:val="18"/>
              </w:rPr>
            </w:pPr>
            <w:r w:rsidRPr="005A6879">
              <w:rPr>
                <w:rFonts w:cs="Tahoma"/>
                <w:sz w:val="18"/>
                <w:szCs w:val="18"/>
              </w:rPr>
              <w:t>18</w:t>
            </w:r>
          </w:p>
        </w:tc>
        <w:tc>
          <w:tcPr>
            <w:tcW w:w="768" w:type="pct"/>
          </w:tcPr>
          <w:p w14:paraId="4B113865" w14:textId="77777777" w:rsidR="00A976C0" w:rsidRPr="005A6879" w:rsidRDefault="00A976C0" w:rsidP="00E53A09">
            <w:pPr>
              <w:rPr>
                <w:rFonts w:cs="Tahoma"/>
                <w:sz w:val="18"/>
                <w:szCs w:val="18"/>
              </w:rPr>
            </w:pPr>
            <w:r w:rsidRPr="005A6879">
              <w:rPr>
                <w:rFonts w:cs="Tahoma"/>
                <w:sz w:val="18"/>
                <w:szCs w:val="18"/>
              </w:rPr>
              <w:t>2</w:t>
            </w:r>
          </w:p>
        </w:tc>
        <w:tc>
          <w:tcPr>
            <w:tcW w:w="720" w:type="pct"/>
          </w:tcPr>
          <w:p w14:paraId="6EAD62EA" w14:textId="77777777" w:rsidR="00A976C0" w:rsidRPr="005A6879" w:rsidRDefault="00A976C0" w:rsidP="00E53A09">
            <w:pPr>
              <w:rPr>
                <w:rFonts w:cs="Tahoma"/>
                <w:sz w:val="18"/>
                <w:szCs w:val="18"/>
              </w:rPr>
            </w:pPr>
            <w:r w:rsidRPr="005A6879">
              <w:rPr>
                <w:rFonts w:cs="Tahoma"/>
                <w:sz w:val="18"/>
                <w:szCs w:val="18"/>
              </w:rPr>
              <w:t>Num</w:t>
            </w:r>
          </w:p>
        </w:tc>
        <w:tc>
          <w:tcPr>
            <w:tcW w:w="1343" w:type="pct"/>
          </w:tcPr>
          <w:p w14:paraId="0CB89E40" w14:textId="77777777" w:rsidR="00A976C0" w:rsidRPr="00484C58" w:rsidRDefault="00A976C0" w:rsidP="00E53A09">
            <w:pPr>
              <w:rPr>
                <w:rFonts w:cs="Tahoma"/>
                <w:sz w:val="18"/>
                <w:szCs w:val="18"/>
                <w:lang w:val="sv-SE"/>
              </w:rPr>
            </w:pPr>
            <w:r w:rsidRPr="00484C58">
              <w:rPr>
                <w:rFonts w:cs="Tahoma"/>
                <w:sz w:val="18"/>
                <w:szCs w:val="18"/>
                <w:lang w:val="sv-SE"/>
              </w:rPr>
              <w:t>e.g.</w:t>
            </w:r>
          </w:p>
          <w:p w14:paraId="219BBED0" w14:textId="77777777" w:rsidR="00A976C0" w:rsidRPr="00484C58" w:rsidRDefault="00A976C0" w:rsidP="00E53A09">
            <w:pPr>
              <w:rPr>
                <w:rFonts w:cs="Tahoma"/>
                <w:sz w:val="18"/>
                <w:szCs w:val="18"/>
                <w:lang w:val="sv-SE"/>
              </w:rPr>
            </w:pPr>
            <w:r w:rsidRPr="00484C58">
              <w:rPr>
                <w:rFonts w:cs="Tahoma"/>
                <w:sz w:val="18"/>
                <w:szCs w:val="18"/>
                <w:lang w:val="sv-SE"/>
              </w:rPr>
              <w:t>1=Std VAT,</w:t>
            </w:r>
          </w:p>
          <w:p w14:paraId="6EF408ED" w14:textId="77777777" w:rsidR="00A976C0" w:rsidRPr="00484C58" w:rsidRDefault="00A976C0" w:rsidP="00E53A09">
            <w:pPr>
              <w:rPr>
                <w:rFonts w:cs="Tahoma"/>
                <w:sz w:val="18"/>
                <w:szCs w:val="18"/>
                <w:lang w:val="sv-SE"/>
              </w:rPr>
            </w:pPr>
            <w:r w:rsidRPr="00484C58">
              <w:rPr>
                <w:rFonts w:cs="Tahoma"/>
                <w:sz w:val="18"/>
                <w:szCs w:val="18"/>
                <w:lang w:val="sv-SE"/>
              </w:rPr>
              <w:t>2=VAT Exempt</w:t>
            </w:r>
          </w:p>
        </w:tc>
        <w:tc>
          <w:tcPr>
            <w:tcW w:w="816" w:type="pct"/>
          </w:tcPr>
          <w:p w14:paraId="2307645C" w14:textId="77777777" w:rsidR="00A976C0" w:rsidRPr="00484C58" w:rsidRDefault="00A976C0" w:rsidP="00E53A09">
            <w:pPr>
              <w:rPr>
                <w:rFonts w:cs="Tahoma"/>
                <w:sz w:val="18"/>
                <w:szCs w:val="18"/>
                <w:lang w:val="sv-SE"/>
              </w:rPr>
            </w:pPr>
          </w:p>
        </w:tc>
      </w:tr>
      <w:tr w:rsidR="009668C8" w:rsidRPr="005B4766" w14:paraId="6E181684" w14:textId="77777777" w:rsidTr="00624AF6">
        <w:tc>
          <w:tcPr>
            <w:tcW w:w="903" w:type="pct"/>
          </w:tcPr>
          <w:p w14:paraId="76EB75CA" w14:textId="77777777" w:rsidR="00A976C0" w:rsidRPr="005A6879" w:rsidRDefault="00A976C0" w:rsidP="00E53A09">
            <w:pPr>
              <w:rPr>
                <w:rFonts w:cs="Tahoma"/>
                <w:sz w:val="18"/>
                <w:szCs w:val="18"/>
              </w:rPr>
            </w:pPr>
            <w:r w:rsidRPr="005A6879">
              <w:rPr>
                <w:rFonts w:cs="Tahoma"/>
                <w:sz w:val="18"/>
                <w:szCs w:val="18"/>
              </w:rPr>
              <w:t>*CSS Account Number</w:t>
            </w:r>
          </w:p>
        </w:tc>
        <w:tc>
          <w:tcPr>
            <w:tcW w:w="450" w:type="pct"/>
          </w:tcPr>
          <w:p w14:paraId="4212B580" w14:textId="77777777" w:rsidR="00A976C0" w:rsidRPr="005A6879" w:rsidRDefault="00A976C0" w:rsidP="00E53A09">
            <w:pPr>
              <w:rPr>
                <w:rFonts w:cs="Tahoma"/>
                <w:sz w:val="18"/>
                <w:szCs w:val="18"/>
              </w:rPr>
            </w:pPr>
            <w:r w:rsidRPr="005A6879">
              <w:rPr>
                <w:rFonts w:cs="Tahoma"/>
                <w:sz w:val="18"/>
                <w:szCs w:val="18"/>
              </w:rPr>
              <w:t>19</w:t>
            </w:r>
          </w:p>
        </w:tc>
        <w:tc>
          <w:tcPr>
            <w:tcW w:w="768" w:type="pct"/>
          </w:tcPr>
          <w:p w14:paraId="62C9D7B9" w14:textId="77777777" w:rsidR="00A976C0" w:rsidRPr="005A6879" w:rsidRDefault="00A976C0" w:rsidP="00E53A09">
            <w:pPr>
              <w:rPr>
                <w:rFonts w:cs="Tahoma"/>
                <w:sz w:val="18"/>
                <w:szCs w:val="18"/>
              </w:rPr>
            </w:pPr>
            <w:r w:rsidRPr="005A6879">
              <w:rPr>
                <w:rFonts w:cs="Tahoma"/>
                <w:sz w:val="18"/>
                <w:szCs w:val="18"/>
              </w:rPr>
              <w:t>20</w:t>
            </w:r>
          </w:p>
        </w:tc>
        <w:tc>
          <w:tcPr>
            <w:tcW w:w="720" w:type="pct"/>
          </w:tcPr>
          <w:p w14:paraId="7465C772"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7FA14830" w14:textId="77777777" w:rsidR="00A976C0" w:rsidRPr="005A6879" w:rsidRDefault="00A976C0" w:rsidP="00E53A09">
            <w:pPr>
              <w:rPr>
                <w:rFonts w:cs="Tahoma"/>
                <w:sz w:val="18"/>
                <w:szCs w:val="18"/>
              </w:rPr>
            </w:pPr>
            <w:r w:rsidRPr="005A6879">
              <w:rPr>
                <w:rFonts w:cs="Tahoma"/>
                <w:sz w:val="18"/>
                <w:szCs w:val="18"/>
              </w:rPr>
              <w:t>Not used for SOGEA.</w:t>
            </w:r>
          </w:p>
        </w:tc>
        <w:tc>
          <w:tcPr>
            <w:tcW w:w="816" w:type="pct"/>
          </w:tcPr>
          <w:p w14:paraId="695B494E" w14:textId="77777777" w:rsidR="00A976C0" w:rsidRPr="005A6879" w:rsidRDefault="00A976C0" w:rsidP="00E53A09">
            <w:pPr>
              <w:rPr>
                <w:rFonts w:cs="Tahoma"/>
                <w:sz w:val="18"/>
                <w:szCs w:val="18"/>
              </w:rPr>
            </w:pPr>
          </w:p>
        </w:tc>
      </w:tr>
      <w:tr w:rsidR="009668C8" w:rsidRPr="005B4766" w14:paraId="5CB6E1B5" w14:textId="77777777" w:rsidTr="00624AF6">
        <w:tc>
          <w:tcPr>
            <w:tcW w:w="903" w:type="pct"/>
          </w:tcPr>
          <w:p w14:paraId="2D24B659" w14:textId="77777777" w:rsidR="00A976C0" w:rsidRPr="005A6879" w:rsidRDefault="00A976C0" w:rsidP="00E53A09">
            <w:pPr>
              <w:rPr>
                <w:rFonts w:cs="Tahoma"/>
                <w:sz w:val="18"/>
                <w:szCs w:val="18"/>
              </w:rPr>
            </w:pPr>
            <w:r w:rsidRPr="005A6879">
              <w:rPr>
                <w:rFonts w:cs="Tahoma"/>
                <w:sz w:val="18"/>
                <w:szCs w:val="18"/>
              </w:rPr>
              <w:t>*Prod Type</w:t>
            </w:r>
          </w:p>
        </w:tc>
        <w:tc>
          <w:tcPr>
            <w:tcW w:w="450" w:type="pct"/>
          </w:tcPr>
          <w:p w14:paraId="7474397D" w14:textId="77777777" w:rsidR="00A976C0" w:rsidRPr="005A6879" w:rsidRDefault="00A976C0" w:rsidP="00E53A09">
            <w:pPr>
              <w:rPr>
                <w:rFonts w:cs="Tahoma"/>
                <w:sz w:val="18"/>
                <w:szCs w:val="18"/>
              </w:rPr>
            </w:pPr>
            <w:r w:rsidRPr="005A6879">
              <w:rPr>
                <w:rFonts w:cs="Tahoma"/>
                <w:sz w:val="18"/>
                <w:szCs w:val="18"/>
              </w:rPr>
              <w:t>20</w:t>
            </w:r>
          </w:p>
        </w:tc>
        <w:tc>
          <w:tcPr>
            <w:tcW w:w="768" w:type="pct"/>
          </w:tcPr>
          <w:p w14:paraId="29CE635A" w14:textId="77777777" w:rsidR="00A976C0" w:rsidRPr="005A6879" w:rsidRDefault="00A976C0" w:rsidP="00E53A09">
            <w:pPr>
              <w:rPr>
                <w:rFonts w:cs="Tahoma"/>
                <w:sz w:val="18"/>
                <w:szCs w:val="18"/>
              </w:rPr>
            </w:pPr>
            <w:r w:rsidRPr="005A6879">
              <w:rPr>
                <w:rFonts w:cs="Tahoma"/>
                <w:sz w:val="18"/>
                <w:szCs w:val="18"/>
              </w:rPr>
              <w:t>20</w:t>
            </w:r>
          </w:p>
        </w:tc>
        <w:tc>
          <w:tcPr>
            <w:tcW w:w="720" w:type="pct"/>
          </w:tcPr>
          <w:p w14:paraId="6DC63FBF"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69886A3C" w14:textId="77777777" w:rsidR="00A976C0" w:rsidRPr="005A6879" w:rsidRDefault="00A976C0" w:rsidP="00E53A09">
            <w:pPr>
              <w:rPr>
                <w:rFonts w:cs="Tahoma"/>
                <w:sz w:val="18"/>
                <w:szCs w:val="18"/>
              </w:rPr>
            </w:pPr>
            <w:r w:rsidRPr="005A6879">
              <w:rPr>
                <w:rFonts w:cs="Tahoma"/>
                <w:sz w:val="18"/>
                <w:szCs w:val="18"/>
              </w:rPr>
              <w:t>Not used for SOGEA.</w:t>
            </w:r>
          </w:p>
        </w:tc>
        <w:tc>
          <w:tcPr>
            <w:tcW w:w="816" w:type="pct"/>
          </w:tcPr>
          <w:p w14:paraId="316076B6" w14:textId="77777777" w:rsidR="00A976C0" w:rsidRPr="005A6879" w:rsidRDefault="00A976C0" w:rsidP="00E53A09">
            <w:pPr>
              <w:rPr>
                <w:rFonts w:cs="Tahoma"/>
                <w:sz w:val="18"/>
                <w:szCs w:val="18"/>
              </w:rPr>
            </w:pPr>
          </w:p>
        </w:tc>
      </w:tr>
      <w:tr w:rsidR="009668C8" w:rsidRPr="005B4766" w14:paraId="1ABBF57F" w14:textId="77777777" w:rsidTr="00624AF6">
        <w:tc>
          <w:tcPr>
            <w:tcW w:w="903" w:type="pct"/>
          </w:tcPr>
          <w:p w14:paraId="6EFDC26E" w14:textId="77777777" w:rsidR="00A976C0" w:rsidRPr="005A6879" w:rsidRDefault="00A976C0" w:rsidP="00E53A09">
            <w:pPr>
              <w:rPr>
                <w:rFonts w:cs="Tahoma"/>
                <w:sz w:val="18"/>
                <w:szCs w:val="18"/>
              </w:rPr>
            </w:pPr>
            <w:r w:rsidRPr="005A6879">
              <w:rPr>
                <w:rFonts w:cs="Tahoma"/>
                <w:sz w:val="18"/>
                <w:szCs w:val="18"/>
              </w:rPr>
              <w:t>*OR Service ID</w:t>
            </w:r>
          </w:p>
        </w:tc>
        <w:tc>
          <w:tcPr>
            <w:tcW w:w="450" w:type="pct"/>
          </w:tcPr>
          <w:p w14:paraId="1818E276" w14:textId="77777777" w:rsidR="00A976C0" w:rsidRPr="005A6879" w:rsidRDefault="00A976C0" w:rsidP="00E53A09">
            <w:pPr>
              <w:rPr>
                <w:rFonts w:cs="Tahoma"/>
                <w:sz w:val="18"/>
                <w:szCs w:val="18"/>
              </w:rPr>
            </w:pPr>
            <w:r w:rsidRPr="005A6879">
              <w:rPr>
                <w:rFonts w:cs="Tahoma"/>
                <w:sz w:val="18"/>
                <w:szCs w:val="18"/>
              </w:rPr>
              <w:t>21</w:t>
            </w:r>
          </w:p>
        </w:tc>
        <w:tc>
          <w:tcPr>
            <w:tcW w:w="768" w:type="pct"/>
          </w:tcPr>
          <w:p w14:paraId="0DB47CF2" w14:textId="77777777" w:rsidR="00A976C0" w:rsidRPr="005A6879" w:rsidRDefault="00A976C0" w:rsidP="00E53A09">
            <w:pPr>
              <w:rPr>
                <w:rFonts w:cs="Tahoma"/>
                <w:sz w:val="18"/>
                <w:szCs w:val="18"/>
              </w:rPr>
            </w:pPr>
            <w:r w:rsidRPr="005A6879">
              <w:rPr>
                <w:rFonts w:cs="Tahoma"/>
                <w:sz w:val="18"/>
                <w:szCs w:val="18"/>
              </w:rPr>
              <w:t>40</w:t>
            </w:r>
          </w:p>
        </w:tc>
        <w:tc>
          <w:tcPr>
            <w:tcW w:w="720" w:type="pct"/>
          </w:tcPr>
          <w:p w14:paraId="602A0C9B"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48327518" w14:textId="77777777" w:rsidR="00A976C0" w:rsidRPr="005A6879" w:rsidRDefault="00A976C0" w:rsidP="00E53A09">
            <w:pPr>
              <w:rPr>
                <w:rFonts w:cs="Tahoma"/>
                <w:sz w:val="18"/>
                <w:szCs w:val="18"/>
              </w:rPr>
            </w:pPr>
            <w:r w:rsidRPr="005A6879">
              <w:rPr>
                <w:rFonts w:cs="Tahoma"/>
                <w:sz w:val="18"/>
                <w:szCs w:val="18"/>
              </w:rPr>
              <w:t>Not used for SOGEA.</w:t>
            </w:r>
          </w:p>
        </w:tc>
        <w:tc>
          <w:tcPr>
            <w:tcW w:w="816" w:type="pct"/>
          </w:tcPr>
          <w:p w14:paraId="52C2EAF1" w14:textId="77777777" w:rsidR="00A976C0" w:rsidRPr="005A6879" w:rsidRDefault="00A976C0" w:rsidP="00E53A09">
            <w:pPr>
              <w:rPr>
                <w:rFonts w:cs="Tahoma"/>
                <w:sz w:val="18"/>
                <w:szCs w:val="18"/>
              </w:rPr>
            </w:pPr>
          </w:p>
        </w:tc>
      </w:tr>
      <w:tr w:rsidR="009668C8" w:rsidRPr="005B4766" w14:paraId="04281E5A" w14:textId="77777777" w:rsidTr="00624AF6">
        <w:tc>
          <w:tcPr>
            <w:tcW w:w="903" w:type="pct"/>
          </w:tcPr>
          <w:p w14:paraId="37C5C9BA" w14:textId="77777777" w:rsidR="00A976C0" w:rsidRPr="005A6879" w:rsidRDefault="00A976C0" w:rsidP="00E53A09">
            <w:pPr>
              <w:rPr>
                <w:rFonts w:cs="Tahoma"/>
                <w:sz w:val="18"/>
                <w:szCs w:val="18"/>
              </w:rPr>
            </w:pPr>
            <w:r w:rsidRPr="005A6879">
              <w:rPr>
                <w:rFonts w:cs="Tahoma"/>
                <w:sz w:val="18"/>
                <w:szCs w:val="18"/>
              </w:rPr>
              <w:t>*Circuit ID</w:t>
            </w:r>
          </w:p>
        </w:tc>
        <w:tc>
          <w:tcPr>
            <w:tcW w:w="450" w:type="pct"/>
          </w:tcPr>
          <w:p w14:paraId="39D8AE13" w14:textId="77777777" w:rsidR="00A976C0" w:rsidRPr="005A6879" w:rsidRDefault="00A976C0" w:rsidP="00E53A09">
            <w:pPr>
              <w:rPr>
                <w:rFonts w:cs="Tahoma"/>
                <w:sz w:val="18"/>
                <w:szCs w:val="18"/>
              </w:rPr>
            </w:pPr>
            <w:r w:rsidRPr="005A6879">
              <w:rPr>
                <w:rFonts w:cs="Tahoma"/>
                <w:sz w:val="18"/>
                <w:szCs w:val="18"/>
              </w:rPr>
              <w:t>22</w:t>
            </w:r>
          </w:p>
        </w:tc>
        <w:tc>
          <w:tcPr>
            <w:tcW w:w="768" w:type="pct"/>
          </w:tcPr>
          <w:p w14:paraId="489AF002" w14:textId="77777777" w:rsidR="00A976C0" w:rsidRPr="005A6879" w:rsidRDefault="00A976C0" w:rsidP="00E53A09">
            <w:pPr>
              <w:rPr>
                <w:rFonts w:cs="Tahoma"/>
                <w:sz w:val="18"/>
                <w:szCs w:val="18"/>
              </w:rPr>
            </w:pPr>
            <w:r w:rsidRPr="005A6879">
              <w:rPr>
                <w:rFonts w:cs="Tahoma"/>
                <w:sz w:val="18"/>
                <w:szCs w:val="18"/>
              </w:rPr>
              <w:t>20</w:t>
            </w:r>
          </w:p>
        </w:tc>
        <w:tc>
          <w:tcPr>
            <w:tcW w:w="720" w:type="pct"/>
          </w:tcPr>
          <w:p w14:paraId="7AF66626"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59B9AF72" w14:textId="77777777" w:rsidR="00A976C0" w:rsidRPr="005A6879" w:rsidRDefault="00A976C0" w:rsidP="00E53A09">
            <w:pPr>
              <w:rPr>
                <w:rFonts w:cs="Tahoma"/>
                <w:sz w:val="18"/>
                <w:szCs w:val="18"/>
              </w:rPr>
            </w:pPr>
            <w:r w:rsidRPr="005A6879">
              <w:rPr>
                <w:rFonts w:cs="Tahoma"/>
                <w:sz w:val="18"/>
                <w:szCs w:val="18"/>
              </w:rPr>
              <w:t>Not used for SOGEA.</w:t>
            </w:r>
          </w:p>
        </w:tc>
        <w:tc>
          <w:tcPr>
            <w:tcW w:w="816" w:type="pct"/>
          </w:tcPr>
          <w:p w14:paraId="438C9B21" w14:textId="77777777" w:rsidR="00A976C0" w:rsidRPr="005A6879" w:rsidRDefault="00A976C0" w:rsidP="00E53A09">
            <w:pPr>
              <w:rPr>
                <w:rFonts w:cs="Tahoma"/>
                <w:sz w:val="18"/>
                <w:szCs w:val="18"/>
              </w:rPr>
            </w:pPr>
          </w:p>
        </w:tc>
      </w:tr>
      <w:tr w:rsidR="009668C8" w:rsidRPr="005B4766" w14:paraId="37628C2F" w14:textId="77777777" w:rsidTr="00624AF6">
        <w:tc>
          <w:tcPr>
            <w:tcW w:w="903" w:type="pct"/>
          </w:tcPr>
          <w:p w14:paraId="1221229D" w14:textId="77777777" w:rsidR="00A976C0" w:rsidRPr="005A6879" w:rsidRDefault="00A976C0" w:rsidP="00E53A09">
            <w:pPr>
              <w:rPr>
                <w:rFonts w:cs="Tahoma"/>
                <w:sz w:val="18"/>
                <w:szCs w:val="18"/>
              </w:rPr>
            </w:pPr>
            <w:r w:rsidRPr="005A6879">
              <w:rPr>
                <w:rFonts w:cs="Tahoma"/>
                <w:sz w:val="18"/>
                <w:szCs w:val="18"/>
              </w:rPr>
              <w:t>*MDF Site</w:t>
            </w:r>
          </w:p>
        </w:tc>
        <w:tc>
          <w:tcPr>
            <w:tcW w:w="450" w:type="pct"/>
          </w:tcPr>
          <w:p w14:paraId="1C399231" w14:textId="77777777" w:rsidR="00A976C0" w:rsidRPr="005A6879" w:rsidRDefault="00A976C0" w:rsidP="00E53A09">
            <w:pPr>
              <w:rPr>
                <w:rFonts w:cs="Tahoma"/>
                <w:sz w:val="18"/>
                <w:szCs w:val="18"/>
              </w:rPr>
            </w:pPr>
            <w:r w:rsidRPr="005A6879">
              <w:rPr>
                <w:rFonts w:cs="Tahoma"/>
                <w:sz w:val="18"/>
                <w:szCs w:val="18"/>
              </w:rPr>
              <w:t>23</w:t>
            </w:r>
          </w:p>
        </w:tc>
        <w:tc>
          <w:tcPr>
            <w:tcW w:w="768" w:type="pct"/>
          </w:tcPr>
          <w:p w14:paraId="67AA1B45" w14:textId="77777777" w:rsidR="00A976C0" w:rsidRPr="005A6879" w:rsidRDefault="00A976C0" w:rsidP="00E53A09">
            <w:pPr>
              <w:rPr>
                <w:rFonts w:cs="Tahoma"/>
                <w:sz w:val="18"/>
                <w:szCs w:val="18"/>
              </w:rPr>
            </w:pPr>
            <w:r w:rsidRPr="005A6879">
              <w:rPr>
                <w:rFonts w:cs="Tahoma"/>
                <w:sz w:val="18"/>
                <w:szCs w:val="18"/>
              </w:rPr>
              <w:t>20</w:t>
            </w:r>
          </w:p>
        </w:tc>
        <w:tc>
          <w:tcPr>
            <w:tcW w:w="720" w:type="pct"/>
          </w:tcPr>
          <w:p w14:paraId="03E50C1F"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050EC3E0" w14:textId="77777777" w:rsidR="00A976C0" w:rsidRPr="005A6879" w:rsidRDefault="00A976C0" w:rsidP="00E53A09">
            <w:pPr>
              <w:rPr>
                <w:rFonts w:cs="Tahoma"/>
                <w:sz w:val="18"/>
                <w:szCs w:val="18"/>
              </w:rPr>
            </w:pPr>
            <w:r w:rsidRPr="005A6879">
              <w:rPr>
                <w:rFonts w:cs="Tahoma"/>
                <w:sz w:val="18"/>
                <w:szCs w:val="18"/>
              </w:rPr>
              <w:t>Not used for SOGEA.</w:t>
            </w:r>
          </w:p>
        </w:tc>
        <w:tc>
          <w:tcPr>
            <w:tcW w:w="816" w:type="pct"/>
          </w:tcPr>
          <w:p w14:paraId="227D2E36" w14:textId="77777777" w:rsidR="00A976C0" w:rsidRPr="005A6879" w:rsidRDefault="00A976C0" w:rsidP="00E53A09">
            <w:pPr>
              <w:rPr>
                <w:rFonts w:cs="Tahoma"/>
                <w:sz w:val="18"/>
                <w:szCs w:val="18"/>
              </w:rPr>
            </w:pPr>
          </w:p>
        </w:tc>
      </w:tr>
      <w:tr w:rsidR="009668C8" w:rsidRPr="005B4766" w14:paraId="13EB24FF" w14:textId="77777777" w:rsidTr="00624AF6">
        <w:tc>
          <w:tcPr>
            <w:tcW w:w="903" w:type="pct"/>
          </w:tcPr>
          <w:p w14:paraId="5AA8B440" w14:textId="77777777" w:rsidR="00A976C0" w:rsidRPr="005A6879" w:rsidRDefault="00A976C0" w:rsidP="00E53A09">
            <w:pPr>
              <w:rPr>
                <w:rFonts w:cs="Tahoma"/>
                <w:sz w:val="18"/>
                <w:szCs w:val="18"/>
              </w:rPr>
            </w:pPr>
            <w:r w:rsidRPr="005A6879">
              <w:rPr>
                <w:rFonts w:cs="Tahoma"/>
                <w:sz w:val="18"/>
                <w:szCs w:val="18"/>
              </w:rPr>
              <w:t>*Room ID</w:t>
            </w:r>
          </w:p>
        </w:tc>
        <w:tc>
          <w:tcPr>
            <w:tcW w:w="450" w:type="pct"/>
          </w:tcPr>
          <w:p w14:paraId="1517D88A" w14:textId="77777777" w:rsidR="00A976C0" w:rsidRPr="005A6879" w:rsidRDefault="00A976C0" w:rsidP="00E53A09">
            <w:pPr>
              <w:rPr>
                <w:rFonts w:cs="Tahoma"/>
                <w:sz w:val="18"/>
                <w:szCs w:val="18"/>
              </w:rPr>
            </w:pPr>
            <w:r w:rsidRPr="005A6879">
              <w:rPr>
                <w:rFonts w:cs="Tahoma"/>
                <w:sz w:val="18"/>
                <w:szCs w:val="18"/>
              </w:rPr>
              <w:t>24</w:t>
            </w:r>
          </w:p>
        </w:tc>
        <w:tc>
          <w:tcPr>
            <w:tcW w:w="768" w:type="pct"/>
          </w:tcPr>
          <w:p w14:paraId="4EDADF14" w14:textId="77777777" w:rsidR="00A976C0" w:rsidRPr="005A6879" w:rsidRDefault="00A976C0" w:rsidP="00E53A09">
            <w:pPr>
              <w:rPr>
                <w:rFonts w:cs="Tahoma"/>
                <w:sz w:val="18"/>
                <w:szCs w:val="18"/>
              </w:rPr>
            </w:pPr>
            <w:r w:rsidRPr="005A6879">
              <w:rPr>
                <w:rFonts w:cs="Tahoma"/>
                <w:sz w:val="18"/>
                <w:szCs w:val="18"/>
              </w:rPr>
              <w:t>20</w:t>
            </w:r>
          </w:p>
        </w:tc>
        <w:tc>
          <w:tcPr>
            <w:tcW w:w="720" w:type="pct"/>
          </w:tcPr>
          <w:p w14:paraId="3DACDDE7"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2BC9C661" w14:textId="77777777" w:rsidR="00A976C0" w:rsidRPr="005A6879" w:rsidRDefault="00A976C0" w:rsidP="00E53A09">
            <w:pPr>
              <w:rPr>
                <w:rFonts w:cs="Tahoma"/>
                <w:sz w:val="18"/>
                <w:szCs w:val="18"/>
              </w:rPr>
            </w:pPr>
            <w:r w:rsidRPr="005A6879">
              <w:rPr>
                <w:rFonts w:cs="Tahoma"/>
                <w:sz w:val="18"/>
                <w:szCs w:val="18"/>
              </w:rPr>
              <w:t>Not used for SOGEA.</w:t>
            </w:r>
          </w:p>
        </w:tc>
        <w:tc>
          <w:tcPr>
            <w:tcW w:w="816" w:type="pct"/>
          </w:tcPr>
          <w:p w14:paraId="76CC3A72" w14:textId="77777777" w:rsidR="00A976C0" w:rsidRPr="005A6879" w:rsidRDefault="00A976C0" w:rsidP="00E53A09">
            <w:pPr>
              <w:rPr>
                <w:rFonts w:cs="Tahoma"/>
                <w:sz w:val="18"/>
                <w:szCs w:val="18"/>
              </w:rPr>
            </w:pPr>
          </w:p>
        </w:tc>
      </w:tr>
      <w:tr w:rsidR="009668C8" w:rsidRPr="005B4766" w14:paraId="674F8B0E" w14:textId="77777777" w:rsidTr="00624AF6">
        <w:tc>
          <w:tcPr>
            <w:tcW w:w="903" w:type="pct"/>
          </w:tcPr>
          <w:p w14:paraId="3EF70E99" w14:textId="77777777" w:rsidR="00A976C0" w:rsidRPr="005A6879" w:rsidRDefault="00A976C0" w:rsidP="00E53A09">
            <w:pPr>
              <w:rPr>
                <w:rFonts w:cs="Tahoma"/>
                <w:sz w:val="18"/>
                <w:szCs w:val="18"/>
              </w:rPr>
            </w:pPr>
            <w:r w:rsidRPr="005A6879">
              <w:rPr>
                <w:rFonts w:cs="Tahoma"/>
                <w:sz w:val="18"/>
                <w:szCs w:val="18"/>
              </w:rPr>
              <w:t>Service ID</w:t>
            </w:r>
          </w:p>
        </w:tc>
        <w:tc>
          <w:tcPr>
            <w:tcW w:w="450" w:type="pct"/>
          </w:tcPr>
          <w:p w14:paraId="26F7D3C2" w14:textId="77777777" w:rsidR="00A976C0" w:rsidRPr="005A6879" w:rsidRDefault="00A976C0" w:rsidP="00E53A09">
            <w:pPr>
              <w:rPr>
                <w:rFonts w:cs="Tahoma"/>
                <w:sz w:val="18"/>
                <w:szCs w:val="18"/>
              </w:rPr>
            </w:pPr>
            <w:r w:rsidRPr="005A6879">
              <w:rPr>
                <w:rFonts w:cs="Tahoma"/>
                <w:sz w:val="18"/>
                <w:szCs w:val="18"/>
              </w:rPr>
              <w:t>25</w:t>
            </w:r>
          </w:p>
        </w:tc>
        <w:tc>
          <w:tcPr>
            <w:tcW w:w="768" w:type="pct"/>
          </w:tcPr>
          <w:p w14:paraId="0C837A98" w14:textId="77777777" w:rsidR="00A976C0" w:rsidRPr="005A6879" w:rsidRDefault="00A976C0" w:rsidP="00E53A09">
            <w:pPr>
              <w:rPr>
                <w:rFonts w:cs="Tahoma"/>
                <w:sz w:val="18"/>
                <w:szCs w:val="18"/>
              </w:rPr>
            </w:pPr>
            <w:r w:rsidRPr="005A6879">
              <w:rPr>
                <w:rFonts w:cs="Tahoma"/>
                <w:sz w:val="18"/>
                <w:szCs w:val="18"/>
              </w:rPr>
              <w:t>40</w:t>
            </w:r>
          </w:p>
        </w:tc>
        <w:tc>
          <w:tcPr>
            <w:tcW w:w="720" w:type="pct"/>
          </w:tcPr>
          <w:p w14:paraId="2B02C6C7"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2490848E" w14:textId="77777777" w:rsidR="00A976C0" w:rsidRPr="005A6879" w:rsidRDefault="00A976C0" w:rsidP="00E53A09">
            <w:pPr>
              <w:rPr>
                <w:rFonts w:cs="Tahoma"/>
                <w:sz w:val="18"/>
                <w:szCs w:val="18"/>
              </w:rPr>
            </w:pPr>
            <w:r w:rsidRPr="005A6879">
              <w:rPr>
                <w:rFonts w:cs="Tahoma"/>
                <w:sz w:val="18"/>
                <w:szCs w:val="18"/>
              </w:rPr>
              <w:t>e.g. OGEA12345671 , OIRS12345678</w:t>
            </w:r>
          </w:p>
        </w:tc>
        <w:tc>
          <w:tcPr>
            <w:tcW w:w="816" w:type="pct"/>
          </w:tcPr>
          <w:p w14:paraId="573A0145" w14:textId="77777777" w:rsidR="00A976C0" w:rsidRPr="005A6879" w:rsidRDefault="00A976C0" w:rsidP="00E53A09">
            <w:pPr>
              <w:rPr>
                <w:rFonts w:cs="Tahoma"/>
                <w:sz w:val="18"/>
                <w:szCs w:val="18"/>
              </w:rPr>
            </w:pPr>
          </w:p>
        </w:tc>
      </w:tr>
      <w:tr w:rsidR="009668C8" w:rsidRPr="005B4766" w14:paraId="5E9175AC" w14:textId="77777777" w:rsidTr="00624AF6">
        <w:tc>
          <w:tcPr>
            <w:tcW w:w="903" w:type="pct"/>
          </w:tcPr>
          <w:p w14:paraId="719693DD" w14:textId="77777777" w:rsidR="00A976C0" w:rsidRPr="005A6879" w:rsidRDefault="00A976C0" w:rsidP="00E53A09">
            <w:pPr>
              <w:rPr>
                <w:rFonts w:cs="Tahoma"/>
                <w:sz w:val="18"/>
                <w:szCs w:val="18"/>
              </w:rPr>
            </w:pPr>
            <w:r w:rsidRPr="005A6879">
              <w:rPr>
                <w:rFonts w:cs="Tahoma"/>
                <w:sz w:val="18"/>
                <w:szCs w:val="18"/>
              </w:rPr>
              <w:t>*Event Class</w:t>
            </w:r>
          </w:p>
        </w:tc>
        <w:tc>
          <w:tcPr>
            <w:tcW w:w="450" w:type="pct"/>
          </w:tcPr>
          <w:p w14:paraId="38B38830" w14:textId="77777777" w:rsidR="00A976C0" w:rsidRPr="005A6879" w:rsidRDefault="00A976C0" w:rsidP="00E53A09">
            <w:pPr>
              <w:rPr>
                <w:rFonts w:cs="Tahoma"/>
                <w:sz w:val="18"/>
                <w:szCs w:val="18"/>
              </w:rPr>
            </w:pPr>
            <w:r w:rsidRPr="005A6879">
              <w:rPr>
                <w:rFonts w:cs="Tahoma"/>
                <w:sz w:val="18"/>
                <w:szCs w:val="18"/>
              </w:rPr>
              <w:t>26</w:t>
            </w:r>
          </w:p>
        </w:tc>
        <w:tc>
          <w:tcPr>
            <w:tcW w:w="768" w:type="pct"/>
          </w:tcPr>
          <w:p w14:paraId="5A7C5980" w14:textId="77777777" w:rsidR="00A976C0" w:rsidRPr="005A6879" w:rsidRDefault="00A976C0" w:rsidP="00E53A09">
            <w:pPr>
              <w:rPr>
                <w:rFonts w:cs="Tahoma"/>
                <w:sz w:val="18"/>
                <w:szCs w:val="18"/>
              </w:rPr>
            </w:pPr>
            <w:r w:rsidRPr="005A6879">
              <w:rPr>
                <w:rFonts w:cs="Tahoma"/>
                <w:sz w:val="18"/>
                <w:szCs w:val="18"/>
              </w:rPr>
              <w:t>40</w:t>
            </w:r>
          </w:p>
        </w:tc>
        <w:tc>
          <w:tcPr>
            <w:tcW w:w="720" w:type="pct"/>
          </w:tcPr>
          <w:p w14:paraId="6F8268F3"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7901303B" w14:textId="77777777" w:rsidR="00A976C0" w:rsidRPr="005A6879" w:rsidRDefault="00A976C0" w:rsidP="00E53A09">
            <w:pPr>
              <w:rPr>
                <w:rFonts w:cs="Tahoma"/>
                <w:sz w:val="18"/>
                <w:szCs w:val="18"/>
              </w:rPr>
            </w:pPr>
            <w:r w:rsidRPr="005A6879">
              <w:rPr>
                <w:rFonts w:cs="Tahoma"/>
                <w:sz w:val="18"/>
                <w:szCs w:val="18"/>
              </w:rPr>
              <w:t>Not used for SOGEA.</w:t>
            </w:r>
          </w:p>
        </w:tc>
        <w:tc>
          <w:tcPr>
            <w:tcW w:w="816" w:type="pct"/>
          </w:tcPr>
          <w:p w14:paraId="3DA42E50" w14:textId="77777777" w:rsidR="00A976C0" w:rsidRPr="005A6879" w:rsidRDefault="00A976C0" w:rsidP="00E53A09">
            <w:pPr>
              <w:rPr>
                <w:rFonts w:cs="Tahoma"/>
                <w:sz w:val="18"/>
                <w:szCs w:val="18"/>
              </w:rPr>
            </w:pPr>
          </w:p>
        </w:tc>
      </w:tr>
      <w:tr w:rsidR="009668C8" w:rsidRPr="005B4766" w14:paraId="13E09F32" w14:textId="77777777" w:rsidTr="00624AF6">
        <w:tc>
          <w:tcPr>
            <w:tcW w:w="903" w:type="pct"/>
          </w:tcPr>
          <w:p w14:paraId="0D5C33AF" w14:textId="77777777" w:rsidR="00A976C0" w:rsidRPr="005A6879" w:rsidRDefault="00A976C0" w:rsidP="00E53A09">
            <w:pPr>
              <w:rPr>
                <w:rFonts w:cs="Tahoma"/>
                <w:sz w:val="18"/>
                <w:szCs w:val="18"/>
              </w:rPr>
            </w:pPr>
            <w:r w:rsidRPr="005A6879">
              <w:rPr>
                <w:rFonts w:cs="Tahoma"/>
                <w:sz w:val="18"/>
                <w:szCs w:val="18"/>
              </w:rPr>
              <w:t>*Event Name</w:t>
            </w:r>
          </w:p>
        </w:tc>
        <w:tc>
          <w:tcPr>
            <w:tcW w:w="450" w:type="pct"/>
          </w:tcPr>
          <w:p w14:paraId="25377F24" w14:textId="77777777" w:rsidR="00A976C0" w:rsidRPr="005A6879" w:rsidRDefault="00A976C0" w:rsidP="00E53A09">
            <w:pPr>
              <w:rPr>
                <w:rFonts w:cs="Tahoma"/>
                <w:sz w:val="18"/>
                <w:szCs w:val="18"/>
              </w:rPr>
            </w:pPr>
            <w:r w:rsidRPr="005A6879">
              <w:rPr>
                <w:rFonts w:cs="Tahoma"/>
                <w:sz w:val="18"/>
                <w:szCs w:val="18"/>
              </w:rPr>
              <w:t>27</w:t>
            </w:r>
          </w:p>
        </w:tc>
        <w:tc>
          <w:tcPr>
            <w:tcW w:w="768" w:type="pct"/>
          </w:tcPr>
          <w:p w14:paraId="5D155541" w14:textId="77777777" w:rsidR="00A976C0" w:rsidRPr="005A6879" w:rsidRDefault="00A976C0" w:rsidP="00E53A09">
            <w:pPr>
              <w:rPr>
                <w:rFonts w:cs="Tahoma"/>
                <w:sz w:val="18"/>
                <w:szCs w:val="18"/>
              </w:rPr>
            </w:pPr>
            <w:r w:rsidRPr="005A6879">
              <w:rPr>
                <w:rFonts w:cs="Tahoma"/>
                <w:sz w:val="18"/>
                <w:szCs w:val="18"/>
              </w:rPr>
              <w:t>40</w:t>
            </w:r>
          </w:p>
        </w:tc>
        <w:tc>
          <w:tcPr>
            <w:tcW w:w="720" w:type="pct"/>
          </w:tcPr>
          <w:p w14:paraId="16747BE7"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0DC205DE" w14:textId="77777777" w:rsidR="00A976C0" w:rsidRPr="005A6879" w:rsidRDefault="00A976C0" w:rsidP="00E53A09">
            <w:pPr>
              <w:rPr>
                <w:rFonts w:cs="Tahoma"/>
                <w:sz w:val="18"/>
                <w:szCs w:val="18"/>
              </w:rPr>
            </w:pPr>
            <w:r w:rsidRPr="005A6879">
              <w:rPr>
                <w:rFonts w:cs="Tahoma"/>
                <w:sz w:val="18"/>
                <w:szCs w:val="18"/>
              </w:rPr>
              <w:t>Not used for SOGEA.</w:t>
            </w:r>
          </w:p>
        </w:tc>
        <w:tc>
          <w:tcPr>
            <w:tcW w:w="816" w:type="pct"/>
          </w:tcPr>
          <w:p w14:paraId="6767CAEC" w14:textId="77777777" w:rsidR="00A976C0" w:rsidRPr="005A6879" w:rsidRDefault="00A976C0" w:rsidP="00E53A09">
            <w:pPr>
              <w:rPr>
                <w:rFonts w:cs="Tahoma"/>
                <w:sz w:val="18"/>
                <w:szCs w:val="18"/>
              </w:rPr>
            </w:pPr>
          </w:p>
        </w:tc>
      </w:tr>
      <w:tr w:rsidR="009668C8" w:rsidRPr="005B4766" w14:paraId="1CDBAC92" w14:textId="77777777" w:rsidTr="00624AF6">
        <w:tc>
          <w:tcPr>
            <w:tcW w:w="903" w:type="pct"/>
          </w:tcPr>
          <w:p w14:paraId="2B480460" w14:textId="77777777" w:rsidR="00A976C0" w:rsidRPr="005A6879" w:rsidRDefault="00A976C0" w:rsidP="00E53A09">
            <w:pPr>
              <w:rPr>
                <w:rFonts w:cs="Tahoma"/>
                <w:sz w:val="18"/>
                <w:szCs w:val="18"/>
              </w:rPr>
            </w:pPr>
            <w:r w:rsidRPr="005A6879">
              <w:rPr>
                <w:rFonts w:cs="Tahoma"/>
                <w:sz w:val="18"/>
                <w:szCs w:val="18"/>
              </w:rPr>
              <w:t>*CBUK reference number</w:t>
            </w:r>
          </w:p>
        </w:tc>
        <w:tc>
          <w:tcPr>
            <w:tcW w:w="450" w:type="pct"/>
          </w:tcPr>
          <w:p w14:paraId="04DCAE18" w14:textId="77777777" w:rsidR="00A976C0" w:rsidRPr="005A6879" w:rsidRDefault="00A976C0" w:rsidP="00E53A09">
            <w:pPr>
              <w:rPr>
                <w:rFonts w:cs="Tahoma"/>
                <w:sz w:val="18"/>
                <w:szCs w:val="18"/>
              </w:rPr>
            </w:pPr>
            <w:r w:rsidRPr="005A6879">
              <w:rPr>
                <w:rFonts w:cs="Tahoma"/>
                <w:sz w:val="18"/>
                <w:szCs w:val="18"/>
              </w:rPr>
              <w:t>28</w:t>
            </w:r>
          </w:p>
        </w:tc>
        <w:tc>
          <w:tcPr>
            <w:tcW w:w="768" w:type="pct"/>
          </w:tcPr>
          <w:p w14:paraId="210F92AE" w14:textId="77777777" w:rsidR="00A976C0" w:rsidRPr="005A6879" w:rsidRDefault="00A976C0" w:rsidP="00E53A09">
            <w:pPr>
              <w:rPr>
                <w:rFonts w:cs="Tahoma"/>
                <w:sz w:val="18"/>
                <w:szCs w:val="18"/>
              </w:rPr>
            </w:pPr>
            <w:r w:rsidRPr="005A6879">
              <w:rPr>
                <w:rFonts w:cs="Tahoma"/>
                <w:sz w:val="18"/>
                <w:szCs w:val="18"/>
              </w:rPr>
              <w:t>20</w:t>
            </w:r>
          </w:p>
        </w:tc>
        <w:tc>
          <w:tcPr>
            <w:tcW w:w="720" w:type="pct"/>
          </w:tcPr>
          <w:p w14:paraId="6D7AED62"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1FF1B014" w14:textId="77777777" w:rsidR="00A976C0" w:rsidRPr="005A6879" w:rsidRDefault="00A976C0" w:rsidP="00E53A09">
            <w:pPr>
              <w:rPr>
                <w:rFonts w:cs="Tahoma"/>
                <w:sz w:val="18"/>
                <w:szCs w:val="18"/>
              </w:rPr>
            </w:pPr>
            <w:r w:rsidRPr="005A6879">
              <w:rPr>
                <w:rFonts w:cs="Tahoma"/>
                <w:sz w:val="18"/>
                <w:szCs w:val="18"/>
              </w:rPr>
              <w:t>Not used for SOGEA.</w:t>
            </w:r>
          </w:p>
        </w:tc>
        <w:tc>
          <w:tcPr>
            <w:tcW w:w="816" w:type="pct"/>
          </w:tcPr>
          <w:p w14:paraId="15FCC343" w14:textId="77777777" w:rsidR="00A976C0" w:rsidRPr="005A6879" w:rsidRDefault="00A976C0" w:rsidP="00E53A09">
            <w:pPr>
              <w:rPr>
                <w:rFonts w:cs="Tahoma"/>
                <w:sz w:val="18"/>
                <w:szCs w:val="18"/>
              </w:rPr>
            </w:pPr>
          </w:p>
        </w:tc>
      </w:tr>
      <w:tr w:rsidR="009668C8" w:rsidRPr="005B4766" w14:paraId="4EC9022C" w14:textId="77777777" w:rsidTr="00624AF6">
        <w:trPr>
          <w:trHeight w:val="402"/>
        </w:trPr>
        <w:tc>
          <w:tcPr>
            <w:tcW w:w="903" w:type="pct"/>
          </w:tcPr>
          <w:p w14:paraId="32781E9A" w14:textId="77777777" w:rsidR="00A976C0" w:rsidRPr="005A6879" w:rsidRDefault="00A976C0" w:rsidP="00E53A09">
            <w:pPr>
              <w:rPr>
                <w:rFonts w:cs="Tahoma"/>
                <w:sz w:val="18"/>
                <w:szCs w:val="18"/>
              </w:rPr>
            </w:pPr>
            <w:r w:rsidRPr="005A6879">
              <w:rPr>
                <w:rFonts w:cs="Tahoma"/>
                <w:sz w:val="18"/>
                <w:szCs w:val="18"/>
              </w:rPr>
              <w:t>*CLI</w:t>
            </w:r>
          </w:p>
        </w:tc>
        <w:tc>
          <w:tcPr>
            <w:tcW w:w="450" w:type="pct"/>
          </w:tcPr>
          <w:p w14:paraId="453AD150" w14:textId="77777777" w:rsidR="00A976C0" w:rsidRPr="005A6879" w:rsidRDefault="00A976C0" w:rsidP="00E53A09">
            <w:pPr>
              <w:rPr>
                <w:rFonts w:cs="Tahoma"/>
                <w:sz w:val="18"/>
                <w:szCs w:val="18"/>
              </w:rPr>
            </w:pPr>
            <w:r w:rsidRPr="005A6879">
              <w:rPr>
                <w:rFonts w:cs="Tahoma"/>
                <w:sz w:val="18"/>
                <w:szCs w:val="18"/>
              </w:rPr>
              <w:t>29</w:t>
            </w:r>
          </w:p>
        </w:tc>
        <w:tc>
          <w:tcPr>
            <w:tcW w:w="768" w:type="pct"/>
          </w:tcPr>
          <w:p w14:paraId="7C7CBBF5" w14:textId="77777777" w:rsidR="00A976C0" w:rsidRPr="005A6879" w:rsidRDefault="00A976C0" w:rsidP="00E53A09">
            <w:pPr>
              <w:rPr>
                <w:rFonts w:cs="Tahoma"/>
                <w:sz w:val="18"/>
                <w:szCs w:val="18"/>
              </w:rPr>
            </w:pPr>
            <w:r w:rsidRPr="005A6879">
              <w:rPr>
                <w:rFonts w:cs="Tahoma"/>
                <w:sz w:val="18"/>
                <w:szCs w:val="18"/>
              </w:rPr>
              <w:t>20</w:t>
            </w:r>
          </w:p>
        </w:tc>
        <w:tc>
          <w:tcPr>
            <w:tcW w:w="720" w:type="pct"/>
          </w:tcPr>
          <w:p w14:paraId="5843944C"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339D0FD6" w14:textId="77777777" w:rsidR="00A976C0" w:rsidRPr="005A6879" w:rsidRDefault="00A976C0" w:rsidP="00E53A09">
            <w:pPr>
              <w:rPr>
                <w:rFonts w:cs="Tahoma"/>
                <w:sz w:val="18"/>
                <w:szCs w:val="18"/>
              </w:rPr>
            </w:pPr>
            <w:r w:rsidRPr="005A6879">
              <w:rPr>
                <w:rFonts w:cs="Tahoma"/>
                <w:sz w:val="18"/>
                <w:szCs w:val="18"/>
              </w:rPr>
              <w:t>Not used for SOGEA.</w:t>
            </w:r>
          </w:p>
        </w:tc>
        <w:tc>
          <w:tcPr>
            <w:tcW w:w="816" w:type="pct"/>
          </w:tcPr>
          <w:p w14:paraId="2B75519F" w14:textId="77777777" w:rsidR="00A976C0" w:rsidRPr="005A6879" w:rsidRDefault="00A976C0" w:rsidP="00E53A09">
            <w:pPr>
              <w:rPr>
                <w:rFonts w:cs="Tahoma"/>
                <w:sz w:val="18"/>
                <w:szCs w:val="18"/>
              </w:rPr>
            </w:pPr>
          </w:p>
        </w:tc>
      </w:tr>
      <w:tr w:rsidR="009668C8" w:rsidRPr="005B4766" w14:paraId="2EF7F6F2" w14:textId="77777777" w:rsidTr="00624AF6">
        <w:trPr>
          <w:trHeight w:val="299"/>
        </w:trPr>
        <w:tc>
          <w:tcPr>
            <w:tcW w:w="903" w:type="pct"/>
          </w:tcPr>
          <w:p w14:paraId="106541C8" w14:textId="77777777" w:rsidR="00A976C0" w:rsidRPr="005A6879" w:rsidRDefault="00A976C0" w:rsidP="00E53A09">
            <w:pPr>
              <w:rPr>
                <w:rFonts w:cs="Tahoma"/>
                <w:sz w:val="18"/>
                <w:szCs w:val="18"/>
              </w:rPr>
            </w:pPr>
            <w:r w:rsidRPr="005A6879">
              <w:rPr>
                <w:rFonts w:cs="Tahoma"/>
                <w:sz w:val="18"/>
                <w:szCs w:val="18"/>
              </w:rPr>
              <w:t>*MAC code</w:t>
            </w:r>
          </w:p>
        </w:tc>
        <w:tc>
          <w:tcPr>
            <w:tcW w:w="450" w:type="pct"/>
          </w:tcPr>
          <w:p w14:paraId="1799496F" w14:textId="77777777" w:rsidR="00A976C0" w:rsidRPr="005A6879" w:rsidRDefault="00A976C0" w:rsidP="00E53A09">
            <w:pPr>
              <w:rPr>
                <w:rFonts w:cs="Tahoma"/>
                <w:sz w:val="18"/>
                <w:szCs w:val="18"/>
              </w:rPr>
            </w:pPr>
            <w:r w:rsidRPr="005A6879">
              <w:rPr>
                <w:rFonts w:cs="Tahoma"/>
                <w:sz w:val="18"/>
                <w:szCs w:val="18"/>
              </w:rPr>
              <w:t>30</w:t>
            </w:r>
          </w:p>
        </w:tc>
        <w:tc>
          <w:tcPr>
            <w:tcW w:w="768" w:type="pct"/>
          </w:tcPr>
          <w:p w14:paraId="6EA2EE81" w14:textId="77777777" w:rsidR="00A976C0" w:rsidRPr="005A6879" w:rsidRDefault="00A976C0" w:rsidP="00E53A09">
            <w:pPr>
              <w:rPr>
                <w:rFonts w:cs="Tahoma"/>
                <w:sz w:val="18"/>
                <w:szCs w:val="18"/>
              </w:rPr>
            </w:pPr>
            <w:r w:rsidRPr="005A6879">
              <w:rPr>
                <w:rFonts w:cs="Tahoma"/>
                <w:sz w:val="18"/>
                <w:szCs w:val="18"/>
              </w:rPr>
              <w:t>20</w:t>
            </w:r>
          </w:p>
        </w:tc>
        <w:tc>
          <w:tcPr>
            <w:tcW w:w="720" w:type="pct"/>
          </w:tcPr>
          <w:p w14:paraId="7BA4BA21"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79857A26" w14:textId="77777777" w:rsidR="00A976C0" w:rsidRPr="005A6879" w:rsidRDefault="00A976C0" w:rsidP="00E53A09">
            <w:pPr>
              <w:rPr>
                <w:rFonts w:cs="Tahoma"/>
                <w:sz w:val="18"/>
                <w:szCs w:val="18"/>
              </w:rPr>
            </w:pPr>
            <w:r w:rsidRPr="005A6879">
              <w:rPr>
                <w:rFonts w:cs="Tahoma"/>
                <w:sz w:val="18"/>
                <w:szCs w:val="18"/>
              </w:rPr>
              <w:t>Not used for SOGEA.</w:t>
            </w:r>
          </w:p>
        </w:tc>
        <w:tc>
          <w:tcPr>
            <w:tcW w:w="816" w:type="pct"/>
          </w:tcPr>
          <w:p w14:paraId="10ABEEE1" w14:textId="77777777" w:rsidR="00A976C0" w:rsidRPr="005A6879" w:rsidRDefault="00A976C0" w:rsidP="00E53A09">
            <w:pPr>
              <w:rPr>
                <w:rFonts w:cs="Tahoma"/>
                <w:sz w:val="18"/>
                <w:szCs w:val="18"/>
              </w:rPr>
            </w:pPr>
          </w:p>
        </w:tc>
      </w:tr>
      <w:tr w:rsidR="009668C8" w:rsidRPr="005B4766" w14:paraId="74B7645D" w14:textId="77777777" w:rsidTr="00624AF6">
        <w:trPr>
          <w:trHeight w:val="384"/>
        </w:trPr>
        <w:tc>
          <w:tcPr>
            <w:tcW w:w="903" w:type="pct"/>
          </w:tcPr>
          <w:p w14:paraId="79C96725" w14:textId="77777777" w:rsidR="00A976C0" w:rsidRPr="005A6879" w:rsidRDefault="004372BD" w:rsidP="00E53A09">
            <w:pPr>
              <w:rPr>
                <w:rFonts w:cs="Tahoma"/>
                <w:sz w:val="18"/>
                <w:szCs w:val="18"/>
              </w:rPr>
            </w:pPr>
            <w:r>
              <w:rPr>
                <w:rFonts w:cs="Tahoma"/>
                <w:sz w:val="18"/>
                <w:szCs w:val="18"/>
              </w:rPr>
              <w:t>*</w:t>
            </w:r>
            <w:r w:rsidR="00B147B0" w:rsidRPr="007B4535">
              <w:rPr>
                <w:rFonts w:cs="Tahoma"/>
                <w:sz w:val="18"/>
                <w:szCs w:val="18"/>
              </w:rPr>
              <w:t>Invoice Id</w:t>
            </w:r>
          </w:p>
        </w:tc>
        <w:tc>
          <w:tcPr>
            <w:tcW w:w="450" w:type="pct"/>
          </w:tcPr>
          <w:p w14:paraId="3E86F05A" w14:textId="77777777" w:rsidR="00A976C0" w:rsidRPr="005A6879" w:rsidRDefault="00A976C0" w:rsidP="00E53A09">
            <w:pPr>
              <w:rPr>
                <w:rFonts w:cs="Tahoma"/>
                <w:sz w:val="18"/>
                <w:szCs w:val="18"/>
              </w:rPr>
            </w:pPr>
            <w:r w:rsidRPr="005A6879">
              <w:rPr>
                <w:rFonts w:cs="Tahoma"/>
                <w:sz w:val="18"/>
                <w:szCs w:val="18"/>
              </w:rPr>
              <w:t>31</w:t>
            </w:r>
          </w:p>
        </w:tc>
        <w:tc>
          <w:tcPr>
            <w:tcW w:w="768" w:type="pct"/>
          </w:tcPr>
          <w:p w14:paraId="59BF748D" w14:textId="77777777" w:rsidR="00A976C0" w:rsidRPr="005A6879" w:rsidRDefault="00A976C0" w:rsidP="00E53A09">
            <w:pPr>
              <w:rPr>
                <w:rFonts w:cs="Tahoma"/>
                <w:sz w:val="18"/>
                <w:szCs w:val="18"/>
              </w:rPr>
            </w:pPr>
            <w:r w:rsidRPr="005A6879">
              <w:rPr>
                <w:rFonts w:cs="Tahoma"/>
                <w:sz w:val="18"/>
                <w:szCs w:val="18"/>
              </w:rPr>
              <w:t>2</w:t>
            </w:r>
            <w:r w:rsidR="00B147B0">
              <w:rPr>
                <w:rFonts w:cs="Tahoma"/>
                <w:sz w:val="18"/>
                <w:szCs w:val="18"/>
              </w:rPr>
              <w:t>50</w:t>
            </w:r>
            <w:r w:rsidRPr="005A6879">
              <w:rPr>
                <w:rFonts w:cs="Tahoma"/>
                <w:sz w:val="18"/>
                <w:szCs w:val="18"/>
              </w:rPr>
              <w:t>0</w:t>
            </w:r>
          </w:p>
        </w:tc>
        <w:tc>
          <w:tcPr>
            <w:tcW w:w="720" w:type="pct"/>
          </w:tcPr>
          <w:p w14:paraId="20E7267B"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5EBC0DAE" w14:textId="77777777" w:rsidR="00B804B1" w:rsidRDefault="00B804B1" w:rsidP="00AA6268">
            <w:pPr>
              <w:spacing w:after="120"/>
              <w:rPr>
                <w:rFonts w:ascii="Calibri" w:hAnsi="Calibri"/>
                <w:color w:val="000000"/>
                <w:sz w:val="22"/>
                <w:szCs w:val="22"/>
              </w:rPr>
            </w:pPr>
            <w:r>
              <w:rPr>
                <w:rFonts w:cs="Arial"/>
                <w:sz w:val="18"/>
                <w:szCs w:val="18"/>
              </w:rPr>
              <w:t>e.g.</w:t>
            </w:r>
            <w:r>
              <w:rPr>
                <w:rFonts w:ascii="Calibri" w:hAnsi="Calibri"/>
                <w:color w:val="000000"/>
                <w:sz w:val="22"/>
                <w:szCs w:val="22"/>
              </w:rPr>
              <w:t>GM00000023 M001 1/GM00000023 M002 1</w:t>
            </w:r>
          </w:p>
          <w:p w14:paraId="6F65B39C" w14:textId="77777777" w:rsidR="00A976C0" w:rsidRPr="005A6879" w:rsidRDefault="00B804B1" w:rsidP="00B804B1">
            <w:pPr>
              <w:rPr>
                <w:rFonts w:cs="Tahoma"/>
                <w:sz w:val="18"/>
                <w:szCs w:val="18"/>
              </w:rPr>
            </w:pPr>
            <w:r>
              <w:rPr>
                <w:rFonts w:ascii="Calibri" w:hAnsi="Calibri"/>
                <w:color w:val="000000"/>
                <w:sz w:val="22"/>
                <w:szCs w:val="22"/>
              </w:rPr>
              <w:t>etc..</w:t>
            </w:r>
            <w:r w:rsidRPr="004E6AA3">
              <w:rPr>
                <w:sz w:val="18"/>
                <w:szCs w:val="18"/>
              </w:rPr>
              <w:t>.</w:t>
            </w:r>
          </w:p>
        </w:tc>
        <w:tc>
          <w:tcPr>
            <w:tcW w:w="816" w:type="pct"/>
          </w:tcPr>
          <w:p w14:paraId="2BA85AFD" w14:textId="77777777" w:rsidR="00A976C0" w:rsidRPr="005A6879" w:rsidRDefault="00EA4F53" w:rsidP="00DC4A8D">
            <w:pPr>
              <w:rPr>
                <w:rFonts w:cs="Tahoma"/>
                <w:sz w:val="18"/>
                <w:szCs w:val="18"/>
              </w:rPr>
            </w:pPr>
            <w:r>
              <w:rPr>
                <w:sz w:val="18"/>
                <w:szCs w:val="18"/>
              </w:rPr>
              <w:t>Invoice Id is list of invoice against which charges are reconciled.</w:t>
            </w:r>
          </w:p>
        </w:tc>
      </w:tr>
      <w:tr w:rsidR="009668C8" w:rsidRPr="005B4766" w14:paraId="385D5E1B" w14:textId="77777777" w:rsidTr="00624AF6">
        <w:tc>
          <w:tcPr>
            <w:tcW w:w="903" w:type="pct"/>
          </w:tcPr>
          <w:p w14:paraId="3A92366D" w14:textId="77777777" w:rsidR="00A976C0" w:rsidRPr="005A6879" w:rsidRDefault="00A976C0" w:rsidP="00E53A09">
            <w:pPr>
              <w:rPr>
                <w:rFonts w:cs="Tahoma"/>
                <w:sz w:val="18"/>
                <w:szCs w:val="18"/>
              </w:rPr>
            </w:pPr>
            <w:r w:rsidRPr="005A6879">
              <w:rPr>
                <w:rFonts w:cs="Tahoma"/>
                <w:sz w:val="18"/>
                <w:szCs w:val="18"/>
              </w:rPr>
              <w:t>*TRC Start date time</w:t>
            </w:r>
          </w:p>
        </w:tc>
        <w:tc>
          <w:tcPr>
            <w:tcW w:w="450" w:type="pct"/>
          </w:tcPr>
          <w:p w14:paraId="163ECA25" w14:textId="77777777" w:rsidR="00A976C0" w:rsidRPr="005A6879" w:rsidRDefault="00A976C0" w:rsidP="00E53A09">
            <w:pPr>
              <w:rPr>
                <w:rFonts w:cs="Tahoma"/>
                <w:sz w:val="18"/>
                <w:szCs w:val="18"/>
              </w:rPr>
            </w:pPr>
            <w:r w:rsidRPr="005A6879">
              <w:rPr>
                <w:rFonts w:cs="Tahoma"/>
                <w:sz w:val="18"/>
                <w:szCs w:val="18"/>
              </w:rPr>
              <w:t>32</w:t>
            </w:r>
          </w:p>
        </w:tc>
        <w:tc>
          <w:tcPr>
            <w:tcW w:w="768" w:type="pct"/>
          </w:tcPr>
          <w:p w14:paraId="01DD990E" w14:textId="77777777" w:rsidR="00A976C0" w:rsidRPr="005A6879" w:rsidRDefault="00A976C0" w:rsidP="00E53A09">
            <w:pPr>
              <w:rPr>
                <w:rFonts w:cs="Tahoma"/>
                <w:sz w:val="18"/>
                <w:szCs w:val="18"/>
              </w:rPr>
            </w:pPr>
            <w:r w:rsidRPr="005A6879">
              <w:rPr>
                <w:rFonts w:cs="Tahoma"/>
                <w:sz w:val="18"/>
                <w:szCs w:val="18"/>
              </w:rPr>
              <w:t>DATE</w:t>
            </w:r>
          </w:p>
        </w:tc>
        <w:tc>
          <w:tcPr>
            <w:tcW w:w="720" w:type="pct"/>
          </w:tcPr>
          <w:p w14:paraId="2D4556A0" w14:textId="77777777" w:rsidR="00A976C0" w:rsidRPr="005A6879" w:rsidRDefault="00A976C0" w:rsidP="00E53A09">
            <w:pPr>
              <w:rPr>
                <w:rFonts w:cs="Tahoma"/>
                <w:sz w:val="18"/>
                <w:szCs w:val="18"/>
              </w:rPr>
            </w:pPr>
            <w:r w:rsidRPr="005A6879">
              <w:rPr>
                <w:rFonts w:cs="Tahoma"/>
                <w:sz w:val="18"/>
                <w:szCs w:val="18"/>
              </w:rPr>
              <w:t>YYYYMMDD</w:t>
            </w:r>
          </w:p>
        </w:tc>
        <w:tc>
          <w:tcPr>
            <w:tcW w:w="1343" w:type="pct"/>
          </w:tcPr>
          <w:p w14:paraId="5818F5DE" w14:textId="77777777" w:rsidR="00A976C0" w:rsidRPr="005A6879" w:rsidRDefault="00A976C0" w:rsidP="00E53A09">
            <w:pPr>
              <w:rPr>
                <w:rFonts w:cs="Tahoma"/>
                <w:sz w:val="18"/>
                <w:szCs w:val="18"/>
              </w:rPr>
            </w:pPr>
            <w:r w:rsidRPr="005A6879">
              <w:rPr>
                <w:rFonts w:cs="Tahoma"/>
                <w:sz w:val="18"/>
                <w:szCs w:val="18"/>
              </w:rPr>
              <w:t>Not used for SOGEA.</w:t>
            </w:r>
          </w:p>
        </w:tc>
        <w:tc>
          <w:tcPr>
            <w:tcW w:w="816" w:type="pct"/>
          </w:tcPr>
          <w:p w14:paraId="509D29E7" w14:textId="77777777" w:rsidR="00A976C0" w:rsidRPr="005A6879" w:rsidRDefault="00A976C0" w:rsidP="00E53A09">
            <w:pPr>
              <w:rPr>
                <w:rFonts w:cs="Tahoma"/>
                <w:sz w:val="18"/>
                <w:szCs w:val="18"/>
              </w:rPr>
            </w:pPr>
          </w:p>
        </w:tc>
      </w:tr>
      <w:tr w:rsidR="009668C8" w:rsidRPr="005B4766" w14:paraId="09F3A74F" w14:textId="77777777" w:rsidTr="00624AF6">
        <w:tc>
          <w:tcPr>
            <w:tcW w:w="903" w:type="pct"/>
          </w:tcPr>
          <w:p w14:paraId="70F00DD1" w14:textId="77777777" w:rsidR="00A976C0" w:rsidRPr="005A6879" w:rsidRDefault="00A976C0" w:rsidP="00E53A09">
            <w:pPr>
              <w:rPr>
                <w:rFonts w:cs="Tahoma"/>
                <w:sz w:val="18"/>
                <w:szCs w:val="18"/>
              </w:rPr>
            </w:pPr>
            <w:r w:rsidRPr="005A6879">
              <w:rPr>
                <w:rFonts w:cs="Tahoma"/>
                <w:sz w:val="18"/>
                <w:szCs w:val="18"/>
              </w:rPr>
              <w:t>*Clear code</w:t>
            </w:r>
          </w:p>
        </w:tc>
        <w:tc>
          <w:tcPr>
            <w:tcW w:w="450" w:type="pct"/>
          </w:tcPr>
          <w:p w14:paraId="444F0D3A" w14:textId="77777777" w:rsidR="00A976C0" w:rsidRPr="005A6879" w:rsidRDefault="00A976C0" w:rsidP="00E53A09">
            <w:pPr>
              <w:rPr>
                <w:rFonts w:cs="Tahoma"/>
                <w:sz w:val="18"/>
                <w:szCs w:val="18"/>
              </w:rPr>
            </w:pPr>
            <w:r w:rsidRPr="005A6879">
              <w:rPr>
                <w:rFonts w:cs="Tahoma"/>
                <w:sz w:val="18"/>
                <w:szCs w:val="18"/>
              </w:rPr>
              <w:t>33</w:t>
            </w:r>
          </w:p>
        </w:tc>
        <w:tc>
          <w:tcPr>
            <w:tcW w:w="768" w:type="pct"/>
          </w:tcPr>
          <w:p w14:paraId="27BB3F1E" w14:textId="77777777" w:rsidR="00A976C0" w:rsidRPr="005A6879" w:rsidRDefault="00A976C0" w:rsidP="00E53A09">
            <w:pPr>
              <w:rPr>
                <w:rFonts w:cs="Tahoma"/>
                <w:sz w:val="18"/>
                <w:szCs w:val="18"/>
              </w:rPr>
            </w:pPr>
            <w:r w:rsidRPr="005A6879">
              <w:rPr>
                <w:rFonts w:cs="Tahoma"/>
                <w:sz w:val="18"/>
                <w:szCs w:val="18"/>
              </w:rPr>
              <w:t>20</w:t>
            </w:r>
          </w:p>
        </w:tc>
        <w:tc>
          <w:tcPr>
            <w:tcW w:w="720" w:type="pct"/>
          </w:tcPr>
          <w:p w14:paraId="55711B98"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6F3C6ACF" w14:textId="77777777" w:rsidR="00A976C0" w:rsidRPr="005A6879" w:rsidRDefault="00A976C0" w:rsidP="00E53A09">
            <w:pPr>
              <w:rPr>
                <w:rFonts w:cs="Tahoma"/>
                <w:sz w:val="18"/>
                <w:szCs w:val="18"/>
              </w:rPr>
            </w:pPr>
            <w:r w:rsidRPr="005A6879">
              <w:rPr>
                <w:rFonts w:cs="Tahoma"/>
                <w:sz w:val="18"/>
                <w:szCs w:val="18"/>
              </w:rPr>
              <w:t>Not used for SOGEA.</w:t>
            </w:r>
          </w:p>
        </w:tc>
        <w:tc>
          <w:tcPr>
            <w:tcW w:w="816" w:type="pct"/>
          </w:tcPr>
          <w:p w14:paraId="7BDA8A2C" w14:textId="77777777" w:rsidR="00A976C0" w:rsidRPr="005A6879" w:rsidRDefault="00A976C0" w:rsidP="00E53A09">
            <w:pPr>
              <w:rPr>
                <w:rFonts w:cs="Tahoma"/>
                <w:sz w:val="18"/>
                <w:szCs w:val="18"/>
              </w:rPr>
            </w:pPr>
          </w:p>
        </w:tc>
      </w:tr>
      <w:tr w:rsidR="009668C8" w:rsidRPr="005B4766" w14:paraId="4109CAE0" w14:textId="77777777" w:rsidTr="00624AF6">
        <w:tc>
          <w:tcPr>
            <w:tcW w:w="903" w:type="pct"/>
          </w:tcPr>
          <w:p w14:paraId="636635C6" w14:textId="77777777" w:rsidR="00A976C0" w:rsidRPr="005A6879" w:rsidRDefault="00A976C0" w:rsidP="00E53A09">
            <w:pPr>
              <w:rPr>
                <w:rFonts w:cs="Tahoma"/>
                <w:sz w:val="18"/>
                <w:szCs w:val="18"/>
              </w:rPr>
            </w:pPr>
            <w:r w:rsidRPr="005A6879">
              <w:rPr>
                <w:rFonts w:cs="Tahoma"/>
                <w:sz w:val="18"/>
                <w:szCs w:val="18"/>
              </w:rPr>
              <w:t>*TRC description code</w:t>
            </w:r>
          </w:p>
        </w:tc>
        <w:tc>
          <w:tcPr>
            <w:tcW w:w="450" w:type="pct"/>
          </w:tcPr>
          <w:p w14:paraId="6329CFFC" w14:textId="77777777" w:rsidR="00A976C0" w:rsidRPr="005A6879" w:rsidRDefault="00A976C0" w:rsidP="00E53A09">
            <w:pPr>
              <w:rPr>
                <w:rFonts w:cs="Tahoma"/>
                <w:sz w:val="18"/>
                <w:szCs w:val="18"/>
              </w:rPr>
            </w:pPr>
            <w:r w:rsidRPr="005A6879">
              <w:rPr>
                <w:rFonts w:cs="Tahoma"/>
                <w:sz w:val="18"/>
                <w:szCs w:val="18"/>
              </w:rPr>
              <w:t>34</w:t>
            </w:r>
          </w:p>
        </w:tc>
        <w:tc>
          <w:tcPr>
            <w:tcW w:w="768" w:type="pct"/>
          </w:tcPr>
          <w:p w14:paraId="561CD555" w14:textId="77777777" w:rsidR="00A976C0" w:rsidRPr="005A6879" w:rsidRDefault="00A976C0" w:rsidP="00E53A09">
            <w:pPr>
              <w:rPr>
                <w:rFonts w:cs="Tahoma"/>
                <w:sz w:val="18"/>
                <w:szCs w:val="18"/>
              </w:rPr>
            </w:pPr>
            <w:r w:rsidRPr="005A6879">
              <w:rPr>
                <w:rFonts w:cs="Tahoma"/>
                <w:sz w:val="18"/>
                <w:szCs w:val="18"/>
              </w:rPr>
              <w:t>20</w:t>
            </w:r>
          </w:p>
        </w:tc>
        <w:tc>
          <w:tcPr>
            <w:tcW w:w="720" w:type="pct"/>
          </w:tcPr>
          <w:p w14:paraId="2B30EF1A"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0F518E64" w14:textId="77777777" w:rsidR="00A976C0" w:rsidRPr="005A6879" w:rsidRDefault="00A976C0" w:rsidP="00E53A09">
            <w:pPr>
              <w:rPr>
                <w:rFonts w:cs="Tahoma"/>
                <w:sz w:val="18"/>
                <w:szCs w:val="18"/>
              </w:rPr>
            </w:pPr>
            <w:r w:rsidRPr="005A6879">
              <w:rPr>
                <w:rFonts w:cs="Tahoma"/>
                <w:sz w:val="18"/>
                <w:szCs w:val="18"/>
              </w:rPr>
              <w:t>Not used for SOGEA.</w:t>
            </w:r>
          </w:p>
        </w:tc>
        <w:tc>
          <w:tcPr>
            <w:tcW w:w="816" w:type="pct"/>
          </w:tcPr>
          <w:p w14:paraId="46D052EB" w14:textId="77777777" w:rsidR="00A976C0" w:rsidRPr="005A6879" w:rsidRDefault="00A976C0" w:rsidP="00E53A09">
            <w:pPr>
              <w:rPr>
                <w:rFonts w:cs="Tahoma"/>
                <w:sz w:val="18"/>
                <w:szCs w:val="18"/>
              </w:rPr>
            </w:pPr>
          </w:p>
        </w:tc>
      </w:tr>
      <w:tr w:rsidR="009668C8" w:rsidRPr="005B4766" w14:paraId="100B919A" w14:textId="77777777" w:rsidTr="00624AF6">
        <w:tc>
          <w:tcPr>
            <w:tcW w:w="903" w:type="pct"/>
          </w:tcPr>
          <w:p w14:paraId="2FB8D47C" w14:textId="77777777" w:rsidR="00A976C0" w:rsidRPr="005A6879" w:rsidRDefault="00A976C0" w:rsidP="00E53A09">
            <w:pPr>
              <w:rPr>
                <w:rFonts w:cs="Tahoma"/>
                <w:sz w:val="18"/>
                <w:szCs w:val="18"/>
              </w:rPr>
            </w:pPr>
            <w:r w:rsidRPr="005A6879">
              <w:rPr>
                <w:rFonts w:cs="Tahoma"/>
                <w:sz w:val="18"/>
                <w:szCs w:val="18"/>
              </w:rPr>
              <w:t>Price list reference</w:t>
            </w:r>
          </w:p>
        </w:tc>
        <w:tc>
          <w:tcPr>
            <w:tcW w:w="450" w:type="pct"/>
          </w:tcPr>
          <w:p w14:paraId="60BC5C1B" w14:textId="77777777" w:rsidR="00A976C0" w:rsidRPr="005A6879" w:rsidRDefault="00A976C0" w:rsidP="00E53A09">
            <w:pPr>
              <w:rPr>
                <w:rFonts w:cs="Tahoma"/>
                <w:sz w:val="18"/>
                <w:szCs w:val="18"/>
              </w:rPr>
            </w:pPr>
            <w:r w:rsidRPr="005A6879">
              <w:rPr>
                <w:rFonts w:cs="Tahoma"/>
                <w:sz w:val="18"/>
                <w:szCs w:val="18"/>
              </w:rPr>
              <w:t>35</w:t>
            </w:r>
          </w:p>
        </w:tc>
        <w:tc>
          <w:tcPr>
            <w:tcW w:w="768" w:type="pct"/>
          </w:tcPr>
          <w:p w14:paraId="35266774" w14:textId="77777777" w:rsidR="00A976C0" w:rsidRPr="005A6879" w:rsidRDefault="00A976C0" w:rsidP="00E53A09">
            <w:pPr>
              <w:rPr>
                <w:rFonts w:cs="Tahoma"/>
                <w:sz w:val="18"/>
                <w:szCs w:val="18"/>
              </w:rPr>
            </w:pPr>
            <w:r w:rsidRPr="005A6879">
              <w:rPr>
                <w:rFonts w:cs="Tahoma"/>
                <w:sz w:val="18"/>
                <w:szCs w:val="18"/>
              </w:rPr>
              <w:t>256</w:t>
            </w:r>
          </w:p>
        </w:tc>
        <w:tc>
          <w:tcPr>
            <w:tcW w:w="720" w:type="pct"/>
          </w:tcPr>
          <w:p w14:paraId="1D5B9958"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5E169464" w14:textId="77777777" w:rsidR="00A976C0" w:rsidRPr="005A6879" w:rsidRDefault="00A976C0" w:rsidP="00E53A09">
            <w:pPr>
              <w:rPr>
                <w:rFonts w:cs="Tahoma"/>
                <w:b/>
                <w:color w:val="0000FF"/>
                <w:sz w:val="18"/>
                <w:szCs w:val="18"/>
              </w:rPr>
            </w:pPr>
            <w:r w:rsidRPr="005A6879">
              <w:rPr>
                <w:rFonts w:cs="Tahoma"/>
                <w:color w:val="000000"/>
                <w:sz w:val="18"/>
                <w:szCs w:val="18"/>
              </w:rPr>
              <w:t>e.g. 5.4.1</w:t>
            </w:r>
          </w:p>
        </w:tc>
        <w:tc>
          <w:tcPr>
            <w:tcW w:w="816" w:type="pct"/>
          </w:tcPr>
          <w:p w14:paraId="2347AED9" w14:textId="77777777" w:rsidR="00A976C0" w:rsidRPr="005A6879" w:rsidRDefault="00A976C0" w:rsidP="00E53A09">
            <w:pPr>
              <w:rPr>
                <w:rFonts w:cs="Tahoma"/>
                <w:sz w:val="18"/>
                <w:szCs w:val="18"/>
              </w:rPr>
            </w:pPr>
          </w:p>
        </w:tc>
      </w:tr>
      <w:tr w:rsidR="009668C8" w:rsidRPr="005B4766" w14:paraId="1A41C1AC" w14:textId="77777777" w:rsidTr="00624AF6">
        <w:tc>
          <w:tcPr>
            <w:tcW w:w="903" w:type="pct"/>
          </w:tcPr>
          <w:p w14:paraId="26DD8176" w14:textId="77777777" w:rsidR="00A976C0" w:rsidRPr="005A6879" w:rsidRDefault="00A976C0" w:rsidP="00E53A09">
            <w:pPr>
              <w:rPr>
                <w:rFonts w:cs="Tahoma"/>
                <w:sz w:val="18"/>
                <w:szCs w:val="18"/>
              </w:rPr>
            </w:pPr>
            <w:r w:rsidRPr="005A6879">
              <w:rPr>
                <w:rFonts w:cs="Tahoma"/>
                <w:sz w:val="18"/>
                <w:szCs w:val="18"/>
              </w:rPr>
              <w:t>Price list description</w:t>
            </w:r>
          </w:p>
        </w:tc>
        <w:tc>
          <w:tcPr>
            <w:tcW w:w="450" w:type="pct"/>
          </w:tcPr>
          <w:p w14:paraId="1ABC4E68" w14:textId="77777777" w:rsidR="00A976C0" w:rsidRPr="005A6879" w:rsidRDefault="00A976C0" w:rsidP="00E53A09">
            <w:pPr>
              <w:rPr>
                <w:rFonts w:cs="Tahoma"/>
                <w:sz w:val="18"/>
                <w:szCs w:val="18"/>
              </w:rPr>
            </w:pPr>
            <w:r w:rsidRPr="005A6879">
              <w:rPr>
                <w:rFonts w:cs="Tahoma"/>
                <w:sz w:val="18"/>
                <w:szCs w:val="18"/>
              </w:rPr>
              <w:t>36</w:t>
            </w:r>
          </w:p>
        </w:tc>
        <w:tc>
          <w:tcPr>
            <w:tcW w:w="768" w:type="pct"/>
          </w:tcPr>
          <w:p w14:paraId="4518AAA5" w14:textId="77777777" w:rsidR="00A976C0" w:rsidRPr="005A6879" w:rsidRDefault="00A976C0" w:rsidP="00E53A09">
            <w:pPr>
              <w:rPr>
                <w:rFonts w:cs="Tahoma"/>
                <w:sz w:val="18"/>
                <w:szCs w:val="18"/>
              </w:rPr>
            </w:pPr>
            <w:r w:rsidRPr="005A6879">
              <w:rPr>
                <w:rFonts w:cs="Tahoma"/>
                <w:sz w:val="18"/>
                <w:szCs w:val="18"/>
              </w:rPr>
              <w:t>256</w:t>
            </w:r>
          </w:p>
        </w:tc>
        <w:tc>
          <w:tcPr>
            <w:tcW w:w="720" w:type="pct"/>
          </w:tcPr>
          <w:p w14:paraId="5E5764FD"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59CA3113" w14:textId="77777777" w:rsidR="00A976C0" w:rsidRPr="005A6879" w:rsidRDefault="00A976C0" w:rsidP="00E53A09">
            <w:pPr>
              <w:rPr>
                <w:rFonts w:cs="Tahoma"/>
                <w:b/>
                <w:sz w:val="18"/>
                <w:szCs w:val="18"/>
              </w:rPr>
            </w:pPr>
            <w:r w:rsidRPr="005A6879">
              <w:rPr>
                <w:rFonts w:cs="Tahoma"/>
                <w:sz w:val="18"/>
                <w:szCs w:val="18"/>
              </w:rPr>
              <w:t>e.g. Generic Ethernet Access Connection and Rental Charges - Up to 40Mbit/s / 2Mbit/s</w:t>
            </w:r>
          </w:p>
        </w:tc>
        <w:tc>
          <w:tcPr>
            <w:tcW w:w="816" w:type="pct"/>
          </w:tcPr>
          <w:p w14:paraId="3CC986B6" w14:textId="77777777" w:rsidR="00A976C0" w:rsidRPr="005A6879" w:rsidRDefault="00A976C0" w:rsidP="00E53A09">
            <w:pPr>
              <w:rPr>
                <w:rFonts w:cs="Tahoma"/>
                <w:sz w:val="18"/>
                <w:szCs w:val="18"/>
              </w:rPr>
            </w:pPr>
          </w:p>
        </w:tc>
      </w:tr>
      <w:tr w:rsidR="00A976C0" w:rsidRPr="005B4766" w14:paraId="563C4D2B" w14:textId="77777777" w:rsidTr="001D0261">
        <w:tc>
          <w:tcPr>
            <w:tcW w:w="5000" w:type="pct"/>
            <w:gridSpan w:val="6"/>
          </w:tcPr>
          <w:p w14:paraId="67AF96E2" w14:textId="77777777" w:rsidR="00A976C0" w:rsidRPr="005A6879" w:rsidRDefault="00A976C0" w:rsidP="00CB205D">
            <w:pPr>
              <w:rPr>
                <w:rFonts w:cs="Tahoma"/>
                <w:sz w:val="18"/>
                <w:szCs w:val="18"/>
              </w:rPr>
            </w:pPr>
            <w:r w:rsidRPr="00D31A75">
              <w:rPr>
                <w:rFonts w:cs="Tahoma"/>
                <w:b/>
                <w:sz w:val="18"/>
                <w:szCs w:val="18"/>
              </w:rPr>
              <w:t>Note:</w:t>
            </w:r>
            <w:r w:rsidRPr="00AB1621">
              <w:rPr>
                <w:rFonts w:cs="Tahoma"/>
                <w:sz w:val="18"/>
                <w:szCs w:val="18"/>
              </w:rPr>
              <w:t xml:space="preserve"> Fields 37-72 are specific and unique to SOGEA and w</w:t>
            </w:r>
            <w:r w:rsidRPr="00B84ADA">
              <w:rPr>
                <w:rFonts w:cs="Tahoma"/>
                <w:sz w:val="18"/>
                <w:szCs w:val="18"/>
              </w:rPr>
              <w:t>ill be displayed below if they carry any values.</w:t>
            </w:r>
            <w:r w:rsidR="00E6127A">
              <w:rPr>
                <w:rFonts w:cs="Tahoma"/>
                <w:sz w:val="18"/>
                <w:szCs w:val="18"/>
              </w:rPr>
              <w:t xml:space="preserve"> </w:t>
            </w:r>
            <w:r w:rsidR="00AC79EC" w:rsidRPr="00B84ADA">
              <w:rPr>
                <w:rFonts w:cs="Tahoma"/>
                <w:sz w:val="18"/>
                <w:szCs w:val="18"/>
              </w:rPr>
              <w:t>Field number</w:t>
            </w:r>
            <w:r w:rsidR="00E6127A">
              <w:rPr>
                <w:rFonts w:cs="Tahoma"/>
                <w:sz w:val="18"/>
                <w:szCs w:val="18"/>
              </w:rPr>
              <w:t>s</w:t>
            </w:r>
            <w:r w:rsidR="00AC79EC" w:rsidRPr="00B84ADA">
              <w:rPr>
                <w:rFonts w:cs="Tahoma"/>
                <w:sz w:val="18"/>
                <w:szCs w:val="18"/>
              </w:rPr>
              <w:t xml:space="preserve"> 37</w:t>
            </w:r>
            <w:r w:rsidR="007B06AA" w:rsidRPr="00B84ADA">
              <w:rPr>
                <w:rFonts w:cs="Tahoma"/>
                <w:sz w:val="18"/>
                <w:szCs w:val="18"/>
              </w:rPr>
              <w:t xml:space="preserve">-40 and </w:t>
            </w:r>
            <w:r w:rsidR="00AC79EC" w:rsidRPr="00B84ADA">
              <w:rPr>
                <w:rFonts w:cs="Tahoma"/>
                <w:sz w:val="18"/>
                <w:szCs w:val="18"/>
              </w:rPr>
              <w:t>60 are</w:t>
            </w:r>
            <w:r w:rsidR="007B06AA" w:rsidRPr="00B84ADA">
              <w:rPr>
                <w:rFonts w:cs="Tahoma"/>
                <w:sz w:val="18"/>
                <w:szCs w:val="18"/>
              </w:rPr>
              <w:t xml:space="preserve"> listed below s</w:t>
            </w:r>
            <w:r w:rsidR="00AC79EC" w:rsidRPr="00D31A75">
              <w:rPr>
                <w:rFonts w:cs="Tahoma"/>
                <w:sz w:val="18"/>
                <w:szCs w:val="18"/>
              </w:rPr>
              <w:t xml:space="preserve">o </w:t>
            </w:r>
            <w:r w:rsidR="007B06AA" w:rsidRPr="00B84ADA">
              <w:rPr>
                <w:rFonts w:cs="Tahoma"/>
                <w:sz w:val="18"/>
                <w:szCs w:val="18"/>
              </w:rPr>
              <w:t>fields</w:t>
            </w:r>
            <w:r w:rsidR="00AC79EC" w:rsidRPr="00D31A75">
              <w:rPr>
                <w:rFonts w:cs="Tahoma"/>
                <w:sz w:val="18"/>
                <w:szCs w:val="18"/>
              </w:rPr>
              <w:t xml:space="preserve"> 41-59 and 61-72 are empty.</w:t>
            </w:r>
          </w:p>
        </w:tc>
      </w:tr>
      <w:tr w:rsidR="009668C8" w:rsidRPr="005B4766" w14:paraId="7E99FFD0" w14:textId="77777777" w:rsidTr="00624AF6">
        <w:tc>
          <w:tcPr>
            <w:tcW w:w="903" w:type="pct"/>
          </w:tcPr>
          <w:p w14:paraId="62694821" w14:textId="77777777" w:rsidR="00A976C0" w:rsidRPr="005A6879" w:rsidRDefault="00A976C0" w:rsidP="00E53A09">
            <w:pPr>
              <w:rPr>
                <w:rFonts w:cs="Tahoma"/>
                <w:sz w:val="18"/>
                <w:szCs w:val="18"/>
              </w:rPr>
            </w:pPr>
          </w:p>
        </w:tc>
        <w:tc>
          <w:tcPr>
            <w:tcW w:w="450" w:type="pct"/>
          </w:tcPr>
          <w:p w14:paraId="7C010E33" w14:textId="77777777" w:rsidR="00A976C0" w:rsidRPr="005A6879" w:rsidRDefault="00A976C0" w:rsidP="00E53A09">
            <w:pPr>
              <w:rPr>
                <w:rFonts w:cs="Tahoma"/>
                <w:sz w:val="18"/>
                <w:szCs w:val="18"/>
              </w:rPr>
            </w:pPr>
          </w:p>
        </w:tc>
        <w:tc>
          <w:tcPr>
            <w:tcW w:w="768" w:type="pct"/>
          </w:tcPr>
          <w:p w14:paraId="4F8AB02A" w14:textId="77777777" w:rsidR="00A976C0" w:rsidRPr="005A6879" w:rsidRDefault="00A976C0" w:rsidP="00E53A09">
            <w:pPr>
              <w:rPr>
                <w:rFonts w:cs="Tahoma"/>
                <w:sz w:val="18"/>
                <w:szCs w:val="18"/>
              </w:rPr>
            </w:pPr>
          </w:p>
        </w:tc>
        <w:tc>
          <w:tcPr>
            <w:tcW w:w="720" w:type="pct"/>
          </w:tcPr>
          <w:p w14:paraId="16951BFE" w14:textId="77777777" w:rsidR="00A976C0" w:rsidRPr="005A6879" w:rsidRDefault="00A976C0" w:rsidP="00E53A09">
            <w:pPr>
              <w:rPr>
                <w:rFonts w:cs="Tahoma"/>
                <w:sz w:val="18"/>
                <w:szCs w:val="18"/>
              </w:rPr>
            </w:pPr>
          </w:p>
        </w:tc>
        <w:tc>
          <w:tcPr>
            <w:tcW w:w="1343" w:type="pct"/>
          </w:tcPr>
          <w:p w14:paraId="715FA5DA" w14:textId="77777777" w:rsidR="00A976C0" w:rsidRPr="005A6879" w:rsidRDefault="00A976C0" w:rsidP="00E53A09">
            <w:pPr>
              <w:rPr>
                <w:rFonts w:cs="Tahoma"/>
                <w:sz w:val="18"/>
                <w:szCs w:val="18"/>
              </w:rPr>
            </w:pPr>
          </w:p>
        </w:tc>
        <w:tc>
          <w:tcPr>
            <w:tcW w:w="816" w:type="pct"/>
          </w:tcPr>
          <w:p w14:paraId="7D6AA071" w14:textId="77777777" w:rsidR="00A976C0" w:rsidRPr="005A6879" w:rsidRDefault="00A976C0" w:rsidP="00E53A09">
            <w:pPr>
              <w:rPr>
                <w:rFonts w:cs="Tahoma"/>
                <w:sz w:val="18"/>
                <w:szCs w:val="18"/>
              </w:rPr>
            </w:pPr>
          </w:p>
        </w:tc>
      </w:tr>
      <w:tr w:rsidR="009668C8" w:rsidRPr="005B4766" w14:paraId="34473102" w14:textId="77777777" w:rsidTr="00624AF6">
        <w:tc>
          <w:tcPr>
            <w:tcW w:w="903" w:type="pct"/>
          </w:tcPr>
          <w:p w14:paraId="74F7DD00" w14:textId="77777777" w:rsidR="00A976C0" w:rsidRPr="005A6879" w:rsidRDefault="00A976C0" w:rsidP="00E53A09">
            <w:pPr>
              <w:rPr>
                <w:rFonts w:cs="Tahoma"/>
                <w:sz w:val="18"/>
                <w:szCs w:val="18"/>
              </w:rPr>
            </w:pPr>
            <w:r w:rsidRPr="005A6879">
              <w:rPr>
                <w:rFonts w:cs="Tahoma"/>
                <w:sz w:val="18"/>
                <w:szCs w:val="18"/>
              </w:rPr>
              <w:t>Spare</w:t>
            </w:r>
          </w:p>
        </w:tc>
        <w:tc>
          <w:tcPr>
            <w:tcW w:w="450" w:type="pct"/>
          </w:tcPr>
          <w:p w14:paraId="63E62E60" w14:textId="77777777" w:rsidR="00A976C0" w:rsidRPr="005A6879" w:rsidRDefault="00A976C0" w:rsidP="00E53A09">
            <w:pPr>
              <w:rPr>
                <w:rFonts w:cs="Tahoma"/>
                <w:sz w:val="18"/>
                <w:szCs w:val="18"/>
              </w:rPr>
            </w:pPr>
            <w:r w:rsidRPr="005A6879">
              <w:rPr>
                <w:rFonts w:cs="Tahoma"/>
                <w:sz w:val="18"/>
                <w:szCs w:val="18"/>
              </w:rPr>
              <w:t>37</w:t>
            </w:r>
          </w:p>
        </w:tc>
        <w:tc>
          <w:tcPr>
            <w:tcW w:w="768" w:type="pct"/>
          </w:tcPr>
          <w:p w14:paraId="108E0FF0" w14:textId="77777777" w:rsidR="00A976C0" w:rsidRPr="005A6879" w:rsidRDefault="00A976C0" w:rsidP="00E53A09">
            <w:pPr>
              <w:rPr>
                <w:rFonts w:cs="Tahoma"/>
                <w:sz w:val="18"/>
                <w:szCs w:val="18"/>
              </w:rPr>
            </w:pPr>
            <w:r w:rsidRPr="005A6879">
              <w:rPr>
                <w:rFonts w:cs="Tahoma"/>
                <w:sz w:val="18"/>
                <w:szCs w:val="18"/>
              </w:rPr>
              <w:t>40</w:t>
            </w:r>
          </w:p>
        </w:tc>
        <w:tc>
          <w:tcPr>
            <w:tcW w:w="720" w:type="pct"/>
          </w:tcPr>
          <w:p w14:paraId="350635B7"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4A478AEA" w14:textId="77777777" w:rsidR="00A976C0" w:rsidRPr="005A6879" w:rsidRDefault="00A976C0" w:rsidP="00E53A09">
            <w:pPr>
              <w:rPr>
                <w:rFonts w:cs="Tahoma"/>
                <w:sz w:val="18"/>
                <w:szCs w:val="18"/>
              </w:rPr>
            </w:pPr>
            <w:r w:rsidRPr="005A6879">
              <w:rPr>
                <w:rFonts w:cs="Tahoma"/>
                <w:sz w:val="18"/>
                <w:szCs w:val="18"/>
              </w:rPr>
              <w:t xml:space="preserve">Not </w:t>
            </w:r>
            <w:r w:rsidR="00AA3FA2">
              <w:rPr>
                <w:rFonts w:cs="Tahoma"/>
                <w:sz w:val="18"/>
                <w:szCs w:val="18"/>
              </w:rPr>
              <w:t>currently in use</w:t>
            </w:r>
            <w:r w:rsidRPr="005A6879">
              <w:rPr>
                <w:rFonts w:cs="Tahoma"/>
                <w:sz w:val="18"/>
                <w:szCs w:val="18"/>
              </w:rPr>
              <w:t xml:space="preserve"> for SOGEA</w:t>
            </w:r>
          </w:p>
        </w:tc>
        <w:tc>
          <w:tcPr>
            <w:tcW w:w="816" w:type="pct"/>
          </w:tcPr>
          <w:p w14:paraId="35A92041" w14:textId="77777777" w:rsidR="00A976C0" w:rsidRPr="005A6879" w:rsidRDefault="00A976C0" w:rsidP="00E53A09">
            <w:pPr>
              <w:rPr>
                <w:rFonts w:cs="Tahoma"/>
                <w:sz w:val="18"/>
                <w:szCs w:val="18"/>
              </w:rPr>
            </w:pPr>
          </w:p>
        </w:tc>
      </w:tr>
      <w:tr w:rsidR="009668C8" w:rsidRPr="005B4766" w14:paraId="34A06E89" w14:textId="77777777" w:rsidTr="00624AF6">
        <w:tc>
          <w:tcPr>
            <w:tcW w:w="903" w:type="pct"/>
          </w:tcPr>
          <w:p w14:paraId="2A2FF9F0" w14:textId="77777777" w:rsidR="00A976C0" w:rsidRPr="005A6879" w:rsidRDefault="00A976C0" w:rsidP="00E53A09">
            <w:pPr>
              <w:rPr>
                <w:rFonts w:cs="Tahoma"/>
                <w:sz w:val="18"/>
                <w:szCs w:val="18"/>
              </w:rPr>
            </w:pPr>
            <w:r w:rsidRPr="005A6879">
              <w:rPr>
                <w:rFonts w:cs="Tahoma"/>
                <w:sz w:val="18"/>
                <w:szCs w:val="18"/>
              </w:rPr>
              <w:t>Upstream bandwidth</w:t>
            </w:r>
          </w:p>
        </w:tc>
        <w:tc>
          <w:tcPr>
            <w:tcW w:w="450" w:type="pct"/>
          </w:tcPr>
          <w:p w14:paraId="0D94285C" w14:textId="77777777" w:rsidR="00A976C0" w:rsidRPr="005A6879" w:rsidRDefault="00A976C0" w:rsidP="00E53A09">
            <w:pPr>
              <w:rPr>
                <w:rFonts w:cs="Tahoma"/>
                <w:sz w:val="18"/>
                <w:szCs w:val="18"/>
              </w:rPr>
            </w:pPr>
            <w:r w:rsidRPr="005A6879">
              <w:rPr>
                <w:rFonts w:cs="Tahoma"/>
                <w:sz w:val="18"/>
                <w:szCs w:val="18"/>
              </w:rPr>
              <w:t>38</w:t>
            </w:r>
          </w:p>
        </w:tc>
        <w:tc>
          <w:tcPr>
            <w:tcW w:w="768" w:type="pct"/>
          </w:tcPr>
          <w:p w14:paraId="07DCFF6E" w14:textId="77777777" w:rsidR="00A976C0" w:rsidRPr="005A6879" w:rsidRDefault="00A976C0" w:rsidP="00E53A09">
            <w:pPr>
              <w:rPr>
                <w:rFonts w:cs="Tahoma"/>
                <w:sz w:val="18"/>
                <w:szCs w:val="18"/>
              </w:rPr>
            </w:pPr>
            <w:r w:rsidRPr="005A6879">
              <w:rPr>
                <w:rFonts w:cs="Tahoma"/>
                <w:sz w:val="18"/>
                <w:szCs w:val="18"/>
              </w:rPr>
              <w:t>40</w:t>
            </w:r>
          </w:p>
        </w:tc>
        <w:tc>
          <w:tcPr>
            <w:tcW w:w="720" w:type="pct"/>
          </w:tcPr>
          <w:p w14:paraId="443FE6AB"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62810171" w14:textId="77777777" w:rsidR="00A976C0" w:rsidRPr="005A6879" w:rsidRDefault="00A976C0" w:rsidP="00E53A09">
            <w:pPr>
              <w:rPr>
                <w:rFonts w:cs="Tahoma"/>
                <w:sz w:val="18"/>
                <w:szCs w:val="18"/>
              </w:rPr>
            </w:pPr>
            <w:r w:rsidRPr="005A6879">
              <w:rPr>
                <w:rFonts w:cs="Tahoma"/>
                <w:sz w:val="18"/>
                <w:szCs w:val="18"/>
              </w:rPr>
              <w:t>e.g.  2Mbit/s</w:t>
            </w:r>
          </w:p>
        </w:tc>
        <w:tc>
          <w:tcPr>
            <w:tcW w:w="816" w:type="pct"/>
          </w:tcPr>
          <w:p w14:paraId="0A21254B" w14:textId="77777777" w:rsidR="00A976C0" w:rsidRPr="005A6879" w:rsidRDefault="00A976C0" w:rsidP="00E53A09">
            <w:pPr>
              <w:rPr>
                <w:rFonts w:cs="Tahoma"/>
                <w:sz w:val="18"/>
                <w:szCs w:val="18"/>
              </w:rPr>
            </w:pPr>
          </w:p>
        </w:tc>
      </w:tr>
      <w:tr w:rsidR="009668C8" w:rsidRPr="005B4766" w14:paraId="4A3BAA4D" w14:textId="77777777" w:rsidTr="00624AF6">
        <w:tc>
          <w:tcPr>
            <w:tcW w:w="903" w:type="pct"/>
          </w:tcPr>
          <w:p w14:paraId="09BD51C5" w14:textId="77777777" w:rsidR="00A976C0" w:rsidRPr="005A6879" w:rsidRDefault="00A976C0" w:rsidP="00E53A09">
            <w:pPr>
              <w:rPr>
                <w:rFonts w:cs="Tahoma"/>
                <w:sz w:val="18"/>
                <w:szCs w:val="18"/>
              </w:rPr>
            </w:pPr>
            <w:r w:rsidRPr="005A6879">
              <w:rPr>
                <w:rFonts w:cs="Tahoma"/>
                <w:sz w:val="18"/>
                <w:szCs w:val="18"/>
              </w:rPr>
              <w:t>Downstream bandwidth</w:t>
            </w:r>
          </w:p>
        </w:tc>
        <w:tc>
          <w:tcPr>
            <w:tcW w:w="450" w:type="pct"/>
          </w:tcPr>
          <w:p w14:paraId="3EF6976E" w14:textId="77777777" w:rsidR="00A976C0" w:rsidRPr="005A6879" w:rsidRDefault="00A976C0" w:rsidP="00E53A09">
            <w:pPr>
              <w:rPr>
                <w:rFonts w:cs="Tahoma"/>
                <w:sz w:val="18"/>
                <w:szCs w:val="18"/>
              </w:rPr>
            </w:pPr>
            <w:r w:rsidRPr="005A6879">
              <w:rPr>
                <w:rFonts w:cs="Tahoma"/>
                <w:sz w:val="18"/>
                <w:szCs w:val="18"/>
              </w:rPr>
              <w:t>39</w:t>
            </w:r>
          </w:p>
        </w:tc>
        <w:tc>
          <w:tcPr>
            <w:tcW w:w="768" w:type="pct"/>
          </w:tcPr>
          <w:p w14:paraId="151C3EE4" w14:textId="77777777" w:rsidR="00A976C0" w:rsidRPr="005A6879" w:rsidRDefault="00A976C0" w:rsidP="00E53A09">
            <w:pPr>
              <w:rPr>
                <w:rFonts w:cs="Tahoma"/>
                <w:sz w:val="18"/>
                <w:szCs w:val="18"/>
              </w:rPr>
            </w:pPr>
            <w:r w:rsidRPr="005A6879">
              <w:rPr>
                <w:rFonts w:cs="Tahoma"/>
                <w:sz w:val="18"/>
                <w:szCs w:val="18"/>
              </w:rPr>
              <w:t>40</w:t>
            </w:r>
          </w:p>
        </w:tc>
        <w:tc>
          <w:tcPr>
            <w:tcW w:w="720" w:type="pct"/>
          </w:tcPr>
          <w:p w14:paraId="77A561D4"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1EA6FA47" w14:textId="77777777" w:rsidR="00A976C0" w:rsidRPr="005A6879" w:rsidRDefault="00A976C0" w:rsidP="00E53A09">
            <w:pPr>
              <w:rPr>
                <w:rFonts w:cs="Tahoma"/>
                <w:sz w:val="18"/>
                <w:szCs w:val="18"/>
              </w:rPr>
            </w:pPr>
            <w:r w:rsidRPr="005A6879">
              <w:rPr>
                <w:rFonts w:cs="Tahoma"/>
                <w:sz w:val="18"/>
                <w:szCs w:val="18"/>
              </w:rPr>
              <w:t>e.g. 40Mbit/s</w:t>
            </w:r>
          </w:p>
        </w:tc>
        <w:tc>
          <w:tcPr>
            <w:tcW w:w="816" w:type="pct"/>
          </w:tcPr>
          <w:p w14:paraId="06DC3DCE" w14:textId="77777777" w:rsidR="00A976C0" w:rsidRPr="005A6879" w:rsidRDefault="00A976C0" w:rsidP="00E53A09">
            <w:pPr>
              <w:rPr>
                <w:rFonts w:cs="Tahoma"/>
                <w:sz w:val="18"/>
                <w:szCs w:val="18"/>
              </w:rPr>
            </w:pPr>
          </w:p>
        </w:tc>
      </w:tr>
      <w:tr w:rsidR="009668C8" w:rsidRPr="005B4766" w14:paraId="56027408" w14:textId="77777777" w:rsidTr="00624AF6">
        <w:tc>
          <w:tcPr>
            <w:tcW w:w="903" w:type="pct"/>
          </w:tcPr>
          <w:p w14:paraId="6E013B17" w14:textId="77777777" w:rsidR="00A976C0" w:rsidRPr="005A6879" w:rsidRDefault="00A976C0" w:rsidP="00E53A09">
            <w:pPr>
              <w:rPr>
                <w:rFonts w:cs="Tahoma"/>
                <w:sz w:val="18"/>
                <w:szCs w:val="18"/>
              </w:rPr>
            </w:pPr>
            <w:r w:rsidRPr="005A6879">
              <w:rPr>
                <w:rFonts w:cs="Tahoma"/>
                <w:sz w:val="18"/>
                <w:szCs w:val="18"/>
              </w:rPr>
              <w:t>Spare</w:t>
            </w:r>
          </w:p>
        </w:tc>
        <w:tc>
          <w:tcPr>
            <w:tcW w:w="450" w:type="pct"/>
          </w:tcPr>
          <w:p w14:paraId="4044C982" w14:textId="77777777" w:rsidR="00A976C0" w:rsidRPr="005A6879" w:rsidRDefault="00A976C0" w:rsidP="00E53A09">
            <w:pPr>
              <w:rPr>
                <w:rFonts w:cs="Tahoma"/>
                <w:sz w:val="18"/>
                <w:szCs w:val="18"/>
              </w:rPr>
            </w:pPr>
            <w:r w:rsidRPr="005A6879">
              <w:rPr>
                <w:rFonts w:cs="Tahoma"/>
                <w:sz w:val="18"/>
                <w:szCs w:val="18"/>
              </w:rPr>
              <w:t>40</w:t>
            </w:r>
          </w:p>
        </w:tc>
        <w:tc>
          <w:tcPr>
            <w:tcW w:w="768" w:type="pct"/>
          </w:tcPr>
          <w:p w14:paraId="29F34649" w14:textId="77777777" w:rsidR="00A976C0" w:rsidRPr="005A6879" w:rsidRDefault="00A976C0" w:rsidP="00E53A09">
            <w:pPr>
              <w:rPr>
                <w:rFonts w:cs="Tahoma"/>
                <w:sz w:val="18"/>
                <w:szCs w:val="18"/>
              </w:rPr>
            </w:pPr>
            <w:r w:rsidRPr="005A6879">
              <w:rPr>
                <w:rFonts w:cs="Tahoma"/>
                <w:sz w:val="18"/>
                <w:szCs w:val="18"/>
              </w:rPr>
              <w:t>40</w:t>
            </w:r>
          </w:p>
        </w:tc>
        <w:tc>
          <w:tcPr>
            <w:tcW w:w="720" w:type="pct"/>
          </w:tcPr>
          <w:p w14:paraId="74DC31FD" w14:textId="77777777" w:rsidR="00A976C0" w:rsidRPr="005A6879" w:rsidRDefault="00A976C0" w:rsidP="00E53A09">
            <w:pPr>
              <w:rPr>
                <w:rFonts w:cs="Tahoma"/>
                <w:sz w:val="18"/>
                <w:szCs w:val="18"/>
              </w:rPr>
            </w:pPr>
            <w:r w:rsidRPr="005A6879">
              <w:rPr>
                <w:rFonts w:cs="Tahoma"/>
                <w:sz w:val="18"/>
                <w:szCs w:val="18"/>
              </w:rPr>
              <w:t>Text</w:t>
            </w:r>
          </w:p>
        </w:tc>
        <w:tc>
          <w:tcPr>
            <w:tcW w:w="1343" w:type="pct"/>
          </w:tcPr>
          <w:p w14:paraId="3E769E16" w14:textId="77777777" w:rsidR="00A976C0" w:rsidRPr="005A6879" w:rsidRDefault="00A976C0" w:rsidP="00E53A09">
            <w:pPr>
              <w:rPr>
                <w:rFonts w:cs="Tahoma"/>
                <w:sz w:val="18"/>
                <w:szCs w:val="18"/>
              </w:rPr>
            </w:pPr>
            <w:r w:rsidRPr="005A6879">
              <w:rPr>
                <w:rFonts w:cs="Tahoma"/>
                <w:sz w:val="18"/>
                <w:szCs w:val="18"/>
              </w:rPr>
              <w:t xml:space="preserve">Not </w:t>
            </w:r>
            <w:r w:rsidR="00AA3FA2">
              <w:rPr>
                <w:rFonts w:cs="Tahoma"/>
                <w:sz w:val="18"/>
                <w:szCs w:val="18"/>
              </w:rPr>
              <w:t>currently in use</w:t>
            </w:r>
            <w:r w:rsidRPr="005A6879">
              <w:rPr>
                <w:rFonts w:cs="Tahoma"/>
                <w:sz w:val="18"/>
                <w:szCs w:val="18"/>
              </w:rPr>
              <w:t xml:space="preserve"> for SOGEA</w:t>
            </w:r>
          </w:p>
        </w:tc>
        <w:tc>
          <w:tcPr>
            <w:tcW w:w="816" w:type="pct"/>
          </w:tcPr>
          <w:p w14:paraId="679B907A" w14:textId="77777777" w:rsidR="00A976C0" w:rsidRPr="005A6879" w:rsidRDefault="00A976C0" w:rsidP="00E53A09">
            <w:pPr>
              <w:rPr>
                <w:rFonts w:cs="Tahoma"/>
                <w:sz w:val="18"/>
                <w:szCs w:val="18"/>
              </w:rPr>
            </w:pPr>
          </w:p>
        </w:tc>
      </w:tr>
      <w:tr w:rsidR="003E2CF6" w:rsidRPr="005B4766" w14:paraId="1E3A9928" w14:textId="77777777" w:rsidTr="00624AF6">
        <w:tc>
          <w:tcPr>
            <w:tcW w:w="903" w:type="pct"/>
          </w:tcPr>
          <w:p w14:paraId="372A3D56" w14:textId="77777777" w:rsidR="003E2CF6" w:rsidRPr="007609EF" w:rsidRDefault="003E2CF6" w:rsidP="003E2CF6">
            <w:pPr>
              <w:spacing w:after="120"/>
              <w:rPr>
                <w:sz w:val="18"/>
                <w:szCs w:val="18"/>
              </w:rPr>
            </w:pPr>
            <w:r w:rsidRPr="00B84ADA">
              <w:rPr>
                <w:sz w:val="18"/>
                <w:szCs w:val="18"/>
              </w:rPr>
              <w:t>Unique Price Code</w:t>
            </w:r>
          </w:p>
        </w:tc>
        <w:tc>
          <w:tcPr>
            <w:tcW w:w="450" w:type="pct"/>
          </w:tcPr>
          <w:p w14:paraId="6A7FCB54" w14:textId="77777777" w:rsidR="003E2CF6" w:rsidRPr="007609EF" w:rsidRDefault="003E2CF6" w:rsidP="003E2CF6">
            <w:pPr>
              <w:spacing w:after="120"/>
              <w:rPr>
                <w:sz w:val="18"/>
                <w:szCs w:val="18"/>
              </w:rPr>
            </w:pPr>
            <w:r>
              <w:rPr>
                <w:sz w:val="18"/>
                <w:szCs w:val="18"/>
              </w:rPr>
              <w:t>60</w:t>
            </w:r>
          </w:p>
        </w:tc>
        <w:tc>
          <w:tcPr>
            <w:tcW w:w="768" w:type="pct"/>
          </w:tcPr>
          <w:p w14:paraId="43A85378" w14:textId="77777777" w:rsidR="003E2CF6" w:rsidRPr="007609EF" w:rsidRDefault="00AD7C78" w:rsidP="003E2CF6">
            <w:pPr>
              <w:spacing w:after="120"/>
              <w:rPr>
                <w:sz w:val="18"/>
                <w:szCs w:val="18"/>
              </w:rPr>
            </w:pPr>
            <w:r>
              <w:rPr>
                <w:sz w:val="18"/>
                <w:szCs w:val="18"/>
              </w:rPr>
              <w:t>60</w:t>
            </w:r>
          </w:p>
        </w:tc>
        <w:tc>
          <w:tcPr>
            <w:tcW w:w="720" w:type="pct"/>
          </w:tcPr>
          <w:p w14:paraId="2B970966" w14:textId="77777777" w:rsidR="003E2CF6" w:rsidRPr="007609EF" w:rsidRDefault="003E2CF6" w:rsidP="003E2CF6">
            <w:pPr>
              <w:spacing w:after="120"/>
              <w:rPr>
                <w:sz w:val="18"/>
                <w:szCs w:val="18"/>
              </w:rPr>
            </w:pPr>
            <w:r>
              <w:rPr>
                <w:sz w:val="18"/>
                <w:szCs w:val="18"/>
              </w:rPr>
              <w:t>Text</w:t>
            </w:r>
          </w:p>
        </w:tc>
        <w:tc>
          <w:tcPr>
            <w:tcW w:w="1343" w:type="pct"/>
          </w:tcPr>
          <w:p w14:paraId="5C50499F" w14:textId="77777777" w:rsidR="003E2CF6" w:rsidRPr="00CA5D1F" w:rsidRDefault="003E2CF6" w:rsidP="003E2CF6">
            <w:pPr>
              <w:spacing w:after="120"/>
              <w:rPr>
                <w:sz w:val="18"/>
                <w:szCs w:val="18"/>
              </w:rPr>
            </w:pPr>
            <w:r w:rsidRPr="00CA5D1F">
              <w:rPr>
                <w:sz w:val="18"/>
                <w:szCs w:val="18"/>
              </w:rPr>
              <w:t>e.g</w:t>
            </w:r>
            <w:r w:rsidR="000F23D0" w:rsidRPr="00CA5D1F">
              <w:rPr>
                <w:sz w:val="18"/>
                <w:szCs w:val="18"/>
              </w:rPr>
              <w:t>.</w:t>
            </w:r>
            <w:r w:rsidR="00EA31A8" w:rsidRPr="00CA5D1F">
              <w:rPr>
                <w:sz w:val="18"/>
                <w:szCs w:val="18"/>
              </w:rPr>
              <w:t xml:space="preserve"> </w:t>
            </w:r>
            <w:r w:rsidR="000F23D0" w:rsidRPr="00CA5D1F">
              <w:rPr>
                <w:sz w:val="18"/>
                <w:szCs w:val="18"/>
              </w:rPr>
              <w:t>NGASOGEAXXXXXX</w:t>
            </w:r>
            <w:r w:rsidR="00243F0F" w:rsidRPr="00CA5D1F">
              <w:rPr>
                <w:sz w:val="18"/>
                <w:szCs w:val="18"/>
              </w:rPr>
              <w:t>/</w:t>
            </w:r>
          </w:p>
          <w:p w14:paraId="0F25421D" w14:textId="77777777" w:rsidR="00243F0F" w:rsidRPr="00B84ADA" w:rsidRDefault="00243F0F" w:rsidP="003E2CF6">
            <w:pPr>
              <w:spacing w:after="120"/>
              <w:rPr>
                <w:sz w:val="18"/>
                <w:szCs w:val="18"/>
                <w:highlight w:val="yellow"/>
              </w:rPr>
            </w:pPr>
            <w:r w:rsidRPr="00CA5D1F">
              <w:rPr>
                <w:sz w:val="18"/>
                <w:szCs w:val="18"/>
              </w:rPr>
              <w:t>NGASOGEAYYYYYY</w:t>
            </w:r>
          </w:p>
        </w:tc>
        <w:tc>
          <w:tcPr>
            <w:tcW w:w="816" w:type="pct"/>
          </w:tcPr>
          <w:p w14:paraId="236614D9" w14:textId="77777777" w:rsidR="003E2CF6" w:rsidRPr="007609EF" w:rsidRDefault="00EA6C19" w:rsidP="00EA6C19">
            <w:pPr>
              <w:jc w:val="both"/>
              <w:rPr>
                <w:sz w:val="18"/>
                <w:szCs w:val="18"/>
              </w:rPr>
            </w:pPr>
            <w:r>
              <w:rPr>
                <w:rFonts w:ascii="Segoe UI" w:hAnsi="Segoe UI" w:cs="Segoe UI"/>
                <w:color w:val="000000"/>
                <w:sz w:val="20"/>
                <w:szCs w:val="20"/>
              </w:rPr>
              <w:t>SOGEA (wherever applicable) invoice will have "Unique Price code" populated from Feb</w:t>
            </w:r>
            <w:r w:rsidR="009E7CD4">
              <w:rPr>
                <w:rFonts w:ascii="Segoe UI" w:hAnsi="Segoe UI" w:cs="Segoe UI"/>
                <w:color w:val="000000"/>
                <w:sz w:val="20"/>
                <w:szCs w:val="20"/>
              </w:rPr>
              <w:t>ruary</w:t>
            </w:r>
            <w:r>
              <w:rPr>
                <w:rFonts w:ascii="Segoe UI" w:hAnsi="Segoe UI" w:cs="Segoe UI"/>
                <w:color w:val="000000"/>
                <w:sz w:val="20"/>
                <w:szCs w:val="20"/>
              </w:rPr>
              <w:t xml:space="preserve"> 2021.</w:t>
            </w:r>
          </w:p>
        </w:tc>
      </w:tr>
    </w:tbl>
    <w:p w14:paraId="49126295" w14:textId="77777777" w:rsidR="00E53A09" w:rsidRPr="005A6879" w:rsidRDefault="00E53A09" w:rsidP="00E53A09">
      <w:pPr>
        <w:rPr>
          <w:rFonts w:cs="Tahoma"/>
          <w:szCs w:val="21"/>
        </w:rPr>
      </w:pPr>
      <w:r w:rsidRPr="005A6879">
        <w:rPr>
          <w:rFonts w:cs="Tahoma"/>
          <w:szCs w:val="21"/>
        </w:rPr>
        <w:t>* Asterisk = Fields whose values will not get populated.</w:t>
      </w:r>
    </w:p>
    <w:p w14:paraId="615CB9CE" w14:textId="77777777" w:rsidR="00E53A09" w:rsidRDefault="00E53A09" w:rsidP="00E53A09">
      <w:pPr>
        <w:rPr>
          <w:rFonts w:ascii="Arial" w:hAnsi="Arial"/>
          <w:sz w:val="18"/>
          <w:szCs w:val="18"/>
        </w:rPr>
      </w:pPr>
    </w:p>
    <w:p w14:paraId="3D50FF35" w14:textId="77777777" w:rsidR="00E53A09" w:rsidRPr="005B4766" w:rsidRDefault="00E53A09" w:rsidP="00870DEA">
      <w:pPr>
        <w:pStyle w:val="Heading2"/>
      </w:pPr>
      <w:bookmarkStart w:id="345" w:name="_6.4._EVENT_CHARGES"/>
      <w:bookmarkStart w:id="346" w:name="_Ref4779540"/>
      <w:bookmarkStart w:id="347" w:name="_Toc205994586"/>
      <w:bookmarkEnd w:id="345"/>
      <w:r w:rsidRPr="00870DEA">
        <w:t>EVENT</w:t>
      </w:r>
      <w:r w:rsidRPr="00C162FD">
        <w:t xml:space="preserve"> CHARGES RECORD</w:t>
      </w:r>
      <w:bookmarkEnd w:id="346"/>
      <w:bookmarkEnd w:id="347"/>
      <w:r>
        <w:t xml:space="preserve"> </w:t>
      </w:r>
    </w:p>
    <w:p w14:paraId="675B7941" w14:textId="77777777" w:rsidR="00E53A09" w:rsidRPr="005A6879" w:rsidRDefault="00E53A09" w:rsidP="00E53A09">
      <w:pPr>
        <w:rPr>
          <w:rFonts w:cs="Tahoma"/>
          <w:szCs w:val="21"/>
        </w:rPr>
      </w:pPr>
      <w:r w:rsidRPr="005A6879">
        <w:rPr>
          <w:rFonts w:cs="Tahoma"/>
          <w:szCs w:val="21"/>
        </w:rPr>
        <w:t>The following event detail records will be included in the output file and will contain the following character separated bill data.</w:t>
      </w:r>
    </w:p>
    <w:p w14:paraId="3B47AD1F" w14:textId="77777777" w:rsidR="00E53A09" w:rsidRPr="005A6879" w:rsidRDefault="00E53A09" w:rsidP="00E53A09">
      <w:pPr>
        <w:rPr>
          <w:rFonts w:cs="Tahoma"/>
          <w:szCs w:val="21"/>
        </w:rPr>
      </w:pPr>
      <w:r w:rsidRPr="005A6879">
        <w:rPr>
          <w:rFonts w:cs="Tahoma"/>
          <w:szCs w:val="21"/>
        </w:rPr>
        <w:t>Below table hold the event type name and there corresponding mapping values. These will be used further.</w:t>
      </w:r>
    </w:p>
    <w:p w14:paraId="47C9576D" w14:textId="77777777" w:rsidR="00E53A09" w:rsidRPr="005A6879" w:rsidRDefault="00E53A09" w:rsidP="00E53A09">
      <w:pPr>
        <w:rPr>
          <w:rFonts w:cs="Tahoma"/>
          <w:b/>
          <w:szCs w:val="21"/>
        </w:rPr>
      </w:pPr>
      <w:r w:rsidRPr="005A6879">
        <w:rPr>
          <w:rFonts w:cs="Tahoma"/>
          <w:szCs w:val="21"/>
        </w:rPr>
        <w:t>Record Type:</w:t>
      </w:r>
      <w:r w:rsidRPr="005A6879">
        <w:rPr>
          <w:rFonts w:cs="Tahoma"/>
          <w:b/>
          <w:szCs w:val="21"/>
        </w:rPr>
        <w:t xml:space="preserve"> EVENT</w:t>
      </w:r>
    </w:p>
    <w:tbl>
      <w:tblPr>
        <w:tblW w:w="52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621"/>
        <w:gridCol w:w="8"/>
        <w:gridCol w:w="897"/>
        <w:gridCol w:w="1433"/>
        <w:gridCol w:w="1347"/>
        <w:gridCol w:w="2505"/>
        <w:gridCol w:w="1794"/>
      </w:tblGrid>
      <w:tr w:rsidR="009668C8" w:rsidRPr="005B4766" w14:paraId="7317703B" w14:textId="77777777" w:rsidTr="00AC79EC">
        <w:tc>
          <w:tcPr>
            <w:tcW w:w="844" w:type="pct"/>
          </w:tcPr>
          <w:p w14:paraId="122BD049" w14:textId="77777777" w:rsidR="005D4B0F" w:rsidRPr="00354074" w:rsidRDefault="005D4B0F" w:rsidP="00E53A09">
            <w:pPr>
              <w:rPr>
                <w:rFonts w:cs="Tahoma"/>
                <w:b/>
                <w:sz w:val="18"/>
                <w:szCs w:val="18"/>
              </w:rPr>
            </w:pPr>
            <w:r w:rsidRPr="00354074">
              <w:rPr>
                <w:rFonts w:cs="Tahoma"/>
                <w:b/>
                <w:sz w:val="18"/>
                <w:szCs w:val="18"/>
              </w:rPr>
              <w:t>Field Name</w:t>
            </w:r>
          </w:p>
        </w:tc>
        <w:tc>
          <w:tcPr>
            <w:tcW w:w="471" w:type="pct"/>
            <w:gridSpan w:val="2"/>
          </w:tcPr>
          <w:p w14:paraId="35E23246" w14:textId="77777777" w:rsidR="005D4B0F" w:rsidRPr="00354074" w:rsidRDefault="005D4B0F" w:rsidP="00E53A09">
            <w:pPr>
              <w:rPr>
                <w:rFonts w:cs="Tahoma"/>
                <w:b/>
                <w:sz w:val="18"/>
                <w:szCs w:val="18"/>
              </w:rPr>
            </w:pPr>
            <w:r w:rsidRPr="00354074">
              <w:rPr>
                <w:rFonts w:cs="Tahoma"/>
                <w:b/>
                <w:sz w:val="18"/>
                <w:szCs w:val="18"/>
              </w:rPr>
              <w:t>Field No</w:t>
            </w:r>
          </w:p>
        </w:tc>
        <w:tc>
          <w:tcPr>
            <w:tcW w:w="746" w:type="pct"/>
          </w:tcPr>
          <w:p w14:paraId="41AF7249" w14:textId="77777777" w:rsidR="005D4B0F" w:rsidRPr="00354074" w:rsidRDefault="005D4B0F" w:rsidP="00E53A09">
            <w:pPr>
              <w:rPr>
                <w:rFonts w:cs="Tahoma"/>
                <w:b/>
                <w:sz w:val="18"/>
                <w:szCs w:val="18"/>
              </w:rPr>
            </w:pPr>
            <w:r w:rsidRPr="00354074">
              <w:rPr>
                <w:rFonts w:cs="Tahoma"/>
                <w:b/>
                <w:sz w:val="18"/>
                <w:szCs w:val="18"/>
              </w:rPr>
              <w:t xml:space="preserve">Maximum Field Length          </w:t>
            </w:r>
          </w:p>
        </w:tc>
        <w:tc>
          <w:tcPr>
            <w:tcW w:w="701" w:type="pct"/>
          </w:tcPr>
          <w:p w14:paraId="02C01F9C" w14:textId="77777777" w:rsidR="005D4B0F" w:rsidRPr="00354074" w:rsidRDefault="005D4B0F" w:rsidP="00E53A09">
            <w:pPr>
              <w:rPr>
                <w:rFonts w:cs="Tahoma"/>
                <w:b/>
                <w:sz w:val="18"/>
                <w:szCs w:val="18"/>
              </w:rPr>
            </w:pPr>
            <w:r w:rsidRPr="00354074">
              <w:rPr>
                <w:rFonts w:cs="Tahoma"/>
                <w:b/>
                <w:sz w:val="18"/>
                <w:szCs w:val="18"/>
              </w:rPr>
              <w:t>Format</w:t>
            </w:r>
          </w:p>
        </w:tc>
        <w:tc>
          <w:tcPr>
            <w:tcW w:w="1304" w:type="pct"/>
          </w:tcPr>
          <w:p w14:paraId="1F8942EB" w14:textId="77777777" w:rsidR="005D4B0F" w:rsidRPr="00354074" w:rsidRDefault="005D4B0F" w:rsidP="00E53A09">
            <w:pPr>
              <w:rPr>
                <w:rFonts w:cs="Tahoma"/>
                <w:b/>
                <w:sz w:val="18"/>
                <w:szCs w:val="18"/>
              </w:rPr>
            </w:pPr>
            <w:r w:rsidRPr="00354074">
              <w:rPr>
                <w:rFonts w:cs="Tahoma"/>
                <w:b/>
                <w:sz w:val="18"/>
                <w:szCs w:val="18"/>
              </w:rPr>
              <w:t>Value</w:t>
            </w:r>
          </w:p>
        </w:tc>
        <w:tc>
          <w:tcPr>
            <w:tcW w:w="934" w:type="pct"/>
          </w:tcPr>
          <w:p w14:paraId="6FD90165" w14:textId="77777777" w:rsidR="005D4B0F" w:rsidRPr="00354074" w:rsidRDefault="005D4B0F" w:rsidP="00E53A09">
            <w:pPr>
              <w:rPr>
                <w:rFonts w:cs="Tahoma"/>
                <w:b/>
                <w:sz w:val="18"/>
                <w:szCs w:val="18"/>
              </w:rPr>
            </w:pPr>
            <w:r w:rsidRPr="00354074">
              <w:rPr>
                <w:rFonts w:cs="Tahoma"/>
                <w:b/>
                <w:sz w:val="18"/>
                <w:szCs w:val="18"/>
              </w:rPr>
              <w:t>Note</w:t>
            </w:r>
          </w:p>
        </w:tc>
      </w:tr>
      <w:tr w:rsidR="009668C8" w:rsidRPr="005B4766" w14:paraId="2198EC7B" w14:textId="77777777" w:rsidTr="00AC79EC">
        <w:tc>
          <w:tcPr>
            <w:tcW w:w="848" w:type="pct"/>
            <w:gridSpan w:val="2"/>
          </w:tcPr>
          <w:p w14:paraId="6539810A" w14:textId="77777777" w:rsidR="005D4B0F" w:rsidRPr="00354074" w:rsidRDefault="005D4B0F" w:rsidP="00E53A09">
            <w:pPr>
              <w:rPr>
                <w:rFonts w:cs="Tahoma"/>
                <w:sz w:val="18"/>
                <w:szCs w:val="18"/>
              </w:rPr>
            </w:pPr>
            <w:r w:rsidRPr="00354074">
              <w:rPr>
                <w:rFonts w:cs="Tahoma"/>
                <w:sz w:val="18"/>
                <w:szCs w:val="18"/>
              </w:rPr>
              <w:t>Record Type</w:t>
            </w:r>
          </w:p>
        </w:tc>
        <w:tc>
          <w:tcPr>
            <w:tcW w:w="467" w:type="pct"/>
          </w:tcPr>
          <w:p w14:paraId="6A185557" w14:textId="77777777" w:rsidR="005D4B0F" w:rsidRPr="00354074" w:rsidRDefault="005D4B0F" w:rsidP="00E53A09">
            <w:pPr>
              <w:rPr>
                <w:rFonts w:cs="Tahoma"/>
                <w:sz w:val="18"/>
                <w:szCs w:val="18"/>
              </w:rPr>
            </w:pPr>
            <w:r w:rsidRPr="00354074">
              <w:rPr>
                <w:rFonts w:cs="Tahoma"/>
                <w:sz w:val="18"/>
                <w:szCs w:val="18"/>
              </w:rPr>
              <w:t>1</w:t>
            </w:r>
          </w:p>
        </w:tc>
        <w:tc>
          <w:tcPr>
            <w:tcW w:w="746" w:type="pct"/>
          </w:tcPr>
          <w:p w14:paraId="428EDC59" w14:textId="77777777" w:rsidR="005D4B0F" w:rsidRPr="00354074" w:rsidRDefault="005D4B0F" w:rsidP="00E53A09">
            <w:pPr>
              <w:rPr>
                <w:rFonts w:cs="Tahoma"/>
                <w:sz w:val="18"/>
                <w:szCs w:val="18"/>
              </w:rPr>
            </w:pPr>
            <w:r w:rsidRPr="00354074">
              <w:rPr>
                <w:rFonts w:cs="Tahoma"/>
                <w:sz w:val="18"/>
                <w:szCs w:val="18"/>
              </w:rPr>
              <w:t>255</w:t>
            </w:r>
          </w:p>
        </w:tc>
        <w:tc>
          <w:tcPr>
            <w:tcW w:w="701" w:type="pct"/>
          </w:tcPr>
          <w:p w14:paraId="7DA811D4"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33C0E781" w14:textId="77777777" w:rsidR="005D4B0F" w:rsidRPr="00354074" w:rsidRDefault="005D4B0F" w:rsidP="00E53A09">
            <w:pPr>
              <w:rPr>
                <w:rFonts w:cs="Tahoma"/>
                <w:sz w:val="18"/>
                <w:szCs w:val="18"/>
              </w:rPr>
            </w:pPr>
            <w:r w:rsidRPr="00354074">
              <w:rPr>
                <w:rFonts w:cs="Tahoma"/>
                <w:sz w:val="18"/>
                <w:szCs w:val="18"/>
              </w:rPr>
              <w:t>EVENT</w:t>
            </w:r>
          </w:p>
        </w:tc>
        <w:tc>
          <w:tcPr>
            <w:tcW w:w="934" w:type="pct"/>
          </w:tcPr>
          <w:p w14:paraId="0A7E1283" w14:textId="77777777" w:rsidR="005D4B0F" w:rsidRPr="00354074" w:rsidRDefault="005D4B0F" w:rsidP="00E53A09">
            <w:pPr>
              <w:rPr>
                <w:rFonts w:cs="Tahoma"/>
                <w:sz w:val="18"/>
                <w:szCs w:val="18"/>
              </w:rPr>
            </w:pPr>
          </w:p>
        </w:tc>
      </w:tr>
      <w:tr w:rsidR="009668C8" w:rsidRPr="00484C58" w14:paraId="7A4AD048" w14:textId="77777777" w:rsidTr="00AC79EC">
        <w:trPr>
          <w:trHeight w:val="420"/>
        </w:trPr>
        <w:tc>
          <w:tcPr>
            <w:tcW w:w="848" w:type="pct"/>
            <w:gridSpan w:val="2"/>
          </w:tcPr>
          <w:p w14:paraId="02B4E9B4" w14:textId="77777777" w:rsidR="005D4B0F" w:rsidRPr="00354074" w:rsidRDefault="005D4B0F" w:rsidP="00E53A09">
            <w:pPr>
              <w:rPr>
                <w:rFonts w:cs="Tahoma"/>
                <w:sz w:val="18"/>
                <w:szCs w:val="18"/>
              </w:rPr>
            </w:pPr>
            <w:r w:rsidRPr="00354074">
              <w:rPr>
                <w:rFonts w:cs="Tahoma"/>
                <w:sz w:val="18"/>
                <w:szCs w:val="18"/>
              </w:rPr>
              <w:t>*Product Description</w:t>
            </w:r>
          </w:p>
        </w:tc>
        <w:tc>
          <w:tcPr>
            <w:tcW w:w="467" w:type="pct"/>
          </w:tcPr>
          <w:p w14:paraId="717648A6" w14:textId="77777777" w:rsidR="005D4B0F" w:rsidRPr="00354074" w:rsidRDefault="005D4B0F" w:rsidP="00E53A09">
            <w:pPr>
              <w:rPr>
                <w:rFonts w:cs="Tahoma"/>
                <w:sz w:val="18"/>
                <w:szCs w:val="18"/>
              </w:rPr>
            </w:pPr>
            <w:r w:rsidRPr="00354074">
              <w:rPr>
                <w:rFonts w:cs="Tahoma"/>
                <w:sz w:val="18"/>
                <w:szCs w:val="18"/>
              </w:rPr>
              <w:t>2</w:t>
            </w:r>
          </w:p>
        </w:tc>
        <w:tc>
          <w:tcPr>
            <w:tcW w:w="746" w:type="pct"/>
          </w:tcPr>
          <w:p w14:paraId="61CDF33A" w14:textId="77777777" w:rsidR="005D4B0F" w:rsidRPr="00354074" w:rsidRDefault="005D4B0F" w:rsidP="00E53A09">
            <w:pPr>
              <w:rPr>
                <w:rFonts w:cs="Tahoma"/>
                <w:sz w:val="18"/>
                <w:szCs w:val="18"/>
              </w:rPr>
            </w:pPr>
            <w:r w:rsidRPr="00354074">
              <w:rPr>
                <w:rFonts w:cs="Tahoma"/>
                <w:sz w:val="18"/>
                <w:szCs w:val="18"/>
              </w:rPr>
              <w:t>40</w:t>
            </w:r>
          </w:p>
        </w:tc>
        <w:tc>
          <w:tcPr>
            <w:tcW w:w="701" w:type="pct"/>
          </w:tcPr>
          <w:p w14:paraId="34F8F0A2"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4D34344B" w14:textId="77777777" w:rsidR="005D4B0F" w:rsidRPr="00484C58" w:rsidRDefault="005D4B0F" w:rsidP="00E53A09">
            <w:pPr>
              <w:rPr>
                <w:rFonts w:cs="Tahoma"/>
                <w:sz w:val="18"/>
                <w:szCs w:val="18"/>
                <w:lang w:val="pt-PT"/>
              </w:rPr>
            </w:pPr>
            <w:r w:rsidRPr="00484C58">
              <w:rPr>
                <w:rFonts w:cs="Tahoma"/>
                <w:sz w:val="18"/>
                <w:szCs w:val="18"/>
                <w:lang w:val="pt-PT"/>
              </w:rPr>
              <w:t>N/A for SOGEA events.</w:t>
            </w:r>
          </w:p>
        </w:tc>
        <w:tc>
          <w:tcPr>
            <w:tcW w:w="934" w:type="pct"/>
          </w:tcPr>
          <w:p w14:paraId="66C6F8FC" w14:textId="77777777" w:rsidR="005D4B0F" w:rsidRPr="00484C58" w:rsidRDefault="005D4B0F" w:rsidP="00E53A09">
            <w:pPr>
              <w:rPr>
                <w:rFonts w:cs="Tahoma"/>
                <w:sz w:val="18"/>
                <w:szCs w:val="18"/>
                <w:lang w:val="pt-PT"/>
              </w:rPr>
            </w:pPr>
          </w:p>
        </w:tc>
      </w:tr>
      <w:tr w:rsidR="009668C8" w:rsidRPr="00484C58" w14:paraId="07EC5DD5" w14:textId="77777777" w:rsidTr="00AC79EC">
        <w:tc>
          <w:tcPr>
            <w:tcW w:w="848" w:type="pct"/>
            <w:gridSpan w:val="2"/>
          </w:tcPr>
          <w:p w14:paraId="23255A36" w14:textId="77777777" w:rsidR="005D4B0F" w:rsidRPr="00354074" w:rsidRDefault="005D4B0F" w:rsidP="00E53A09">
            <w:pPr>
              <w:rPr>
                <w:rFonts w:cs="Tahoma"/>
                <w:sz w:val="18"/>
                <w:szCs w:val="18"/>
              </w:rPr>
            </w:pPr>
            <w:r w:rsidRPr="00354074">
              <w:rPr>
                <w:rFonts w:cs="Tahoma"/>
                <w:sz w:val="18"/>
                <w:szCs w:val="18"/>
              </w:rPr>
              <w:t xml:space="preserve">*Product Tariff Name </w:t>
            </w:r>
          </w:p>
        </w:tc>
        <w:tc>
          <w:tcPr>
            <w:tcW w:w="467" w:type="pct"/>
          </w:tcPr>
          <w:p w14:paraId="6B028D6D" w14:textId="77777777" w:rsidR="005D4B0F" w:rsidRPr="00354074" w:rsidRDefault="005D4B0F" w:rsidP="00E53A09">
            <w:pPr>
              <w:rPr>
                <w:rFonts w:cs="Tahoma"/>
                <w:sz w:val="18"/>
                <w:szCs w:val="18"/>
              </w:rPr>
            </w:pPr>
            <w:r w:rsidRPr="00354074">
              <w:rPr>
                <w:rFonts w:cs="Tahoma"/>
                <w:sz w:val="18"/>
                <w:szCs w:val="18"/>
              </w:rPr>
              <w:t>3</w:t>
            </w:r>
          </w:p>
        </w:tc>
        <w:tc>
          <w:tcPr>
            <w:tcW w:w="746" w:type="pct"/>
          </w:tcPr>
          <w:p w14:paraId="5BF87732" w14:textId="77777777" w:rsidR="005D4B0F" w:rsidRPr="00354074" w:rsidRDefault="005D4B0F" w:rsidP="00E53A09">
            <w:pPr>
              <w:rPr>
                <w:rFonts w:cs="Tahoma"/>
                <w:sz w:val="18"/>
                <w:szCs w:val="18"/>
              </w:rPr>
            </w:pPr>
            <w:r w:rsidRPr="00354074">
              <w:rPr>
                <w:rFonts w:cs="Tahoma"/>
                <w:sz w:val="18"/>
                <w:szCs w:val="18"/>
              </w:rPr>
              <w:t>40</w:t>
            </w:r>
          </w:p>
        </w:tc>
        <w:tc>
          <w:tcPr>
            <w:tcW w:w="701" w:type="pct"/>
          </w:tcPr>
          <w:p w14:paraId="6601A8E1"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68B8B945" w14:textId="77777777" w:rsidR="005D4B0F" w:rsidRPr="00484C58" w:rsidRDefault="005D4B0F" w:rsidP="00E53A09">
            <w:pPr>
              <w:rPr>
                <w:rFonts w:cs="Tahoma"/>
                <w:sz w:val="18"/>
                <w:szCs w:val="18"/>
                <w:lang w:val="pt-PT"/>
              </w:rPr>
            </w:pPr>
            <w:r w:rsidRPr="00484C58">
              <w:rPr>
                <w:rFonts w:cs="Tahoma"/>
                <w:sz w:val="18"/>
                <w:szCs w:val="18"/>
                <w:lang w:val="pt-PT"/>
              </w:rPr>
              <w:t>N/A  for SOGEA events</w:t>
            </w:r>
          </w:p>
        </w:tc>
        <w:tc>
          <w:tcPr>
            <w:tcW w:w="934" w:type="pct"/>
          </w:tcPr>
          <w:p w14:paraId="11A87DBC" w14:textId="77777777" w:rsidR="005D4B0F" w:rsidRPr="00484C58" w:rsidRDefault="005D4B0F" w:rsidP="00E53A09">
            <w:pPr>
              <w:rPr>
                <w:rFonts w:cs="Tahoma"/>
                <w:sz w:val="18"/>
                <w:szCs w:val="18"/>
                <w:lang w:val="pt-PT"/>
              </w:rPr>
            </w:pPr>
          </w:p>
        </w:tc>
      </w:tr>
      <w:tr w:rsidR="009668C8" w:rsidRPr="005B4766" w14:paraId="3A231FE6" w14:textId="77777777" w:rsidTr="00AC79EC">
        <w:tc>
          <w:tcPr>
            <w:tcW w:w="848" w:type="pct"/>
            <w:gridSpan w:val="2"/>
          </w:tcPr>
          <w:p w14:paraId="11D86144" w14:textId="77777777" w:rsidR="005D4B0F" w:rsidRPr="00354074" w:rsidRDefault="005D4B0F" w:rsidP="00E53A09">
            <w:pPr>
              <w:rPr>
                <w:rFonts w:cs="Tahoma"/>
                <w:sz w:val="18"/>
                <w:szCs w:val="18"/>
              </w:rPr>
            </w:pPr>
            <w:r w:rsidRPr="00354074">
              <w:rPr>
                <w:rFonts w:cs="Tahoma"/>
                <w:sz w:val="18"/>
                <w:szCs w:val="18"/>
              </w:rPr>
              <w:t>Event Source</w:t>
            </w:r>
          </w:p>
        </w:tc>
        <w:tc>
          <w:tcPr>
            <w:tcW w:w="467" w:type="pct"/>
          </w:tcPr>
          <w:p w14:paraId="3518199D" w14:textId="77777777" w:rsidR="005D4B0F" w:rsidRPr="00354074" w:rsidRDefault="005D4B0F" w:rsidP="00E53A09">
            <w:pPr>
              <w:rPr>
                <w:rFonts w:cs="Tahoma"/>
                <w:sz w:val="18"/>
                <w:szCs w:val="18"/>
              </w:rPr>
            </w:pPr>
            <w:r w:rsidRPr="00354074">
              <w:rPr>
                <w:rFonts w:cs="Tahoma"/>
                <w:sz w:val="18"/>
                <w:szCs w:val="18"/>
              </w:rPr>
              <w:t>4</w:t>
            </w:r>
          </w:p>
        </w:tc>
        <w:tc>
          <w:tcPr>
            <w:tcW w:w="746" w:type="pct"/>
          </w:tcPr>
          <w:p w14:paraId="789B6071" w14:textId="77777777" w:rsidR="005D4B0F" w:rsidRPr="00354074" w:rsidRDefault="005D4B0F" w:rsidP="00E53A09">
            <w:pPr>
              <w:rPr>
                <w:rFonts w:cs="Tahoma"/>
                <w:sz w:val="18"/>
                <w:szCs w:val="18"/>
              </w:rPr>
            </w:pPr>
            <w:r w:rsidRPr="00354074">
              <w:rPr>
                <w:rFonts w:cs="Tahoma"/>
                <w:sz w:val="18"/>
                <w:szCs w:val="18"/>
              </w:rPr>
              <w:t>40</w:t>
            </w:r>
          </w:p>
        </w:tc>
        <w:tc>
          <w:tcPr>
            <w:tcW w:w="701" w:type="pct"/>
          </w:tcPr>
          <w:p w14:paraId="7BCFC908"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6D602D04" w14:textId="77777777" w:rsidR="005D4B0F" w:rsidRPr="00354074" w:rsidRDefault="005D4B0F" w:rsidP="00E53A09">
            <w:pPr>
              <w:rPr>
                <w:rFonts w:cs="Tahoma"/>
                <w:sz w:val="18"/>
                <w:szCs w:val="18"/>
                <w:lang w:val="fr-FR"/>
              </w:rPr>
            </w:pPr>
            <w:r w:rsidRPr="00354074">
              <w:rPr>
                <w:rFonts w:cs="Tahoma"/>
                <w:sz w:val="18"/>
                <w:szCs w:val="18"/>
                <w:lang w:val="fr-FR"/>
              </w:rPr>
              <w:t xml:space="preserve">e.g. </w:t>
            </w:r>
            <w:r w:rsidRPr="00354074">
              <w:rPr>
                <w:rFonts w:cs="Tahoma"/>
                <w:sz w:val="18"/>
                <w:szCs w:val="18"/>
              </w:rPr>
              <w:t>OGEA00311455</w:t>
            </w:r>
          </w:p>
          <w:p w14:paraId="1DABEF10" w14:textId="77777777" w:rsidR="005D4B0F" w:rsidRPr="00354074" w:rsidRDefault="005D4B0F" w:rsidP="00E53A09">
            <w:pPr>
              <w:rPr>
                <w:rFonts w:cs="Tahoma"/>
                <w:sz w:val="18"/>
                <w:szCs w:val="18"/>
                <w:u w:val="single"/>
                <w:lang w:val="fr-FR"/>
              </w:rPr>
            </w:pPr>
          </w:p>
        </w:tc>
        <w:tc>
          <w:tcPr>
            <w:tcW w:w="934" w:type="pct"/>
          </w:tcPr>
          <w:p w14:paraId="67FEEEFC" w14:textId="77777777" w:rsidR="005D4B0F" w:rsidRPr="00354074" w:rsidRDefault="005D4B0F" w:rsidP="00E53A09">
            <w:pPr>
              <w:rPr>
                <w:rFonts w:cs="Tahoma"/>
                <w:sz w:val="18"/>
                <w:szCs w:val="18"/>
                <w:lang w:val="fr-FR"/>
              </w:rPr>
            </w:pPr>
          </w:p>
        </w:tc>
      </w:tr>
      <w:tr w:rsidR="009668C8" w:rsidRPr="005B4766" w14:paraId="7588FFA1" w14:textId="77777777" w:rsidTr="00AC79EC">
        <w:tc>
          <w:tcPr>
            <w:tcW w:w="848" w:type="pct"/>
            <w:gridSpan w:val="2"/>
          </w:tcPr>
          <w:p w14:paraId="708B9909" w14:textId="77777777" w:rsidR="005D4B0F" w:rsidRPr="00354074" w:rsidRDefault="005D4B0F" w:rsidP="00E53A09">
            <w:pPr>
              <w:rPr>
                <w:rFonts w:cs="Tahoma"/>
                <w:sz w:val="18"/>
                <w:szCs w:val="18"/>
              </w:rPr>
            </w:pPr>
            <w:r w:rsidRPr="00354074">
              <w:rPr>
                <w:rFonts w:cs="Tahoma"/>
                <w:sz w:val="18"/>
                <w:szCs w:val="18"/>
              </w:rPr>
              <w:t>Event Description</w:t>
            </w:r>
          </w:p>
        </w:tc>
        <w:tc>
          <w:tcPr>
            <w:tcW w:w="467" w:type="pct"/>
          </w:tcPr>
          <w:p w14:paraId="367AF059" w14:textId="77777777" w:rsidR="005D4B0F" w:rsidRPr="00354074" w:rsidRDefault="005D4B0F" w:rsidP="00E53A09">
            <w:pPr>
              <w:rPr>
                <w:rFonts w:cs="Tahoma"/>
                <w:sz w:val="18"/>
                <w:szCs w:val="18"/>
              </w:rPr>
            </w:pPr>
            <w:r w:rsidRPr="00354074">
              <w:rPr>
                <w:rFonts w:cs="Tahoma"/>
                <w:sz w:val="18"/>
                <w:szCs w:val="18"/>
              </w:rPr>
              <w:t>5</w:t>
            </w:r>
          </w:p>
        </w:tc>
        <w:tc>
          <w:tcPr>
            <w:tcW w:w="746" w:type="pct"/>
          </w:tcPr>
          <w:p w14:paraId="25634666" w14:textId="77777777" w:rsidR="005D4B0F" w:rsidRPr="00354074" w:rsidRDefault="005D4B0F" w:rsidP="00E53A09">
            <w:pPr>
              <w:rPr>
                <w:rFonts w:cs="Tahoma"/>
                <w:sz w:val="18"/>
                <w:szCs w:val="18"/>
              </w:rPr>
            </w:pPr>
            <w:r w:rsidRPr="00354074">
              <w:rPr>
                <w:rFonts w:cs="Tahoma"/>
                <w:sz w:val="18"/>
                <w:szCs w:val="18"/>
              </w:rPr>
              <w:t>40</w:t>
            </w:r>
          </w:p>
        </w:tc>
        <w:tc>
          <w:tcPr>
            <w:tcW w:w="701" w:type="pct"/>
          </w:tcPr>
          <w:p w14:paraId="6C907624"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7D114107" w14:textId="77777777" w:rsidR="005D4B0F" w:rsidRPr="00354074" w:rsidRDefault="005D4B0F" w:rsidP="00E53A09">
            <w:pPr>
              <w:rPr>
                <w:rFonts w:cs="Tahoma"/>
                <w:sz w:val="18"/>
                <w:szCs w:val="18"/>
              </w:rPr>
            </w:pPr>
            <w:r w:rsidRPr="00354074">
              <w:rPr>
                <w:rFonts w:cs="Tahoma"/>
                <w:sz w:val="18"/>
                <w:szCs w:val="18"/>
              </w:rPr>
              <w:t>e.g. Generic Ethernet Access</w:t>
            </w:r>
          </w:p>
        </w:tc>
        <w:tc>
          <w:tcPr>
            <w:tcW w:w="934" w:type="pct"/>
          </w:tcPr>
          <w:p w14:paraId="19F8B6C9" w14:textId="77777777" w:rsidR="005D4B0F" w:rsidRPr="00354074" w:rsidRDefault="005D4B0F" w:rsidP="00E53A09">
            <w:pPr>
              <w:rPr>
                <w:rFonts w:cs="Tahoma"/>
                <w:sz w:val="18"/>
                <w:szCs w:val="18"/>
              </w:rPr>
            </w:pPr>
          </w:p>
        </w:tc>
      </w:tr>
      <w:tr w:rsidR="009668C8" w:rsidRPr="00484C58" w14:paraId="11418B4B" w14:textId="77777777" w:rsidTr="00AC79EC">
        <w:tc>
          <w:tcPr>
            <w:tcW w:w="848" w:type="pct"/>
            <w:gridSpan w:val="2"/>
          </w:tcPr>
          <w:p w14:paraId="23C3AFB0" w14:textId="77777777" w:rsidR="005D4B0F" w:rsidRPr="00354074" w:rsidRDefault="005D4B0F" w:rsidP="00E53A09">
            <w:pPr>
              <w:rPr>
                <w:rFonts w:cs="Tahoma"/>
                <w:sz w:val="18"/>
                <w:szCs w:val="18"/>
              </w:rPr>
            </w:pPr>
            <w:r w:rsidRPr="00354074">
              <w:rPr>
                <w:rFonts w:cs="Tahoma"/>
                <w:sz w:val="18"/>
                <w:szCs w:val="18"/>
              </w:rPr>
              <w:t>Charge Reason</w:t>
            </w:r>
          </w:p>
        </w:tc>
        <w:tc>
          <w:tcPr>
            <w:tcW w:w="467" w:type="pct"/>
          </w:tcPr>
          <w:p w14:paraId="2537B181" w14:textId="77777777" w:rsidR="005D4B0F" w:rsidRPr="00354074" w:rsidRDefault="005D4B0F" w:rsidP="00E53A09">
            <w:pPr>
              <w:rPr>
                <w:rFonts w:cs="Tahoma"/>
                <w:sz w:val="18"/>
                <w:szCs w:val="18"/>
              </w:rPr>
            </w:pPr>
            <w:r w:rsidRPr="00354074">
              <w:rPr>
                <w:rFonts w:cs="Tahoma"/>
                <w:sz w:val="18"/>
                <w:szCs w:val="18"/>
              </w:rPr>
              <w:t>6</w:t>
            </w:r>
          </w:p>
        </w:tc>
        <w:tc>
          <w:tcPr>
            <w:tcW w:w="746" w:type="pct"/>
          </w:tcPr>
          <w:p w14:paraId="64A16F0A" w14:textId="77777777" w:rsidR="005D4B0F" w:rsidRPr="00354074" w:rsidRDefault="005D4B0F" w:rsidP="00E53A09">
            <w:pPr>
              <w:rPr>
                <w:rFonts w:cs="Tahoma"/>
                <w:sz w:val="18"/>
                <w:szCs w:val="18"/>
              </w:rPr>
            </w:pPr>
            <w:r w:rsidRPr="00354074">
              <w:rPr>
                <w:rFonts w:cs="Tahoma"/>
                <w:sz w:val="18"/>
                <w:szCs w:val="18"/>
              </w:rPr>
              <w:t>40</w:t>
            </w:r>
          </w:p>
        </w:tc>
        <w:tc>
          <w:tcPr>
            <w:tcW w:w="701" w:type="pct"/>
          </w:tcPr>
          <w:p w14:paraId="202DAFEC"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13C2A9AF" w14:textId="77777777" w:rsidR="005D4B0F" w:rsidRPr="00484C58" w:rsidRDefault="005D4B0F" w:rsidP="00E53A09">
            <w:pPr>
              <w:rPr>
                <w:rFonts w:cs="Tahoma"/>
                <w:sz w:val="18"/>
                <w:szCs w:val="18"/>
                <w:lang w:val="pt-PT"/>
              </w:rPr>
            </w:pPr>
            <w:r w:rsidRPr="00484C58">
              <w:rPr>
                <w:rFonts w:cs="Tahoma"/>
                <w:sz w:val="18"/>
                <w:szCs w:val="18"/>
                <w:lang w:val="pt-PT"/>
              </w:rPr>
              <w:t>N/A for SOGEA events</w:t>
            </w:r>
          </w:p>
        </w:tc>
        <w:tc>
          <w:tcPr>
            <w:tcW w:w="934" w:type="pct"/>
          </w:tcPr>
          <w:p w14:paraId="2DF453DA" w14:textId="77777777" w:rsidR="005D4B0F" w:rsidRPr="00484C58" w:rsidRDefault="005D4B0F" w:rsidP="00E53A09">
            <w:pPr>
              <w:rPr>
                <w:rFonts w:cs="Tahoma"/>
                <w:sz w:val="18"/>
                <w:szCs w:val="18"/>
                <w:lang w:val="pt-PT"/>
              </w:rPr>
            </w:pPr>
          </w:p>
        </w:tc>
      </w:tr>
      <w:tr w:rsidR="009668C8" w:rsidRPr="005B4766" w14:paraId="4F43A151" w14:textId="77777777" w:rsidTr="00AC79EC">
        <w:tc>
          <w:tcPr>
            <w:tcW w:w="848" w:type="pct"/>
            <w:gridSpan w:val="2"/>
          </w:tcPr>
          <w:p w14:paraId="1A897F76" w14:textId="77777777" w:rsidR="005D4B0F" w:rsidRPr="00CA5D1F" w:rsidRDefault="005D4B0F" w:rsidP="00E53A09">
            <w:pPr>
              <w:rPr>
                <w:rFonts w:cs="Tahoma"/>
                <w:sz w:val="18"/>
                <w:szCs w:val="18"/>
              </w:rPr>
            </w:pPr>
            <w:r w:rsidRPr="00CA5D1F">
              <w:rPr>
                <w:rFonts w:cs="Tahoma"/>
                <w:sz w:val="18"/>
                <w:szCs w:val="18"/>
              </w:rPr>
              <w:t>Event Date</w:t>
            </w:r>
          </w:p>
        </w:tc>
        <w:tc>
          <w:tcPr>
            <w:tcW w:w="467" w:type="pct"/>
          </w:tcPr>
          <w:p w14:paraId="27EB82B9" w14:textId="77777777" w:rsidR="005D4B0F" w:rsidRPr="00CA5D1F" w:rsidRDefault="005D4B0F" w:rsidP="00E53A09">
            <w:pPr>
              <w:rPr>
                <w:rFonts w:cs="Tahoma"/>
                <w:sz w:val="18"/>
                <w:szCs w:val="18"/>
              </w:rPr>
            </w:pPr>
            <w:r w:rsidRPr="00CA5D1F">
              <w:rPr>
                <w:rFonts w:cs="Tahoma"/>
                <w:sz w:val="18"/>
                <w:szCs w:val="18"/>
              </w:rPr>
              <w:t>7</w:t>
            </w:r>
          </w:p>
        </w:tc>
        <w:tc>
          <w:tcPr>
            <w:tcW w:w="746" w:type="pct"/>
          </w:tcPr>
          <w:p w14:paraId="1102B72C" w14:textId="77777777" w:rsidR="005D4B0F" w:rsidRPr="00CA5D1F" w:rsidRDefault="005D4B0F" w:rsidP="00E53A09">
            <w:pPr>
              <w:rPr>
                <w:rFonts w:cs="Tahoma"/>
                <w:sz w:val="18"/>
                <w:szCs w:val="18"/>
              </w:rPr>
            </w:pPr>
            <w:r w:rsidRPr="00CA5D1F">
              <w:rPr>
                <w:rFonts w:cs="Tahoma"/>
                <w:sz w:val="18"/>
                <w:szCs w:val="18"/>
              </w:rPr>
              <w:t>DATE</w:t>
            </w:r>
          </w:p>
        </w:tc>
        <w:tc>
          <w:tcPr>
            <w:tcW w:w="701" w:type="pct"/>
          </w:tcPr>
          <w:p w14:paraId="3039BCCC" w14:textId="77777777" w:rsidR="007748C7" w:rsidRPr="00CA5D1F" w:rsidRDefault="005D4B0F" w:rsidP="00E53A09">
            <w:pPr>
              <w:rPr>
                <w:rFonts w:cs="Tahoma"/>
                <w:sz w:val="18"/>
                <w:szCs w:val="18"/>
              </w:rPr>
            </w:pPr>
            <w:r w:rsidRPr="00CA5D1F">
              <w:rPr>
                <w:rFonts w:cs="Tahoma"/>
                <w:sz w:val="18"/>
                <w:szCs w:val="18"/>
              </w:rPr>
              <w:t>YYYYMMDD</w:t>
            </w:r>
            <w:r w:rsidR="007748C7" w:rsidRPr="00CA5D1F">
              <w:rPr>
                <w:rFonts w:cs="Tahoma"/>
                <w:sz w:val="18"/>
                <w:szCs w:val="18"/>
              </w:rPr>
              <w:t xml:space="preserve"> or</w:t>
            </w:r>
          </w:p>
          <w:p w14:paraId="320C9F39" w14:textId="77777777" w:rsidR="007748C7" w:rsidRPr="00CA5D1F" w:rsidRDefault="007748C7" w:rsidP="00E53A09">
            <w:pPr>
              <w:rPr>
                <w:rFonts w:cs="Tahoma"/>
                <w:sz w:val="18"/>
                <w:szCs w:val="18"/>
              </w:rPr>
            </w:pPr>
            <w:r w:rsidRPr="00CA5D1F">
              <w:rPr>
                <w:rFonts w:cs="Tahoma"/>
                <w:sz w:val="18"/>
                <w:szCs w:val="18"/>
              </w:rPr>
              <w:t>YYYYMMDD HH</w:t>
            </w:r>
            <w:r w:rsidR="00AF4CD0" w:rsidRPr="00CA5D1F">
              <w:rPr>
                <w:rFonts w:cs="Tahoma"/>
                <w:sz w:val="18"/>
                <w:szCs w:val="18"/>
              </w:rPr>
              <w:t>:</w:t>
            </w:r>
            <w:r w:rsidRPr="00CA5D1F">
              <w:rPr>
                <w:rFonts w:cs="Tahoma"/>
                <w:sz w:val="18"/>
                <w:szCs w:val="18"/>
              </w:rPr>
              <w:t>M</w:t>
            </w:r>
            <w:r w:rsidR="00AF4CD0" w:rsidRPr="00CA5D1F">
              <w:rPr>
                <w:rFonts w:cs="Tahoma"/>
                <w:sz w:val="18"/>
                <w:szCs w:val="18"/>
              </w:rPr>
              <w:t>M:</w:t>
            </w:r>
            <w:r w:rsidRPr="00CA5D1F">
              <w:rPr>
                <w:rFonts w:cs="Tahoma"/>
                <w:sz w:val="18"/>
                <w:szCs w:val="18"/>
              </w:rPr>
              <w:t>SS</w:t>
            </w:r>
          </w:p>
        </w:tc>
        <w:tc>
          <w:tcPr>
            <w:tcW w:w="1304" w:type="pct"/>
          </w:tcPr>
          <w:p w14:paraId="294521A1" w14:textId="77777777" w:rsidR="005D4B0F" w:rsidRPr="00CA5D1F" w:rsidRDefault="005D4B0F" w:rsidP="00E53A09">
            <w:pPr>
              <w:rPr>
                <w:rFonts w:cs="Tahoma"/>
                <w:sz w:val="18"/>
                <w:szCs w:val="18"/>
              </w:rPr>
            </w:pPr>
            <w:r w:rsidRPr="00CA5D1F">
              <w:rPr>
                <w:rFonts w:cs="Tahoma"/>
                <w:sz w:val="18"/>
                <w:szCs w:val="18"/>
              </w:rPr>
              <w:t>e.g. 20090101</w:t>
            </w:r>
            <w:r w:rsidR="007748C7" w:rsidRPr="00CA5D1F">
              <w:rPr>
                <w:rFonts w:cs="Tahoma"/>
                <w:sz w:val="18"/>
                <w:szCs w:val="18"/>
              </w:rPr>
              <w:t xml:space="preserve"> or </w:t>
            </w:r>
          </w:p>
          <w:p w14:paraId="5C27E1BF" w14:textId="77777777" w:rsidR="007748C7" w:rsidRPr="00CA5D1F" w:rsidRDefault="007748C7" w:rsidP="00E53A09">
            <w:pPr>
              <w:rPr>
                <w:rFonts w:cs="Tahoma"/>
                <w:sz w:val="18"/>
                <w:szCs w:val="18"/>
              </w:rPr>
            </w:pPr>
            <w:r w:rsidRPr="00CA5D1F">
              <w:rPr>
                <w:rFonts w:cs="Tahoma"/>
                <w:sz w:val="18"/>
                <w:szCs w:val="18"/>
              </w:rPr>
              <w:t>20090101 15</w:t>
            </w:r>
            <w:r w:rsidR="00AF4CD0" w:rsidRPr="00CA5D1F">
              <w:rPr>
                <w:rFonts w:cs="Tahoma"/>
                <w:sz w:val="18"/>
                <w:szCs w:val="18"/>
              </w:rPr>
              <w:t>:</w:t>
            </w:r>
            <w:r w:rsidRPr="00CA5D1F">
              <w:rPr>
                <w:rFonts w:cs="Tahoma"/>
                <w:sz w:val="18"/>
                <w:szCs w:val="18"/>
              </w:rPr>
              <w:t>10</w:t>
            </w:r>
            <w:r w:rsidR="00AF4CD0" w:rsidRPr="00CA5D1F">
              <w:rPr>
                <w:rFonts w:cs="Tahoma"/>
                <w:sz w:val="18"/>
                <w:szCs w:val="18"/>
              </w:rPr>
              <w:t>:</w:t>
            </w:r>
            <w:r w:rsidRPr="00CA5D1F">
              <w:rPr>
                <w:rFonts w:cs="Tahoma"/>
                <w:sz w:val="18"/>
                <w:szCs w:val="18"/>
              </w:rPr>
              <w:t>10</w:t>
            </w:r>
          </w:p>
        </w:tc>
        <w:tc>
          <w:tcPr>
            <w:tcW w:w="934" w:type="pct"/>
          </w:tcPr>
          <w:p w14:paraId="010C4870" w14:textId="77777777" w:rsidR="005D4B0F" w:rsidRPr="00A051F5" w:rsidRDefault="007748C7" w:rsidP="00E53A09">
            <w:pPr>
              <w:rPr>
                <w:rFonts w:cs="Tahoma"/>
                <w:sz w:val="18"/>
                <w:szCs w:val="18"/>
              </w:rPr>
            </w:pPr>
            <w:r w:rsidRPr="00CA5D1F">
              <w:rPr>
                <w:rFonts w:cs="Tahoma"/>
                <w:sz w:val="18"/>
                <w:szCs w:val="18"/>
              </w:rPr>
              <w:t>Date with Time will be populated only for TRC charges</w:t>
            </w:r>
            <w:r w:rsidR="006A0CC0" w:rsidRPr="00CA5D1F">
              <w:rPr>
                <w:sz w:val="18"/>
                <w:szCs w:val="18"/>
              </w:rPr>
              <w:t xml:space="preserve">, effective from </w:t>
            </w:r>
            <w:r w:rsidR="009024B6" w:rsidRPr="00CA5D1F">
              <w:rPr>
                <w:sz w:val="18"/>
                <w:szCs w:val="18"/>
              </w:rPr>
              <w:t>1</w:t>
            </w:r>
            <w:r w:rsidR="009024B6" w:rsidRPr="00CA5D1F">
              <w:rPr>
                <w:sz w:val="18"/>
                <w:szCs w:val="18"/>
                <w:vertAlign w:val="superscript"/>
              </w:rPr>
              <w:t>st</w:t>
            </w:r>
            <w:r w:rsidR="009024B6" w:rsidRPr="00CA5D1F">
              <w:rPr>
                <w:sz w:val="18"/>
                <w:szCs w:val="18"/>
              </w:rPr>
              <w:t xml:space="preserve"> August </w:t>
            </w:r>
            <w:r w:rsidR="006A0CC0" w:rsidRPr="00CA5D1F">
              <w:rPr>
                <w:sz w:val="18"/>
                <w:szCs w:val="18"/>
              </w:rPr>
              <w:t>2021 bills.</w:t>
            </w:r>
          </w:p>
        </w:tc>
      </w:tr>
      <w:tr w:rsidR="009668C8" w:rsidRPr="005B4766" w14:paraId="2D3C3CAA" w14:textId="77777777" w:rsidTr="00AC79EC">
        <w:tc>
          <w:tcPr>
            <w:tcW w:w="848" w:type="pct"/>
            <w:gridSpan w:val="2"/>
          </w:tcPr>
          <w:p w14:paraId="709075D8" w14:textId="77777777" w:rsidR="005D4B0F" w:rsidRPr="00354074" w:rsidRDefault="005D4B0F" w:rsidP="00E53A09">
            <w:pPr>
              <w:rPr>
                <w:rFonts w:cs="Tahoma"/>
                <w:sz w:val="18"/>
                <w:szCs w:val="18"/>
              </w:rPr>
            </w:pPr>
            <w:r w:rsidRPr="00354074">
              <w:rPr>
                <w:rFonts w:cs="Tahoma"/>
                <w:sz w:val="18"/>
                <w:szCs w:val="18"/>
              </w:rPr>
              <w:t>End Date</w:t>
            </w:r>
          </w:p>
        </w:tc>
        <w:tc>
          <w:tcPr>
            <w:tcW w:w="467" w:type="pct"/>
          </w:tcPr>
          <w:p w14:paraId="7105C777" w14:textId="77777777" w:rsidR="005D4B0F" w:rsidRPr="00354074" w:rsidRDefault="005D4B0F" w:rsidP="00E53A09">
            <w:pPr>
              <w:rPr>
                <w:rFonts w:cs="Tahoma"/>
                <w:sz w:val="18"/>
                <w:szCs w:val="18"/>
              </w:rPr>
            </w:pPr>
            <w:r w:rsidRPr="00354074">
              <w:rPr>
                <w:rFonts w:cs="Tahoma"/>
                <w:sz w:val="18"/>
                <w:szCs w:val="18"/>
              </w:rPr>
              <w:t>8</w:t>
            </w:r>
          </w:p>
        </w:tc>
        <w:tc>
          <w:tcPr>
            <w:tcW w:w="746" w:type="pct"/>
          </w:tcPr>
          <w:p w14:paraId="05C224EF" w14:textId="77777777" w:rsidR="005D4B0F" w:rsidRPr="00354074" w:rsidRDefault="005D4B0F" w:rsidP="00E53A09">
            <w:pPr>
              <w:rPr>
                <w:rFonts w:cs="Tahoma"/>
                <w:sz w:val="18"/>
                <w:szCs w:val="18"/>
              </w:rPr>
            </w:pPr>
            <w:r w:rsidRPr="00354074">
              <w:rPr>
                <w:rFonts w:cs="Tahoma"/>
                <w:sz w:val="18"/>
                <w:szCs w:val="18"/>
              </w:rPr>
              <w:t>DATE</w:t>
            </w:r>
          </w:p>
        </w:tc>
        <w:tc>
          <w:tcPr>
            <w:tcW w:w="701" w:type="pct"/>
          </w:tcPr>
          <w:p w14:paraId="040F8C51" w14:textId="77777777" w:rsidR="005D4B0F" w:rsidRPr="00354074" w:rsidRDefault="005D4B0F" w:rsidP="00E53A09">
            <w:pPr>
              <w:rPr>
                <w:rFonts w:cs="Tahoma"/>
                <w:sz w:val="18"/>
                <w:szCs w:val="18"/>
              </w:rPr>
            </w:pPr>
            <w:r w:rsidRPr="00354074">
              <w:rPr>
                <w:rFonts w:cs="Tahoma"/>
                <w:sz w:val="18"/>
                <w:szCs w:val="18"/>
              </w:rPr>
              <w:t>YYYYMMDD</w:t>
            </w:r>
          </w:p>
        </w:tc>
        <w:tc>
          <w:tcPr>
            <w:tcW w:w="1304" w:type="pct"/>
          </w:tcPr>
          <w:p w14:paraId="6386A856" w14:textId="77777777" w:rsidR="005D4B0F" w:rsidRPr="00354074" w:rsidRDefault="005D4B0F" w:rsidP="00E53A09">
            <w:pPr>
              <w:rPr>
                <w:rFonts w:cs="Tahoma"/>
                <w:sz w:val="18"/>
                <w:szCs w:val="18"/>
              </w:rPr>
            </w:pPr>
            <w:r w:rsidRPr="00354074">
              <w:rPr>
                <w:rFonts w:cs="Tahoma"/>
                <w:sz w:val="18"/>
                <w:szCs w:val="18"/>
              </w:rPr>
              <w:t>e.g. 20090101</w:t>
            </w:r>
          </w:p>
        </w:tc>
        <w:tc>
          <w:tcPr>
            <w:tcW w:w="934" w:type="pct"/>
          </w:tcPr>
          <w:p w14:paraId="3FF4CBD3" w14:textId="77777777" w:rsidR="005D4B0F" w:rsidRPr="00354074" w:rsidRDefault="005D4B0F" w:rsidP="00E53A09">
            <w:pPr>
              <w:rPr>
                <w:rFonts w:cs="Tahoma"/>
                <w:sz w:val="18"/>
                <w:szCs w:val="18"/>
              </w:rPr>
            </w:pPr>
          </w:p>
        </w:tc>
      </w:tr>
      <w:tr w:rsidR="009668C8" w:rsidRPr="005B4766" w14:paraId="5A7BE72C" w14:textId="77777777" w:rsidTr="00AC79EC">
        <w:tc>
          <w:tcPr>
            <w:tcW w:w="848" w:type="pct"/>
            <w:gridSpan w:val="2"/>
          </w:tcPr>
          <w:p w14:paraId="7AF00585" w14:textId="77777777" w:rsidR="005D4B0F" w:rsidRPr="00354074" w:rsidRDefault="005D4B0F" w:rsidP="00E53A09">
            <w:pPr>
              <w:rPr>
                <w:rFonts w:cs="Tahoma"/>
                <w:sz w:val="18"/>
                <w:szCs w:val="18"/>
              </w:rPr>
            </w:pPr>
            <w:r w:rsidRPr="00354074">
              <w:rPr>
                <w:rFonts w:cs="Tahoma"/>
                <w:sz w:val="18"/>
                <w:szCs w:val="18"/>
              </w:rPr>
              <w:t>Address Line 1</w:t>
            </w:r>
          </w:p>
        </w:tc>
        <w:tc>
          <w:tcPr>
            <w:tcW w:w="467" w:type="pct"/>
          </w:tcPr>
          <w:p w14:paraId="6510AF42" w14:textId="77777777" w:rsidR="005D4B0F" w:rsidRPr="00354074" w:rsidRDefault="005D4B0F" w:rsidP="00E53A09">
            <w:pPr>
              <w:rPr>
                <w:rFonts w:cs="Tahoma"/>
                <w:sz w:val="18"/>
                <w:szCs w:val="18"/>
              </w:rPr>
            </w:pPr>
            <w:r w:rsidRPr="00354074">
              <w:rPr>
                <w:rFonts w:cs="Tahoma"/>
                <w:sz w:val="18"/>
                <w:szCs w:val="18"/>
              </w:rPr>
              <w:t>9</w:t>
            </w:r>
          </w:p>
        </w:tc>
        <w:tc>
          <w:tcPr>
            <w:tcW w:w="746" w:type="pct"/>
          </w:tcPr>
          <w:p w14:paraId="4C205F34" w14:textId="77777777" w:rsidR="005D4B0F" w:rsidRPr="00354074" w:rsidRDefault="005D4B0F" w:rsidP="00E53A09">
            <w:pPr>
              <w:rPr>
                <w:rFonts w:cs="Tahoma"/>
                <w:sz w:val="18"/>
                <w:szCs w:val="18"/>
              </w:rPr>
            </w:pPr>
            <w:r w:rsidRPr="00354074">
              <w:rPr>
                <w:rFonts w:cs="Tahoma"/>
                <w:sz w:val="18"/>
                <w:szCs w:val="18"/>
              </w:rPr>
              <w:t>80</w:t>
            </w:r>
          </w:p>
        </w:tc>
        <w:tc>
          <w:tcPr>
            <w:tcW w:w="701" w:type="pct"/>
          </w:tcPr>
          <w:p w14:paraId="10F11AC5"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0C9CB8FB" w14:textId="77777777" w:rsidR="005D4B0F" w:rsidRPr="00354074" w:rsidRDefault="005D4B0F" w:rsidP="00E53A09">
            <w:pPr>
              <w:rPr>
                <w:rFonts w:cs="Tahoma"/>
                <w:sz w:val="18"/>
                <w:szCs w:val="18"/>
              </w:rPr>
            </w:pPr>
            <w:r w:rsidRPr="00354074">
              <w:rPr>
                <w:rFonts w:cs="Tahoma"/>
                <w:sz w:val="18"/>
                <w:szCs w:val="18"/>
              </w:rPr>
              <w:t>e.g. Accounts Dept</w:t>
            </w:r>
          </w:p>
        </w:tc>
        <w:tc>
          <w:tcPr>
            <w:tcW w:w="934" w:type="pct"/>
          </w:tcPr>
          <w:p w14:paraId="73713E9C" w14:textId="77777777" w:rsidR="005D4B0F" w:rsidRPr="00354074" w:rsidRDefault="005D4B0F" w:rsidP="00E53A09">
            <w:pPr>
              <w:rPr>
                <w:rFonts w:cs="Tahoma"/>
                <w:sz w:val="18"/>
                <w:szCs w:val="18"/>
              </w:rPr>
            </w:pPr>
          </w:p>
        </w:tc>
      </w:tr>
      <w:tr w:rsidR="009668C8" w:rsidRPr="005B4766" w14:paraId="79ACB1A0" w14:textId="77777777" w:rsidTr="00AC79EC">
        <w:tc>
          <w:tcPr>
            <w:tcW w:w="848" w:type="pct"/>
            <w:gridSpan w:val="2"/>
          </w:tcPr>
          <w:p w14:paraId="5E60709A" w14:textId="77777777" w:rsidR="005D4B0F" w:rsidRPr="00354074" w:rsidRDefault="005D4B0F" w:rsidP="00E53A09">
            <w:pPr>
              <w:rPr>
                <w:rFonts w:cs="Tahoma"/>
                <w:sz w:val="18"/>
                <w:szCs w:val="18"/>
              </w:rPr>
            </w:pPr>
            <w:r w:rsidRPr="00354074">
              <w:rPr>
                <w:rFonts w:cs="Tahoma"/>
                <w:sz w:val="18"/>
                <w:szCs w:val="18"/>
              </w:rPr>
              <w:t>Post Code</w:t>
            </w:r>
          </w:p>
        </w:tc>
        <w:tc>
          <w:tcPr>
            <w:tcW w:w="467" w:type="pct"/>
          </w:tcPr>
          <w:p w14:paraId="34CCBA2F" w14:textId="77777777" w:rsidR="005D4B0F" w:rsidRPr="00354074" w:rsidRDefault="005D4B0F" w:rsidP="00E53A09">
            <w:pPr>
              <w:rPr>
                <w:rFonts w:cs="Tahoma"/>
                <w:sz w:val="18"/>
                <w:szCs w:val="18"/>
              </w:rPr>
            </w:pPr>
            <w:r w:rsidRPr="00354074">
              <w:rPr>
                <w:rFonts w:cs="Tahoma"/>
                <w:sz w:val="18"/>
                <w:szCs w:val="18"/>
              </w:rPr>
              <w:t>10</w:t>
            </w:r>
          </w:p>
        </w:tc>
        <w:tc>
          <w:tcPr>
            <w:tcW w:w="746" w:type="pct"/>
          </w:tcPr>
          <w:p w14:paraId="2D0F68AE" w14:textId="77777777" w:rsidR="005D4B0F" w:rsidRPr="00354074" w:rsidRDefault="005D4B0F" w:rsidP="00E53A09">
            <w:pPr>
              <w:rPr>
                <w:rFonts w:cs="Tahoma"/>
                <w:sz w:val="18"/>
                <w:szCs w:val="18"/>
              </w:rPr>
            </w:pPr>
            <w:r w:rsidRPr="00354074">
              <w:rPr>
                <w:rFonts w:cs="Tahoma"/>
                <w:sz w:val="18"/>
                <w:szCs w:val="18"/>
              </w:rPr>
              <w:t>16</w:t>
            </w:r>
          </w:p>
        </w:tc>
        <w:tc>
          <w:tcPr>
            <w:tcW w:w="701" w:type="pct"/>
          </w:tcPr>
          <w:p w14:paraId="432F9940"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14171561" w14:textId="77777777" w:rsidR="005D4B0F" w:rsidRPr="00354074" w:rsidRDefault="005D4B0F" w:rsidP="00E53A09">
            <w:pPr>
              <w:rPr>
                <w:rFonts w:cs="Tahoma"/>
                <w:sz w:val="18"/>
                <w:szCs w:val="18"/>
              </w:rPr>
            </w:pPr>
            <w:r w:rsidRPr="00354074">
              <w:rPr>
                <w:rFonts w:cs="Tahoma"/>
                <w:sz w:val="18"/>
                <w:szCs w:val="18"/>
              </w:rPr>
              <w:t>e.g. RH6  0PA</w:t>
            </w:r>
          </w:p>
        </w:tc>
        <w:tc>
          <w:tcPr>
            <w:tcW w:w="934" w:type="pct"/>
          </w:tcPr>
          <w:p w14:paraId="549BD7A5" w14:textId="77777777" w:rsidR="005D4B0F" w:rsidRPr="00354074" w:rsidRDefault="005D4B0F" w:rsidP="00E53A09">
            <w:pPr>
              <w:rPr>
                <w:rFonts w:cs="Tahoma"/>
                <w:sz w:val="18"/>
                <w:szCs w:val="18"/>
              </w:rPr>
            </w:pPr>
          </w:p>
        </w:tc>
      </w:tr>
      <w:tr w:rsidR="009668C8" w:rsidRPr="005B4766" w14:paraId="35FEBE43" w14:textId="77777777" w:rsidTr="00AC79EC">
        <w:tc>
          <w:tcPr>
            <w:tcW w:w="848" w:type="pct"/>
            <w:gridSpan w:val="2"/>
          </w:tcPr>
          <w:p w14:paraId="71273B69" w14:textId="77777777" w:rsidR="005D4B0F" w:rsidRPr="00354074" w:rsidRDefault="005D4B0F" w:rsidP="00E53A09">
            <w:pPr>
              <w:rPr>
                <w:rFonts w:cs="Tahoma"/>
                <w:sz w:val="18"/>
                <w:szCs w:val="18"/>
              </w:rPr>
            </w:pPr>
            <w:r w:rsidRPr="00354074">
              <w:rPr>
                <w:rFonts w:cs="Tahoma"/>
                <w:sz w:val="18"/>
                <w:szCs w:val="18"/>
              </w:rPr>
              <w:t>*CSS/</w:t>
            </w:r>
            <w:r w:rsidR="00A26F4E">
              <w:rPr>
                <w:rFonts w:cs="Tahoma"/>
                <w:sz w:val="18"/>
                <w:szCs w:val="18"/>
              </w:rPr>
              <w:t>Siebel</w:t>
            </w:r>
            <w:r w:rsidRPr="00354074">
              <w:rPr>
                <w:rFonts w:cs="Tahoma"/>
                <w:sz w:val="18"/>
                <w:szCs w:val="18"/>
              </w:rPr>
              <w:t xml:space="preserve"> Job No</w:t>
            </w:r>
          </w:p>
        </w:tc>
        <w:tc>
          <w:tcPr>
            <w:tcW w:w="467" w:type="pct"/>
          </w:tcPr>
          <w:p w14:paraId="091F27C1" w14:textId="77777777" w:rsidR="005D4B0F" w:rsidRPr="00354074" w:rsidRDefault="005D4B0F" w:rsidP="00E53A09">
            <w:pPr>
              <w:rPr>
                <w:rFonts w:cs="Tahoma"/>
                <w:sz w:val="18"/>
                <w:szCs w:val="18"/>
              </w:rPr>
            </w:pPr>
            <w:r w:rsidRPr="00354074">
              <w:rPr>
                <w:rFonts w:cs="Tahoma"/>
                <w:sz w:val="18"/>
                <w:szCs w:val="18"/>
              </w:rPr>
              <w:t>11</w:t>
            </w:r>
          </w:p>
        </w:tc>
        <w:tc>
          <w:tcPr>
            <w:tcW w:w="746" w:type="pct"/>
          </w:tcPr>
          <w:p w14:paraId="0B44CD4A" w14:textId="77777777" w:rsidR="005D4B0F" w:rsidRPr="00354074" w:rsidRDefault="005D4B0F" w:rsidP="00E53A09">
            <w:pPr>
              <w:rPr>
                <w:rFonts w:cs="Tahoma"/>
                <w:sz w:val="18"/>
                <w:szCs w:val="18"/>
              </w:rPr>
            </w:pPr>
            <w:r w:rsidRPr="00354074">
              <w:rPr>
                <w:rFonts w:cs="Tahoma"/>
                <w:sz w:val="18"/>
                <w:szCs w:val="18"/>
              </w:rPr>
              <w:t>20</w:t>
            </w:r>
          </w:p>
        </w:tc>
        <w:tc>
          <w:tcPr>
            <w:tcW w:w="701" w:type="pct"/>
          </w:tcPr>
          <w:p w14:paraId="69844FDF"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13F8FC80" w14:textId="77777777" w:rsidR="005D4B0F" w:rsidRPr="00354074" w:rsidRDefault="005D4B0F" w:rsidP="00E53A09">
            <w:pPr>
              <w:rPr>
                <w:rFonts w:cs="Tahoma"/>
                <w:sz w:val="18"/>
                <w:szCs w:val="18"/>
              </w:rPr>
            </w:pPr>
            <w:r w:rsidRPr="00354074">
              <w:rPr>
                <w:rFonts w:cs="Tahoma"/>
                <w:sz w:val="18"/>
                <w:szCs w:val="18"/>
              </w:rPr>
              <w:t>Not used for SOGEA events</w:t>
            </w:r>
          </w:p>
        </w:tc>
        <w:tc>
          <w:tcPr>
            <w:tcW w:w="934" w:type="pct"/>
          </w:tcPr>
          <w:p w14:paraId="51FB6FD9" w14:textId="77777777" w:rsidR="005D4B0F" w:rsidRPr="00354074" w:rsidRDefault="005D4B0F" w:rsidP="00E53A09">
            <w:pPr>
              <w:rPr>
                <w:rFonts w:cs="Tahoma"/>
                <w:sz w:val="18"/>
                <w:szCs w:val="18"/>
              </w:rPr>
            </w:pPr>
          </w:p>
        </w:tc>
      </w:tr>
      <w:tr w:rsidR="009668C8" w:rsidRPr="005B4766" w14:paraId="04F24F9A" w14:textId="77777777" w:rsidTr="00AC79EC">
        <w:tc>
          <w:tcPr>
            <w:tcW w:w="848" w:type="pct"/>
            <w:gridSpan w:val="2"/>
          </w:tcPr>
          <w:p w14:paraId="08D5CF6F" w14:textId="77777777" w:rsidR="005D4B0F" w:rsidRPr="00354074" w:rsidRDefault="005D4B0F" w:rsidP="00E53A09">
            <w:pPr>
              <w:rPr>
                <w:rFonts w:cs="Tahoma"/>
                <w:sz w:val="18"/>
                <w:szCs w:val="18"/>
              </w:rPr>
            </w:pPr>
            <w:r w:rsidRPr="00354074">
              <w:rPr>
                <w:rFonts w:cs="Tahoma"/>
                <w:sz w:val="18"/>
                <w:szCs w:val="18"/>
              </w:rPr>
              <w:t>Cust/SP Order No/Fault No.1/2</w:t>
            </w:r>
          </w:p>
        </w:tc>
        <w:tc>
          <w:tcPr>
            <w:tcW w:w="467" w:type="pct"/>
          </w:tcPr>
          <w:p w14:paraId="0D83868E" w14:textId="77777777" w:rsidR="005D4B0F" w:rsidRPr="00354074" w:rsidRDefault="005D4B0F" w:rsidP="00E53A09">
            <w:pPr>
              <w:rPr>
                <w:rFonts w:cs="Tahoma"/>
                <w:sz w:val="18"/>
                <w:szCs w:val="18"/>
              </w:rPr>
            </w:pPr>
            <w:r w:rsidRPr="00354074">
              <w:rPr>
                <w:rFonts w:cs="Tahoma"/>
                <w:sz w:val="18"/>
                <w:szCs w:val="18"/>
              </w:rPr>
              <w:t>12</w:t>
            </w:r>
          </w:p>
        </w:tc>
        <w:tc>
          <w:tcPr>
            <w:tcW w:w="746" w:type="pct"/>
          </w:tcPr>
          <w:p w14:paraId="09CDB607" w14:textId="77777777" w:rsidR="005D4B0F" w:rsidRPr="00354074" w:rsidRDefault="005D4B0F" w:rsidP="00E53A09">
            <w:pPr>
              <w:rPr>
                <w:rFonts w:cs="Tahoma"/>
                <w:sz w:val="18"/>
                <w:szCs w:val="18"/>
              </w:rPr>
            </w:pPr>
            <w:r w:rsidRPr="00354074">
              <w:rPr>
                <w:rFonts w:cs="Tahoma"/>
                <w:sz w:val="18"/>
                <w:szCs w:val="18"/>
              </w:rPr>
              <w:t>80</w:t>
            </w:r>
          </w:p>
        </w:tc>
        <w:tc>
          <w:tcPr>
            <w:tcW w:w="701" w:type="pct"/>
          </w:tcPr>
          <w:p w14:paraId="33CCE61D"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56A4A985" w14:textId="77777777" w:rsidR="005D4B0F" w:rsidRPr="00354074" w:rsidRDefault="005D4B0F" w:rsidP="00E53A09">
            <w:pPr>
              <w:ind w:right="-1260"/>
              <w:rPr>
                <w:rFonts w:cs="Tahoma"/>
                <w:sz w:val="18"/>
                <w:szCs w:val="18"/>
              </w:rPr>
            </w:pPr>
            <w:r w:rsidRPr="00354074">
              <w:rPr>
                <w:rFonts w:cs="Tahoma"/>
                <w:sz w:val="18"/>
                <w:szCs w:val="18"/>
              </w:rPr>
              <w:t>e.g. OR011-7893101415</w:t>
            </w:r>
          </w:p>
        </w:tc>
        <w:tc>
          <w:tcPr>
            <w:tcW w:w="934" w:type="pct"/>
          </w:tcPr>
          <w:p w14:paraId="06083BFF" w14:textId="77777777" w:rsidR="005D4B0F" w:rsidRPr="00354074" w:rsidRDefault="005D4B0F" w:rsidP="00E53A09">
            <w:pPr>
              <w:ind w:right="-1260"/>
              <w:rPr>
                <w:rFonts w:cs="Tahoma"/>
                <w:sz w:val="18"/>
                <w:szCs w:val="18"/>
              </w:rPr>
            </w:pPr>
          </w:p>
        </w:tc>
      </w:tr>
      <w:tr w:rsidR="009668C8" w:rsidRPr="005B4766" w14:paraId="739D60A4" w14:textId="77777777" w:rsidTr="00AC79EC">
        <w:tc>
          <w:tcPr>
            <w:tcW w:w="848" w:type="pct"/>
            <w:gridSpan w:val="2"/>
          </w:tcPr>
          <w:p w14:paraId="5EE46FA1" w14:textId="77777777" w:rsidR="005D4B0F" w:rsidRPr="00354074" w:rsidRDefault="005D4B0F" w:rsidP="00E53A09">
            <w:pPr>
              <w:rPr>
                <w:rFonts w:cs="Tahoma"/>
                <w:sz w:val="18"/>
                <w:szCs w:val="18"/>
              </w:rPr>
            </w:pPr>
            <w:r w:rsidRPr="00354074">
              <w:rPr>
                <w:rFonts w:cs="Tahoma"/>
                <w:sz w:val="18"/>
                <w:szCs w:val="18"/>
              </w:rPr>
              <w:t>*Spare</w:t>
            </w:r>
          </w:p>
        </w:tc>
        <w:tc>
          <w:tcPr>
            <w:tcW w:w="467" w:type="pct"/>
          </w:tcPr>
          <w:p w14:paraId="7C9B6587" w14:textId="77777777" w:rsidR="005D4B0F" w:rsidRPr="00354074" w:rsidRDefault="005D4B0F" w:rsidP="00E53A09">
            <w:pPr>
              <w:rPr>
                <w:rFonts w:cs="Tahoma"/>
                <w:sz w:val="18"/>
                <w:szCs w:val="18"/>
              </w:rPr>
            </w:pPr>
            <w:r w:rsidRPr="00354074">
              <w:rPr>
                <w:rFonts w:cs="Tahoma"/>
                <w:sz w:val="18"/>
                <w:szCs w:val="18"/>
              </w:rPr>
              <w:t>13</w:t>
            </w:r>
          </w:p>
        </w:tc>
        <w:tc>
          <w:tcPr>
            <w:tcW w:w="746" w:type="pct"/>
          </w:tcPr>
          <w:p w14:paraId="7092D76A" w14:textId="77777777" w:rsidR="005D4B0F" w:rsidRPr="00354074" w:rsidRDefault="005D4B0F" w:rsidP="00E53A09">
            <w:pPr>
              <w:rPr>
                <w:rFonts w:cs="Tahoma"/>
                <w:sz w:val="18"/>
                <w:szCs w:val="18"/>
              </w:rPr>
            </w:pPr>
            <w:r w:rsidRPr="00354074">
              <w:rPr>
                <w:rFonts w:cs="Tahoma"/>
                <w:sz w:val="18"/>
                <w:szCs w:val="18"/>
              </w:rPr>
              <w:t>N/A</w:t>
            </w:r>
          </w:p>
        </w:tc>
        <w:tc>
          <w:tcPr>
            <w:tcW w:w="701" w:type="pct"/>
          </w:tcPr>
          <w:p w14:paraId="4C5EE296" w14:textId="77777777" w:rsidR="005D4B0F" w:rsidRPr="00354074" w:rsidRDefault="005D4B0F" w:rsidP="00E53A09">
            <w:pPr>
              <w:rPr>
                <w:rFonts w:cs="Tahoma"/>
                <w:sz w:val="18"/>
                <w:szCs w:val="18"/>
              </w:rPr>
            </w:pPr>
            <w:r w:rsidRPr="00354074">
              <w:rPr>
                <w:rFonts w:cs="Tahoma"/>
                <w:sz w:val="18"/>
                <w:szCs w:val="18"/>
              </w:rPr>
              <w:t>N/A</w:t>
            </w:r>
          </w:p>
        </w:tc>
        <w:tc>
          <w:tcPr>
            <w:tcW w:w="1304" w:type="pct"/>
          </w:tcPr>
          <w:p w14:paraId="6F276FAD" w14:textId="77777777" w:rsidR="005D4B0F" w:rsidRPr="00354074" w:rsidRDefault="005D4B0F" w:rsidP="00E53A09">
            <w:pPr>
              <w:pStyle w:val="tables"/>
              <w:spacing w:after="120" w:line="240" w:lineRule="auto"/>
              <w:rPr>
                <w:rFonts w:ascii="Tahoma" w:hAnsi="Tahoma" w:cs="Tahoma"/>
                <w:noProof w:val="0"/>
                <w:sz w:val="18"/>
                <w:szCs w:val="18"/>
              </w:rPr>
            </w:pPr>
            <w:r w:rsidRPr="00354074">
              <w:rPr>
                <w:rFonts w:ascii="Tahoma" w:hAnsi="Tahoma" w:cs="Tahoma"/>
                <w:sz w:val="18"/>
                <w:szCs w:val="18"/>
              </w:rPr>
              <w:t>Not used for SOGEA events</w:t>
            </w:r>
          </w:p>
        </w:tc>
        <w:tc>
          <w:tcPr>
            <w:tcW w:w="934" w:type="pct"/>
          </w:tcPr>
          <w:p w14:paraId="56F44239" w14:textId="77777777" w:rsidR="005D4B0F" w:rsidRPr="00354074" w:rsidRDefault="005D4B0F" w:rsidP="00E53A09">
            <w:pPr>
              <w:pStyle w:val="tables"/>
              <w:spacing w:after="120" w:line="240" w:lineRule="auto"/>
              <w:rPr>
                <w:rFonts w:ascii="Tahoma" w:hAnsi="Tahoma" w:cs="Tahoma"/>
                <w:sz w:val="18"/>
                <w:szCs w:val="18"/>
              </w:rPr>
            </w:pPr>
          </w:p>
        </w:tc>
      </w:tr>
      <w:tr w:rsidR="009668C8" w:rsidRPr="005B4766" w14:paraId="272E4007" w14:textId="77777777" w:rsidTr="00AC79EC">
        <w:tc>
          <w:tcPr>
            <w:tcW w:w="848" w:type="pct"/>
            <w:gridSpan w:val="2"/>
          </w:tcPr>
          <w:p w14:paraId="77916EE8" w14:textId="77777777" w:rsidR="005D4B0F" w:rsidRPr="00354074" w:rsidRDefault="005D4B0F" w:rsidP="00E53A09">
            <w:pPr>
              <w:rPr>
                <w:rFonts w:cs="Tahoma"/>
                <w:sz w:val="18"/>
                <w:szCs w:val="18"/>
              </w:rPr>
            </w:pPr>
            <w:r w:rsidRPr="00354074">
              <w:rPr>
                <w:rFonts w:cs="Tahoma"/>
                <w:sz w:val="18"/>
                <w:szCs w:val="18"/>
              </w:rPr>
              <w:t>Quantity/HDFP air count/Total Billing blocks per month</w:t>
            </w:r>
          </w:p>
        </w:tc>
        <w:tc>
          <w:tcPr>
            <w:tcW w:w="467" w:type="pct"/>
          </w:tcPr>
          <w:p w14:paraId="2158B9E3" w14:textId="77777777" w:rsidR="005D4B0F" w:rsidRPr="00354074" w:rsidRDefault="005D4B0F" w:rsidP="00E53A09">
            <w:pPr>
              <w:rPr>
                <w:rFonts w:cs="Tahoma"/>
                <w:sz w:val="18"/>
                <w:szCs w:val="18"/>
              </w:rPr>
            </w:pPr>
            <w:r w:rsidRPr="00354074">
              <w:rPr>
                <w:rFonts w:cs="Tahoma"/>
                <w:sz w:val="18"/>
                <w:szCs w:val="18"/>
              </w:rPr>
              <w:t>14</w:t>
            </w:r>
          </w:p>
        </w:tc>
        <w:tc>
          <w:tcPr>
            <w:tcW w:w="746" w:type="pct"/>
          </w:tcPr>
          <w:p w14:paraId="63DFF9D4" w14:textId="77777777" w:rsidR="005D4B0F" w:rsidRPr="00354074" w:rsidRDefault="005D4B0F" w:rsidP="00E53A09">
            <w:pPr>
              <w:rPr>
                <w:rFonts w:cs="Tahoma"/>
                <w:sz w:val="18"/>
                <w:szCs w:val="18"/>
              </w:rPr>
            </w:pPr>
            <w:r w:rsidRPr="00354074">
              <w:rPr>
                <w:rFonts w:cs="Tahoma"/>
                <w:sz w:val="18"/>
                <w:szCs w:val="18"/>
              </w:rPr>
              <w:t>9</w:t>
            </w:r>
          </w:p>
        </w:tc>
        <w:tc>
          <w:tcPr>
            <w:tcW w:w="701" w:type="pct"/>
          </w:tcPr>
          <w:p w14:paraId="228014FB" w14:textId="77777777" w:rsidR="005D4B0F" w:rsidRPr="00354074" w:rsidRDefault="005D4B0F" w:rsidP="00E53A09">
            <w:pPr>
              <w:rPr>
                <w:rFonts w:cs="Tahoma"/>
                <w:sz w:val="18"/>
                <w:szCs w:val="18"/>
              </w:rPr>
            </w:pPr>
            <w:r w:rsidRPr="00354074">
              <w:rPr>
                <w:rFonts w:cs="Tahoma"/>
                <w:sz w:val="18"/>
                <w:szCs w:val="18"/>
              </w:rPr>
              <w:t>Num</w:t>
            </w:r>
          </w:p>
        </w:tc>
        <w:tc>
          <w:tcPr>
            <w:tcW w:w="1304" w:type="pct"/>
          </w:tcPr>
          <w:p w14:paraId="26B1A84B" w14:textId="77777777" w:rsidR="005D4B0F" w:rsidRPr="00354074" w:rsidRDefault="005D4B0F" w:rsidP="00E53A09">
            <w:pPr>
              <w:ind w:right="-1260"/>
              <w:rPr>
                <w:rFonts w:cs="Tahoma"/>
                <w:color w:val="000000"/>
                <w:sz w:val="18"/>
                <w:szCs w:val="18"/>
              </w:rPr>
            </w:pPr>
            <w:r w:rsidRPr="00354074">
              <w:rPr>
                <w:rFonts w:cs="Tahoma"/>
                <w:color w:val="000000"/>
                <w:sz w:val="18"/>
                <w:szCs w:val="18"/>
              </w:rPr>
              <w:t>e.g. 1</w:t>
            </w:r>
          </w:p>
          <w:p w14:paraId="08920730" w14:textId="77777777" w:rsidR="005D4B0F" w:rsidRPr="00354074" w:rsidRDefault="005D4B0F" w:rsidP="00E53A09">
            <w:pPr>
              <w:rPr>
                <w:rFonts w:cs="Tahoma"/>
                <w:sz w:val="18"/>
                <w:szCs w:val="18"/>
              </w:rPr>
            </w:pPr>
          </w:p>
        </w:tc>
        <w:tc>
          <w:tcPr>
            <w:tcW w:w="934" w:type="pct"/>
          </w:tcPr>
          <w:p w14:paraId="652A69EB" w14:textId="77777777" w:rsidR="005D4B0F" w:rsidRPr="00354074" w:rsidRDefault="005D4B0F" w:rsidP="00E53A09">
            <w:pPr>
              <w:ind w:right="-1260"/>
              <w:rPr>
                <w:rFonts w:cs="Tahoma"/>
                <w:color w:val="000000"/>
                <w:sz w:val="18"/>
                <w:szCs w:val="18"/>
              </w:rPr>
            </w:pPr>
          </w:p>
        </w:tc>
      </w:tr>
      <w:tr w:rsidR="009668C8" w:rsidRPr="005B4766" w14:paraId="7D7AC6C2" w14:textId="77777777" w:rsidTr="00AC79EC">
        <w:tc>
          <w:tcPr>
            <w:tcW w:w="848" w:type="pct"/>
            <w:gridSpan w:val="2"/>
          </w:tcPr>
          <w:p w14:paraId="345B1659" w14:textId="77777777" w:rsidR="005D4B0F" w:rsidRPr="00354074" w:rsidRDefault="005D4B0F" w:rsidP="00E53A09">
            <w:pPr>
              <w:rPr>
                <w:rFonts w:cs="Tahoma"/>
                <w:sz w:val="18"/>
                <w:szCs w:val="18"/>
              </w:rPr>
            </w:pPr>
            <w:r w:rsidRPr="00354074">
              <w:rPr>
                <w:rFonts w:cs="Tahoma"/>
                <w:sz w:val="18"/>
                <w:szCs w:val="18"/>
              </w:rPr>
              <w:t>*Units</w:t>
            </w:r>
          </w:p>
        </w:tc>
        <w:tc>
          <w:tcPr>
            <w:tcW w:w="467" w:type="pct"/>
          </w:tcPr>
          <w:p w14:paraId="25752AF3" w14:textId="77777777" w:rsidR="005D4B0F" w:rsidRPr="00354074" w:rsidRDefault="005D4B0F" w:rsidP="00E53A09">
            <w:pPr>
              <w:rPr>
                <w:rFonts w:cs="Tahoma"/>
                <w:sz w:val="18"/>
                <w:szCs w:val="18"/>
              </w:rPr>
            </w:pPr>
            <w:r w:rsidRPr="00354074">
              <w:rPr>
                <w:rFonts w:cs="Tahoma"/>
                <w:sz w:val="18"/>
                <w:szCs w:val="18"/>
              </w:rPr>
              <w:t>15</w:t>
            </w:r>
          </w:p>
        </w:tc>
        <w:tc>
          <w:tcPr>
            <w:tcW w:w="746" w:type="pct"/>
          </w:tcPr>
          <w:p w14:paraId="1AFD8538" w14:textId="77777777" w:rsidR="005D4B0F" w:rsidRPr="00354074" w:rsidRDefault="005D4B0F" w:rsidP="00E53A09">
            <w:pPr>
              <w:rPr>
                <w:rFonts w:cs="Tahoma"/>
                <w:sz w:val="18"/>
                <w:szCs w:val="18"/>
              </w:rPr>
            </w:pPr>
            <w:r w:rsidRPr="00354074">
              <w:rPr>
                <w:rFonts w:cs="Tahoma"/>
                <w:sz w:val="18"/>
                <w:szCs w:val="18"/>
              </w:rPr>
              <w:t>40</w:t>
            </w:r>
          </w:p>
        </w:tc>
        <w:tc>
          <w:tcPr>
            <w:tcW w:w="701" w:type="pct"/>
          </w:tcPr>
          <w:p w14:paraId="0AEC8020"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2DFC09BE" w14:textId="77777777" w:rsidR="005D4B0F" w:rsidRPr="00354074" w:rsidRDefault="005D4B0F" w:rsidP="00E53A09">
            <w:pPr>
              <w:rPr>
                <w:rFonts w:cs="Tahoma"/>
                <w:sz w:val="18"/>
                <w:szCs w:val="18"/>
              </w:rPr>
            </w:pPr>
            <w:r w:rsidRPr="00354074">
              <w:rPr>
                <w:rFonts w:cs="Tahoma"/>
                <w:sz w:val="18"/>
                <w:szCs w:val="18"/>
              </w:rPr>
              <w:t>Not used for SOGEA events</w:t>
            </w:r>
          </w:p>
        </w:tc>
        <w:tc>
          <w:tcPr>
            <w:tcW w:w="934" w:type="pct"/>
          </w:tcPr>
          <w:p w14:paraId="390E87C1" w14:textId="77777777" w:rsidR="005D4B0F" w:rsidRPr="00354074" w:rsidRDefault="005D4B0F" w:rsidP="00E53A09">
            <w:pPr>
              <w:rPr>
                <w:rFonts w:cs="Tahoma"/>
                <w:sz w:val="18"/>
                <w:szCs w:val="18"/>
              </w:rPr>
            </w:pPr>
          </w:p>
        </w:tc>
      </w:tr>
      <w:tr w:rsidR="009668C8" w:rsidRPr="005B4766" w14:paraId="49F745B1" w14:textId="77777777" w:rsidTr="00AC79EC">
        <w:tc>
          <w:tcPr>
            <w:tcW w:w="848" w:type="pct"/>
            <w:gridSpan w:val="2"/>
          </w:tcPr>
          <w:p w14:paraId="6A2803E6" w14:textId="77777777" w:rsidR="005D4B0F" w:rsidRPr="00354074" w:rsidRDefault="005D4B0F" w:rsidP="00E53A09">
            <w:pPr>
              <w:rPr>
                <w:rFonts w:cs="Tahoma"/>
                <w:sz w:val="18"/>
                <w:szCs w:val="18"/>
              </w:rPr>
            </w:pPr>
            <w:r w:rsidRPr="00354074">
              <w:rPr>
                <w:rFonts w:cs="Tahoma"/>
                <w:sz w:val="18"/>
                <w:szCs w:val="18"/>
              </w:rPr>
              <w:t>Unit rate</w:t>
            </w:r>
          </w:p>
        </w:tc>
        <w:tc>
          <w:tcPr>
            <w:tcW w:w="467" w:type="pct"/>
          </w:tcPr>
          <w:p w14:paraId="1C2A7F79" w14:textId="77777777" w:rsidR="005D4B0F" w:rsidRPr="00354074" w:rsidRDefault="005D4B0F" w:rsidP="00E53A09">
            <w:pPr>
              <w:rPr>
                <w:rFonts w:cs="Tahoma"/>
                <w:sz w:val="18"/>
                <w:szCs w:val="18"/>
              </w:rPr>
            </w:pPr>
            <w:r w:rsidRPr="00354074">
              <w:rPr>
                <w:rFonts w:cs="Tahoma"/>
                <w:sz w:val="18"/>
                <w:szCs w:val="18"/>
              </w:rPr>
              <w:t>16</w:t>
            </w:r>
          </w:p>
        </w:tc>
        <w:tc>
          <w:tcPr>
            <w:tcW w:w="746" w:type="pct"/>
          </w:tcPr>
          <w:p w14:paraId="25691488" w14:textId="77777777" w:rsidR="005D4B0F" w:rsidRPr="00354074" w:rsidRDefault="005D4B0F" w:rsidP="00E53A09">
            <w:pPr>
              <w:rPr>
                <w:rFonts w:cs="Tahoma"/>
                <w:sz w:val="18"/>
                <w:szCs w:val="18"/>
              </w:rPr>
            </w:pPr>
            <w:r w:rsidRPr="00354074">
              <w:rPr>
                <w:rFonts w:cs="Tahoma"/>
                <w:sz w:val="18"/>
                <w:szCs w:val="18"/>
              </w:rPr>
              <w:t>18</w:t>
            </w:r>
          </w:p>
        </w:tc>
        <w:tc>
          <w:tcPr>
            <w:tcW w:w="701" w:type="pct"/>
          </w:tcPr>
          <w:p w14:paraId="4B457B80" w14:textId="77777777" w:rsidR="005D4B0F" w:rsidRPr="00354074" w:rsidRDefault="005D4B0F" w:rsidP="00E53A09">
            <w:pPr>
              <w:rPr>
                <w:rFonts w:cs="Tahoma"/>
                <w:sz w:val="18"/>
                <w:szCs w:val="18"/>
              </w:rPr>
            </w:pPr>
            <w:r w:rsidRPr="00354074">
              <w:rPr>
                <w:rFonts w:cs="Tahoma"/>
                <w:sz w:val="18"/>
                <w:szCs w:val="18"/>
              </w:rPr>
              <w:t>Num</w:t>
            </w:r>
          </w:p>
        </w:tc>
        <w:tc>
          <w:tcPr>
            <w:tcW w:w="1304" w:type="pct"/>
          </w:tcPr>
          <w:p w14:paraId="439FAC06" w14:textId="77777777" w:rsidR="005D4B0F" w:rsidRPr="00354074" w:rsidRDefault="005D4B0F" w:rsidP="00E53A09">
            <w:pPr>
              <w:rPr>
                <w:rFonts w:cs="Tahoma"/>
                <w:sz w:val="18"/>
                <w:szCs w:val="18"/>
              </w:rPr>
            </w:pPr>
            <w:r w:rsidRPr="00354074">
              <w:rPr>
                <w:rFonts w:cs="Tahoma"/>
                <w:sz w:val="18"/>
                <w:szCs w:val="18"/>
              </w:rPr>
              <w:t>e.g. 1232</w:t>
            </w:r>
          </w:p>
        </w:tc>
        <w:tc>
          <w:tcPr>
            <w:tcW w:w="934" w:type="pct"/>
          </w:tcPr>
          <w:p w14:paraId="5F9749CE" w14:textId="77777777" w:rsidR="005D4B0F" w:rsidRPr="00354074" w:rsidRDefault="005D4B0F" w:rsidP="00E53A09">
            <w:pPr>
              <w:rPr>
                <w:rFonts w:cs="Tahoma"/>
                <w:sz w:val="18"/>
                <w:szCs w:val="18"/>
              </w:rPr>
            </w:pPr>
          </w:p>
        </w:tc>
      </w:tr>
      <w:tr w:rsidR="009668C8" w:rsidRPr="005B4766" w14:paraId="259A3693" w14:textId="77777777" w:rsidTr="00AC79EC">
        <w:tc>
          <w:tcPr>
            <w:tcW w:w="848" w:type="pct"/>
            <w:gridSpan w:val="2"/>
          </w:tcPr>
          <w:p w14:paraId="2E3979AF" w14:textId="77777777" w:rsidR="005D4B0F" w:rsidRPr="00354074" w:rsidRDefault="005D4B0F" w:rsidP="00E53A09">
            <w:pPr>
              <w:rPr>
                <w:rFonts w:cs="Tahoma"/>
                <w:sz w:val="18"/>
                <w:szCs w:val="18"/>
              </w:rPr>
            </w:pPr>
            <w:r w:rsidRPr="00354074">
              <w:rPr>
                <w:rFonts w:cs="Tahoma"/>
                <w:sz w:val="18"/>
                <w:szCs w:val="18"/>
              </w:rPr>
              <w:t>Event Cost</w:t>
            </w:r>
          </w:p>
        </w:tc>
        <w:tc>
          <w:tcPr>
            <w:tcW w:w="467" w:type="pct"/>
          </w:tcPr>
          <w:p w14:paraId="6DFDF501" w14:textId="77777777" w:rsidR="005D4B0F" w:rsidRPr="00354074" w:rsidRDefault="005D4B0F" w:rsidP="00E53A09">
            <w:pPr>
              <w:rPr>
                <w:rFonts w:cs="Tahoma"/>
                <w:sz w:val="18"/>
                <w:szCs w:val="18"/>
              </w:rPr>
            </w:pPr>
            <w:r w:rsidRPr="00354074">
              <w:rPr>
                <w:rFonts w:cs="Tahoma"/>
                <w:sz w:val="18"/>
                <w:szCs w:val="18"/>
              </w:rPr>
              <w:t>17</w:t>
            </w:r>
          </w:p>
        </w:tc>
        <w:tc>
          <w:tcPr>
            <w:tcW w:w="746" w:type="pct"/>
          </w:tcPr>
          <w:p w14:paraId="42AD1DAD" w14:textId="77777777" w:rsidR="005D4B0F" w:rsidRPr="00354074" w:rsidRDefault="005D4B0F" w:rsidP="00E53A09">
            <w:pPr>
              <w:rPr>
                <w:rFonts w:cs="Tahoma"/>
                <w:sz w:val="18"/>
                <w:szCs w:val="18"/>
              </w:rPr>
            </w:pPr>
            <w:r w:rsidRPr="00354074">
              <w:rPr>
                <w:rFonts w:cs="Tahoma"/>
                <w:sz w:val="18"/>
                <w:szCs w:val="18"/>
              </w:rPr>
              <w:t>18</w:t>
            </w:r>
          </w:p>
        </w:tc>
        <w:tc>
          <w:tcPr>
            <w:tcW w:w="701" w:type="pct"/>
          </w:tcPr>
          <w:p w14:paraId="0658487F" w14:textId="77777777" w:rsidR="005D4B0F" w:rsidRPr="00354074" w:rsidRDefault="005D4B0F" w:rsidP="00E53A09">
            <w:pPr>
              <w:rPr>
                <w:rFonts w:cs="Tahoma"/>
                <w:sz w:val="18"/>
                <w:szCs w:val="18"/>
              </w:rPr>
            </w:pPr>
            <w:r w:rsidRPr="00354074">
              <w:rPr>
                <w:rFonts w:cs="Tahoma"/>
                <w:sz w:val="18"/>
                <w:szCs w:val="18"/>
              </w:rPr>
              <w:t>Num</w:t>
            </w:r>
          </w:p>
        </w:tc>
        <w:tc>
          <w:tcPr>
            <w:tcW w:w="1304" w:type="pct"/>
          </w:tcPr>
          <w:p w14:paraId="03E1F107" w14:textId="77777777" w:rsidR="005D4B0F" w:rsidRPr="00354074" w:rsidRDefault="005D4B0F" w:rsidP="00E53A09">
            <w:pPr>
              <w:rPr>
                <w:rFonts w:cs="Tahoma"/>
                <w:sz w:val="18"/>
                <w:szCs w:val="18"/>
              </w:rPr>
            </w:pPr>
            <w:r w:rsidRPr="00354074">
              <w:rPr>
                <w:rFonts w:cs="Tahoma"/>
                <w:sz w:val="18"/>
                <w:szCs w:val="18"/>
              </w:rPr>
              <w:t>e.g. 141 = £1.41</w:t>
            </w:r>
          </w:p>
        </w:tc>
        <w:tc>
          <w:tcPr>
            <w:tcW w:w="934" w:type="pct"/>
          </w:tcPr>
          <w:p w14:paraId="0DE85890" w14:textId="77777777" w:rsidR="005D4B0F" w:rsidRPr="00354074" w:rsidRDefault="005D4B0F" w:rsidP="00E53A09">
            <w:pPr>
              <w:rPr>
                <w:rFonts w:cs="Tahoma"/>
                <w:sz w:val="18"/>
                <w:szCs w:val="18"/>
              </w:rPr>
            </w:pPr>
          </w:p>
        </w:tc>
      </w:tr>
      <w:tr w:rsidR="009668C8" w:rsidRPr="00484C58" w14:paraId="33532845" w14:textId="77777777" w:rsidTr="00AC79EC">
        <w:tc>
          <w:tcPr>
            <w:tcW w:w="848" w:type="pct"/>
            <w:gridSpan w:val="2"/>
          </w:tcPr>
          <w:p w14:paraId="282C69F7" w14:textId="77777777" w:rsidR="005D4B0F" w:rsidRPr="00354074" w:rsidRDefault="005D4B0F" w:rsidP="00E53A09">
            <w:pPr>
              <w:rPr>
                <w:rFonts w:cs="Tahoma"/>
                <w:sz w:val="18"/>
                <w:szCs w:val="18"/>
              </w:rPr>
            </w:pPr>
            <w:r w:rsidRPr="00354074">
              <w:rPr>
                <w:rFonts w:cs="Tahoma"/>
                <w:sz w:val="18"/>
                <w:szCs w:val="18"/>
              </w:rPr>
              <w:t>VAT Status</w:t>
            </w:r>
          </w:p>
        </w:tc>
        <w:tc>
          <w:tcPr>
            <w:tcW w:w="467" w:type="pct"/>
          </w:tcPr>
          <w:p w14:paraId="4AE9E3EC" w14:textId="77777777" w:rsidR="005D4B0F" w:rsidRPr="00354074" w:rsidRDefault="005D4B0F" w:rsidP="00E53A09">
            <w:pPr>
              <w:rPr>
                <w:rFonts w:cs="Tahoma"/>
                <w:sz w:val="18"/>
                <w:szCs w:val="18"/>
              </w:rPr>
            </w:pPr>
            <w:r w:rsidRPr="00354074">
              <w:rPr>
                <w:rFonts w:cs="Tahoma"/>
                <w:sz w:val="18"/>
                <w:szCs w:val="18"/>
              </w:rPr>
              <w:t>18</w:t>
            </w:r>
          </w:p>
        </w:tc>
        <w:tc>
          <w:tcPr>
            <w:tcW w:w="746" w:type="pct"/>
          </w:tcPr>
          <w:p w14:paraId="09D9C19C" w14:textId="77777777" w:rsidR="005D4B0F" w:rsidRPr="00354074" w:rsidRDefault="005D4B0F" w:rsidP="00E53A09">
            <w:pPr>
              <w:rPr>
                <w:rFonts w:cs="Tahoma"/>
                <w:sz w:val="18"/>
                <w:szCs w:val="18"/>
              </w:rPr>
            </w:pPr>
            <w:r w:rsidRPr="00354074">
              <w:rPr>
                <w:rFonts w:cs="Tahoma"/>
                <w:sz w:val="18"/>
                <w:szCs w:val="18"/>
              </w:rPr>
              <w:t>2</w:t>
            </w:r>
          </w:p>
        </w:tc>
        <w:tc>
          <w:tcPr>
            <w:tcW w:w="701" w:type="pct"/>
          </w:tcPr>
          <w:p w14:paraId="01E52E3B" w14:textId="77777777" w:rsidR="005D4B0F" w:rsidRPr="00354074" w:rsidRDefault="005D4B0F" w:rsidP="00E53A09">
            <w:pPr>
              <w:rPr>
                <w:rFonts w:cs="Tahoma"/>
                <w:sz w:val="18"/>
                <w:szCs w:val="18"/>
              </w:rPr>
            </w:pPr>
            <w:r w:rsidRPr="00354074">
              <w:rPr>
                <w:rFonts w:cs="Tahoma"/>
                <w:sz w:val="18"/>
                <w:szCs w:val="18"/>
              </w:rPr>
              <w:t>Num</w:t>
            </w:r>
          </w:p>
        </w:tc>
        <w:tc>
          <w:tcPr>
            <w:tcW w:w="1304" w:type="pct"/>
          </w:tcPr>
          <w:p w14:paraId="502B3585" w14:textId="77777777" w:rsidR="005D4B0F" w:rsidRPr="00484C58" w:rsidRDefault="005D4B0F" w:rsidP="00E53A09">
            <w:pPr>
              <w:rPr>
                <w:rFonts w:cs="Tahoma"/>
                <w:sz w:val="18"/>
                <w:szCs w:val="18"/>
                <w:lang w:val="sv-SE"/>
              </w:rPr>
            </w:pPr>
            <w:r w:rsidRPr="00484C58">
              <w:rPr>
                <w:rFonts w:cs="Tahoma"/>
                <w:sz w:val="18"/>
                <w:szCs w:val="18"/>
                <w:lang w:val="sv-SE"/>
              </w:rPr>
              <w:t>e.g.</w:t>
            </w:r>
          </w:p>
          <w:p w14:paraId="24B10FFA" w14:textId="77777777" w:rsidR="005D4B0F" w:rsidRPr="00484C58" w:rsidRDefault="005D4B0F" w:rsidP="00E53A09">
            <w:pPr>
              <w:rPr>
                <w:rFonts w:cs="Tahoma"/>
                <w:sz w:val="18"/>
                <w:szCs w:val="18"/>
                <w:lang w:val="sv-SE"/>
              </w:rPr>
            </w:pPr>
            <w:r w:rsidRPr="00484C58">
              <w:rPr>
                <w:rFonts w:cs="Tahoma"/>
                <w:sz w:val="18"/>
                <w:szCs w:val="18"/>
                <w:lang w:val="sv-SE"/>
              </w:rPr>
              <w:t>1 = standard</w:t>
            </w:r>
          </w:p>
          <w:p w14:paraId="37BEC070" w14:textId="77777777" w:rsidR="005D4B0F" w:rsidRPr="00484C58" w:rsidRDefault="005D4B0F" w:rsidP="00E53A09">
            <w:pPr>
              <w:rPr>
                <w:rFonts w:cs="Tahoma"/>
                <w:sz w:val="18"/>
                <w:szCs w:val="18"/>
                <w:lang w:val="sv-SE"/>
              </w:rPr>
            </w:pPr>
            <w:r w:rsidRPr="00484C58">
              <w:rPr>
                <w:rFonts w:cs="Tahoma"/>
                <w:sz w:val="18"/>
                <w:szCs w:val="18"/>
                <w:lang w:val="sv-SE"/>
              </w:rPr>
              <w:t>2 = VAT exempt</w:t>
            </w:r>
          </w:p>
        </w:tc>
        <w:tc>
          <w:tcPr>
            <w:tcW w:w="934" w:type="pct"/>
          </w:tcPr>
          <w:p w14:paraId="2BE961A1" w14:textId="77777777" w:rsidR="005D4B0F" w:rsidRPr="00484C58" w:rsidRDefault="005D4B0F" w:rsidP="00E53A09">
            <w:pPr>
              <w:rPr>
                <w:rFonts w:cs="Tahoma"/>
                <w:sz w:val="18"/>
                <w:szCs w:val="18"/>
                <w:lang w:val="sv-SE"/>
              </w:rPr>
            </w:pPr>
          </w:p>
        </w:tc>
      </w:tr>
      <w:tr w:rsidR="009668C8" w:rsidRPr="005B4766" w14:paraId="6C87DDC0" w14:textId="77777777" w:rsidTr="00AC79EC">
        <w:tc>
          <w:tcPr>
            <w:tcW w:w="848" w:type="pct"/>
            <w:gridSpan w:val="2"/>
          </w:tcPr>
          <w:p w14:paraId="183C9D2F" w14:textId="77777777" w:rsidR="005D4B0F" w:rsidRPr="00354074" w:rsidRDefault="005D4B0F" w:rsidP="00E53A09">
            <w:pPr>
              <w:rPr>
                <w:rFonts w:cs="Tahoma"/>
                <w:sz w:val="18"/>
                <w:szCs w:val="18"/>
              </w:rPr>
            </w:pPr>
            <w:r w:rsidRPr="00354074">
              <w:rPr>
                <w:rFonts w:cs="Tahoma"/>
                <w:sz w:val="18"/>
                <w:szCs w:val="18"/>
              </w:rPr>
              <w:t>*CSS Account Number</w:t>
            </w:r>
          </w:p>
        </w:tc>
        <w:tc>
          <w:tcPr>
            <w:tcW w:w="467" w:type="pct"/>
          </w:tcPr>
          <w:p w14:paraId="6866DDCD" w14:textId="77777777" w:rsidR="005D4B0F" w:rsidRPr="00354074" w:rsidRDefault="005D4B0F" w:rsidP="00E53A09">
            <w:pPr>
              <w:rPr>
                <w:rFonts w:cs="Tahoma"/>
                <w:sz w:val="18"/>
                <w:szCs w:val="18"/>
              </w:rPr>
            </w:pPr>
            <w:r w:rsidRPr="00354074">
              <w:rPr>
                <w:rFonts w:cs="Tahoma"/>
                <w:sz w:val="18"/>
                <w:szCs w:val="18"/>
              </w:rPr>
              <w:t>19</w:t>
            </w:r>
          </w:p>
        </w:tc>
        <w:tc>
          <w:tcPr>
            <w:tcW w:w="746" w:type="pct"/>
          </w:tcPr>
          <w:p w14:paraId="4D57F77C" w14:textId="77777777" w:rsidR="005D4B0F" w:rsidRPr="00354074" w:rsidRDefault="005D4B0F" w:rsidP="00E53A09">
            <w:pPr>
              <w:rPr>
                <w:rFonts w:cs="Tahoma"/>
                <w:sz w:val="18"/>
                <w:szCs w:val="18"/>
              </w:rPr>
            </w:pPr>
            <w:r w:rsidRPr="00354074">
              <w:rPr>
                <w:rFonts w:cs="Tahoma"/>
                <w:sz w:val="18"/>
                <w:szCs w:val="18"/>
              </w:rPr>
              <w:t>20</w:t>
            </w:r>
          </w:p>
        </w:tc>
        <w:tc>
          <w:tcPr>
            <w:tcW w:w="701" w:type="pct"/>
          </w:tcPr>
          <w:p w14:paraId="42BE2D1C"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14D55594" w14:textId="77777777" w:rsidR="005D4B0F" w:rsidRPr="00354074" w:rsidRDefault="005D4B0F" w:rsidP="00E53A09">
            <w:pPr>
              <w:rPr>
                <w:rFonts w:cs="Tahoma"/>
                <w:sz w:val="18"/>
                <w:szCs w:val="18"/>
              </w:rPr>
            </w:pPr>
            <w:r w:rsidRPr="00354074">
              <w:rPr>
                <w:rFonts w:cs="Tahoma"/>
                <w:sz w:val="18"/>
                <w:szCs w:val="18"/>
              </w:rPr>
              <w:t>Not used for SOGEA events</w:t>
            </w:r>
          </w:p>
        </w:tc>
        <w:tc>
          <w:tcPr>
            <w:tcW w:w="934" w:type="pct"/>
          </w:tcPr>
          <w:p w14:paraId="5740D067" w14:textId="77777777" w:rsidR="005D4B0F" w:rsidRPr="00354074" w:rsidRDefault="005D4B0F" w:rsidP="00E53A09">
            <w:pPr>
              <w:rPr>
                <w:rFonts w:cs="Tahoma"/>
                <w:sz w:val="18"/>
                <w:szCs w:val="18"/>
              </w:rPr>
            </w:pPr>
          </w:p>
        </w:tc>
      </w:tr>
      <w:tr w:rsidR="009668C8" w:rsidRPr="005B4766" w14:paraId="08996B06" w14:textId="77777777" w:rsidTr="00AC79EC">
        <w:tc>
          <w:tcPr>
            <w:tcW w:w="848" w:type="pct"/>
            <w:gridSpan w:val="2"/>
          </w:tcPr>
          <w:p w14:paraId="335302E4" w14:textId="77777777" w:rsidR="005D4B0F" w:rsidRPr="00354074" w:rsidRDefault="005D4B0F" w:rsidP="00E53A09">
            <w:pPr>
              <w:rPr>
                <w:rFonts w:cs="Tahoma"/>
                <w:sz w:val="18"/>
                <w:szCs w:val="18"/>
              </w:rPr>
            </w:pPr>
            <w:r w:rsidRPr="00354074">
              <w:rPr>
                <w:rFonts w:cs="Tahoma"/>
                <w:sz w:val="18"/>
                <w:szCs w:val="18"/>
              </w:rPr>
              <w:t>*Prod Type</w:t>
            </w:r>
          </w:p>
        </w:tc>
        <w:tc>
          <w:tcPr>
            <w:tcW w:w="467" w:type="pct"/>
          </w:tcPr>
          <w:p w14:paraId="12A2AD49" w14:textId="77777777" w:rsidR="005D4B0F" w:rsidRPr="00354074" w:rsidRDefault="005D4B0F" w:rsidP="00E53A09">
            <w:pPr>
              <w:rPr>
                <w:rFonts w:cs="Tahoma"/>
                <w:sz w:val="18"/>
                <w:szCs w:val="18"/>
              </w:rPr>
            </w:pPr>
            <w:r w:rsidRPr="00354074">
              <w:rPr>
                <w:rFonts w:cs="Tahoma"/>
                <w:sz w:val="18"/>
                <w:szCs w:val="18"/>
              </w:rPr>
              <w:t>20</w:t>
            </w:r>
          </w:p>
        </w:tc>
        <w:tc>
          <w:tcPr>
            <w:tcW w:w="746" w:type="pct"/>
          </w:tcPr>
          <w:p w14:paraId="05DE95CD" w14:textId="77777777" w:rsidR="005D4B0F" w:rsidRPr="00354074" w:rsidRDefault="005D4B0F" w:rsidP="00E53A09">
            <w:pPr>
              <w:rPr>
                <w:rFonts w:cs="Tahoma"/>
                <w:sz w:val="18"/>
                <w:szCs w:val="18"/>
              </w:rPr>
            </w:pPr>
            <w:r w:rsidRPr="00354074">
              <w:rPr>
                <w:rFonts w:cs="Tahoma"/>
                <w:sz w:val="18"/>
                <w:szCs w:val="18"/>
              </w:rPr>
              <w:t>20</w:t>
            </w:r>
          </w:p>
        </w:tc>
        <w:tc>
          <w:tcPr>
            <w:tcW w:w="701" w:type="pct"/>
          </w:tcPr>
          <w:p w14:paraId="47258980"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0618DDE7" w14:textId="77777777" w:rsidR="005D4B0F" w:rsidRPr="00354074" w:rsidRDefault="005D4B0F" w:rsidP="00E53A09">
            <w:pPr>
              <w:rPr>
                <w:rFonts w:cs="Tahoma"/>
                <w:sz w:val="18"/>
                <w:szCs w:val="18"/>
              </w:rPr>
            </w:pPr>
            <w:r w:rsidRPr="00354074">
              <w:rPr>
                <w:rFonts w:cs="Tahoma"/>
                <w:sz w:val="18"/>
                <w:szCs w:val="18"/>
              </w:rPr>
              <w:t>Not used for SOGEA events</w:t>
            </w:r>
          </w:p>
        </w:tc>
        <w:tc>
          <w:tcPr>
            <w:tcW w:w="934" w:type="pct"/>
          </w:tcPr>
          <w:p w14:paraId="030597B3" w14:textId="77777777" w:rsidR="005D4B0F" w:rsidRPr="00354074" w:rsidRDefault="005D4B0F" w:rsidP="00E53A09">
            <w:pPr>
              <w:rPr>
                <w:rFonts w:cs="Tahoma"/>
                <w:sz w:val="18"/>
                <w:szCs w:val="18"/>
              </w:rPr>
            </w:pPr>
          </w:p>
        </w:tc>
      </w:tr>
      <w:tr w:rsidR="009668C8" w:rsidRPr="005B4766" w14:paraId="7C7DB22E" w14:textId="77777777" w:rsidTr="00AC79EC">
        <w:tc>
          <w:tcPr>
            <w:tcW w:w="848" w:type="pct"/>
            <w:gridSpan w:val="2"/>
          </w:tcPr>
          <w:p w14:paraId="00AB731E" w14:textId="77777777" w:rsidR="005D4B0F" w:rsidRPr="00354074" w:rsidRDefault="005D4B0F" w:rsidP="00E53A09">
            <w:pPr>
              <w:rPr>
                <w:rFonts w:cs="Tahoma"/>
                <w:sz w:val="18"/>
                <w:szCs w:val="18"/>
              </w:rPr>
            </w:pPr>
            <w:r w:rsidRPr="00354074">
              <w:rPr>
                <w:rFonts w:cs="Tahoma"/>
                <w:sz w:val="18"/>
                <w:szCs w:val="18"/>
              </w:rPr>
              <w:t>*OR Service ID</w:t>
            </w:r>
          </w:p>
        </w:tc>
        <w:tc>
          <w:tcPr>
            <w:tcW w:w="467" w:type="pct"/>
          </w:tcPr>
          <w:p w14:paraId="4C6BF744" w14:textId="77777777" w:rsidR="005D4B0F" w:rsidRPr="00354074" w:rsidRDefault="005D4B0F" w:rsidP="00E53A09">
            <w:pPr>
              <w:rPr>
                <w:rFonts w:cs="Tahoma"/>
                <w:sz w:val="18"/>
                <w:szCs w:val="18"/>
              </w:rPr>
            </w:pPr>
            <w:r w:rsidRPr="00354074">
              <w:rPr>
                <w:rFonts w:cs="Tahoma"/>
                <w:sz w:val="18"/>
                <w:szCs w:val="18"/>
              </w:rPr>
              <w:t>21</w:t>
            </w:r>
          </w:p>
        </w:tc>
        <w:tc>
          <w:tcPr>
            <w:tcW w:w="746" w:type="pct"/>
          </w:tcPr>
          <w:p w14:paraId="64F9D12F" w14:textId="77777777" w:rsidR="005D4B0F" w:rsidRPr="00354074" w:rsidRDefault="005D4B0F" w:rsidP="00E53A09">
            <w:pPr>
              <w:rPr>
                <w:rFonts w:cs="Tahoma"/>
                <w:sz w:val="18"/>
                <w:szCs w:val="18"/>
              </w:rPr>
            </w:pPr>
            <w:r w:rsidRPr="00354074">
              <w:rPr>
                <w:rFonts w:cs="Tahoma"/>
                <w:sz w:val="18"/>
                <w:szCs w:val="18"/>
              </w:rPr>
              <w:t>20</w:t>
            </w:r>
          </w:p>
        </w:tc>
        <w:tc>
          <w:tcPr>
            <w:tcW w:w="701" w:type="pct"/>
          </w:tcPr>
          <w:p w14:paraId="5EDAE28C"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0E31F2F9" w14:textId="77777777" w:rsidR="005D4B0F" w:rsidRPr="00354074" w:rsidRDefault="005D4B0F" w:rsidP="00E53A09">
            <w:pPr>
              <w:rPr>
                <w:rFonts w:cs="Tahoma"/>
                <w:sz w:val="18"/>
                <w:szCs w:val="18"/>
              </w:rPr>
            </w:pPr>
            <w:r w:rsidRPr="00354074">
              <w:rPr>
                <w:rFonts w:cs="Tahoma"/>
                <w:sz w:val="18"/>
                <w:szCs w:val="18"/>
              </w:rPr>
              <w:t>Not used for SOGEA events</w:t>
            </w:r>
          </w:p>
        </w:tc>
        <w:tc>
          <w:tcPr>
            <w:tcW w:w="934" w:type="pct"/>
          </w:tcPr>
          <w:p w14:paraId="2D42F354" w14:textId="77777777" w:rsidR="005D4B0F" w:rsidRPr="00354074" w:rsidRDefault="005D4B0F" w:rsidP="00E53A09">
            <w:pPr>
              <w:rPr>
                <w:rFonts w:cs="Tahoma"/>
                <w:sz w:val="18"/>
                <w:szCs w:val="18"/>
              </w:rPr>
            </w:pPr>
          </w:p>
        </w:tc>
      </w:tr>
      <w:tr w:rsidR="009668C8" w:rsidRPr="005B4766" w14:paraId="3022CB74" w14:textId="77777777" w:rsidTr="00AC79EC">
        <w:tc>
          <w:tcPr>
            <w:tcW w:w="848" w:type="pct"/>
            <w:gridSpan w:val="2"/>
          </w:tcPr>
          <w:p w14:paraId="7D2998A7" w14:textId="77777777" w:rsidR="005D4B0F" w:rsidRPr="00354074" w:rsidRDefault="005D4B0F" w:rsidP="00E53A09">
            <w:pPr>
              <w:rPr>
                <w:rFonts w:cs="Tahoma"/>
                <w:sz w:val="18"/>
                <w:szCs w:val="18"/>
              </w:rPr>
            </w:pPr>
            <w:r w:rsidRPr="00354074">
              <w:rPr>
                <w:rFonts w:cs="Tahoma"/>
                <w:sz w:val="18"/>
                <w:szCs w:val="18"/>
              </w:rPr>
              <w:t>*Circuit ID</w:t>
            </w:r>
          </w:p>
        </w:tc>
        <w:tc>
          <w:tcPr>
            <w:tcW w:w="467" w:type="pct"/>
          </w:tcPr>
          <w:p w14:paraId="3FD227F1" w14:textId="77777777" w:rsidR="005D4B0F" w:rsidRPr="00354074" w:rsidRDefault="005D4B0F" w:rsidP="00E53A09">
            <w:pPr>
              <w:rPr>
                <w:rFonts w:cs="Tahoma"/>
                <w:sz w:val="18"/>
                <w:szCs w:val="18"/>
              </w:rPr>
            </w:pPr>
            <w:r w:rsidRPr="00354074">
              <w:rPr>
                <w:rFonts w:cs="Tahoma"/>
                <w:sz w:val="18"/>
                <w:szCs w:val="18"/>
              </w:rPr>
              <w:t>22</w:t>
            </w:r>
          </w:p>
        </w:tc>
        <w:tc>
          <w:tcPr>
            <w:tcW w:w="746" w:type="pct"/>
          </w:tcPr>
          <w:p w14:paraId="7C532A54" w14:textId="77777777" w:rsidR="005D4B0F" w:rsidRPr="00354074" w:rsidRDefault="005D4B0F" w:rsidP="00E53A09">
            <w:pPr>
              <w:rPr>
                <w:rFonts w:cs="Tahoma"/>
                <w:sz w:val="18"/>
                <w:szCs w:val="18"/>
              </w:rPr>
            </w:pPr>
            <w:r w:rsidRPr="00354074">
              <w:rPr>
                <w:rFonts w:cs="Tahoma"/>
                <w:sz w:val="18"/>
                <w:szCs w:val="18"/>
              </w:rPr>
              <w:t>20</w:t>
            </w:r>
          </w:p>
        </w:tc>
        <w:tc>
          <w:tcPr>
            <w:tcW w:w="701" w:type="pct"/>
          </w:tcPr>
          <w:p w14:paraId="1D8BDA4B"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194239CD" w14:textId="77777777" w:rsidR="005D4B0F" w:rsidRPr="00354074" w:rsidRDefault="005D4B0F" w:rsidP="00E53A09">
            <w:pPr>
              <w:rPr>
                <w:rFonts w:cs="Tahoma"/>
                <w:sz w:val="18"/>
                <w:szCs w:val="18"/>
              </w:rPr>
            </w:pPr>
            <w:r w:rsidRPr="00354074">
              <w:rPr>
                <w:rFonts w:cs="Tahoma"/>
                <w:sz w:val="18"/>
                <w:szCs w:val="18"/>
              </w:rPr>
              <w:t>Not used for SOGEA events</w:t>
            </w:r>
          </w:p>
        </w:tc>
        <w:tc>
          <w:tcPr>
            <w:tcW w:w="934" w:type="pct"/>
          </w:tcPr>
          <w:p w14:paraId="1CB03D0D" w14:textId="77777777" w:rsidR="005D4B0F" w:rsidRPr="00354074" w:rsidRDefault="005D4B0F" w:rsidP="00E53A09">
            <w:pPr>
              <w:rPr>
                <w:rFonts w:cs="Tahoma"/>
                <w:sz w:val="18"/>
                <w:szCs w:val="18"/>
              </w:rPr>
            </w:pPr>
          </w:p>
        </w:tc>
      </w:tr>
      <w:tr w:rsidR="009668C8" w:rsidRPr="005B4766" w14:paraId="14728D54" w14:textId="77777777" w:rsidTr="00AC79EC">
        <w:tc>
          <w:tcPr>
            <w:tcW w:w="848" w:type="pct"/>
            <w:gridSpan w:val="2"/>
          </w:tcPr>
          <w:p w14:paraId="41E3EFAA" w14:textId="77777777" w:rsidR="005D4B0F" w:rsidRPr="00354074" w:rsidRDefault="005D4B0F" w:rsidP="00E53A09">
            <w:pPr>
              <w:rPr>
                <w:rFonts w:cs="Tahoma"/>
                <w:sz w:val="18"/>
                <w:szCs w:val="18"/>
              </w:rPr>
            </w:pPr>
            <w:r w:rsidRPr="00354074">
              <w:rPr>
                <w:rFonts w:cs="Tahoma"/>
                <w:sz w:val="18"/>
                <w:szCs w:val="18"/>
              </w:rPr>
              <w:t>*MDF Site</w:t>
            </w:r>
          </w:p>
        </w:tc>
        <w:tc>
          <w:tcPr>
            <w:tcW w:w="467" w:type="pct"/>
          </w:tcPr>
          <w:p w14:paraId="606E3462" w14:textId="77777777" w:rsidR="005D4B0F" w:rsidRPr="00354074" w:rsidRDefault="005D4B0F" w:rsidP="00E53A09">
            <w:pPr>
              <w:rPr>
                <w:rFonts w:cs="Tahoma"/>
                <w:sz w:val="18"/>
                <w:szCs w:val="18"/>
              </w:rPr>
            </w:pPr>
            <w:r w:rsidRPr="00354074">
              <w:rPr>
                <w:rFonts w:cs="Tahoma"/>
                <w:sz w:val="18"/>
                <w:szCs w:val="18"/>
              </w:rPr>
              <w:t>23</w:t>
            </w:r>
          </w:p>
        </w:tc>
        <w:tc>
          <w:tcPr>
            <w:tcW w:w="746" w:type="pct"/>
          </w:tcPr>
          <w:p w14:paraId="7EDC7574" w14:textId="77777777" w:rsidR="005D4B0F" w:rsidRPr="00354074" w:rsidRDefault="005D4B0F" w:rsidP="00E53A09">
            <w:pPr>
              <w:rPr>
                <w:rFonts w:cs="Tahoma"/>
                <w:sz w:val="18"/>
                <w:szCs w:val="18"/>
              </w:rPr>
            </w:pPr>
            <w:r w:rsidRPr="00354074">
              <w:rPr>
                <w:rFonts w:cs="Tahoma"/>
                <w:sz w:val="18"/>
                <w:szCs w:val="18"/>
              </w:rPr>
              <w:t>20</w:t>
            </w:r>
          </w:p>
        </w:tc>
        <w:tc>
          <w:tcPr>
            <w:tcW w:w="701" w:type="pct"/>
          </w:tcPr>
          <w:p w14:paraId="6A92EBE2"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217029F9" w14:textId="77777777" w:rsidR="005D4B0F" w:rsidRPr="00354074" w:rsidRDefault="005D4B0F" w:rsidP="00E53A09">
            <w:pPr>
              <w:rPr>
                <w:rFonts w:cs="Tahoma"/>
                <w:sz w:val="18"/>
                <w:szCs w:val="18"/>
              </w:rPr>
            </w:pPr>
            <w:r w:rsidRPr="00354074">
              <w:rPr>
                <w:rFonts w:cs="Tahoma"/>
                <w:sz w:val="18"/>
                <w:szCs w:val="18"/>
              </w:rPr>
              <w:t>Not used for SOGEA events</w:t>
            </w:r>
          </w:p>
        </w:tc>
        <w:tc>
          <w:tcPr>
            <w:tcW w:w="934" w:type="pct"/>
          </w:tcPr>
          <w:p w14:paraId="67070C5F" w14:textId="77777777" w:rsidR="005D4B0F" w:rsidRPr="00354074" w:rsidRDefault="005D4B0F" w:rsidP="00E53A09">
            <w:pPr>
              <w:rPr>
                <w:rFonts w:cs="Tahoma"/>
                <w:sz w:val="18"/>
                <w:szCs w:val="18"/>
              </w:rPr>
            </w:pPr>
          </w:p>
        </w:tc>
      </w:tr>
      <w:tr w:rsidR="009668C8" w:rsidRPr="005B4766" w14:paraId="7DA8811A" w14:textId="77777777" w:rsidTr="00AC79EC">
        <w:tc>
          <w:tcPr>
            <w:tcW w:w="848" w:type="pct"/>
            <w:gridSpan w:val="2"/>
          </w:tcPr>
          <w:p w14:paraId="09A489D0" w14:textId="77777777" w:rsidR="005D4B0F" w:rsidRPr="00354074" w:rsidRDefault="005D4B0F" w:rsidP="00E53A09">
            <w:pPr>
              <w:rPr>
                <w:rFonts w:cs="Tahoma"/>
                <w:sz w:val="18"/>
                <w:szCs w:val="18"/>
              </w:rPr>
            </w:pPr>
            <w:r w:rsidRPr="00354074">
              <w:rPr>
                <w:rFonts w:cs="Tahoma"/>
                <w:sz w:val="18"/>
                <w:szCs w:val="18"/>
              </w:rPr>
              <w:t>*Room ID</w:t>
            </w:r>
          </w:p>
        </w:tc>
        <w:tc>
          <w:tcPr>
            <w:tcW w:w="467" w:type="pct"/>
          </w:tcPr>
          <w:p w14:paraId="0847B02E" w14:textId="77777777" w:rsidR="005D4B0F" w:rsidRPr="00354074" w:rsidRDefault="005D4B0F" w:rsidP="00E53A09">
            <w:pPr>
              <w:rPr>
                <w:rFonts w:cs="Tahoma"/>
                <w:sz w:val="18"/>
                <w:szCs w:val="18"/>
              </w:rPr>
            </w:pPr>
            <w:r w:rsidRPr="00354074">
              <w:rPr>
                <w:rFonts w:cs="Tahoma"/>
                <w:sz w:val="18"/>
                <w:szCs w:val="18"/>
              </w:rPr>
              <w:t>24</w:t>
            </w:r>
          </w:p>
        </w:tc>
        <w:tc>
          <w:tcPr>
            <w:tcW w:w="746" w:type="pct"/>
          </w:tcPr>
          <w:p w14:paraId="413E905B" w14:textId="77777777" w:rsidR="005D4B0F" w:rsidRPr="00354074" w:rsidRDefault="005D4B0F" w:rsidP="00E53A09">
            <w:pPr>
              <w:rPr>
                <w:rFonts w:cs="Tahoma"/>
                <w:sz w:val="18"/>
                <w:szCs w:val="18"/>
              </w:rPr>
            </w:pPr>
            <w:r w:rsidRPr="00354074">
              <w:rPr>
                <w:rFonts w:cs="Tahoma"/>
                <w:sz w:val="18"/>
                <w:szCs w:val="18"/>
              </w:rPr>
              <w:t>20</w:t>
            </w:r>
          </w:p>
        </w:tc>
        <w:tc>
          <w:tcPr>
            <w:tcW w:w="701" w:type="pct"/>
          </w:tcPr>
          <w:p w14:paraId="1834BD04"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3A4400A5" w14:textId="77777777" w:rsidR="005D4B0F" w:rsidRPr="00354074" w:rsidRDefault="005D4B0F" w:rsidP="00E53A09">
            <w:pPr>
              <w:rPr>
                <w:rFonts w:cs="Tahoma"/>
                <w:sz w:val="18"/>
                <w:szCs w:val="18"/>
              </w:rPr>
            </w:pPr>
            <w:r w:rsidRPr="00354074">
              <w:rPr>
                <w:rFonts w:cs="Tahoma"/>
                <w:sz w:val="18"/>
                <w:szCs w:val="18"/>
              </w:rPr>
              <w:t>Not used for SOGEA events</w:t>
            </w:r>
          </w:p>
        </w:tc>
        <w:tc>
          <w:tcPr>
            <w:tcW w:w="934" w:type="pct"/>
          </w:tcPr>
          <w:p w14:paraId="5DD98AA3" w14:textId="77777777" w:rsidR="005D4B0F" w:rsidRPr="00354074" w:rsidRDefault="005D4B0F" w:rsidP="00E53A09">
            <w:pPr>
              <w:rPr>
                <w:rFonts w:cs="Tahoma"/>
                <w:sz w:val="18"/>
                <w:szCs w:val="18"/>
              </w:rPr>
            </w:pPr>
          </w:p>
        </w:tc>
      </w:tr>
      <w:tr w:rsidR="009668C8" w:rsidRPr="005B4766" w14:paraId="4D078B7C" w14:textId="77777777" w:rsidTr="00AC79EC">
        <w:trPr>
          <w:trHeight w:val="1560"/>
        </w:trPr>
        <w:tc>
          <w:tcPr>
            <w:tcW w:w="848" w:type="pct"/>
            <w:gridSpan w:val="2"/>
            <w:tcBorders>
              <w:bottom w:val="single" w:sz="6" w:space="0" w:color="000000"/>
            </w:tcBorders>
          </w:tcPr>
          <w:p w14:paraId="446DC63F" w14:textId="77777777" w:rsidR="005D4B0F" w:rsidRPr="00354074" w:rsidRDefault="005D4B0F" w:rsidP="00E53A09">
            <w:pPr>
              <w:rPr>
                <w:rFonts w:cs="Tahoma"/>
                <w:sz w:val="18"/>
                <w:szCs w:val="18"/>
              </w:rPr>
            </w:pPr>
            <w:r w:rsidRPr="00354074">
              <w:rPr>
                <w:rFonts w:cs="Tahoma"/>
                <w:sz w:val="18"/>
                <w:szCs w:val="18"/>
              </w:rPr>
              <w:t>Service ID</w:t>
            </w:r>
          </w:p>
        </w:tc>
        <w:tc>
          <w:tcPr>
            <w:tcW w:w="467" w:type="pct"/>
            <w:tcBorders>
              <w:bottom w:val="single" w:sz="6" w:space="0" w:color="000000"/>
            </w:tcBorders>
          </w:tcPr>
          <w:p w14:paraId="425B25D8" w14:textId="77777777" w:rsidR="005D4B0F" w:rsidRPr="00354074" w:rsidRDefault="005D4B0F" w:rsidP="00E53A09">
            <w:pPr>
              <w:rPr>
                <w:rFonts w:cs="Tahoma"/>
                <w:sz w:val="18"/>
                <w:szCs w:val="18"/>
              </w:rPr>
            </w:pPr>
            <w:r w:rsidRPr="00354074">
              <w:rPr>
                <w:rFonts w:cs="Tahoma"/>
                <w:sz w:val="18"/>
                <w:szCs w:val="18"/>
              </w:rPr>
              <w:t>25</w:t>
            </w:r>
          </w:p>
        </w:tc>
        <w:tc>
          <w:tcPr>
            <w:tcW w:w="746" w:type="pct"/>
            <w:tcBorders>
              <w:bottom w:val="single" w:sz="6" w:space="0" w:color="000000"/>
            </w:tcBorders>
          </w:tcPr>
          <w:p w14:paraId="3DC7A9D5" w14:textId="77777777" w:rsidR="005D4B0F" w:rsidRPr="00354074" w:rsidRDefault="005D4B0F" w:rsidP="00E53A09">
            <w:pPr>
              <w:rPr>
                <w:rFonts w:cs="Tahoma"/>
                <w:sz w:val="18"/>
                <w:szCs w:val="18"/>
              </w:rPr>
            </w:pPr>
            <w:r w:rsidRPr="00354074">
              <w:rPr>
                <w:rFonts w:cs="Tahoma"/>
                <w:sz w:val="18"/>
                <w:szCs w:val="18"/>
              </w:rPr>
              <w:t>40</w:t>
            </w:r>
          </w:p>
        </w:tc>
        <w:tc>
          <w:tcPr>
            <w:tcW w:w="701" w:type="pct"/>
            <w:tcBorders>
              <w:bottom w:val="single" w:sz="6" w:space="0" w:color="000000"/>
            </w:tcBorders>
          </w:tcPr>
          <w:p w14:paraId="2FCB2C78" w14:textId="77777777" w:rsidR="005D4B0F" w:rsidRPr="00354074" w:rsidRDefault="005D4B0F" w:rsidP="00E53A09">
            <w:pPr>
              <w:rPr>
                <w:rFonts w:cs="Tahoma"/>
                <w:sz w:val="18"/>
                <w:szCs w:val="18"/>
              </w:rPr>
            </w:pPr>
            <w:r w:rsidRPr="00354074">
              <w:rPr>
                <w:rFonts w:cs="Tahoma"/>
                <w:sz w:val="18"/>
                <w:szCs w:val="18"/>
              </w:rPr>
              <w:t>Text</w:t>
            </w:r>
          </w:p>
        </w:tc>
        <w:tc>
          <w:tcPr>
            <w:tcW w:w="1304" w:type="pct"/>
            <w:tcBorders>
              <w:bottom w:val="single" w:sz="6" w:space="0" w:color="000000"/>
            </w:tcBorders>
          </w:tcPr>
          <w:p w14:paraId="2075B423" w14:textId="77777777" w:rsidR="005D4B0F" w:rsidRPr="00354074" w:rsidRDefault="005D4B0F" w:rsidP="00E53A09">
            <w:pPr>
              <w:rPr>
                <w:rFonts w:cs="Tahoma"/>
                <w:sz w:val="18"/>
                <w:szCs w:val="18"/>
              </w:rPr>
            </w:pPr>
            <w:r w:rsidRPr="00354074">
              <w:rPr>
                <w:rFonts w:cs="Tahoma"/>
                <w:sz w:val="18"/>
                <w:szCs w:val="18"/>
              </w:rPr>
              <w:t>e.g. OGEA12345672</w:t>
            </w:r>
          </w:p>
          <w:p w14:paraId="5E8C7390" w14:textId="77777777" w:rsidR="005D4B0F" w:rsidRPr="00354074" w:rsidRDefault="005D4B0F" w:rsidP="00E53A09">
            <w:pPr>
              <w:rPr>
                <w:rFonts w:cs="Tahoma"/>
                <w:sz w:val="18"/>
                <w:szCs w:val="18"/>
              </w:rPr>
            </w:pPr>
          </w:p>
        </w:tc>
        <w:tc>
          <w:tcPr>
            <w:tcW w:w="934" w:type="pct"/>
            <w:tcBorders>
              <w:bottom w:val="single" w:sz="6" w:space="0" w:color="000000"/>
            </w:tcBorders>
          </w:tcPr>
          <w:p w14:paraId="4D3A34C7" w14:textId="77777777" w:rsidR="005D4B0F" w:rsidRPr="00354074" w:rsidRDefault="005D4B0F" w:rsidP="00E53A09">
            <w:pPr>
              <w:rPr>
                <w:rFonts w:cs="Tahoma"/>
                <w:sz w:val="18"/>
                <w:szCs w:val="18"/>
              </w:rPr>
            </w:pPr>
          </w:p>
        </w:tc>
      </w:tr>
      <w:tr w:rsidR="009668C8" w:rsidRPr="005B4766" w14:paraId="563D9CF6" w14:textId="77777777" w:rsidTr="00AC79EC">
        <w:tc>
          <w:tcPr>
            <w:tcW w:w="848" w:type="pct"/>
            <w:gridSpan w:val="2"/>
          </w:tcPr>
          <w:p w14:paraId="357F020B" w14:textId="77777777" w:rsidR="005D4B0F" w:rsidRPr="00354074" w:rsidRDefault="005D4B0F" w:rsidP="00E53A09">
            <w:pPr>
              <w:rPr>
                <w:rFonts w:cs="Tahoma"/>
                <w:sz w:val="18"/>
                <w:szCs w:val="18"/>
              </w:rPr>
            </w:pPr>
            <w:r w:rsidRPr="00354074">
              <w:rPr>
                <w:rFonts w:cs="Tahoma"/>
                <w:sz w:val="18"/>
                <w:szCs w:val="18"/>
              </w:rPr>
              <w:t>Event Class</w:t>
            </w:r>
          </w:p>
        </w:tc>
        <w:tc>
          <w:tcPr>
            <w:tcW w:w="467" w:type="pct"/>
          </w:tcPr>
          <w:p w14:paraId="647E2C59" w14:textId="77777777" w:rsidR="005D4B0F" w:rsidRPr="00354074" w:rsidRDefault="005D4B0F" w:rsidP="00E53A09">
            <w:pPr>
              <w:rPr>
                <w:rFonts w:cs="Tahoma"/>
                <w:sz w:val="18"/>
                <w:szCs w:val="18"/>
              </w:rPr>
            </w:pPr>
            <w:r w:rsidRPr="00354074">
              <w:rPr>
                <w:rFonts w:cs="Tahoma"/>
                <w:sz w:val="18"/>
                <w:szCs w:val="18"/>
              </w:rPr>
              <w:t>26</w:t>
            </w:r>
          </w:p>
        </w:tc>
        <w:tc>
          <w:tcPr>
            <w:tcW w:w="746" w:type="pct"/>
          </w:tcPr>
          <w:p w14:paraId="57782FB1" w14:textId="77777777" w:rsidR="005D4B0F" w:rsidRPr="00354074" w:rsidRDefault="005D4B0F" w:rsidP="00E53A09">
            <w:pPr>
              <w:rPr>
                <w:rFonts w:cs="Tahoma"/>
                <w:sz w:val="18"/>
                <w:szCs w:val="18"/>
              </w:rPr>
            </w:pPr>
            <w:r w:rsidRPr="00354074">
              <w:rPr>
                <w:rFonts w:cs="Tahoma"/>
                <w:sz w:val="18"/>
                <w:szCs w:val="18"/>
              </w:rPr>
              <w:t>40</w:t>
            </w:r>
          </w:p>
        </w:tc>
        <w:tc>
          <w:tcPr>
            <w:tcW w:w="701" w:type="pct"/>
          </w:tcPr>
          <w:p w14:paraId="38CA7F94"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4B8D2848" w14:textId="77777777" w:rsidR="005D4B0F" w:rsidRPr="00354074" w:rsidRDefault="005D4B0F" w:rsidP="00E53A09">
            <w:pPr>
              <w:ind w:right="-1260"/>
              <w:rPr>
                <w:rFonts w:cs="Tahoma"/>
                <w:sz w:val="18"/>
                <w:szCs w:val="18"/>
              </w:rPr>
            </w:pPr>
            <w:r w:rsidRPr="00354074">
              <w:rPr>
                <w:rFonts w:cs="Tahoma"/>
                <w:sz w:val="18"/>
                <w:szCs w:val="18"/>
              </w:rPr>
              <w:t>Not used for SOGEA events</w:t>
            </w:r>
          </w:p>
        </w:tc>
        <w:tc>
          <w:tcPr>
            <w:tcW w:w="934" w:type="pct"/>
          </w:tcPr>
          <w:p w14:paraId="014F31FE" w14:textId="77777777" w:rsidR="005D4B0F" w:rsidRPr="00354074" w:rsidRDefault="005D4B0F" w:rsidP="00E53A09">
            <w:pPr>
              <w:ind w:right="-1260"/>
              <w:rPr>
                <w:rFonts w:cs="Tahoma"/>
                <w:sz w:val="18"/>
                <w:szCs w:val="18"/>
              </w:rPr>
            </w:pPr>
          </w:p>
        </w:tc>
      </w:tr>
      <w:tr w:rsidR="009668C8" w:rsidRPr="005B4766" w14:paraId="1CC1644F" w14:textId="77777777" w:rsidTr="00AC79EC">
        <w:tc>
          <w:tcPr>
            <w:tcW w:w="848" w:type="pct"/>
            <w:gridSpan w:val="2"/>
          </w:tcPr>
          <w:p w14:paraId="14BB7259" w14:textId="77777777" w:rsidR="005D4B0F" w:rsidRPr="00354074" w:rsidRDefault="005D4B0F" w:rsidP="00E53A09">
            <w:pPr>
              <w:rPr>
                <w:rFonts w:cs="Tahoma"/>
                <w:sz w:val="18"/>
                <w:szCs w:val="18"/>
              </w:rPr>
            </w:pPr>
            <w:r w:rsidRPr="00354074">
              <w:rPr>
                <w:rFonts w:cs="Tahoma"/>
                <w:sz w:val="18"/>
                <w:szCs w:val="18"/>
              </w:rPr>
              <w:t>*Event Name</w:t>
            </w:r>
          </w:p>
        </w:tc>
        <w:tc>
          <w:tcPr>
            <w:tcW w:w="467" w:type="pct"/>
          </w:tcPr>
          <w:p w14:paraId="761E6B43" w14:textId="77777777" w:rsidR="005D4B0F" w:rsidRPr="00354074" w:rsidRDefault="005D4B0F" w:rsidP="00E53A09">
            <w:pPr>
              <w:rPr>
                <w:rFonts w:cs="Tahoma"/>
                <w:sz w:val="18"/>
                <w:szCs w:val="18"/>
              </w:rPr>
            </w:pPr>
            <w:r w:rsidRPr="00354074">
              <w:rPr>
                <w:rFonts w:cs="Tahoma"/>
                <w:sz w:val="18"/>
                <w:szCs w:val="18"/>
              </w:rPr>
              <w:t>27</w:t>
            </w:r>
          </w:p>
        </w:tc>
        <w:tc>
          <w:tcPr>
            <w:tcW w:w="746" w:type="pct"/>
          </w:tcPr>
          <w:p w14:paraId="0805EC9E" w14:textId="77777777" w:rsidR="005D4B0F" w:rsidRPr="00354074" w:rsidRDefault="005D4B0F" w:rsidP="00E53A09">
            <w:pPr>
              <w:rPr>
                <w:rFonts w:cs="Tahoma"/>
                <w:sz w:val="18"/>
                <w:szCs w:val="18"/>
              </w:rPr>
            </w:pPr>
            <w:r w:rsidRPr="00354074">
              <w:rPr>
                <w:rFonts w:cs="Tahoma"/>
                <w:sz w:val="18"/>
                <w:szCs w:val="18"/>
              </w:rPr>
              <w:t>40</w:t>
            </w:r>
          </w:p>
        </w:tc>
        <w:tc>
          <w:tcPr>
            <w:tcW w:w="701" w:type="pct"/>
          </w:tcPr>
          <w:p w14:paraId="665325DD"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1EE07F88" w14:textId="77777777" w:rsidR="005D4B0F" w:rsidRPr="00354074" w:rsidRDefault="005D4B0F" w:rsidP="00E53A09">
            <w:pPr>
              <w:rPr>
                <w:rFonts w:cs="Tahoma"/>
                <w:sz w:val="18"/>
                <w:szCs w:val="18"/>
              </w:rPr>
            </w:pPr>
            <w:r w:rsidRPr="00354074">
              <w:rPr>
                <w:rFonts w:cs="Tahoma"/>
                <w:sz w:val="18"/>
                <w:szCs w:val="18"/>
              </w:rPr>
              <w:t>Not used for SOGEA events</w:t>
            </w:r>
          </w:p>
        </w:tc>
        <w:tc>
          <w:tcPr>
            <w:tcW w:w="934" w:type="pct"/>
          </w:tcPr>
          <w:p w14:paraId="25893BA1" w14:textId="77777777" w:rsidR="005D4B0F" w:rsidRPr="00354074" w:rsidRDefault="005D4B0F" w:rsidP="00E53A09">
            <w:pPr>
              <w:rPr>
                <w:rFonts w:cs="Tahoma"/>
                <w:sz w:val="18"/>
                <w:szCs w:val="18"/>
              </w:rPr>
            </w:pPr>
          </w:p>
        </w:tc>
      </w:tr>
      <w:tr w:rsidR="009668C8" w:rsidRPr="005B4766" w14:paraId="5E347B99" w14:textId="77777777" w:rsidTr="00AC79EC">
        <w:tc>
          <w:tcPr>
            <w:tcW w:w="848" w:type="pct"/>
            <w:gridSpan w:val="2"/>
          </w:tcPr>
          <w:p w14:paraId="4231F5DA" w14:textId="77777777" w:rsidR="005D4B0F" w:rsidRPr="00354074" w:rsidRDefault="005D4B0F" w:rsidP="00E53A09">
            <w:pPr>
              <w:rPr>
                <w:rFonts w:cs="Tahoma"/>
                <w:sz w:val="18"/>
                <w:szCs w:val="18"/>
              </w:rPr>
            </w:pPr>
            <w:r w:rsidRPr="00354074">
              <w:rPr>
                <w:rFonts w:cs="Tahoma"/>
                <w:sz w:val="18"/>
                <w:szCs w:val="18"/>
              </w:rPr>
              <w:t>*CBUK reference number</w:t>
            </w:r>
          </w:p>
        </w:tc>
        <w:tc>
          <w:tcPr>
            <w:tcW w:w="467" w:type="pct"/>
          </w:tcPr>
          <w:p w14:paraId="11B18D28" w14:textId="77777777" w:rsidR="005D4B0F" w:rsidRPr="00354074" w:rsidRDefault="005D4B0F" w:rsidP="00E53A09">
            <w:pPr>
              <w:rPr>
                <w:rFonts w:cs="Tahoma"/>
                <w:sz w:val="18"/>
                <w:szCs w:val="18"/>
              </w:rPr>
            </w:pPr>
            <w:r w:rsidRPr="00354074">
              <w:rPr>
                <w:rFonts w:cs="Tahoma"/>
                <w:sz w:val="18"/>
                <w:szCs w:val="18"/>
              </w:rPr>
              <w:t>28</w:t>
            </w:r>
          </w:p>
        </w:tc>
        <w:tc>
          <w:tcPr>
            <w:tcW w:w="746" w:type="pct"/>
          </w:tcPr>
          <w:p w14:paraId="6380ECA7" w14:textId="77777777" w:rsidR="005D4B0F" w:rsidRPr="00354074" w:rsidRDefault="005D4B0F" w:rsidP="00E53A09">
            <w:pPr>
              <w:rPr>
                <w:rFonts w:cs="Tahoma"/>
                <w:sz w:val="18"/>
                <w:szCs w:val="18"/>
              </w:rPr>
            </w:pPr>
            <w:r w:rsidRPr="00354074">
              <w:rPr>
                <w:rFonts w:cs="Tahoma"/>
                <w:sz w:val="18"/>
                <w:szCs w:val="18"/>
              </w:rPr>
              <w:t>20</w:t>
            </w:r>
          </w:p>
        </w:tc>
        <w:tc>
          <w:tcPr>
            <w:tcW w:w="701" w:type="pct"/>
          </w:tcPr>
          <w:p w14:paraId="6403BA8D"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7E18A509" w14:textId="77777777" w:rsidR="005D4B0F" w:rsidRPr="00354074" w:rsidRDefault="005D4B0F" w:rsidP="00E53A09">
            <w:pPr>
              <w:rPr>
                <w:rFonts w:cs="Tahoma"/>
                <w:sz w:val="18"/>
                <w:szCs w:val="18"/>
              </w:rPr>
            </w:pPr>
            <w:r w:rsidRPr="00354074">
              <w:rPr>
                <w:rFonts w:cs="Tahoma"/>
                <w:sz w:val="18"/>
                <w:szCs w:val="18"/>
              </w:rPr>
              <w:t>Not used for SOGEA events</w:t>
            </w:r>
          </w:p>
        </w:tc>
        <w:tc>
          <w:tcPr>
            <w:tcW w:w="934" w:type="pct"/>
          </w:tcPr>
          <w:p w14:paraId="1280471A" w14:textId="77777777" w:rsidR="005D4B0F" w:rsidRPr="00354074" w:rsidRDefault="005D4B0F" w:rsidP="00E53A09">
            <w:pPr>
              <w:rPr>
                <w:rFonts w:cs="Tahoma"/>
                <w:sz w:val="18"/>
                <w:szCs w:val="18"/>
              </w:rPr>
            </w:pPr>
          </w:p>
        </w:tc>
      </w:tr>
      <w:tr w:rsidR="009668C8" w:rsidRPr="005B4766" w14:paraId="286BA778" w14:textId="77777777" w:rsidTr="00AC79EC">
        <w:tc>
          <w:tcPr>
            <w:tcW w:w="848" w:type="pct"/>
            <w:gridSpan w:val="2"/>
          </w:tcPr>
          <w:p w14:paraId="1E767D8B" w14:textId="77777777" w:rsidR="005D4B0F" w:rsidRPr="00354074" w:rsidRDefault="005D4B0F" w:rsidP="00E53A09">
            <w:pPr>
              <w:rPr>
                <w:rFonts w:cs="Tahoma"/>
                <w:sz w:val="18"/>
                <w:szCs w:val="18"/>
              </w:rPr>
            </w:pPr>
            <w:r w:rsidRPr="00354074">
              <w:rPr>
                <w:rFonts w:cs="Tahoma"/>
                <w:sz w:val="18"/>
                <w:szCs w:val="18"/>
              </w:rPr>
              <w:t>*CLI</w:t>
            </w:r>
          </w:p>
        </w:tc>
        <w:tc>
          <w:tcPr>
            <w:tcW w:w="467" w:type="pct"/>
          </w:tcPr>
          <w:p w14:paraId="42BAF29F" w14:textId="77777777" w:rsidR="005D4B0F" w:rsidRPr="00354074" w:rsidRDefault="005D4B0F" w:rsidP="00E53A09">
            <w:pPr>
              <w:rPr>
                <w:rFonts w:cs="Tahoma"/>
                <w:sz w:val="18"/>
                <w:szCs w:val="18"/>
              </w:rPr>
            </w:pPr>
            <w:r w:rsidRPr="00354074">
              <w:rPr>
                <w:rFonts w:cs="Tahoma"/>
                <w:sz w:val="18"/>
                <w:szCs w:val="18"/>
              </w:rPr>
              <w:t>29</w:t>
            </w:r>
          </w:p>
        </w:tc>
        <w:tc>
          <w:tcPr>
            <w:tcW w:w="746" w:type="pct"/>
          </w:tcPr>
          <w:p w14:paraId="18FA8F49" w14:textId="77777777" w:rsidR="005D4B0F" w:rsidRPr="00354074" w:rsidRDefault="005D4B0F" w:rsidP="00E53A09">
            <w:pPr>
              <w:rPr>
                <w:rFonts w:cs="Tahoma"/>
                <w:sz w:val="18"/>
                <w:szCs w:val="18"/>
              </w:rPr>
            </w:pPr>
            <w:r w:rsidRPr="00354074">
              <w:rPr>
                <w:rFonts w:cs="Tahoma"/>
                <w:sz w:val="18"/>
                <w:szCs w:val="18"/>
              </w:rPr>
              <w:t>20</w:t>
            </w:r>
          </w:p>
        </w:tc>
        <w:tc>
          <w:tcPr>
            <w:tcW w:w="701" w:type="pct"/>
          </w:tcPr>
          <w:p w14:paraId="5F57AEF9"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41E05CED" w14:textId="77777777" w:rsidR="005D4B0F" w:rsidRPr="00354074" w:rsidRDefault="005D4B0F" w:rsidP="00E53A09">
            <w:pPr>
              <w:rPr>
                <w:rFonts w:cs="Tahoma"/>
                <w:sz w:val="18"/>
                <w:szCs w:val="18"/>
              </w:rPr>
            </w:pPr>
            <w:r w:rsidRPr="00354074">
              <w:rPr>
                <w:rFonts w:cs="Tahoma"/>
                <w:sz w:val="18"/>
                <w:szCs w:val="18"/>
              </w:rPr>
              <w:t>Not used for SOGEA events</w:t>
            </w:r>
          </w:p>
        </w:tc>
        <w:tc>
          <w:tcPr>
            <w:tcW w:w="934" w:type="pct"/>
          </w:tcPr>
          <w:p w14:paraId="5759BB1A" w14:textId="77777777" w:rsidR="005D4B0F" w:rsidRPr="00354074" w:rsidRDefault="005D4B0F" w:rsidP="00E53A09">
            <w:pPr>
              <w:rPr>
                <w:rFonts w:cs="Tahoma"/>
                <w:sz w:val="18"/>
                <w:szCs w:val="18"/>
              </w:rPr>
            </w:pPr>
          </w:p>
        </w:tc>
      </w:tr>
      <w:tr w:rsidR="009668C8" w:rsidRPr="005B4766" w14:paraId="0C7B8865" w14:textId="77777777" w:rsidTr="00AC79EC">
        <w:tc>
          <w:tcPr>
            <w:tcW w:w="848" w:type="pct"/>
            <w:gridSpan w:val="2"/>
          </w:tcPr>
          <w:p w14:paraId="450463F6" w14:textId="77777777" w:rsidR="005D4B0F" w:rsidRPr="00354074" w:rsidRDefault="005D4B0F" w:rsidP="00E53A09">
            <w:pPr>
              <w:rPr>
                <w:rFonts w:cs="Tahoma"/>
                <w:sz w:val="18"/>
                <w:szCs w:val="18"/>
              </w:rPr>
            </w:pPr>
            <w:r w:rsidRPr="00354074">
              <w:rPr>
                <w:rFonts w:cs="Tahoma"/>
                <w:sz w:val="18"/>
                <w:szCs w:val="18"/>
              </w:rPr>
              <w:t>*MAC code</w:t>
            </w:r>
          </w:p>
        </w:tc>
        <w:tc>
          <w:tcPr>
            <w:tcW w:w="467" w:type="pct"/>
          </w:tcPr>
          <w:p w14:paraId="547BA524" w14:textId="77777777" w:rsidR="005D4B0F" w:rsidRPr="00354074" w:rsidRDefault="005D4B0F" w:rsidP="00E53A09">
            <w:pPr>
              <w:rPr>
                <w:rFonts w:cs="Tahoma"/>
                <w:sz w:val="18"/>
                <w:szCs w:val="18"/>
              </w:rPr>
            </w:pPr>
            <w:r w:rsidRPr="00354074">
              <w:rPr>
                <w:rFonts w:cs="Tahoma"/>
                <w:sz w:val="18"/>
                <w:szCs w:val="18"/>
              </w:rPr>
              <w:t>30</w:t>
            </w:r>
          </w:p>
        </w:tc>
        <w:tc>
          <w:tcPr>
            <w:tcW w:w="746" w:type="pct"/>
          </w:tcPr>
          <w:p w14:paraId="267B2893" w14:textId="77777777" w:rsidR="005D4B0F" w:rsidRPr="00354074" w:rsidRDefault="005D4B0F" w:rsidP="00E53A09">
            <w:pPr>
              <w:rPr>
                <w:rFonts w:cs="Tahoma"/>
                <w:sz w:val="18"/>
                <w:szCs w:val="18"/>
              </w:rPr>
            </w:pPr>
            <w:r w:rsidRPr="00354074">
              <w:rPr>
                <w:rFonts w:cs="Tahoma"/>
                <w:sz w:val="18"/>
                <w:szCs w:val="18"/>
              </w:rPr>
              <w:t>20</w:t>
            </w:r>
          </w:p>
        </w:tc>
        <w:tc>
          <w:tcPr>
            <w:tcW w:w="701" w:type="pct"/>
          </w:tcPr>
          <w:p w14:paraId="5DD068B7"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1F4E221A" w14:textId="77777777" w:rsidR="005D4B0F" w:rsidRPr="00354074" w:rsidRDefault="005D4B0F" w:rsidP="00E53A09">
            <w:pPr>
              <w:rPr>
                <w:rFonts w:cs="Tahoma"/>
                <w:sz w:val="18"/>
                <w:szCs w:val="18"/>
              </w:rPr>
            </w:pPr>
            <w:r w:rsidRPr="00354074">
              <w:rPr>
                <w:rFonts w:cs="Tahoma"/>
                <w:sz w:val="18"/>
                <w:szCs w:val="18"/>
              </w:rPr>
              <w:t>Not used for SOGEA events</w:t>
            </w:r>
          </w:p>
        </w:tc>
        <w:tc>
          <w:tcPr>
            <w:tcW w:w="934" w:type="pct"/>
          </w:tcPr>
          <w:p w14:paraId="137F0F52" w14:textId="77777777" w:rsidR="005D4B0F" w:rsidRPr="00354074" w:rsidRDefault="005D4B0F" w:rsidP="00E53A09">
            <w:pPr>
              <w:rPr>
                <w:rFonts w:cs="Tahoma"/>
                <w:sz w:val="18"/>
                <w:szCs w:val="18"/>
              </w:rPr>
            </w:pPr>
          </w:p>
        </w:tc>
      </w:tr>
      <w:tr w:rsidR="009668C8" w:rsidRPr="005B4766" w14:paraId="1F490D00" w14:textId="77777777" w:rsidTr="00AC79EC">
        <w:tc>
          <w:tcPr>
            <w:tcW w:w="848" w:type="pct"/>
            <w:gridSpan w:val="2"/>
          </w:tcPr>
          <w:p w14:paraId="7A2C48BB" w14:textId="77777777" w:rsidR="005D4B0F" w:rsidRPr="00354074" w:rsidRDefault="004372BD" w:rsidP="00E53A09">
            <w:pPr>
              <w:rPr>
                <w:rFonts w:cs="Tahoma"/>
                <w:sz w:val="18"/>
                <w:szCs w:val="18"/>
              </w:rPr>
            </w:pPr>
            <w:r w:rsidRPr="007B4535">
              <w:rPr>
                <w:rFonts w:cs="Tahoma"/>
                <w:sz w:val="18"/>
                <w:szCs w:val="18"/>
              </w:rPr>
              <w:t>Invoice Id</w:t>
            </w:r>
          </w:p>
        </w:tc>
        <w:tc>
          <w:tcPr>
            <w:tcW w:w="467" w:type="pct"/>
          </w:tcPr>
          <w:p w14:paraId="0FEF1710" w14:textId="77777777" w:rsidR="005D4B0F" w:rsidRPr="00354074" w:rsidRDefault="005D4B0F" w:rsidP="00E53A09">
            <w:pPr>
              <w:rPr>
                <w:rFonts w:cs="Tahoma"/>
                <w:sz w:val="18"/>
                <w:szCs w:val="18"/>
              </w:rPr>
            </w:pPr>
            <w:r w:rsidRPr="00354074">
              <w:rPr>
                <w:rFonts w:cs="Tahoma"/>
                <w:sz w:val="18"/>
                <w:szCs w:val="18"/>
              </w:rPr>
              <w:t>31</w:t>
            </w:r>
          </w:p>
        </w:tc>
        <w:tc>
          <w:tcPr>
            <w:tcW w:w="746" w:type="pct"/>
          </w:tcPr>
          <w:p w14:paraId="62546E4B" w14:textId="77777777" w:rsidR="005D4B0F" w:rsidRPr="00354074" w:rsidRDefault="005D4B0F" w:rsidP="00E53A09">
            <w:pPr>
              <w:rPr>
                <w:rFonts w:cs="Tahoma"/>
                <w:sz w:val="18"/>
                <w:szCs w:val="18"/>
              </w:rPr>
            </w:pPr>
            <w:r w:rsidRPr="00354074">
              <w:rPr>
                <w:rFonts w:cs="Tahoma"/>
                <w:sz w:val="18"/>
                <w:szCs w:val="18"/>
              </w:rPr>
              <w:t>2</w:t>
            </w:r>
            <w:r w:rsidR="004372BD">
              <w:rPr>
                <w:rFonts w:cs="Tahoma"/>
                <w:sz w:val="18"/>
                <w:szCs w:val="18"/>
              </w:rPr>
              <w:t>50</w:t>
            </w:r>
            <w:r w:rsidRPr="00354074">
              <w:rPr>
                <w:rFonts w:cs="Tahoma"/>
                <w:sz w:val="18"/>
                <w:szCs w:val="18"/>
              </w:rPr>
              <w:t>0</w:t>
            </w:r>
          </w:p>
        </w:tc>
        <w:tc>
          <w:tcPr>
            <w:tcW w:w="701" w:type="pct"/>
          </w:tcPr>
          <w:p w14:paraId="5C1816E6"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233365B9" w14:textId="77777777" w:rsidR="004372BD" w:rsidRDefault="004372BD" w:rsidP="004372BD">
            <w:pPr>
              <w:rPr>
                <w:rFonts w:ascii="Calibri" w:hAnsi="Calibri"/>
                <w:color w:val="000000"/>
                <w:sz w:val="22"/>
                <w:szCs w:val="22"/>
              </w:rPr>
            </w:pPr>
            <w:r>
              <w:rPr>
                <w:rFonts w:cs="Tahoma"/>
                <w:sz w:val="18"/>
                <w:szCs w:val="18"/>
              </w:rPr>
              <w:t xml:space="preserve">e.g. </w:t>
            </w:r>
            <w:r>
              <w:rPr>
                <w:rFonts w:ascii="Calibri" w:hAnsi="Calibri"/>
                <w:color w:val="000000"/>
                <w:sz w:val="22"/>
                <w:szCs w:val="22"/>
              </w:rPr>
              <w:t>GM00000023 M001 1/GM00000023 M002 1</w:t>
            </w:r>
          </w:p>
          <w:p w14:paraId="05D240D4" w14:textId="77777777" w:rsidR="005D4B0F" w:rsidRPr="00354074" w:rsidRDefault="004372BD" w:rsidP="004372BD">
            <w:pPr>
              <w:rPr>
                <w:rFonts w:cs="Tahoma"/>
                <w:sz w:val="18"/>
                <w:szCs w:val="18"/>
              </w:rPr>
            </w:pPr>
            <w:r>
              <w:rPr>
                <w:rFonts w:ascii="Calibri" w:hAnsi="Calibri"/>
                <w:color w:val="000000"/>
                <w:sz w:val="22"/>
                <w:szCs w:val="22"/>
              </w:rPr>
              <w:t>etc..</w:t>
            </w:r>
          </w:p>
        </w:tc>
        <w:tc>
          <w:tcPr>
            <w:tcW w:w="934" w:type="pct"/>
          </w:tcPr>
          <w:p w14:paraId="6E0DB797" w14:textId="77777777" w:rsidR="005D4B0F" w:rsidRPr="00354074" w:rsidRDefault="00EA4F53" w:rsidP="00DC4A8D">
            <w:pPr>
              <w:rPr>
                <w:rFonts w:cs="Tahoma"/>
                <w:sz w:val="18"/>
                <w:szCs w:val="18"/>
              </w:rPr>
            </w:pPr>
            <w:r>
              <w:rPr>
                <w:sz w:val="18"/>
                <w:szCs w:val="18"/>
              </w:rPr>
              <w:t>Invoice Id is list of invoice against which charges are reconciled.</w:t>
            </w:r>
          </w:p>
        </w:tc>
      </w:tr>
      <w:tr w:rsidR="009668C8" w:rsidRPr="005B4766" w14:paraId="6FF2D666" w14:textId="77777777" w:rsidTr="00AC79EC">
        <w:tc>
          <w:tcPr>
            <w:tcW w:w="848" w:type="pct"/>
            <w:gridSpan w:val="2"/>
          </w:tcPr>
          <w:p w14:paraId="50847744" w14:textId="77777777" w:rsidR="005D4B0F" w:rsidRPr="00354074" w:rsidRDefault="005D4B0F" w:rsidP="00E53A09">
            <w:pPr>
              <w:rPr>
                <w:rFonts w:cs="Tahoma"/>
                <w:sz w:val="18"/>
                <w:szCs w:val="18"/>
              </w:rPr>
            </w:pPr>
            <w:r w:rsidRPr="00354074">
              <w:rPr>
                <w:rFonts w:cs="Tahoma"/>
                <w:sz w:val="18"/>
                <w:szCs w:val="18"/>
              </w:rPr>
              <w:t>*TRC Start date time</w:t>
            </w:r>
          </w:p>
        </w:tc>
        <w:tc>
          <w:tcPr>
            <w:tcW w:w="467" w:type="pct"/>
          </w:tcPr>
          <w:p w14:paraId="04E04360" w14:textId="77777777" w:rsidR="005D4B0F" w:rsidRPr="00354074" w:rsidRDefault="005D4B0F" w:rsidP="00E53A09">
            <w:pPr>
              <w:rPr>
                <w:rFonts w:cs="Tahoma"/>
                <w:sz w:val="18"/>
                <w:szCs w:val="18"/>
              </w:rPr>
            </w:pPr>
            <w:r w:rsidRPr="00354074">
              <w:rPr>
                <w:rFonts w:cs="Tahoma"/>
                <w:sz w:val="18"/>
                <w:szCs w:val="18"/>
              </w:rPr>
              <w:t>32</w:t>
            </w:r>
          </w:p>
        </w:tc>
        <w:tc>
          <w:tcPr>
            <w:tcW w:w="746" w:type="pct"/>
          </w:tcPr>
          <w:p w14:paraId="2A855AEC" w14:textId="77777777" w:rsidR="005D4B0F" w:rsidRPr="00354074" w:rsidRDefault="005D4B0F" w:rsidP="00E53A09">
            <w:pPr>
              <w:rPr>
                <w:rFonts w:cs="Tahoma"/>
                <w:sz w:val="18"/>
                <w:szCs w:val="18"/>
              </w:rPr>
            </w:pPr>
          </w:p>
        </w:tc>
        <w:tc>
          <w:tcPr>
            <w:tcW w:w="701" w:type="pct"/>
          </w:tcPr>
          <w:p w14:paraId="58FDC72E" w14:textId="77777777" w:rsidR="005D4B0F" w:rsidRPr="00354074" w:rsidRDefault="005D4B0F" w:rsidP="00E53A09">
            <w:pPr>
              <w:rPr>
                <w:rFonts w:cs="Tahoma"/>
                <w:sz w:val="18"/>
                <w:szCs w:val="18"/>
              </w:rPr>
            </w:pPr>
            <w:r w:rsidRPr="00354074">
              <w:rPr>
                <w:rFonts w:cs="Tahoma"/>
                <w:sz w:val="18"/>
                <w:szCs w:val="18"/>
              </w:rPr>
              <w:t>DATE</w:t>
            </w:r>
          </w:p>
        </w:tc>
        <w:tc>
          <w:tcPr>
            <w:tcW w:w="1304" w:type="pct"/>
          </w:tcPr>
          <w:p w14:paraId="1ACF1970" w14:textId="77777777" w:rsidR="005D4B0F" w:rsidRPr="00354074" w:rsidRDefault="005D4B0F" w:rsidP="00E53A09">
            <w:pPr>
              <w:rPr>
                <w:rFonts w:cs="Tahoma"/>
                <w:sz w:val="18"/>
                <w:szCs w:val="18"/>
              </w:rPr>
            </w:pPr>
            <w:r w:rsidRPr="00354074">
              <w:rPr>
                <w:rFonts w:cs="Tahoma"/>
                <w:sz w:val="18"/>
                <w:szCs w:val="18"/>
              </w:rPr>
              <w:t>Not used for SOGEA events</w:t>
            </w:r>
          </w:p>
        </w:tc>
        <w:tc>
          <w:tcPr>
            <w:tcW w:w="934" w:type="pct"/>
          </w:tcPr>
          <w:p w14:paraId="160F9C7B" w14:textId="77777777" w:rsidR="005D4B0F" w:rsidRPr="00354074" w:rsidRDefault="005D4B0F" w:rsidP="00E53A09">
            <w:pPr>
              <w:rPr>
                <w:rFonts w:cs="Tahoma"/>
                <w:sz w:val="18"/>
                <w:szCs w:val="18"/>
              </w:rPr>
            </w:pPr>
          </w:p>
        </w:tc>
      </w:tr>
      <w:tr w:rsidR="009668C8" w:rsidRPr="005B4766" w14:paraId="519515C1" w14:textId="77777777" w:rsidTr="00AC79EC">
        <w:tc>
          <w:tcPr>
            <w:tcW w:w="848" w:type="pct"/>
            <w:gridSpan w:val="2"/>
          </w:tcPr>
          <w:p w14:paraId="5217FE57" w14:textId="77777777" w:rsidR="005D4B0F" w:rsidRPr="00354074" w:rsidRDefault="005D4B0F" w:rsidP="00E53A09">
            <w:pPr>
              <w:rPr>
                <w:rFonts w:cs="Tahoma"/>
                <w:sz w:val="18"/>
                <w:szCs w:val="18"/>
              </w:rPr>
            </w:pPr>
            <w:r w:rsidRPr="00354074">
              <w:rPr>
                <w:rFonts w:cs="Tahoma"/>
                <w:sz w:val="18"/>
                <w:szCs w:val="18"/>
              </w:rPr>
              <w:t>*Clear code</w:t>
            </w:r>
          </w:p>
        </w:tc>
        <w:tc>
          <w:tcPr>
            <w:tcW w:w="467" w:type="pct"/>
          </w:tcPr>
          <w:p w14:paraId="7D853009" w14:textId="77777777" w:rsidR="005D4B0F" w:rsidRPr="00354074" w:rsidRDefault="005D4B0F" w:rsidP="00E53A09">
            <w:pPr>
              <w:rPr>
                <w:rFonts w:cs="Tahoma"/>
                <w:sz w:val="18"/>
                <w:szCs w:val="18"/>
              </w:rPr>
            </w:pPr>
            <w:r w:rsidRPr="00354074">
              <w:rPr>
                <w:rFonts w:cs="Tahoma"/>
                <w:sz w:val="18"/>
                <w:szCs w:val="18"/>
              </w:rPr>
              <w:t>33</w:t>
            </w:r>
          </w:p>
        </w:tc>
        <w:tc>
          <w:tcPr>
            <w:tcW w:w="746" w:type="pct"/>
          </w:tcPr>
          <w:p w14:paraId="7990C0B4" w14:textId="77777777" w:rsidR="005D4B0F" w:rsidRPr="00354074" w:rsidRDefault="005D4B0F" w:rsidP="00E53A09">
            <w:pPr>
              <w:rPr>
                <w:rFonts w:cs="Tahoma"/>
                <w:sz w:val="18"/>
                <w:szCs w:val="18"/>
              </w:rPr>
            </w:pPr>
            <w:r w:rsidRPr="00354074">
              <w:rPr>
                <w:rFonts w:cs="Tahoma"/>
                <w:sz w:val="18"/>
                <w:szCs w:val="18"/>
              </w:rPr>
              <w:t>20</w:t>
            </w:r>
          </w:p>
        </w:tc>
        <w:tc>
          <w:tcPr>
            <w:tcW w:w="701" w:type="pct"/>
          </w:tcPr>
          <w:p w14:paraId="413DA7E9"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755F6C7C" w14:textId="77777777" w:rsidR="005D4B0F" w:rsidRPr="00354074" w:rsidRDefault="005D4B0F" w:rsidP="00E53A09">
            <w:pPr>
              <w:rPr>
                <w:rFonts w:cs="Tahoma"/>
                <w:sz w:val="18"/>
                <w:szCs w:val="18"/>
              </w:rPr>
            </w:pPr>
            <w:r w:rsidRPr="00354074">
              <w:rPr>
                <w:rFonts w:cs="Tahoma"/>
                <w:sz w:val="18"/>
                <w:szCs w:val="18"/>
              </w:rPr>
              <w:t>Not used for SOGEA events</w:t>
            </w:r>
          </w:p>
        </w:tc>
        <w:tc>
          <w:tcPr>
            <w:tcW w:w="934" w:type="pct"/>
          </w:tcPr>
          <w:p w14:paraId="68D1BEE4" w14:textId="77777777" w:rsidR="005D4B0F" w:rsidRPr="00354074" w:rsidRDefault="005D4B0F" w:rsidP="00E53A09">
            <w:pPr>
              <w:rPr>
                <w:rFonts w:cs="Tahoma"/>
                <w:sz w:val="18"/>
                <w:szCs w:val="18"/>
              </w:rPr>
            </w:pPr>
          </w:p>
        </w:tc>
      </w:tr>
      <w:tr w:rsidR="009668C8" w:rsidRPr="005B4766" w14:paraId="2704CB0E" w14:textId="77777777" w:rsidTr="00AC79EC">
        <w:trPr>
          <w:trHeight w:val="699"/>
        </w:trPr>
        <w:tc>
          <w:tcPr>
            <w:tcW w:w="848" w:type="pct"/>
            <w:gridSpan w:val="2"/>
          </w:tcPr>
          <w:p w14:paraId="5F7080A7" w14:textId="77777777" w:rsidR="005D4B0F" w:rsidRPr="00354074" w:rsidRDefault="005D4B0F" w:rsidP="00E53A09">
            <w:pPr>
              <w:rPr>
                <w:rFonts w:cs="Tahoma"/>
                <w:sz w:val="18"/>
                <w:szCs w:val="18"/>
              </w:rPr>
            </w:pPr>
            <w:r w:rsidRPr="00354074">
              <w:rPr>
                <w:rFonts w:cs="Tahoma"/>
                <w:sz w:val="18"/>
                <w:szCs w:val="18"/>
              </w:rPr>
              <w:t>*TRC description code</w:t>
            </w:r>
          </w:p>
        </w:tc>
        <w:tc>
          <w:tcPr>
            <w:tcW w:w="467" w:type="pct"/>
          </w:tcPr>
          <w:p w14:paraId="7A0463F3" w14:textId="77777777" w:rsidR="005D4B0F" w:rsidRPr="00354074" w:rsidRDefault="005D4B0F" w:rsidP="00E53A09">
            <w:pPr>
              <w:rPr>
                <w:rFonts w:cs="Tahoma"/>
                <w:sz w:val="18"/>
                <w:szCs w:val="18"/>
              </w:rPr>
            </w:pPr>
            <w:r w:rsidRPr="00354074">
              <w:rPr>
                <w:rFonts w:cs="Tahoma"/>
                <w:sz w:val="18"/>
                <w:szCs w:val="18"/>
              </w:rPr>
              <w:t>34</w:t>
            </w:r>
          </w:p>
        </w:tc>
        <w:tc>
          <w:tcPr>
            <w:tcW w:w="746" w:type="pct"/>
          </w:tcPr>
          <w:p w14:paraId="157B66F4" w14:textId="77777777" w:rsidR="005D4B0F" w:rsidRPr="00354074" w:rsidRDefault="005D4B0F" w:rsidP="00E53A09">
            <w:pPr>
              <w:rPr>
                <w:rFonts w:cs="Tahoma"/>
                <w:sz w:val="18"/>
                <w:szCs w:val="18"/>
              </w:rPr>
            </w:pPr>
            <w:r w:rsidRPr="00354074">
              <w:rPr>
                <w:rFonts w:cs="Tahoma"/>
                <w:sz w:val="18"/>
                <w:szCs w:val="18"/>
              </w:rPr>
              <w:t>20</w:t>
            </w:r>
          </w:p>
        </w:tc>
        <w:tc>
          <w:tcPr>
            <w:tcW w:w="701" w:type="pct"/>
          </w:tcPr>
          <w:p w14:paraId="3A2953EA"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5E851777" w14:textId="77777777" w:rsidR="005D4B0F" w:rsidRPr="00354074" w:rsidRDefault="005D4B0F" w:rsidP="00E53A09">
            <w:pPr>
              <w:rPr>
                <w:rFonts w:cs="Tahoma"/>
                <w:sz w:val="18"/>
                <w:szCs w:val="18"/>
              </w:rPr>
            </w:pPr>
            <w:r w:rsidRPr="00354074">
              <w:rPr>
                <w:rFonts w:cs="Tahoma"/>
                <w:sz w:val="18"/>
                <w:szCs w:val="18"/>
              </w:rPr>
              <w:t>Not used for SOGEA events</w:t>
            </w:r>
          </w:p>
        </w:tc>
        <w:tc>
          <w:tcPr>
            <w:tcW w:w="934" w:type="pct"/>
          </w:tcPr>
          <w:p w14:paraId="32E219CE" w14:textId="77777777" w:rsidR="005D4B0F" w:rsidRPr="00354074" w:rsidRDefault="005D4B0F" w:rsidP="00E53A09">
            <w:pPr>
              <w:rPr>
                <w:rFonts w:cs="Tahoma"/>
                <w:sz w:val="18"/>
                <w:szCs w:val="18"/>
              </w:rPr>
            </w:pPr>
          </w:p>
        </w:tc>
      </w:tr>
      <w:tr w:rsidR="009668C8" w:rsidRPr="005B4766" w14:paraId="5E6A7A06" w14:textId="77777777" w:rsidTr="00AC79EC">
        <w:tc>
          <w:tcPr>
            <w:tcW w:w="848" w:type="pct"/>
            <w:gridSpan w:val="2"/>
          </w:tcPr>
          <w:p w14:paraId="7DEE9C0B" w14:textId="77777777" w:rsidR="005D4B0F" w:rsidRPr="00354074" w:rsidRDefault="005D4B0F" w:rsidP="00E53A09">
            <w:pPr>
              <w:rPr>
                <w:rFonts w:cs="Tahoma"/>
                <w:sz w:val="18"/>
                <w:szCs w:val="18"/>
              </w:rPr>
            </w:pPr>
            <w:r w:rsidRPr="00354074">
              <w:rPr>
                <w:rFonts w:cs="Tahoma"/>
                <w:sz w:val="18"/>
                <w:szCs w:val="18"/>
              </w:rPr>
              <w:t>Price list reference</w:t>
            </w:r>
          </w:p>
        </w:tc>
        <w:tc>
          <w:tcPr>
            <w:tcW w:w="467" w:type="pct"/>
          </w:tcPr>
          <w:p w14:paraId="45E54888" w14:textId="77777777" w:rsidR="005D4B0F" w:rsidRPr="00354074" w:rsidRDefault="005D4B0F" w:rsidP="00E53A09">
            <w:pPr>
              <w:rPr>
                <w:rFonts w:cs="Tahoma"/>
                <w:sz w:val="18"/>
                <w:szCs w:val="18"/>
              </w:rPr>
            </w:pPr>
            <w:r w:rsidRPr="00354074">
              <w:rPr>
                <w:rFonts w:cs="Tahoma"/>
                <w:sz w:val="18"/>
                <w:szCs w:val="18"/>
              </w:rPr>
              <w:t>35</w:t>
            </w:r>
          </w:p>
        </w:tc>
        <w:tc>
          <w:tcPr>
            <w:tcW w:w="746" w:type="pct"/>
          </w:tcPr>
          <w:p w14:paraId="081C7109" w14:textId="77777777" w:rsidR="005D4B0F" w:rsidRPr="00354074" w:rsidRDefault="005D4B0F" w:rsidP="00E53A09">
            <w:pPr>
              <w:rPr>
                <w:rFonts w:cs="Tahoma"/>
                <w:sz w:val="18"/>
                <w:szCs w:val="18"/>
              </w:rPr>
            </w:pPr>
            <w:r w:rsidRPr="00354074">
              <w:rPr>
                <w:rFonts w:cs="Tahoma"/>
                <w:sz w:val="18"/>
                <w:szCs w:val="18"/>
              </w:rPr>
              <w:t>256</w:t>
            </w:r>
          </w:p>
        </w:tc>
        <w:tc>
          <w:tcPr>
            <w:tcW w:w="701" w:type="pct"/>
          </w:tcPr>
          <w:p w14:paraId="462921C3"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33011839" w14:textId="77777777" w:rsidR="005D4B0F" w:rsidRPr="00354074" w:rsidRDefault="005D4B0F" w:rsidP="00E53A09">
            <w:pPr>
              <w:rPr>
                <w:rFonts w:cs="Tahoma"/>
                <w:b/>
                <w:color w:val="0000FF"/>
                <w:sz w:val="18"/>
                <w:szCs w:val="18"/>
              </w:rPr>
            </w:pPr>
            <w:r w:rsidRPr="00354074">
              <w:rPr>
                <w:rFonts w:cs="Tahoma"/>
                <w:color w:val="000000"/>
                <w:sz w:val="18"/>
                <w:szCs w:val="18"/>
              </w:rPr>
              <w:t>e.g.5.3.3</w:t>
            </w:r>
          </w:p>
        </w:tc>
        <w:tc>
          <w:tcPr>
            <w:tcW w:w="934" w:type="pct"/>
          </w:tcPr>
          <w:p w14:paraId="4C0B0924" w14:textId="77777777" w:rsidR="005D4B0F" w:rsidRPr="00354074" w:rsidRDefault="005D4B0F" w:rsidP="00E53A09">
            <w:pPr>
              <w:rPr>
                <w:rFonts w:cs="Tahoma"/>
                <w:color w:val="000000"/>
                <w:sz w:val="18"/>
                <w:szCs w:val="18"/>
              </w:rPr>
            </w:pPr>
          </w:p>
        </w:tc>
      </w:tr>
      <w:tr w:rsidR="009668C8" w:rsidRPr="005B4766" w14:paraId="4A13C4E0" w14:textId="77777777" w:rsidTr="00AC79EC">
        <w:tc>
          <w:tcPr>
            <w:tcW w:w="848" w:type="pct"/>
            <w:gridSpan w:val="2"/>
          </w:tcPr>
          <w:p w14:paraId="35D8311D" w14:textId="77777777" w:rsidR="005D4B0F" w:rsidRPr="00354074" w:rsidRDefault="005D4B0F" w:rsidP="00E53A09">
            <w:pPr>
              <w:rPr>
                <w:rFonts w:cs="Tahoma"/>
                <w:sz w:val="18"/>
                <w:szCs w:val="18"/>
              </w:rPr>
            </w:pPr>
            <w:r w:rsidRPr="00354074">
              <w:rPr>
                <w:rFonts w:cs="Tahoma"/>
                <w:sz w:val="18"/>
                <w:szCs w:val="18"/>
              </w:rPr>
              <w:t>Price list description</w:t>
            </w:r>
          </w:p>
        </w:tc>
        <w:tc>
          <w:tcPr>
            <w:tcW w:w="467" w:type="pct"/>
          </w:tcPr>
          <w:p w14:paraId="41E105D1" w14:textId="77777777" w:rsidR="005D4B0F" w:rsidRPr="00354074" w:rsidRDefault="005D4B0F" w:rsidP="00E53A09">
            <w:pPr>
              <w:rPr>
                <w:rFonts w:cs="Tahoma"/>
                <w:sz w:val="18"/>
                <w:szCs w:val="18"/>
              </w:rPr>
            </w:pPr>
            <w:r w:rsidRPr="00354074">
              <w:rPr>
                <w:rFonts w:cs="Tahoma"/>
                <w:sz w:val="18"/>
                <w:szCs w:val="18"/>
              </w:rPr>
              <w:t>36</w:t>
            </w:r>
          </w:p>
        </w:tc>
        <w:tc>
          <w:tcPr>
            <w:tcW w:w="746" w:type="pct"/>
          </w:tcPr>
          <w:p w14:paraId="70A90C6C" w14:textId="77777777" w:rsidR="005D4B0F" w:rsidRPr="00354074" w:rsidRDefault="005D4B0F" w:rsidP="00E53A09">
            <w:pPr>
              <w:rPr>
                <w:rFonts w:cs="Tahoma"/>
                <w:sz w:val="18"/>
                <w:szCs w:val="18"/>
              </w:rPr>
            </w:pPr>
            <w:r w:rsidRPr="00354074">
              <w:rPr>
                <w:rFonts w:cs="Tahoma"/>
                <w:sz w:val="18"/>
                <w:szCs w:val="18"/>
              </w:rPr>
              <w:t>256</w:t>
            </w:r>
          </w:p>
        </w:tc>
        <w:tc>
          <w:tcPr>
            <w:tcW w:w="701" w:type="pct"/>
          </w:tcPr>
          <w:p w14:paraId="204E81D9" w14:textId="77777777" w:rsidR="005D4B0F" w:rsidRPr="00354074" w:rsidRDefault="005D4B0F" w:rsidP="00E53A09">
            <w:pPr>
              <w:rPr>
                <w:rFonts w:cs="Tahoma"/>
                <w:sz w:val="18"/>
                <w:szCs w:val="18"/>
              </w:rPr>
            </w:pPr>
            <w:r w:rsidRPr="00354074">
              <w:rPr>
                <w:rFonts w:cs="Tahoma"/>
                <w:sz w:val="18"/>
                <w:szCs w:val="18"/>
              </w:rPr>
              <w:t>Text</w:t>
            </w:r>
          </w:p>
        </w:tc>
        <w:tc>
          <w:tcPr>
            <w:tcW w:w="1304" w:type="pct"/>
          </w:tcPr>
          <w:p w14:paraId="7ED829FC" w14:textId="77777777" w:rsidR="005D4B0F" w:rsidRPr="00354074" w:rsidRDefault="005D4B0F" w:rsidP="00E53A09">
            <w:pPr>
              <w:rPr>
                <w:rFonts w:cs="Tahoma"/>
                <w:b/>
                <w:sz w:val="18"/>
                <w:szCs w:val="18"/>
              </w:rPr>
            </w:pPr>
            <w:r w:rsidRPr="00354074">
              <w:rPr>
                <w:rFonts w:cs="Tahoma"/>
                <w:sz w:val="18"/>
                <w:szCs w:val="18"/>
              </w:rPr>
              <w:t>e.g. Transaction charges - Cancel/Amend/Modify - CRD Amend, order notes amend, order cancellation, Care Level</w:t>
            </w:r>
          </w:p>
        </w:tc>
        <w:tc>
          <w:tcPr>
            <w:tcW w:w="934" w:type="pct"/>
          </w:tcPr>
          <w:p w14:paraId="45CFA5AD" w14:textId="77777777" w:rsidR="005D4B0F" w:rsidRPr="00354074" w:rsidRDefault="005D4B0F" w:rsidP="00E53A09">
            <w:pPr>
              <w:rPr>
                <w:rFonts w:cs="Tahoma"/>
                <w:sz w:val="18"/>
                <w:szCs w:val="18"/>
              </w:rPr>
            </w:pPr>
          </w:p>
        </w:tc>
      </w:tr>
      <w:tr w:rsidR="00AC79EC" w:rsidRPr="005B4766" w14:paraId="1A9875CD" w14:textId="77777777" w:rsidTr="00AC79EC">
        <w:tc>
          <w:tcPr>
            <w:tcW w:w="5000" w:type="pct"/>
            <w:gridSpan w:val="7"/>
          </w:tcPr>
          <w:p w14:paraId="737495D8" w14:textId="77777777" w:rsidR="00AC79EC" w:rsidRPr="00B84ADA" w:rsidRDefault="00AC79EC" w:rsidP="00AC79EC">
            <w:pPr>
              <w:spacing w:after="120"/>
              <w:rPr>
                <w:sz w:val="18"/>
                <w:szCs w:val="18"/>
              </w:rPr>
            </w:pPr>
            <w:r w:rsidRPr="00B84ADA">
              <w:rPr>
                <w:sz w:val="18"/>
                <w:szCs w:val="18"/>
              </w:rPr>
              <w:t>Note: Fields 37-72 are specific and unique to SOGEA Events and will be displayed below if they carry any values.</w:t>
            </w:r>
          </w:p>
          <w:p w14:paraId="5AA582D1" w14:textId="77777777" w:rsidR="00AC79EC" w:rsidRPr="00354074" w:rsidRDefault="00AC79EC" w:rsidP="00CB205D">
            <w:pPr>
              <w:rPr>
                <w:rFonts w:cs="Tahoma"/>
                <w:sz w:val="18"/>
                <w:szCs w:val="18"/>
              </w:rPr>
            </w:pPr>
            <w:r w:rsidRPr="00B84ADA">
              <w:rPr>
                <w:sz w:val="18"/>
                <w:szCs w:val="18"/>
              </w:rPr>
              <w:t>Field</w:t>
            </w:r>
            <w:r w:rsidR="00E6127A">
              <w:rPr>
                <w:sz w:val="18"/>
                <w:szCs w:val="18"/>
              </w:rPr>
              <w:t>s</w:t>
            </w:r>
            <w:r w:rsidRPr="00B84ADA">
              <w:rPr>
                <w:sz w:val="18"/>
                <w:szCs w:val="18"/>
              </w:rPr>
              <w:t xml:space="preserve"> no 38,</w:t>
            </w:r>
            <w:r w:rsidR="00E6127A">
              <w:rPr>
                <w:sz w:val="18"/>
                <w:szCs w:val="18"/>
              </w:rPr>
              <w:t xml:space="preserve"> </w:t>
            </w:r>
            <w:r w:rsidRPr="00B84ADA">
              <w:rPr>
                <w:sz w:val="18"/>
                <w:szCs w:val="18"/>
              </w:rPr>
              <w:t>47,</w:t>
            </w:r>
            <w:r w:rsidR="00E6127A">
              <w:rPr>
                <w:sz w:val="18"/>
                <w:szCs w:val="18"/>
              </w:rPr>
              <w:t xml:space="preserve"> </w:t>
            </w:r>
            <w:r w:rsidRPr="00B84ADA">
              <w:rPr>
                <w:sz w:val="18"/>
                <w:szCs w:val="18"/>
              </w:rPr>
              <w:t>60 are</w:t>
            </w:r>
            <w:r w:rsidR="007B06AA" w:rsidRPr="00B84ADA">
              <w:rPr>
                <w:sz w:val="18"/>
                <w:szCs w:val="18"/>
              </w:rPr>
              <w:t xml:space="preserve"> listed below s</w:t>
            </w:r>
            <w:r w:rsidRPr="00B84ADA">
              <w:rPr>
                <w:sz w:val="18"/>
                <w:szCs w:val="18"/>
              </w:rPr>
              <w:t xml:space="preserve">o </w:t>
            </w:r>
            <w:r w:rsidR="007D5307" w:rsidRPr="00F330A1">
              <w:rPr>
                <w:sz w:val="18"/>
                <w:szCs w:val="18"/>
              </w:rPr>
              <w:t>fields</w:t>
            </w:r>
            <w:r w:rsidRPr="00F330A1">
              <w:rPr>
                <w:sz w:val="18"/>
                <w:szCs w:val="18"/>
              </w:rPr>
              <w:t xml:space="preserve"> </w:t>
            </w:r>
            <w:r w:rsidR="002E49AB" w:rsidRPr="004F025E">
              <w:rPr>
                <w:sz w:val="18"/>
                <w:szCs w:val="18"/>
              </w:rPr>
              <w:t>37,</w:t>
            </w:r>
            <w:r w:rsidR="002E49AB">
              <w:rPr>
                <w:sz w:val="18"/>
                <w:szCs w:val="18"/>
              </w:rPr>
              <w:t xml:space="preserve"> </w:t>
            </w:r>
            <w:r w:rsidRPr="00B84ADA">
              <w:rPr>
                <w:sz w:val="18"/>
                <w:szCs w:val="18"/>
              </w:rPr>
              <w:t>39-46,</w:t>
            </w:r>
            <w:r w:rsidR="007B06AA" w:rsidRPr="00B84ADA">
              <w:rPr>
                <w:sz w:val="18"/>
                <w:szCs w:val="18"/>
              </w:rPr>
              <w:t xml:space="preserve"> </w:t>
            </w:r>
            <w:r w:rsidRPr="00B84ADA">
              <w:rPr>
                <w:sz w:val="18"/>
                <w:szCs w:val="18"/>
              </w:rPr>
              <w:t>48-59 and 61-72 are empty.</w:t>
            </w:r>
          </w:p>
        </w:tc>
      </w:tr>
      <w:tr w:rsidR="009668C8" w:rsidRPr="005B4766" w14:paraId="1C324EA7" w14:textId="77777777" w:rsidTr="00AC79EC">
        <w:tc>
          <w:tcPr>
            <w:tcW w:w="848" w:type="pct"/>
            <w:gridSpan w:val="2"/>
          </w:tcPr>
          <w:p w14:paraId="65EC0632" w14:textId="77777777" w:rsidR="005D4B0F" w:rsidRPr="00354074" w:rsidRDefault="005D4B0F" w:rsidP="006A7DC8">
            <w:pPr>
              <w:rPr>
                <w:rFonts w:cs="Tahoma"/>
                <w:sz w:val="18"/>
                <w:szCs w:val="18"/>
              </w:rPr>
            </w:pPr>
            <w:r w:rsidRPr="00354074">
              <w:rPr>
                <w:rFonts w:cs="Tahoma"/>
                <w:sz w:val="18"/>
                <w:szCs w:val="18"/>
              </w:rPr>
              <w:t>Event End Date</w:t>
            </w:r>
          </w:p>
        </w:tc>
        <w:tc>
          <w:tcPr>
            <w:tcW w:w="467" w:type="pct"/>
          </w:tcPr>
          <w:p w14:paraId="2AB6AC5E" w14:textId="77777777" w:rsidR="005D4B0F" w:rsidRPr="00354074" w:rsidRDefault="005D4B0F" w:rsidP="006A7DC8">
            <w:pPr>
              <w:rPr>
                <w:rFonts w:cs="Tahoma"/>
                <w:sz w:val="18"/>
                <w:szCs w:val="18"/>
              </w:rPr>
            </w:pPr>
            <w:r w:rsidRPr="00354074">
              <w:rPr>
                <w:rFonts w:cs="Tahoma"/>
                <w:sz w:val="18"/>
                <w:szCs w:val="18"/>
              </w:rPr>
              <w:t>38</w:t>
            </w:r>
          </w:p>
        </w:tc>
        <w:tc>
          <w:tcPr>
            <w:tcW w:w="746" w:type="pct"/>
          </w:tcPr>
          <w:p w14:paraId="3CFF63D2" w14:textId="77777777" w:rsidR="005D4B0F" w:rsidRPr="00354074" w:rsidRDefault="005D4B0F" w:rsidP="006A7DC8">
            <w:pPr>
              <w:rPr>
                <w:rFonts w:cs="Tahoma"/>
                <w:sz w:val="18"/>
                <w:szCs w:val="18"/>
              </w:rPr>
            </w:pPr>
            <w:r w:rsidRPr="00354074">
              <w:rPr>
                <w:rFonts w:cs="Tahoma"/>
                <w:sz w:val="18"/>
                <w:szCs w:val="18"/>
              </w:rPr>
              <w:t>DATE</w:t>
            </w:r>
          </w:p>
        </w:tc>
        <w:tc>
          <w:tcPr>
            <w:tcW w:w="701" w:type="pct"/>
          </w:tcPr>
          <w:p w14:paraId="2CA548AE" w14:textId="77777777" w:rsidR="005D4B0F" w:rsidRPr="00354074" w:rsidRDefault="005D4B0F" w:rsidP="006A7DC8">
            <w:pPr>
              <w:rPr>
                <w:rFonts w:cs="Tahoma"/>
                <w:sz w:val="18"/>
                <w:szCs w:val="18"/>
              </w:rPr>
            </w:pPr>
            <w:r w:rsidRPr="00354074">
              <w:rPr>
                <w:rFonts w:cs="Tahoma"/>
                <w:sz w:val="18"/>
                <w:szCs w:val="18"/>
              </w:rPr>
              <w:t>YYYYMMDD</w:t>
            </w:r>
          </w:p>
        </w:tc>
        <w:tc>
          <w:tcPr>
            <w:tcW w:w="1304" w:type="pct"/>
          </w:tcPr>
          <w:p w14:paraId="5BE2096F" w14:textId="77777777" w:rsidR="005D4B0F" w:rsidRPr="00354074" w:rsidRDefault="005D4B0F" w:rsidP="006A7DC8">
            <w:pPr>
              <w:rPr>
                <w:rFonts w:cs="Tahoma"/>
                <w:sz w:val="18"/>
                <w:szCs w:val="18"/>
              </w:rPr>
            </w:pPr>
            <w:r w:rsidRPr="00354074">
              <w:rPr>
                <w:rFonts w:cs="Tahoma"/>
                <w:sz w:val="18"/>
                <w:szCs w:val="18"/>
              </w:rPr>
              <w:t>e.g. 20090101</w:t>
            </w:r>
          </w:p>
        </w:tc>
        <w:tc>
          <w:tcPr>
            <w:tcW w:w="934" w:type="pct"/>
          </w:tcPr>
          <w:p w14:paraId="0990D972" w14:textId="77777777" w:rsidR="002C6145" w:rsidRPr="00354074" w:rsidRDefault="002C6145" w:rsidP="002C6145">
            <w:pPr>
              <w:rPr>
                <w:rFonts w:cs="Tahoma"/>
                <w:sz w:val="18"/>
                <w:szCs w:val="18"/>
              </w:rPr>
            </w:pPr>
            <w:r w:rsidRPr="00354074">
              <w:rPr>
                <w:rFonts w:cs="Tahoma"/>
                <w:sz w:val="18"/>
                <w:szCs w:val="18"/>
              </w:rPr>
              <w:t>Event Attribute ‘End Date’</w:t>
            </w:r>
          </w:p>
          <w:p w14:paraId="14F29008" w14:textId="77777777" w:rsidR="002C6145" w:rsidRPr="00354074" w:rsidRDefault="002C6145" w:rsidP="002C6145">
            <w:pPr>
              <w:rPr>
                <w:rFonts w:cs="Tahoma"/>
                <w:sz w:val="18"/>
                <w:szCs w:val="18"/>
              </w:rPr>
            </w:pPr>
            <w:r w:rsidRPr="00354074">
              <w:rPr>
                <w:rFonts w:cs="Tahoma"/>
                <w:sz w:val="18"/>
                <w:szCs w:val="18"/>
              </w:rPr>
              <w:t>For L2C event charges, this denotes Order Completion Date. In case of cancellation, it will be cancel date.”</w:t>
            </w:r>
          </w:p>
          <w:p w14:paraId="388C3D6D" w14:textId="77777777" w:rsidR="002C6145" w:rsidRPr="00354074" w:rsidRDefault="002C6145" w:rsidP="002C6145">
            <w:pPr>
              <w:rPr>
                <w:rFonts w:cs="Tahoma"/>
                <w:sz w:val="18"/>
                <w:szCs w:val="18"/>
              </w:rPr>
            </w:pPr>
            <w:r w:rsidRPr="00354074">
              <w:rPr>
                <w:rFonts w:cs="Tahoma"/>
                <w:sz w:val="18"/>
                <w:szCs w:val="18"/>
              </w:rPr>
              <w:t>For T2R event charges, this denotes ‘Fault Closure’ date.</w:t>
            </w:r>
          </w:p>
          <w:p w14:paraId="771D531D" w14:textId="77777777" w:rsidR="002C6145" w:rsidRPr="00354074" w:rsidRDefault="002C6145" w:rsidP="002C6145">
            <w:pPr>
              <w:rPr>
                <w:rFonts w:cs="Tahoma"/>
                <w:sz w:val="18"/>
                <w:szCs w:val="18"/>
              </w:rPr>
            </w:pPr>
          </w:p>
          <w:p w14:paraId="3B0A7B8B" w14:textId="77777777" w:rsidR="005D4B0F" w:rsidRPr="00354074" w:rsidRDefault="005D4B0F" w:rsidP="001D0261">
            <w:pPr>
              <w:rPr>
                <w:rFonts w:cs="Tahoma"/>
                <w:sz w:val="18"/>
                <w:szCs w:val="18"/>
              </w:rPr>
            </w:pPr>
          </w:p>
        </w:tc>
      </w:tr>
      <w:tr w:rsidR="00F02036" w:rsidRPr="005B4766" w14:paraId="2DDEFA89" w14:textId="77777777" w:rsidTr="00AC79EC">
        <w:tc>
          <w:tcPr>
            <w:tcW w:w="848" w:type="pct"/>
            <w:gridSpan w:val="2"/>
          </w:tcPr>
          <w:p w14:paraId="51001743" w14:textId="77777777" w:rsidR="00F02036" w:rsidRPr="00354074" w:rsidRDefault="00F02036" w:rsidP="006A7DC8">
            <w:pPr>
              <w:rPr>
                <w:rFonts w:cs="Tahoma"/>
                <w:sz w:val="18"/>
                <w:szCs w:val="18"/>
              </w:rPr>
            </w:pPr>
            <w:r w:rsidRPr="007B4535">
              <w:rPr>
                <w:rFonts w:cs="Tahoma"/>
                <w:sz w:val="18"/>
                <w:szCs w:val="18"/>
              </w:rPr>
              <w:t>Product Set</w:t>
            </w:r>
          </w:p>
        </w:tc>
        <w:tc>
          <w:tcPr>
            <w:tcW w:w="467" w:type="pct"/>
          </w:tcPr>
          <w:p w14:paraId="0B8940D5" w14:textId="77777777" w:rsidR="00F02036" w:rsidRPr="00354074" w:rsidRDefault="00F02036" w:rsidP="006A7DC8">
            <w:pPr>
              <w:rPr>
                <w:rFonts w:cs="Tahoma"/>
                <w:sz w:val="18"/>
                <w:szCs w:val="18"/>
              </w:rPr>
            </w:pPr>
            <w:r>
              <w:rPr>
                <w:rFonts w:cs="Tahoma"/>
                <w:sz w:val="18"/>
                <w:szCs w:val="18"/>
              </w:rPr>
              <w:t>47</w:t>
            </w:r>
          </w:p>
        </w:tc>
        <w:tc>
          <w:tcPr>
            <w:tcW w:w="746" w:type="pct"/>
          </w:tcPr>
          <w:p w14:paraId="2B88D68A" w14:textId="77777777" w:rsidR="00F02036" w:rsidRPr="00354074" w:rsidRDefault="00B23180" w:rsidP="006A7DC8">
            <w:pPr>
              <w:rPr>
                <w:rFonts w:cs="Tahoma"/>
                <w:sz w:val="18"/>
                <w:szCs w:val="18"/>
              </w:rPr>
            </w:pPr>
            <w:r>
              <w:rPr>
                <w:rFonts w:cs="Tahoma"/>
                <w:sz w:val="18"/>
                <w:szCs w:val="18"/>
              </w:rPr>
              <w:t>40</w:t>
            </w:r>
          </w:p>
        </w:tc>
        <w:tc>
          <w:tcPr>
            <w:tcW w:w="701" w:type="pct"/>
          </w:tcPr>
          <w:p w14:paraId="3B9B3796" w14:textId="77777777" w:rsidR="00F02036" w:rsidRPr="00354074" w:rsidRDefault="00F02036" w:rsidP="006A7DC8">
            <w:pPr>
              <w:rPr>
                <w:rFonts w:cs="Tahoma"/>
                <w:sz w:val="18"/>
                <w:szCs w:val="18"/>
              </w:rPr>
            </w:pPr>
            <w:r>
              <w:rPr>
                <w:rFonts w:cs="Tahoma"/>
                <w:sz w:val="18"/>
                <w:szCs w:val="18"/>
              </w:rPr>
              <w:t>Text</w:t>
            </w:r>
          </w:p>
        </w:tc>
        <w:tc>
          <w:tcPr>
            <w:tcW w:w="1304" w:type="pct"/>
          </w:tcPr>
          <w:p w14:paraId="4CB04BF6" w14:textId="77777777" w:rsidR="00F02036" w:rsidRPr="00354074" w:rsidRDefault="00F02036" w:rsidP="006A7DC8">
            <w:pPr>
              <w:rPr>
                <w:rFonts w:cs="Tahoma"/>
                <w:sz w:val="18"/>
                <w:szCs w:val="18"/>
              </w:rPr>
            </w:pPr>
            <w:r>
              <w:rPr>
                <w:rFonts w:cs="Tahoma"/>
                <w:sz w:val="18"/>
                <w:szCs w:val="18"/>
              </w:rPr>
              <w:t xml:space="preserve">e.g. </w:t>
            </w:r>
            <w:r w:rsidR="00A21095">
              <w:rPr>
                <w:rFonts w:cs="Tahoma"/>
                <w:sz w:val="18"/>
                <w:szCs w:val="18"/>
              </w:rPr>
              <w:t>SOGEA</w:t>
            </w:r>
          </w:p>
        </w:tc>
        <w:tc>
          <w:tcPr>
            <w:tcW w:w="934" w:type="pct"/>
          </w:tcPr>
          <w:p w14:paraId="225EE75F" w14:textId="77777777" w:rsidR="00F02036" w:rsidRPr="00354074" w:rsidRDefault="00EA4F53" w:rsidP="007B5C60">
            <w:pPr>
              <w:rPr>
                <w:rFonts w:cs="Tahoma"/>
                <w:sz w:val="18"/>
                <w:szCs w:val="18"/>
              </w:rPr>
            </w:pPr>
            <w:r>
              <w:rPr>
                <w:rFonts w:cs="Tahoma"/>
                <w:sz w:val="18"/>
                <w:szCs w:val="18"/>
              </w:rPr>
              <w:t>This gives the information related to products in scope.</w:t>
            </w:r>
          </w:p>
        </w:tc>
      </w:tr>
      <w:tr w:rsidR="003E2CF6" w:rsidRPr="005B4766" w14:paraId="25B2DE6D" w14:textId="77777777" w:rsidTr="00AC79EC">
        <w:tc>
          <w:tcPr>
            <w:tcW w:w="848" w:type="pct"/>
            <w:gridSpan w:val="2"/>
          </w:tcPr>
          <w:p w14:paraId="5E3E1722" w14:textId="77777777" w:rsidR="003E2CF6" w:rsidRPr="007609EF" w:rsidRDefault="003E2CF6" w:rsidP="003E2CF6">
            <w:pPr>
              <w:spacing w:after="120"/>
              <w:rPr>
                <w:sz w:val="18"/>
                <w:szCs w:val="18"/>
              </w:rPr>
            </w:pPr>
            <w:r w:rsidRPr="00B84ADA">
              <w:rPr>
                <w:sz w:val="18"/>
                <w:szCs w:val="18"/>
              </w:rPr>
              <w:t>Unique Price Code</w:t>
            </w:r>
          </w:p>
        </w:tc>
        <w:tc>
          <w:tcPr>
            <w:tcW w:w="467" w:type="pct"/>
          </w:tcPr>
          <w:p w14:paraId="0F0A6A7E" w14:textId="77777777" w:rsidR="003E2CF6" w:rsidRPr="007609EF" w:rsidRDefault="003E2CF6" w:rsidP="003E2CF6">
            <w:pPr>
              <w:spacing w:after="120"/>
              <w:rPr>
                <w:sz w:val="18"/>
                <w:szCs w:val="18"/>
              </w:rPr>
            </w:pPr>
            <w:r>
              <w:rPr>
                <w:sz w:val="18"/>
                <w:szCs w:val="18"/>
              </w:rPr>
              <w:t>60</w:t>
            </w:r>
          </w:p>
        </w:tc>
        <w:tc>
          <w:tcPr>
            <w:tcW w:w="746" w:type="pct"/>
          </w:tcPr>
          <w:p w14:paraId="1DA40FE9" w14:textId="77777777" w:rsidR="003E2CF6" w:rsidRPr="007609EF" w:rsidRDefault="00AD7C78" w:rsidP="003E2CF6">
            <w:pPr>
              <w:spacing w:after="120"/>
              <w:rPr>
                <w:sz w:val="18"/>
                <w:szCs w:val="18"/>
              </w:rPr>
            </w:pPr>
            <w:r>
              <w:rPr>
                <w:sz w:val="18"/>
                <w:szCs w:val="18"/>
              </w:rPr>
              <w:t>60</w:t>
            </w:r>
          </w:p>
        </w:tc>
        <w:tc>
          <w:tcPr>
            <w:tcW w:w="701" w:type="pct"/>
          </w:tcPr>
          <w:p w14:paraId="3A031099" w14:textId="77777777" w:rsidR="003E2CF6" w:rsidRPr="007609EF" w:rsidRDefault="003E2CF6" w:rsidP="003E2CF6">
            <w:pPr>
              <w:spacing w:after="120"/>
              <w:rPr>
                <w:sz w:val="18"/>
                <w:szCs w:val="18"/>
              </w:rPr>
            </w:pPr>
            <w:r>
              <w:rPr>
                <w:sz w:val="18"/>
                <w:szCs w:val="18"/>
              </w:rPr>
              <w:t>Text</w:t>
            </w:r>
          </w:p>
        </w:tc>
        <w:tc>
          <w:tcPr>
            <w:tcW w:w="1304" w:type="pct"/>
          </w:tcPr>
          <w:p w14:paraId="22A084D7" w14:textId="77777777" w:rsidR="003E2CF6" w:rsidRPr="00CA5D1F" w:rsidRDefault="003E2CF6" w:rsidP="003E2CF6">
            <w:pPr>
              <w:spacing w:after="120"/>
              <w:rPr>
                <w:sz w:val="18"/>
                <w:szCs w:val="18"/>
              </w:rPr>
            </w:pPr>
            <w:r w:rsidRPr="00CA5D1F">
              <w:rPr>
                <w:sz w:val="18"/>
                <w:szCs w:val="18"/>
              </w:rPr>
              <w:t>e.g</w:t>
            </w:r>
            <w:r w:rsidR="008C7607" w:rsidRPr="00CA5D1F">
              <w:rPr>
                <w:sz w:val="18"/>
                <w:szCs w:val="18"/>
              </w:rPr>
              <w:t>.</w:t>
            </w:r>
            <w:r w:rsidR="000F23D0" w:rsidRPr="00CA5D1F">
              <w:rPr>
                <w:sz w:val="18"/>
                <w:szCs w:val="18"/>
              </w:rPr>
              <w:t xml:space="preserve"> NGASOGEAXXXXXX</w:t>
            </w:r>
            <w:r w:rsidR="008C7607" w:rsidRPr="00CA5D1F">
              <w:rPr>
                <w:sz w:val="18"/>
                <w:szCs w:val="18"/>
              </w:rPr>
              <w:t>/</w:t>
            </w:r>
          </w:p>
          <w:p w14:paraId="0314FBFC" w14:textId="77777777" w:rsidR="008C7607" w:rsidRDefault="008C7607" w:rsidP="003E2CF6">
            <w:pPr>
              <w:spacing w:after="120"/>
              <w:rPr>
                <w:sz w:val="18"/>
                <w:szCs w:val="18"/>
              </w:rPr>
            </w:pPr>
            <w:r w:rsidRPr="00CA5D1F">
              <w:rPr>
                <w:sz w:val="18"/>
                <w:szCs w:val="18"/>
              </w:rPr>
              <w:t>NGASOGEAYYYYYY</w:t>
            </w:r>
          </w:p>
        </w:tc>
        <w:tc>
          <w:tcPr>
            <w:tcW w:w="934" w:type="pct"/>
          </w:tcPr>
          <w:p w14:paraId="571397C9" w14:textId="77777777" w:rsidR="003E2CF6" w:rsidRPr="007609EF" w:rsidRDefault="00EA6C19" w:rsidP="00EA6C19">
            <w:pPr>
              <w:jc w:val="both"/>
              <w:rPr>
                <w:sz w:val="18"/>
                <w:szCs w:val="18"/>
              </w:rPr>
            </w:pPr>
            <w:r>
              <w:rPr>
                <w:rFonts w:ascii="Segoe UI" w:hAnsi="Segoe UI" w:cs="Segoe UI"/>
                <w:color w:val="000000"/>
                <w:sz w:val="20"/>
                <w:szCs w:val="20"/>
              </w:rPr>
              <w:t>SOGEA</w:t>
            </w:r>
            <w:r w:rsidR="00F5670F">
              <w:rPr>
                <w:rFonts w:ascii="Segoe UI" w:hAnsi="Segoe UI" w:cs="Segoe UI"/>
                <w:color w:val="000000"/>
                <w:sz w:val="20"/>
                <w:szCs w:val="20"/>
              </w:rPr>
              <w:t xml:space="preserve"> </w:t>
            </w:r>
            <w:r>
              <w:rPr>
                <w:rFonts w:ascii="Segoe UI" w:hAnsi="Segoe UI" w:cs="Segoe UI"/>
                <w:color w:val="000000"/>
                <w:sz w:val="20"/>
                <w:szCs w:val="20"/>
              </w:rPr>
              <w:t xml:space="preserve">(wherever applicable) invoice will have "Unique Price code" populated from </w:t>
            </w:r>
            <w:r w:rsidR="00CE3990">
              <w:rPr>
                <w:rFonts w:ascii="Segoe UI" w:hAnsi="Segoe UI" w:cs="Segoe UI"/>
                <w:color w:val="000000"/>
                <w:sz w:val="20"/>
                <w:szCs w:val="20"/>
              </w:rPr>
              <w:t>February</w:t>
            </w:r>
            <w:r>
              <w:rPr>
                <w:rFonts w:ascii="Segoe UI" w:hAnsi="Segoe UI" w:cs="Segoe UI"/>
                <w:color w:val="000000"/>
                <w:sz w:val="20"/>
                <w:szCs w:val="20"/>
              </w:rPr>
              <w:t xml:space="preserve"> 2021. </w:t>
            </w:r>
          </w:p>
        </w:tc>
      </w:tr>
    </w:tbl>
    <w:p w14:paraId="5A0BD55C" w14:textId="77777777" w:rsidR="00E53A09" w:rsidRPr="00354074" w:rsidRDefault="00E53A09" w:rsidP="00E53A09">
      <w:pPr>
        <w:rPr>
          <w:rFonts w:cs="Tahoma"/>
          <w:szCs w:val="21"/>
        </w:rPr>
      </w:pPr>
      <w:r w:rsidRPr="00354074">
        <w:rPr>
          <w:rFonts w:cs="Tahoma"/>
          <w:szCs w:val="21"/>
        </w:rPr>
        <w:t>* Asterisk = Fields whose values will not get populated.</w:t>
      </w:r>
    </w:p>
    <w:p w14:paraId="13051B7E" w14:textId="77777777" w:rsidR="00E53A09" w:rsidRPr="00097167" w:rsidRDefault="00E53A09" w:rsidP="00870DEA">
      <w:pPr>
        <w:pStyle w:val="Heading2"/>
      </w:pPr>
      <w:bookmarkStart w:id="348" w:name="_6.5._ADJUSTMENT_RECORD"/>
      <w:bookmarkStart w:id="349" w:name="_Ref4779548"/>
      <w:bookmarkStart w:id="350" w:name="_Toc205994587"/>
      <w:bookmarkEnd w:id="348"/>
      <w:r w:rsidRPr="00097167">
        <w:t xml:space="preserve">ADJUSTMENT </w:t>
      </w:r>
      <w:r w:rsidRPr="00870DEA">
        <w:t>RECORD</w:t>
      </w:r>
      <w:bookmarkEnd w:id="349"/>
      <w:bookmarkEnd w:id="350"/>
    </w:p>
    <w:p w14:paraId="45FC67EC" w14:textId="77777777" w:rsidR="00E53A09" w:rsidRPr="00354074" w:rsidRDefault="00E53A09" w:rsidP="00E53A09">
      <w:pPr>
        <w:rPr>
          <w:szCs w:val="21"/>
        </w:rPr>
      </w:pPr>
      <w:r w:rsidRPr="00354074">
        <w:rPr>
          <w:szCs w:val="21"/>
        </w:rPr>
        <w:t>The following adjustment records will be included in the output file and will contain the following data.</w:t>
      </w:r>
    </w:p>
    <w:p w14:paraId="7F2B9695" w14:textId="77777777" w:rsidR="00E53A09" w:rsidRPr="00354074" w:rsidRDefault="00E53A09" w:rsidP="00E53A09">
      <w:pPr>
        <w:rPr>
          <w:szCs w:val="21"/>
        </w:rPr>
      </w:pPr>
      <w:r w:rsidRPr="00354074">
        <w:rPr>
          <w:szCs w:val="21"/>
        </w:rPr>
        <w:t>Record Type:</w:t>
      </w:r>
      <w:r w:rsidRPr="00354074">
        <w:rPr>
          <w:b/>
          <w:szCs w:val="21"/>
        </w:rPr>
        <w:t xml:space="preserve"> ADJUSTMENTS</w:t>
      </w:r>
    </w:p>
    <w:tbl>
      <w:tblPr>
        <w:tblW w:w="4931"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613"/>
        <w:gridCol w:w="835"/>
        <w:gridCol w:w="1530"/>
        <w:gridCol w:w="1350"/>
        <w:gridCol w:w="2520"/>
        <w:gridCol w:w="1261"/>
      </w:tblGrid>
      <w:tr w:rsidR="00FA2280" w:rsidRPr="005B4766" w14:paraId="3B305295" w14:textId="77777777" w:rsidTr="001D0261">
        <w:tc>
          <w:tcPr>
            <w:tcW w:w="885" w:type="pct"/>
          </w:tcPr>
          <w:p w14:paraId="463CC7C4" w14:textId="77777777" w:rsidR="00A976C0" w:rsidRPr="00354074" w:rsidRDefault="00A976C0" w:rsidP="00E53A09">
            <w:pPr>
              <w:rPr>
                <w:rFonts w:cs="Tahoma"/>
                <w:b/>
                <w:sz w:val="18"/>
                <w:szCs w:val="18"/>
              </w:rPr>
            </w:pPr>
            <w:r w:rsidRPr="00354074">
              <w:rPr>
                <w:rFonts w:cs="Tahoma"/>
                <w:b/>
                <w:sz w:val="18"/>
                <w:szCs w:val="18"/>
              </w:rPr>
              <w:t>Field Name</w:t>
            </w:r>
          </w:p>
        </w:tc>
        <w:tc>
          <w:tcPr>
            <w:tcW w:w="458" w:type="pct"/>
          </w:tcPr>
          <w:p w14:paraId="24C88AF0" w14:textId="77777777" w:rsidR="00A976C0" w:rsidRPr="00354074" w:rsidRDefault="00A976C0" w:rsidP="00E53A09">
            <w:pPr>
              <w:rPr>
                <w:rFonts w:cs="Tahoma"/>
                <w:b/>
                <w:sz w:val="18"/>
                <w:szCs w:val="18"/>
              </w:rPr>
            </w:pPr>
            <w:r w:rsidRPr="00354074">
              <w:rPr>
                <w:rFonts w:cs="Tahoma"/>
                <w:b/>
                <w:sz w:val="18"/>
                <w:szCs w:val="18"/>
              </w:rPr>
              <w:t>Field No</w:t>
            </w:r>
          </w:p>
        </w:tc>
        <w:tc>
          <w:tcPr>
            <w:tcW w:w="840" w:type="pct"/>
          </w:tcPr>
          <w:p w14:paraId="3C86DFC5" w14:textId="77777777" w:rsidR="00A976C0" w:rsidRPr="00354074" w:rsidRDefault="00A976C0" w:rsidP="00E53A09">
            <w:pPr>
              <w:rPr>
                <w:rFonts w:cs="Tahoma"/>
                <w:b/>
                <w:sz w:val="18"/>
                <w:szCs w:val="18"/>
              </w:rPr>
            </w:pPr>
            <w:r w:rsidRPr="00354074">
              <w:rPr>
                <w:rFonts w:cs="Tahoma"/>
                <w:b/>
                <w:sz w:val="18"/>
                <w:szCs w:val="18"/>
              </w:rPr>
              <w:t xml:space="preserve">Maximum Field Length          </w:t>
            </w:r>
          </w:p>
        </w:tc>
        <w:tc>
          <w:tcPr>
            <w:tcW w:w="741" w:type="pct"/>
          </w:tcPr>
          <w:p w14:paraId="1D436674" w14:textId="77777777" w:rsidR="00A976C0" w:rsidRPr="00354074" w:rsidRDefault="00A976C0" w:rsidP="00E53A09">
            <w:pPr>
              <w:rPr>
                <w:rFonts w:cs="Tahoma"/>
                <w:b/>
                <w:sz w:val="18"/>
                <w:szCs w:val="18"/>
              </w:rPr>
            </w:pPr>
            <w:r w:rsidRPr="00354074">
              <w:rPr>
                <w:rFonts w:cs="Tahoma"/>
                <w:b/>
                <w:sz w:val="18"/>
                <w:szCs w:val="18"/>
              </w:rPr>
              <w:t>Format</w:t>
            </w:r>
          </w:p>
        </w:tc>
        <w:tc>
          <w:tcPr>
            <w:tcW w:w="1383" w:type="pct"/>
          </w:tcPr>
          <w:p w14:paraId="3DBE3A78" w14:textId="77777777" w:rsidR="00A976C0" w:rsidRPr="00354074" w:rsidRDefault="00A976C0" w:rsidP="00E53A09">
            <w:pPr>
              <w:rPr>
                <w:rFonts w:cs="Tahoma"/>
                <w:b/>
                <w:sz w:val="18"/>
                <w:szCs w:val="18"/>
              </w:rPr>
            </w:pPr>
            <w:r w:rsidRPr="00354074">
              <w:rPr>
                <w:rFonts w:cs="Tahoma"/>
                <w:b/>
                <w:sz w:val="18"/>
                <w:szCs w:val="18"/>
              </w:rPr>
              <w:t>Value</w:t>
            </w:r>
          </w:p>
        </w:tc>
        <w:tc>
          <w:tcPr>
            <w:tcW w:w="692" w:type="pct"/>
          </w:tcPr>
          <w:p w14:paraId="45D5EEA0" w14:textId="77777777" w:rsidR="00A976C0" w:rsidRPr="00354074" w:rsidRDefault="00A976C0" w:rsidP="00E53A09">
            <w:pPr>
              <w:rPr>
                <w:rFonts w:cs="Tahoma"/>
                <w:b/>
                <w:sz w:val="18"/>
                <w:szCs w:val="18"/>
              </w:rPr>
            </w:pPr>
            <w:r w:rsidRPr="00354074">
              <w:rPr>
                <w:rFonts w:cs="Tahoma"/>
                <w:b/>
                <w:sz w:val="18"/>
                <w:szCs w:val="18"/>
              </w:rPr>
              <w:t>Note</w:t>
            </w:r>
          </w:p>
        </w:tc>
      </w:tr>
      <w:tr w:rsidR="00FA2280" w:rsidRPr="005B4766" w14:paraId="46596F19" w14:textId="77777777" w:rsidTr="001D0261">
        <w:tc>
          <w:tcPr>
            <w:tcW w:w="885" w:type="pct"/>
          </w:tcPr>
          <w:p w14:paraId="47DCEB88" w14:textId="77777777" w:rsidR="00A976C0" w:rsidRPr="00354074" w:rsidRDefault="00A976C0" w:rsidP="00E53A09">
            <w:pPr>
              <w:rPr>
                <w:rFonts w:cs="Tahoma"/>
                <w:sz w:val="18"/>
                <w:szCs w:val="18"/>
              </w:rPr>
            </w:pPr>
            <w:r w:rsidRPr="00354074">
              <w:rPr>
                <w:rFonts w:cs="Tahoma"/>
                <w:sz w:val="18"/>
                <w:szCs w:val="18"/>
              </w:rPr>
              <w:t>Record Type</w:t>
            </w:r>
          </w:p>
        </w:tc>
        <w:tc>
          <w:tcPr>
            <w:tcW w:w="458" w:type="pct"/>
          </w:tcPr>
          <w:p w14:paraId="01448C3D" w14:textId="77777777" w:rsidR="00A976C0" w:rsidRPr="00354074" w:rsidRDefault="00A976C0" w:rsidP="00E53A09">
            <w:pPr>
              <w:rPr>
                <w:rFonts w:cs="Tahoma"/>
                <w:sz w:val="18"/>
                <w:szCs w:val="18"/>
              </w:rPr>
            </w:pPr>
            <w:r w:rsidRPr="00354074">
              <w:rPr>
                <w:rFonts w:cs="Tahoma"/>
                <w:sz w:val="18"/>
                <w:szCs w:val="18"/>
              </w:rPr>
              <w:t>1</w:t>
            </w:r>
          </w:p>
        </w:tc>
        <w:tc>
          <w:tcPr>
            <w:tcW w:w="840" w:type="pct"/>
          </w:tcPr>
          <w:p w14:paraId="3DC4ACBE" w14:textId="77777777" w:rsidR="00A976C0" w:rsidRPr="00354074" w:rsidRDefault="00A976C0" w:rsidP="00E53A09">
            <w:pPr>
              <w:rPr>
                <w:rFonts w:cs="Tahoma"/>
                <w:sz w:val="18"/>
                <w:szCs w:val="18"/>
              </w:rPr>
            </w:pPr>
            <w:r w:rsidRPr="00354074">
              <w:rPr>
                <w:rFonts w:cs="Tahoma"/>
                <w:sz w:val="18"/>
                <w:szCs w:val="18"/>
              </w:rPr>
              <w:t>255</w:t>
            </w:r>
          </w:p>
        </w:tc>
        <w:tc>
          <w:tcPr>
            <w:tcW w:w="741" w:type="pct"/>
          </w:tcPr>
          <w:p w14:paraId="3D23D1C9"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2233EC61" w14:textId="77777777" w:rsidR="00A976C0" w:rsidRPr="00354074" w:rsidRDefault="00A976C0" w:rsidP="00E53A09">
            <w:pPr>
              <w:rPr>
                <w:rFonts w:cs="Tahoma"/>
                <w:sz w:val="18"/>
                <w:szCs w:val="18"/>
              </w:rPr>
            </w:pPr>
            <w:r w:rsidRPr="00354074">
              <w:rPr>
                <w:rFonts w:cs="Tahoma"/>
                <w:sz w:val="18"/>
                <w:szCs w:val="18"/>
              </w:rPr>
              <w:t>ADJUSTMENTS</w:t>
            </w:r>
          </w:p>
        </w:tc>
        <w:tc>
          <w:tcPr>
            <w:tcW w:w="692" w:type="pct"/>
          </w:tcPr>
          <w:p w14:paraId="3D000F58" w14:textId="77777777" w:rsidR="00A976C0" w:rsidRPr="00354074" w:rsidRDefault="00A976C0" w:rsidP="00E53A09">
            <w:pPr>
              <w:rPr>
                <w:rFonts w:cs="Tahoma"/>
                <w:sz w:val="18"/>
                <w:szCs w:val="18"/>
              </w:rPr>
            </w:pPr>
          </w:p>
        </w:tc>
      </w:tr>
      <w:tr w:rsidR="00FA2280" w:rsidRPr="005B4766" w14:paraId="33A4AD66" w14:textId="77777777" w:rsidTr="001D0261">
        <w:tc>
          <w:tcPr>
            <w:tcW w:w="885" w:type="pct"/>
          </w:tcPr>
          <w:p w14:paraId="7007DA89" w14:textId="77777777" w:rsidR="00A976C0" w:rsidRPr="00354074" w:rsidRDefault="00A976C0" w:rsidP="00E53A09">
            <w:pPr>
              <w:rPr>
                <w:rFonts w:cs="Tahoma"/>
                <w:sz w:val="18"/>
                <w:szCs w:val="18"/>
              </w:rPr>
            </w:pPr>
            <w:r w:rsidRPr="00354074">
              <w:rPr>
                <w:rFonts w:cs="Tahoma"/>
                <w:sz w:val="18"/>
                <w:szCs w:val="18"/>
              </w:rPr>
              <w:t>Adjustment Name</w:t>
            </w:r>
          </w:p>
        </w:tc>
        <w:tc>
          <w:tcPr>
            <w:tcW w:w="458" w:type="pct"/>
          </w:tcPr>
          <w:p w14:paraId="7857AC68" w14:textId="77777777" w:rsidR="00A976C0" w:rsidRPr="00354074" w:rsidRDefault="00A976C0" w:rsidP="00E53A09">
            <w:pPr>
              <w:rPr>
                <w:rFonts w:cs="Tahoma"/>
                <w:sz w:val="18"/>
                <w:szCs w:val="18"/>
              </w:rPr>
            </w:pPr>
            <w:r w:rsidRPr="00354074">
              <w:rPr>
                <w:rFonts w:cs="Tahoma"/>
                <w:sz w:val="18"/>
                <w:szCs w:val="18"/>
              </w:rPr>
              <w:t>2</w:t>
            </w:r>
          </w:p>
        </w:tc>
        <w:tc>
          <w:tcPr>
            <w:tcW w:w="840" w:type="pct"/>
          </w:tcPr>
          <w:p w14:paraId="567E0EB0" w14:textId="77777777" w:rsidR="00A976C0" w:rsidRPr="00354074" w:rsidRDefault="00A976C0" w:rsidP="00E53A09">
            <w:pPr>
              <w:rPr>
                <w:rFonts w:cs="Tahoma"/>
                <w:sz w:val="18"/>
                <w:szCs w:val="18"/>
              </w:rPr>
            </w:pPr>
            <w:r w:rsidRPr="00354074">
              <w:rPr>
                <w:rFonts w:cs="Tahoma"/>
                <w:sz w:val="18"/>
                <w:szCs w:val="18"/>
              </w:rPr>
              <w:t>40</w:t>
            </w:r>
          </w:p>
        </w:tc>
        <w:tc>
          <w:tcPr>
            <w:tcW w:w="741" w:type="pct"/>
          </w:tcPr>
          <w:p w14:paraId="3D0647FC"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3504646A" w14:textId="77777777" w:rsidR="00A976C0" w:rsidRPr="00354074" w:rsidRDefault="00A976C0" w:rsidP="00E53A09">
            <w:pPr>
              <w:rPr>
                <w:rFonts w:cs="Tahoma"/>
                <w:sz w:val="18"/>
                <w:szCs w:val="18"/>
              </w:rPr>
            </w:pPr>
            <w:r w:rsidRPr="00354074">
              <w:rPr>
                <w:rFonts w:cs="Tahoma"/>
                <w:sz w:val="18"/>
                <w:szCs w:val="18"/>
              </w:rPr>
              <w:t>e.g. SOGEA credit</w:t>
            </w:r>
          </w:p>
        </w:tc>
        <w:tc>
          <w:tcPr>
            <w:tcW w:w="692" w:type="pct"/>
          </w:tcPr>
          <w:p w14:paraId="048D167F" w14:textId="77777777" w:rsidR="00A976C0" w:rsidRPr="00354074" w:rsidRDefault="00A976C0" w:rsidP="00E53A09">
            <w:pPr>
              <w:rPr>
                <w:rFonts w:cs="Tahoma"/>
                <w:sz w:val="18"/>
                <w:szCs w:val="18"/>
              </w:rPr>
            </w:pPr>
          </w:p>
        </w:tc>
      </w:tr>
      <w:tr w:rsidR="00FA2280" w:rsidRPr="005B4766" w14:paraId="143FBFD2" w14:textId="77777777" w:rsidTr="001D0261">
        <w:tc>
          <w:tcPr>
            <w:tcW w:w="885" w:type="pct"/>
          </w:tcPr>
          <w:p w14:paraId="4F9D02C9" w14:textId="77777777" w:rsidR="00A976C0" w:rsidRPr="00354074" w:rsidRDefault="00A976C0" w:rsidP="00E53A09">
            <w:pPr>
              <w:rPr>
                <w:rFonts w:cs="Tahoma"/>
                <w:sz w:val="18"/>
                <w:szCs w:val="18"/>
              </w:rPr>
            </w:pPr>
            <w:r w:rsidRPr="00354074">
              <w:rPr>
                <w:rFonts w:cs="Tahoma"/>
                <w:sz w:val="18"/>
                <w:szCs w:val="18"/>
              </w:rPr>
              <w:t xml:space="preserve">*Product Tariff Name </w:t>
            </w:r>
          </w:p>
        </w:tc>
        <w:tc>
          <w:tcPr>
            <w:tcW w:w="458" w:type="pct"/>
          </w:tcPr>
          <w:p w14:paraId="5580C5F7" w14:textId="77777777" w:rsidR="00A976C0" w:rsidRPr="00354074" w:rsidRDefault="00A976C0" w:rsidP="00E53A09">
            <w:pPr>
              <w:rPr>
                <w:rFonts w:cs="Tahoma"/>
                <w:sz w:val="18"/>
                <w:szCs w:val="18"/>
              </w:rPr>
            </w:pPr>
            <w:r w:rsidRPr="00354074">
              <w:rPr>
                <w:rFonts w:cs="Tahoma"/>
                <w:sz w:val="18"/>
                <w:szCs w:val="18"/>
              </w:rPr>
              <w:t>3</w:t>
            </w:r>
          </w:p>
        </w:tc>
        <w:tc>
          <w:tcPr>
            <w:tcW w:w="840" w:type="pct"/>
          </w:tcPr>
          <w:p w14:paraId="4837729E" w14:textId="77777777" w:rsidR="00A976C0" w:rsidRPr="00354074" w:rsidRDefault="00A976C0" w:rsidP="00E53A09">
            <w:pPr>
              <w:rPr>
                <w:rFonts w:cs="Tahoma"/>
                <w:sz w:val="18"/>
                <w:szCs w:val="18"/>
              </w:rPr>
            </w:pPr>
            <w:r w:rsidRPr="00354074">
              <w:rPr>
                <w:rFonts w:cs="Tahoma"/>
                <w:sz w:val="18"/>
                <w:szCs w:val="18"/>
              </w:rPr>
              <w:t>40</w:t>
            </w:r>
          </w:p>
        </w:tc>
        <w:tc>
          <w:tcPr>
            <w:tcW w:w="741" w:type="pct"/>
          </w:tcPr>
          <w:p w14:paraId="1234E1BB"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11C47D9B"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3A135F67" w14:textId="77777777" w:rsidR="00A976C0" w:rsidRPr="00354074" w:rsidRDefault="00A976C0" w:rsidP="00E53A09">
            <w:pPr>
              <w:rPr>
                <w:rFonts w:cs="Tahoma"/>
                <w:sz w:val="18"/>
                <w:szCs w:val="18"/>
              </w:rPr>
            </w:pPr>
          </w:p>
        </w:tc>
      </w:tr>
      <w:tr w:rsidR="00FA2280" w:rsidRPr="005B4766" w14:paraId="7F1BFF62" w14:textId="77777777" w:rsidTr="001D0261">
        <w:tc>
          <w:tcPr>
            <w:tcW w:w="885" w:type="pct"/>
          </w:tcPr>
          <w:p w14:paraId="6CAEA71D" w14:textId="77777777" w:rsidR="00A976C0" w:rsidRPr="00354074" w:rsidRDefault="00A976C0" w:rsidP="00E53A09">
            <w:pPr>
              <w:rPr>
                <w:rFonts w:cs="Tahoma"/>
                <w:sz w:val="18"/>
                <w:szCs w:val="18"/>
              </w:rPr>
            </w:pPr>
            <w:r w:rsidRPr="00354074">
              <w:rPr>
                <w:rFonts w:cs="Tahoma"/>
                <w:sz w:val="18"/>
                <w:szCs w:val="18"/>
              </w:rPr>
              <w:t>Adjustment free text field</w:t>
            </w:r>
          </w:p>
        </w:tc>
        <w:tc>
          <w:tcPr>
            <w:tcW w:w="458" w:type="pct"/>
          </w:tcPr>
          <w:p w14:paraId="034DFCD9" w14:textId="77777777" w:rsidR="00A976C0" w:rsidRPr="00354074" w:rsidRDefault="00A976C0" w:rsidP="00E53A09">
            <w:pPr>
              <w:rPr>
                <w:rFonts w:cs="Tahoma"/>
                <w:sz w:val="18"/>
                <w:szCs w:val="18"/>
              </w:rPr>
            </w:pPr>
            <w:r w:rsidRPr="00354074">
              <w:rPr>
                <w:rFonts w:cs="Tahoma"/>
                <w:sz w:val="18"/>
                <w:szCs w:val="18"/>
              </w:rPr>
              <w:t>4</w:t>
            </w:r>
          </w:p>
        </w:tc>
        <w:tc>
          <w:tcPr>
            <w:tcW w:w="840" w:type="pct"/>
          </w:tcPr>
          <w:p w14:paraId="61E9C74E" w14:textId="77777777" w:rsidR="00A976C0" w:rsidRPr="00354074" w:rsidRDefault="00A976C0" w:rsidP="00E53A09">
            <w:pPr>
              <w:rPr>
                <w:rFonts w:cs="Tahoma"/>
                <w:sz w:val="18"/>
                <w:szCs w:val="18"/>
              </w:rPr>
            </w:pPr>
            <w:r w:rsidRPr="00354074">
              <w:rPr>
                <w:rFonts w:cs="Tahoma"/>
                <w:sz w:val="18"/>
                <w:szCs w:val="18"/>
              </w:rPr>
              <w:t>255</w:t>
            </w:r>
          </w:p>
        </w:tc>
        <w:tc>
          <w:tcPr>
            <w:tcW w:w="741" w:type="pct"/>
          </w:tcPr>
          <w:p w14:paraId="608FD733"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093FA489" w14:textId="77777777" w:rsidR="00A976C0" w:rsidRPr="00354074" w:rsidRDefault="00A976C0" w:rsidP="00E53A09">
            <w:pPr>
              <w:rPr>
                <w:rFonts w:cs="Tahoma"/>
                <w:sz w:val="18"/>
                <w:szCs w:val="18"/>
              </w:rPr>
            </w:pPr>
            <w:r w:rsidRPr="00354074">
              <w:rPr>
                <w:rFonts w:cs="Tahoma"/>
                <w:sz w:val="18"/>
                <w:szCs w:val="18"/>
              </w:rPr>
              <w:t>e.g. OGEA12345673 Compensation</w:t>
            </w:r>
          </w:p>
        </w:tc>
        <w:tc>
          <w:tcPr>
            <w:tcW w:w="692" w:type="pct"/>
          </w:tcPr>
          <w:p w14:paraId="6997C98C" w14:textId="77777777" w:rsidR="00A976C0" w:rsidRPr="00354074" w:rsidRDefault="00A976C0" w:rsidP="00E53A09">
            <w:pPr>
              <w:rPr>
                <w:rFonts w:cs="Tahoma"/>
                <w:sz w:val="18"/>
                <w:szCs w:val="18"/>
              </w:rPr>
            </w:pPr>
          </w:p>
        </w:tc>
      </w:tr>
      <w:tr w:rsidR="00FA2280" w:rsidRPr="005B4766" w14:paraId="2EBB24B0" w14:textId="77777777" w:rsidTr="001D0261">
        <w:tc>
          <w:tcPr>
            <w:tcW w:w="885" w:type="pct"/>
          </w:tcPr>
          <w:p w14:paraId="702158A5" w14:textId="77777777" w:rsidR="00A976C0" w:rsidRPr="00354074" w:rsidRDefault="00A976C0" w:rsidP="00E53A09">
            <w:pPr>
              <w:rPr>
                <w:rFonts w:cs="Tahoma"/>
                <w:sz w:val="18"/>
                <w:szCs w:val="18"/>
              </w:rPr>
            </w:pPr>
            <w:r w:rsidRPr="00354074">
              <w:rPr>
                <w:rFonts w:cs="Tahoma"/>
                <w:sz w:val="18"/>
                <w:szCs w:val="18"/>
              </w:rPr>
              <w:t>*Charge Desc/Type</w:t>
            </w:r>
          </w:p>
        </w:tc>
        <w:tc>
          <w:tcPr>
            <w:tcW w:w="458" w:type="pct"/>
          </w:tcPr>
          <w:p w14:paraId="4A52B07F" w14:textId="77777777" w:rsidR="00A976C0" w:rsidRPr="00354074" w:rsidRDefault="00A976C0" w:rsidP="00E53A09">
            <w:pPr>
              <w:rPr>
                <w:rFonts w:cs="Tahoma"/>
                <w:sz w:val="18"/>
                <w:szCs w:val="18"/>
              </w:rPr>
            </w:pPr>
            <w:r w:rsidRPr="00354074">
              <w:rPr>
                <w:rFonts w:cs="Tahoma"/>
                <w:sz w:val="18"/>
                <w:szCs w:val="18"/>
              </w:rPr>
              <w:t>5</w:t>
            </w:r>
          </w:p>
        </w:tc>
        <w:tc>
          <w:tcPr>
            <w:tcW w:w="840" w:type="pct"/>
          </w:tcPr>
          <w:p w14:paraId="6149CA08" w14:textId="77777777" w:rsidR="00A976C0" w:rsidRPr="00354074" w:rsidRDefault="00A976C0" w:rsidP="00E53A09">
            <w:pPr>
              <w:rPr>
                <w:rFonts w:cs="Tahoma"/>
                <w:sz w:val="18"/>
                <w:szCs w:val="18"/>
              </w:rPr>
            </w:pPr>
            <w:r w:rsidRPr="00354074">
              <w:rPr>
                <w:rFonts w:cs="Tahoma"/>
                <w:sz w:val="18"/>
                <w:szCs w:val="18"/>
              </w:rPr>
              <w:t>20</w:t>
            </w:r>
          </w:p>
        </w:tc>
        <w:tc>
          <w:tcPr>
            <w:tcW w:w="741" w:type="pct"/>
          </w:tcPr>
          <w:p w14:paraId="66D88333"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1B2E23C1"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541E6FFD" w14:textId="77777777" w:rsidR="00A976C0" w:rsidRPr="00354074" w:rsidRDefault="00A976C0" w:rsidP="00E53A09">
            <w:pPr>
              <w:rPr>
                <w:rFonts w:cs="Tahoma"/>
                <w:sz w:val="18"/>
                <w:szCs w:val="18"/>
              </w:rPr>
            </w:pPr>
          </w:p>
        </w:tc>
      </w:tr>
      <w:tr w:rsidR="00FA2280" w:rsidRPr="005B4766" w14:paraId="1B4A8F43" w14:textId="77777777" w:rsidTr="001D0261">
        <w:tc>
          <w:tcPr>
            <w:tcW w:w="885" w:type="pct"/>
          </w:tcPr>
          <w:p w14:paraId="5C7B3D5E" w14:textId="77777777" w:rsidR="00A976C0" w:rsidRPr="00354074" w:rsidRDefault="00A976C0" w:rsidP="00E53A09">
            <w:pPr>
              <w:rPr>
                <w:rFonts w:cs="Tahoma"/>
                <w:sz w:val="18"/>
                <w:szCs w:val="18"/>
              </w:rPr>
            </w:pPr>
            <w:r w:rsidRPr="00354074">
              <w:rPr>
                <w:rFonts w:cs="Tahoma"/>
                <w:sz w:val="18"/>
                <w:szCs w:val="18"/>
              </w:rPr>
              <w:t>*Charge Reason</w:t>
            </w:r>
          </w:p>
        </w:tc>
        <w:tc>
          <w:tcPr>
            <w:tcW w:w="458" w:type="pct"/>
          </w:tcPr>
          <w:p w14:paraId="7EEE1949" w14:textId="77777777" w:rsidR="00A976C0" w:rsidRPr="00354074" w:rsidRDefault="00A976C0" w:rsidP="00E53A09">
            <w:pPr>
              <w:rPr>
                <w:rFonts w:cs="Tahoma"/>
                <w:sz w:val="18"/>
                <w:szCs w:val="18"/>
              </w:rPr>
            </w:pPr>
            <w:r w:rsidRPr="00354074">
              <w:rPr>
                <w:rFonts w:cs="Tahoma"/>
                <w:sz w:val="18"/>
                <w:szCs w:val="18"/>
              </w:rPr>
              <w:t>6</w:t>
            </w:r>
          </w:p>
        </w:tc>
        <w:tc>
          <w:tcPr>
            <w:tcW w:w="840" w:type="pct"/>
          </w:tcPr>
          <w:p w14:paraId="0F4CF311" w14:textId="77777777" w:rsidR="00A976C0" w:rsidRPr="00354074" w:rsidRDefault="00A976C0" w:rsidP="00E53A09">
            <w:pPr>
              <w:rPr>
                <w:rFonts w:cs="Tahoma"/>
                <w:sz w:val="18"/>
                <w:szCs w:val="18"/>
              </w:rPr>
            </w:pPr>
            <w:r w:rsidRPr="00354074">
              <w:rPr>
                <w:rFonts w:cs="Tahoma"/>
                <w:sz w:val="18"/>
                <w:szCs w:val="18"/>
              </w:rPr>
              <w:t>40</w:t>
            </w:r>
          </w:p>
        </w:tc>
        <w:tc>
          <w:tcPr>
            <w:tcW w:w="741" w:type="pct"/>
          </w:tcPr>
          <w:p w14:paraId="16159C3C"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56176118"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59F4B181" w14:textId="77777777" w:rsidR="00A976C0" w:rsidRPr="00354074" w:rsidRDefault="00A976C0" w:rsidP="00E53A09">
            <w:pPr>
              <w:rPr>
                <w:rFonts w:cs="Tahoma"/>
                <w:sz w:val="18"/>
                <w:szCs w:val="18"/>
              </w:rPr>
            </w:pPr>
          </w:p>
        </w:tc>
      </w:tr>
      <w:tr w:rsidR="00FA2280" w:rsidRPr="005B4766" w14:paraId="4B807C61" w14:textId="77777777" w:rsidTr="001D0261">
        <w:tc>
          <w:tcPr>
            <w:tcW w:w="885" w:type="pct"/>
          </w:tcPr>
          <w:p w14:paraId="1666B850" w14:textId="77777777" w:rsidR="00A976C0" w:rsidRPr="00354074" w:rsidRDefault="00A976C0" w:rsidP="00E53A09">
            <w:pPr>
              <w:rPr>
                <w:rFonts w:cs="Tahoma"/>
                <w:sz w:val="18"/>
                <w:szCs w:val="18"/>
              </w:rPr>
            </w:pPr>
            <w:r w:rsidRPr="00354074">
              <w:rPr>
                <w:rFonts w:cs="Tahoma"/>
                <w:sz w:val="18"/>
                <w:szCs w:val="18"/>
              </w:rPr>
              <w:t>Adjustment Date</w:t>
            </w:r>
          </w:p>
        </w:tc>
        <w:tc>
          <w:tcPr>
            <w:tcW w:w="458" w:type="pct"/>
          </w:tcPr>
          <w:p w14:paraId="7DB986A9" w14:textId="77777777" w:rsidR="00A976C0" w:rsidRPr="00354074" w:rsidRDefault="00A976C0" w:rsidP="00E53A09">
            <w:pPr>
              <w:rPr>
                <w:rFonts w:cs="Tahoma"/>
                <w:sz w:val="18"/>
                <w:szCs w:val="18"/>
              </w:rPr>
            </w:pPr>
            <w:r w:rsidRPr="00354074">
              <w:rPr>
                <w:rFonts w:cs="Tahoma"/>
                <w:sz w:val="18"/>
                <w:szCs w:val="18"/>
              </w:rPr>
              <w:t>7</w:t>
            </w:r>
          </w:p>
        </w:tc>
        <w:tc>
          <w:tcPr>
            <w:tcW w:w="840" w:type="pct"/>
          </w:tcPr>
          <w:p w14:paraId="51700B09" w14:textId="77777777" w:rsidR="00A976C0" w:rsidRPr="00354074" w:rsidRDefault="00A976C0" w:rsidP="00E53A09">
            <w:pPr>
              <w:rPr>
                <w:rFonts w:cs="Tahoma"/>
                <w:sz w:val="18"/>
                <w:szCs w:val="18"/>
              </w:rPr>
            </w:pPr>
            <w:r w:rsidRPr="00354074">
              <w:rPr>
                <w:rFonts w:cs="Tahoma"/>
                <w:sz w:val="18"/>
                <w:szCs w:val="18"/>
              </w:rPr>
              <w:t>DATE</w:t>
            </w:r>
          </w:p>
        </w:tc>
        <w:tc>
          <w:tcPr>
            <w:tcW w:w="741" w:type="pct"/>
          </w:tcPr>
          <w:p w14:paraId="52644C08" w14:textId="77777777" w:rsidR="00A976C0" w:rsidRPr="00354074" w:rsidRDefault="00A976C0" w:rsidP="00E53A09">
            <w:pPr>
              <w:rPr>
                <w:rFonts w:cs="Tahoma"/>
                <w:sz w:val="18"/>
                <w:szCs w:val="18"/>
              </w:rPr>
            </w:pPr>
            <w:r w:rsidRPr="00354074">
              <w:rPr>
                <w:rFonts w:cs="Tahoma"/>
                <w:sz w:val="18"/>
                <w:szCs w:val="18"/>
              </w:rPr>
              <w:t>YYYYMMDD</w:t>
            </w:r>
          </w:p>
        </w:tc>
        <w:tc>
          <w:tcPr>
            <w:tcW w:w="1383" w:type="pct"/>
          </w:tcPr>
          <w:p w14:paraId="6CC5C118" w14:textId="77777777" w:rsidR="00A976C0" w:rsidRPr="00354074" w:rsidRDefault="00A976C0" w:rsidP="00E53A09">
            <w:pPr>
              <w:rPr>
                <w:rFonts w:cs="Tahoma"/>
                <w:sz w:val="18"/>
                <w:szCs w:val="18"/>
              </w:rPr>
            </w:pPr>
            <w:r w:rsidRPr="00354074">
              <w:rPr>
                <w:rFonts w:cs="Tahoma"/>
                <w:sz w:val="18"/>
                <w:szCs w:val="18"/>
              </w:rPr>
              <w:t>e.g. 20090101</w:t>
            </w:r>
          </w:p>
        </w:tc>
        <w:tc>
          <w:tcPr>
            <w:tcW w:w="692" w:type="pct"/>
          </w:tcPr>
          <w:p w14:paraId="798DAF06" w14:textId="77777777" w:rsidR="00A976C0" w:rsidRPr="00354074" w:rsidRDefault="00A976C0" w:rsidP="00E53A09">
            <w:pPr>
              <w:rPr>
                <w:rFonts w:cs="Tahoma"/>
                <w:sz w:val="18"/>
                <w:szCs w:val="18"/>
              </w:rPr>
            </w:pPr>
          </w:p>
        </w:tc>
      </w:tr>
      <w:tr w:rsidR="00FA2280" w:rsidRPr="005B4766" w14:paraId="49772586" w14:textId="77777777" w:rsidTr="001D0261">
        <w:tc>
          <w:tcPr>
            <w:tcW w:w="885" w:type="pct"/>
          </w:tcPr>
          <w:p w14:paraId="1B30712E" w14:textId="77777777" w:rsidR="00A976C0" w:rsidRPr="00354074" w:rsidRDefault="00A976C0" w:rsidP="00E53A09">
            <w:pPr>
              <w:rPr>
                <w:rFonts w:cs="Tahoma"/>
                <w:sz w:val="18"/>
                <w:szCs w:val="18"/>
              </w:rPr>
            </w:pPr>
            <w:r w:rsidRPr="00354074">
              <w:rPr>
                <w:rFonts w:cs="Tahoma"/>
                <w:sz w:val="18"/>
                <w:szCs w:val="18"/>
              </w:rPr>
              <w:t>*End Date</w:t>
            </w:r>
          </w:p>
        </w:tc>
        <w:tc>
          <w:tcPr>
            <w:tcW w:w="458" w:type="pct"/>
          </w:tcPr>
          <w:p w14:paraId="2C72A051" w14:textId="77777777" w:rsidR="00A976C0" w:rsidRPr="00354074" w:rsidRDefault="00A976C0" w:rsidP="00E53A09">
            <w:pPr>
              <w:rPr>
                <w:rFonts w:cs="Tahoma"/>
                <w:sz w:val="18"/>
                <w:szCs w:val="18"/>
              </w:rPr>
            </w:pPr>
            <w:r w:rsidRPr="00354074">
              <w:rPr>
                <w:rFonts w:cs="Tahoma"/>
                <w:sz w:val="18"/>
                <w:szCs w:val="18"/>
              </w:rPr>
              <w:t>8</w:t>
            </w:r>
          </w:p>
        </w:tc>
        <w:tc>
          <w:tcPr>
            <w:tcW w:w="840" w:type="pct"/>
          </w:tcPr>
          <w:p w14:paraId="447D1C84" w14:textId="77777777" w:rsidR="00A976C0" w:rsidRPr="00354074" w:rsidRDefault="00A976C0" w:rsidP="00E53A09">
            <w:pPr>
              <w:rPr>
                <w:rFonts w:cs="Tahoma"/>
                <w:sz w:val="18"/>
                <w:szCs w:val="18"/>
              </w:rPr>
            </w:pPr>
            <w:r w:rsidRPr="00354074">
              <w:rPr>
                <w:rFonts w:cs="Tahoma"/>
                <w:sz w:val="18"/>
                <w:szCs w:val="18"/>
              </w:rPr>
              <w:t>DATE</w:t>
            </w:r>
          </w:p>
        </w:tc>
        <w:tc>
          <w:tcPr>
            <w:tcW w:w="741" w:type="pct"/>
          </w:tcPr>
          <w:p w14:paraId="0EBBCCAC" w14:textId="77777777" w:rsidR="00A976C0" w:rsidRPr="00354074" w:rsidRDefault="00A976C0" w:rsidP="00E53A09">
            <w:pPr>
              <w:rPr>
                <w:rFonts w:cs="Tahoma"/>
                <w:sz w:val="18"/>
                <w:szCs w:val="18"/>
              </w:rPr>
            </w:pPr>
            <w:r w:rsidRPr="00354074">
              <w:rPr>
                <w:rFonts w:cs="Tahoma"/>
                <w:sz w:val="18"/>
                <w:szCs w:val="18"/>
              </w:rPr>
              <w:t>YYYYMMDD</w:t>
            </w:r>
          </w:p>
        </w:tc>
        <w:tc>
          <w:tcPr>
            <w:tcW w:w="1383" w:type="pct"/>
          </w:tcPr>
          <w:p w14:paraId="55A7985B"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198CCBE7" w14:textId="77777777" w:rsidR="00A976C0" w:rsidRPr="00354074" w:rsidRDefault="00A976C0" w:rsidP="00E53A09">
            <w:pPr>
              <w:rPr>
                <w:rFonts w:cs="Tahoma"/>
                <w:sz w:val="18"/>
                <w:szCs w:val="18"/>
              </w:rPr>
            </w:pPr>
          </w:p>
        </w:tc>
      </w:tr>
      <w:tr w:rsidR="00FA2280" w:rsidRPr="005B4766" w14:paraId="34290460" w14:textId="77777777" w:rsidTr="001D0261">
        <w:tc>
          <w:tcPr>
            <w:tcW w:w="885" w:type="pct"/>
          </w:tcPr>
          <w:p w14:paraId="7AE75FE4" w14:textId="77777777" w:rsidR="00A976C0" w:rsidRPr="00354074" w:rsidRDefault="00A976C0" w:rsidP="00E53A09">
            <w:pPr>
              <w:rPr>
                <w:rFonts w:cs="Tahoma"/>
                <w:sz w:val="18"/>
                <w:szCs w:val="18"/>
              </w:rPr>
            </w:pPr>
            <w:r w:rsidRPr="00354074">
              <w:rPr>
                <w:rFonts w:cs="Tahoma"/>
                <w:sz w:val="18"/>
                <w:szCs w:val="18"/>
              </w:rPr>
              <w:t>*Address Line 1</w:t>
            </w:r>
          </w:p>
        </w:tc>
        <w:tc>
          <w:tcPr>
            <w:tcW w:w="458" w:type="pct"/>
          </w:tcPr>
          <w:p w14:paraId="1956A258" w14:textId="77777777" w:rsidR="00A976C0" w:rsidRPr="00354074" w:rsidRDefault="00A976C0" w:rsidP="00E53A09">
            <w:pPr>
              <w:rPr>
                <w:rFonts w:cs="Tahoma"/>
                <w:sz w:val="18"/>
                <w:szCs w:val="18"/>
              </w:rPr>
            </w:pPr>
            <w:r w:rsidRPr="00354074">
              <w:rPr>
                <w:rFonts w:cs="Tahoma"/>
                <w:sz w:val="18"/>
                <w:szCs w:val="18"/>
              </w:rPr>
              <w:t>9</w:t>
            </w:r>
          </w:p>
        </w:tc>
        <w:tc>
          <w:tcPr>
            <w:tcW w:w="840" w:type="pct"/>
          </w:tcPr>
          <w:p w14:paraId="2B9ECED4" w14:textId="77777777" w:rsidR="00A976C0" w:rsidRPr="00354074" w:rsidRDefault="00A976C0" w:rsidP="00E53A09">
            <w:pPr>
              <w:rPr>
                <w:rFonts w:cs="Tahoma"/>
                <w:sz w:val="18"/>
                <w:szCs w:val="18"/>
              </w:rPr>
            </w:pPr>
            <w:r w:rsidRPr="00354074">
              <w:rPr>
                <w:rFonts w:cs="Tahoma"/>
                <w:sz w:val="18"/>
                <w:szCs w:val="18"/>
              </w:rPr>
              <w:t>80</w:t>
            </w:r>
          </w:p>
        </w:tc>
        <w:tc>
          <w:tcPr>
            <w:tcW w:w="741" w:type="pct"/>
          </w:tcPr>
          <w:p w14:paraId="06717216"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49326C04"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2E66ADDF" w14:textId="77777777" w:rsidR="00A976C0" w:rsidRPr="00354074" w:rsidRDefault="00A976C0" w:rsidP="00E53A09">
            <w:pPr>
              <w:rPr>
                <w:rFonts w:cs="Tahoma"/>
                <w:sz w:val="18"/>
                <w:szCs w:val="18"/>
              </w:rPr>
            </w:pPr>
          </w:p>
        </w:tc>
      </w:tr>
      <w:tr w:rsidR="00FA2280" w:rsidRPr="005B4766" w14:paraId="65FAA652" w14:textId="77777777" w:rsidTr="001D0261">
        <w:tc>
          <w:tcPr>
            <w:tcW w:w="885" w:type="pct"/>
          </w:tcPr>
          <w:p w14:paraId="2499B1D7" w14:textId="77777777" w:rsidR="00A976C0" w:rsidRPr="00354074" w:rsidRDefault="00A976C0" w:rsidP="00E53A09">
            <w:pPr>
              <w:rPr>
                <w:rFonts w:cs="Tahoma"/>
                <w:sz w:val="18"/>
                <w:szCs w:val="18"/>
              </w:rPr>
            </w:pPr>
            <w:r w:rsidRPr="00354074">
              <w:rPr>
                <w:rFonts w:cs="Tahoma"/>
                <w:sz w:val="18"/>
                <w:szCs w:val="18"/>
              </w:rPr>
              <w:t>*Post Code</w:t>
            </w:r>
          </w:p>
        </w:tc>
        <w:tc>
          <w:tcPr>
            <w:tcW w:w="458" w:type="pct"/>
          </w:tcPr>
          <w:p w14:paraId="37484C37" w14:textId="77777777" w:rsidR="00A976C0" w:rsidRPr="00354074" w:rsidRDefault="00A976C0" w:rsidP="00E53A09">
            <w:pPr>
              <w:rPr>
                <w:rFonts w:cs="Tahoma"/>
                <w:sz w:val="18"/>
                <w:szCs w:val="18"/>
              </w:rPr>
            </w:pPr>
            <w:r w:rsidRPr="00354074">
              <w:rPr>
                <w:rFonts w:cs="Tahoma"/>
                <w:sz w:val="18"/>
                <w:szCs w:val="18"/>
              </w:rPr>
              <w:t>10</w:t>
            </w:r>
          </w:p>
        </w:tc>
        <w:tc>
          <w:tcPr>
            <w:tcW w:w="840" w:type="pct"/>
          </w:tcPr>
          <w:p w14:paraId="6BA09BEA" w14:textId="77777777" w:rsidR="00A976C0" w:rsidRPr="00354074" w:rsidRDefault="00A976C0" w:rsidP="00E53A09">
            <w:pPr>
              <w:rPr>
                <w:rFonts w:cs="Tahoma"/>
                <w:sz w:val="18"/>
                <w:szCs w:val="18"/>
              </w:rPr>
            </w:pPr>
            <w:r w:rsidRPr="00354074">
              <w:rPr>
                <w:rFonts w:cs="Tahoma"/>
                <w:sz w:val="18"/>
                <w:szCs w:val="18"/>
              </w:rPr>
              <w:t>16</w:t>
            </w:r>
          </w:p>
        </w:tc>
        <w:tc>
          <w:tcPr>
            <w:tcW w:w="741" w:type="pct"/>
          </w:tcPr>
          <w:p w14:paraId="0B8A5A38"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55B3D3B6"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6ECDBDE3" w14:textId="77777777" w:rsidR="00A976C0" w:rsidRPr="00354074" w:rsidRDefault="00A976C0" w:rsidP="00E53A09">
            <w:pPr>
              <w:rPr>
                <w:rFonts w:cs="Tahoma"/>
                <w:sz w:val="18"/>
                <w:szCs w:val="18"/>
              </w:rPr>
            </w:pPr>
          </w:p>
        </w:tc>
      </w:tr>
      <w:tr w:rsidR="00FA2280" w:rsidRPr="005B4766" w14:paraId="673992E7" w14:textId="77777777" w:rsidTr="001D0261">
        <w:tc>
          <w:tcPr>
            <w:tcW w:w="885" w:type="pct"/>
          </w:tcPr>
          <w:p w14:paraId="5BCB978A" w14:textId="77777777" w:rsidR="00A976C0" w:rsidRPr="00354074" w:rsidRDefault="00A976C0" w:rsidP="00E53A09">
            <w:pPr>
              <w:rPr>
                <w:rFonts w:cs="Tahoma"/>
                <w:sz w:val="18"/>
                <w:szCs w:val="18"/>
              </w:rPr>
            </w:pPr>
            <w:r w:rsidRPr="00354074">
              <w:rPr>
                <w:rFonts w:cs="Tahoma"/>
                <w:sz w:val="18"/>
                <w:szCs w:val="18"/>
              </w:rPr>
              <w:t>*CSS/</w:t>
            </w:r>
            <w:r w:rsidR="00A26F4E">
              <w:rPr>
                <w:rFonts w:cs="Tahoma"/>
                <w:sz w:val="18"/>
                <w:szCs w:val="18"/>
              </w:rPr>
              <w:t>Siebel</w:t>
            </w:r>
            <w:r w:rsidRPr="00354074">
              <w:rPr>
                <w:rFonts w:cs="Tahoma"/>
                <w:sz w:val="18"/>
                <w:szCs w:val="18"/>
              </w:rPr>
              <w:t xml:space="preserve"> Job No</w:t>
            </w:r>
          </w:p>
        </w:tc>
        <w:tc>
          <w:tcPr>
            <w:tcW w:w="458" w:type="pct"/>
          </w:tcPr>
          <w:p w14:paraId="2C817DB9" w14:textId="77777777" w:rsidR="00A976C0" w:rsidRPr="00354074" w:rsidRDefault="00A976C0" w:rsidP="00E53A09">
            <w:pPr>
              <w:rPr>
                <w:rFonts w:cs="Tahoma"/>
                <w:sz w:val="18"/>
                <w:szCs w:val="18"/>
              </w:rPr>
            </w:pPr>
            <w:r w:rsidRPr="00354074">
              <w:rPr>
                <w:rFonts w:cs="Tahoma"/>
                <w:sz w:val="18"/>
                <w:szCs w:val="18"/>
              </w:rPr>
              <w:t>11</w:t>
            </w:r>
          </w:p>
        </w:tc>
        <w:tc>
          <w:tcPr>
            <w:tcW w:w="840" w:type="pct"/>
          </w:tcPr>
          <w:p w14:paraId="7EC0EDF5" w14:textId="77777777" w:rsidR="00A976C0" w:rsidRPr="00354074" w:rsidRDefault="00A976C0" w:rsidP="00E53A09">
            <w:pPr>
              <w:rPr>
                <w:rFonts w:cs="Tahoma"/>
                <w:sz w:val="18"/>
                <w:szCs w:val="18"/>
              </w:rPr>
            </w:pPr>
            <w:r w:rsidRPr="00354074">
              <w:rPr>
                <w:rFonts w:cs="Tahoma"/>
                <w:sz w:val="18"/>
                <w:szCs w:val="18"/>
              </w:rPr>
              <w:t>20</w:t>
            </w:r>
          </w:p>
        </w:tc>
        <w:tc>
          <w:tcPr>
            <w:tcW w:w="741" w:type="pct"/>
          </w:tcPr>
          <w:p w14:paraId="4A75C258"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22AD8B01"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76BA6174" w14:textId="77777777" w:rsidR="00A976C0" w:rsidRPr="00354074" w:rsidRDefault="00A976C0" w:rsidP="00E53A09">
            <w:pPr>
              <w:rPr>
                <w:rFonts w:cs="Tahoma"/>
                <w:sz w:val="18"/>
                <w:szCs w:val="18"/>
              </w:rPr>
            </w:pPr>
          </w:p>
        </w:tc>
      </w:tr>
      <w:tr w:rsidR="00FA2280" w:rsidRPr="005B4766" w14:paraId="2CC1068C" w14:textId="77777777" w:rsidTr="001D0261">
        <w:tc>
          <w:tcPr>
            <w:tcW w:w="885" w:type="pct"/>
          </w:tcPr>
          <w:p w14:paraId="26C59A2F" w14:textId="77777777" w:rsidR="00A976C0" w:rsidRPr="00354074" w:rsidRDefault="00A976C0" w:rsidP="00E53A09">
            <w:pPr>
              <w:rPr>
                <w:rFonts w:cs="Tahoma"/>
                <w:sz w:val="18"/>
                <w:szCs w:val="18"/>
              </w:rPr>
            </w:pPr>
            <w:r w:rsidRPr="00354074">
              <w:rPr>
                <w:rFonts w:cs="Tahoma"/>
                <w:sz w:val="18"/>
                <w:szCs w:val="18"/>
              </w:rPr>
              <w:t>*Cust/SP Order No/Fault No.1</w:t>
            </w:r>
          </w:p>
        </w:tc>
        <w:tc>
          <w:tcPr>
            <w:tcW w:w="458" w:type="pct"/>
          </w:tcPr>
          <w:p w14:paraId="05B8D6FE" w14:textId="77777777" w:rsidR="00A976C0" w:rsidRPr="00354074" w:rsidRDefault="00A976C0" w:rsidP="00E53A09">
            <w:pPr>
              <w:rPr>
                <w:rFonts w:cs="Tahoma"/>
                <w:sz w:val="18"/>
                <w:szCs w:val="18"/>
              </w:rPr>
            </w:pPr>
            <w:r w:rsidRPr="00354074">
              <w:rPr>
                <w:rFonts w:cs="Tahoma"/>
                <w:sz w:val="18"/>
                <w:szCs w:val="18"/>
              </w:rPr>
              <w:t>12</w:t>
            </w:r>
          </w:p>
        </w:tc>
        <w:tc>
          <w:tcPr>
            <w:tcW w:w="840" w:type="pct"/>
          </w:tcPr>
          <w:p w14:paraId="1F1C808D" w14:textId="77777777" w:rsidR="00A976C0" w:rsidRPr="00354074" w:rsidRDefault="00A976C0" w:rsidP="00E53A09">
            <w:pPr>
              <w:rPr>
                <w:rFonts w:cs="Tahoma"/>
                <w:sz w:val="18"/>
                <w:szCs w:val="18"/>
              </w:rPr>
            </w:pPr>
            <w:r w:rsidRPr="00354074">
              <w:rPr>
                <w:rFonts w:cs="Tahoma"/>
                <w:sz w:val="18"/>
                <w:szCs w:val="18"/>
              </w:rPr>
              <w:t>20</w:t>
            </w:r>
          </w:p>
        </w:tc>
        <w:tc>
          <w:tcPr>
            <w:tcW w:w="741" w:type="pct"/>
          </w:tcPr>
          <w:p w14:paraId="237C767E"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78DA8E5F"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7394C11A" w14:textId="77777777" w:rsidR="00A976C0" w:rsidRPr="00354074" w:rsidRDefault="00A976C0" w:rsidP="00E53A09">
            <w:pPr>
              <w:rPr>
                <w:rFonts w:cs="Tahoma"/>
                <w:sz w:val="18"/>
                <w:szCs w:val="18"/>
              </w:rPr>
            </w:pPr>
          </w:p>
        </w:tc>
      </w:tr>
      <w:tr w:rsidR="00FA2280" w:rsidRPr="005B4766" w14:paraId="38DA7F2E" w14:textId="77777777" w:rsidTr="001D0261">
        <w:tc>
          <w:tcPr>
            <w:tcW w:w="885" w:type="pct"/>
          </w:tcPr>
          <w:p w14:paraId="0424E555" w14:textId="77777777" w:rsidR="00A976C0" w:rsidRPr="00354074" w:rsidRDefault="00A976C0" w:rsidP="00E53A09">
            <w:pPr>
              <w:rPr>
                <w:rFonts w:cs="Tahoma"/>
                <w:sz w:val="18"/>
                <w:szCs w:val="18"/>
              </w:rPr>
            </w:pPr>
            <w:r w:rsidRPr="00354074">
              <w:rPr>
                <w:rFonts w:cs="Tahoma"/>
                <w:sz w:val="18"/>
                <w:szCs w:val="18"/>
              </w:rPr>
              <w:t>*Cust/SP Order No/Fault No.2</w:t>
            </w:r>
          </w:p>
        </w:tc>
        <w:tc>
          <w:tcPr>
            <w:tcW w:w="458" w:type="pct"/>
          </w:tcPr>
          <w:p w14:paraId="167E9166" w14:textId="77777777" w:rsidR="00A976C0" w:rsidRPr="00354074" w:rsidRDefault="00A976C0" w:rsidP="00E53A09">
            <w:pPr>
              <w:rPr>
                <w:rFonts w:cs="Tahoma"/>
                <w:sz w:val="18"/>
                <w:szCs w:val="18"/>
              </w:rPr>
            </w:pPr>
            <w:r w:rsidRPr="00354074">
              <w:rPr>
                <w:rFonts w:cs="Tahoma"/>
                <w:sz w:val="18"/>
                <w:szCs w:val="18"/>
              </w:rPr>
              <w:t>13</w:t>
            </w:r>
          </w:p>
        </w:tc>
        <w:tc>
          <w:tcPr>
            <w:tcW w:w="840" w:type="pct"/>
          </w:tcPr>
          <w:p w14:paraId="109CAD48" w14:textId="77777777" w:rsidR="00A976C0" w:rsidRPr="00354074" w:rsidRDefault="00A976C0" w:rsidP="00E53A09">
            <w:pPr>
              <w:rPr>
                <w:rFonts w:cs="Tahoma"/>
                <w:sz w:val="18"/>
                <w:szCs w:val="18"/>
              </w:rPr>
            </w:pPr>
            <w:r w:rsidRPr="00354074">
              <w:rPr>
                <w:rFonts w:cs="Tahoma"/>
                <w:sz w:val="18"/>
                <w:szCs w:val="18"/>
              </w:rPr>
              <w:t>20</w:t>
            </w:r>
          </w:p>
        </w:tc>
        <w:tc>
          <w:tcPr>
            <w:tcW w:w="741" w:type="pct"/>
          </w:tcPr>
          <w:p w14:paraId="65B0519C"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3837BF30"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4DAE7565" w14:textId="77777777" w:rsidR="00A976C0" w:rsidRPr="00354074" w:rsidRDefault="00A976C0" w:rsidP="00E53A09">
            <w:pPr>
              <w:rPr>
                <w:rFonts w:cs="Tahoma"/>
                <w:sz w:val="18"/>
                <w:szCs w:val="18"/>
              </w:rPr>
            </w:pPr>
          </w:p>
        </w:tc>
      </w:tr>
      <w:tr w:rsidR="00FA2280" w:rsidRPr="005B4766" w14:paraId="6FF24DDE" w14:textId="77777777" w:rsidTr="001D0261">
        <w:tc>
          <w:tcPr>
            <w:tcW w:w="885" w:type="pct"/>
          </w:tcPr>
          <w:p w14:paraId="314DD93C" w14:textId="77777777" w:rsidR="00A976C0" w:rsidRPr="00354074" w:rsidRDefault="00A976C0" w:rsidP="00E53A09">
            <w:pPr>
              <w:rPr>
                <w:rFonts w:cs="Tahoma"/>
                <w:sz w:val="18"/>
                <w:szCs w:val="18"/>
              </w:rPr>
            </w:pPr>
            <w:r w:rsidRPr="00354074">
              <w:rPr>
                <w:rFonts w:cs="Tahoma"/>
                <w:sz w:val="18"/>
                <w:szCs w:val="18"/>
              </w:rPr>
              <w:t>*Quantity/HDFP air count</w:t>
            </w:r>
          </w:p>
        </w:tc>
        <w:tc>
          <w:tcPr>
            <w:tcW w:w="458" w:type="pct"/>
          </w:tcPr>
          <w:p w14:paraId="12939E41" w14:textId="77777777" w:rsidR="00A976C0" w:rsidRPr="00354074" w:rsidRDefault="00A976C0" w:rsidP="00E53A09">
            <w:pPr>
              <w:rPr>
                <w:rFonts w:cs="Tahoma"/>
                <w:sz w:val="18"/>
                <w:szCs w:val="18"/>
              </w:rPr>
            </w:pPr>
            <w:r w:rsidRPr="00354074">
              <w:rPr>
                <w:rFonts w:cs="Tahoma"/>
                <w:sz w:val="18"/>
                <w:szCs w:val="18"/>
              </w:rPr>
              <w:t>14</w:t>
            </w:r>
          </w:p>
        </w:tc>
        <w:tc>
          <w:tcPr>
            <w:tcW w:w="840" w:type="pct"/>
          </w:tcPr>
          <w:p w14:paraId="442AD3B8" w14:textId="77777777" w:rsidR="00A976C0" w:rsidRPr="00354074" w:rsidRDefault="00A976C0" w:rsidP="00E53A09">
            <w:pPr>
              <w:rPr>
                <w:rFonts w:cs="Tahoma"/>
                <w:sz w:val="18"/>
                <w:szCs w:val="18"/>
              </w:rPr>
            </w:pPr>
            <w:r w:rsidRPr="00354074">
              <w:rPr>
                <w:rFonts w:cs="Tahoma"/>
                <w:sz w:val="18"/>
                <w:szCs w:val="18"/>
              </w:rPr>
              <w:t>9</w:t>
            </w:r>
          </w:p>
        </w:tc>
        <w:tc>
          <w:tcPr>
            <w:tcW w:w="741" w:type="pct"/>
          </w:tcPr>
          <w:p w14:paraId="3A0904D9" w14:textId="77777777" w:rsidR="00A976C0" w:rsidRPr="00354074" w:rsidRDefault="00A976C0" w:rsidP="00E53A09">
            <w:pPr>
              <w:rPr>
                <w:rFonts w:cs="Tahoma"/>
                <w:sz w:val="18"/>
                <w:szCs w:val="18"/>
              </w:rPr>
            </w:pPr>
            <w:r w:rsidRPr="00354074">
              <w:rPr>
                <w:rFonts w:cs="Tahoma"/>
                <w:sz w:val="18"/>
                <w:szCs w:val="18"/>
              </w:rPr>
              <w:t>Num</w:t>
            </w:r>
          </w:p>
        </w:tc>
        <w:tc>
          <w:tcPr>
            <w:tcW w:w="1383" w:type="pct"/>
          </w:tcPr>
          <w:p w14:paraId="070BCBDB"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6A984DEC" w14:textId="77777777" w:rsidR="00A976C0" w:rsidRPr="00354074" w:rsidRDefault="00A976C0" w:rsidP="00E53A09">
            <w:pPr>
              <w:rPr>
                <w:rFonts w:cs="Tahoma"/>
                <w:sz w:val="18"/>
                <w:szCs w:val="18"/>
              </w:rPr>
            </w:pPr>
          </w:p>
        </w:tc>
      </w:tr>
      <w:tr w:rsidR="00FA2280" w:rsidRPr="005B4766" w14:paraId="07A2E64F" w14:textId="77777777" w:rsidTr="001D0261">
        <w:tc>
          <w:tcPr>
            <w:tcW w:w="885" w:type="pct"/>
          </w:tcPr>
          <w:p w14:paraId="3DA23682" w14:textId="77777777" w:rsidR="00A976C0" w:rsidRPr="00354074" w:rsidRDefault="00A976C0" w:rsidP="00E53A09">
            <w:pPr>
              <w:rPr>
                <w:rFonts w:cs="Tahoma"/>
                <w:sz w:val="18"/>
                <w:szCs w:val="18"/>
              </w:rPr>
            </w:pPr>
            <w:r w:rsidRPr="00354074">
              <w:rPr>
                <w:rFonts w:cs="Tahoma"/>
                <w:sz w:val="18"/>
                <w:szCs w:val="18"/>
              </w:rPr>
              <w:t>*Units</w:t>
            </w:r>
          </w:p>
        </w:tc>
        <w:tc>
          <w:tcPr>
            <w:tcW w:w="458" w:type="pct"/>
          </w:tcPr>
          <w:p w14:paraId="1311F29E" w14:textId="77777777" w:rsidR="00A976C0" w:rsidRPr="00354074" w:rsidRDefault="00A976C0" w:rsidP="00E53A09">
            <w:pPr>
              <w:rPr>
                <w:rFonts w:cs="Tahoma"/>
                <w:sz w:val="18"/>
                <w:szCs w:val="18"/>
              </w:rPr>
            </w:pPr>
            <w:r w:rsidRPr="00354074">
              <w:rPr>
                <w:rFonts w:cs="Tahoma"/>
                <w:sz w:val="18"/>
                <w:szCs w:val="18"/>
              </w:rPr>
              <w:t>15</w:t>
            </w:r>
          </w:p>
        </w:tc>
        <w:tc>
          <w:tcPr>
            <w:tcW w:w="840" w:type="pct"/>
          </w:tcPr>
          <w:p w14:paraId="329565A0" w14:textId="77777777" w:rsidR="00A976C0" w:rsidRPr="00354074" w:rsidRDefault="00A976C0" w:rsidP="00E53A09">
            <w:pPr>
              <w:rPr>
                <w:rFonts w:cs="Tahoma"/>
                <w:sz w:val="18"/>
                <w:szCs w:val="18"/>
              </w:rPr>
            </w:pPr>
            <w:r w:rsidRPr="00354074">
              <w:rPr>
                <w:rFonts w:cs="Tahoma"/>
                <w:sz w:val="18"/>
                <w:szCs w:val="18"/>
              </w:rPr>
              <w:t>40</w:t>
            </w:r>
          </w:p>
        </w:tc>
        <w:tc>
          <w:tcPr>
            <w:tcW w:w="741" w:type="pct"/>
          </w:tcPr>
          <w:p w14:paraId="286876E1"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4AA561B7"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45A28A5D" w14:textId="77777777" w:rsidR="00A976C0" w:rsidRPr="00354074" w:rsidRDefault="00A976C0" w:rsidP="00E53A09">
            <w:pPr>
              <w:rPr>
                <w:rFonts w:cs="Tahoma"/>
                <w:sz w:val="18"/>
                <w:szCs w:val="18"/>
              </w:rPr>
            </w:pPr>
          </w:p>
        </w:tc>
      </w:tr>
      <w:tr w:rsidR="00FA2280" w:rsidRPr="005B4766" w14:paraId="62F73C31" w14:textId="77777777" w:rsidTr="001D0261">
        <w:tc>
          <w:tcPr>
            <w:tcW w:w="885" w:type="pct"/>
          </w:tcPr>
          <w:p w14:paraId="0F6A13FB" w14:textId="77777777" w:rsidR="00A976C0" w:rsidRPr="00354074" w:rsidRDefault="00A976C0" w:rsidP="00E53A09">
            <w:pPr>
              <w:rPr>
                <w:rFonts w:cs="Tahoma"/>
                <w:sz w:val="18"/>
                <w:szCs w:val="18"/>
              </w:rPr>
            </w:pPr>
            <w:r w:rsidRPr="00354074">
              <w:rPr>
                <w:rFonts w:cs="Tahoma"/>
                <w:sz w:val="18"/>
                <w:szCs w:val="18"/>
              </w:rPr>
              <w:t>*Unit rate</w:t>
            </w:r>
          </w:p>
        </w:tc>
        <w:tc>
          <w:tcPr>
            <w:tcW w:w="458" w:type="pct"/>
          </w:tcPr>
          <w:p w14:paraId="738D4F42" w14:textId="77777777" w:rsidR="00A976C0" w:rsidRPr="00354074" w:rsidRDefault="00A976C0" w:rsidP="00E53A09">
            <w:pPr>
              <w:rPr>
                <w:rFonts w:cs="Tahoma"/>
                <w:sz w:val="18"/>
                <w:szCs w:val="18"/>
              </w:rPr>
            </w:pPr>
            <w:r w:rsidRPr="00354074">
              <w:rPr>
                <w:rFonts w:cs="Tahoma"/>
                <w:sz w:val="18"/>
                <w:szCs w:val="18"/>
              </w:rPr>
              <w:t>16</w:t>
            </w:r>
          </w:p>
        </w:tc>
        <w:tc>
          <w:tcPr>
            <w:tcW w:w="840" w:type="pct"/>
          </w:tcPr>
          <w:p w14:paraId="0F269755" w14:textId="77777777" w:rsidR="00A976C0" w:rsidRPr="00354074" w:rsidRDefault="00A976C0" w:rsidP="00E53A09">
            <w:pPr>
              <w:rPr>
                <w:rFonts w:cs="Tahoma"/>
                <w:sz w:val="18"/>
                <w:szCs w:val="18"/>
              </w:rPr>
            </w:pPr>
            <w:r w:rsidRPr="00354074">
              <w:rPr>
                <w:rFonts w:cs="Tahoma"/>
                <w:sz w:val="18"/>
                <w:szCs w:val="18"/>
              </w:rPr>
              <w:t>18</w:t>
            </w:r>
          </w:p>
        </w:tc>
        <w:tc>
          <w:tcPr>
            <w:tcW w:w="741" w:type="pct"/>
          </w:tcPr>
          <w:p w14:paraId="56885133" w14:textId="77777777" w:rsidR="00A976C0" w:rsidRPr="00354074" w:rsidRDefault="00A976C0" w:rsidP="00E53A09">
            <w:pPr>
              <w:rPr>
                <w:rFonts w:cs="Tahoma"/>
                <w:sz w:val="18"/>
                <w:szCs w:val="18"/>
              </w:rPr>
            </w:pPr>
            <w:r w:rsidRPr="00354074">
              <w:rPr>
                <w:rFonts w:cs="Tahoma"/>
                <w:sz w:val="18"/>
                <w:szCs w:val="18"/>
              </w:rPr>
              <w:t>Num</w:t>
            </w:r>
          </w:p>
        </w:tc>
        <w:tc>
          <w:tcPr>
            <w:tcW w:w="1383" w:type="pct"/>
          </w:tcPr>
          <w:p w14:paraId="469FE9A5"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7FD329CB" w14:textId="77777777" w:rsidR="00A976C0" w:rsidRPr="00354074" w:rsidRDefault="00A976C0" w:rsidP="00E53A09">
            <w:pPr>
              <w:rPr>
                <w:rFonts w:cs="Tahoma"/>
                <w:sz w:val="18"/>
                <w:szCs w:val="18"/>
              </w:rPr>
            </w:pPr>
          </w:p>
        </w:tc>
      </w:tr>
      <w:tr w:rsidR="00FA2280" w:rsidRPr="005B4766" w14:paraId="70348326" w14:textId="77777777" w:rsidTr="001D0261">
        <w:tc>
          <w:tcPr>
            <w:tcW w:w="885" w:type="pct"/>
          </w:tcPr>
          <w:p w14:paraId="41CD0FEC" w14:textId="77777777" w:rsidR="00A976C0" w:rsidRPr="00354074" w:rsidRDefault="00A976C0" w:rsidP="00E53A09">
            <w:pPr>
              <w:rPr>
                <w:rFonts w:cs="Tahoma"/>
                <w:sz w:val="18"/>
                <w:szCs w:val="18"/>
              </w:rPr>
            </w:pPr>
            <w:r w:rsidRPr="00354074">
              <w:rPr>
                <w:rFonts w:cs="Tahoma"/>
                <w:sz w:val="18"/>
                <w:szCs w:val="18"/>
              </w:rPr>
              <w:t>Net Value</w:t>
            </w:r>
          </w:p>
        </w:tc>
        <w:tc>
          <w:tcPr>
            <w:tcW w:w="458" w:type="pct"/>
          </w:tcPr>
          <w:p w14:paraId="72E8AEB1" w14:textId="77777777" w:rsidR="00A976C0" w:rsidRPr="00354074" w:rsidRDefault="00A976C0" w:rsidP="00E53A09">
            <w:pPr>
              <w:rPr>
                <w:rFonts w:cs="Tahoma"/>
                <w:sz w:val="18"/>
                <w:szCs w:val="18"/>
              </w:rPr>
            </w:pPr>
            <w:r w:rsidRPr="00354074">
              <w:rPr>
                <w:rFonts w:cs="Tahoma"/>
                <w:sz w:val="18"/>
                <w:szCs w:val="18"/>
              </w:rPr>
              <w:t>17</w:t>
            </w:r>
          </w:p>
        </w:tc>
        <w:tc>
          <w:tcPr>
            <w:tcW w:w="840" w:type="pct"/>
          </w:tcPr>
          <w:p w14:paraId="6382B3F6" w14:textId="77777777" w:rsidR="00A976C0" w:rsidRPr="00354074" w:rsidRDefault="00A976C0" w:rsidP="00E53A09">
            <w:pPr>
              <w:rPr>
                <w:rFonts w:cs="Tahoma"/>
                <w:sz w:val="18"/>
                <w:szCs w:val="18"/>
              </w:rPr>
            </w:pPr>
            <w:r w:rsidRPr="00354074">
              <w:rPr>
                <w:rFonts w:cs="Tahoma"/>
                <w:sz w:val="18"/>
                <w:szCs w:val="18"/>
              </w:rPr>
              <w:t>18</w:t>
            </w:r>
          </w:p>
        </w:tc>
        <w:tc>
          <w:tcPr>
            <w:tcW w:w="741" w:type="pct"/>
          </w:tcPr>
          <w:p w14:paraId="283EC15B" w14:textId="77777777" w:rsidR="00A976C0" w:rsidRPr="00354074" w:rsidRDefault="00A976C0" w:rsidP="00E53A09">
            <w:pPr>
              <w:rPr>
                <w:rFonts w:cs="Tahoma"/>
                <w:sz w:val="18"/>
                <w:szCs w:val="18"/>
              </w:rPr>
            </w:pPr>
            <w:r w:rsidRPr="00354074">
              <w:rPr>
                <w:rFonts w:cs="Tahoma"/>
                <w:sz w:val="18"/>
                <w:szCs w:val="18"/>
              </w:rPr>
              <w:t>Num</w:t>
            </w:r>
          </w:p>
        </w:tc>
        <w:tc>
          <w:tcPr>
            <w:tcW w:w="1383" w:type="pct"/>
          </w:tcPr>
          <w:p w14:paraId="0A8C837F" w14:textId="77777777" w:rsidR="00A976C0" w:rsidRPr="00354074" w:rsidRDefault="00A976C0" w:rsidP="00E53A09">
            <w:pPr>
              <w:rPr>
                <w:rFonts w:cs="Tahoma"/>
                <w:sz w:val="18"/>
                <w:szCs w:val="18"/>
              </w:rPr>
            </w:pPr>
            <w:r w:rsidRPr="00354074">
              <w:rPr>
                <w:rFonts w:cs="Tahoma"/>
                <w:sz w:val="18"/>
                <w:szCs w:val="18"/>
              </w:rPr>
              <w:t>e.g. 141 = £1.41</w:t>
            </w:r>
          </w:p>
        </w:tc>
        <w:tc>
          <w:tcPr>
            <w:tcW w:w="692" w:type="pct"/>
          </w:tcPr>
          <w:p w14:paraId="4B9D64E5" w14:textId="77777777" w:rsidR="00A976C0" w:rsidRPr="00354074" w:rsidRDefault="00A976C0" w:rsidP="00E53A09">
            <w:pPr>
              <w:rPr>
                <w:rFonts w:cs="Tahoma"/>
                <w:sz w:val="18"/>
                <w:szCs w:val="18"/>
              </w:rPr>
            </w:pPr>
          </w:p>
        </w:tc>
      </w:tr>
      <w:tr w:rsidR="00FA2280" w:rsidRPr="00484C58" w14:paraId="25CDB6BB" w14:textId="77777777" w:rsidTr="001D0261">
        <w:tc>
          <w:tcPr>
            <w:tcW w:w="885" w:type="pct"/>
          </w:tcPr>
          <w:p w14:paraId="29984078" w14:textId="77777777" w:rsidR="00A976C0" w:rsidRPr="00354074" w:rsidRDefault="00A976C0" w:rsidP="00E53A09">
            <w:pPr>
              <w:rPr>
                <w:rFonts w:cs="Tahoma"/>
                <w:sz w:val="18"/>
                <w:szCs w:val="18"/>
              </w:rPr>
            </w:pPr>
            <w:r w:rsidRPr="00354074">
              <w:rPr>
                <w:rFonts w:cs="Tahoma"/>
                <w:sz w:val="18"/>
                <w:szCs w:val="18"/>
              </w:rPr>
              <w:t>VAT Status</w:t>
            </w:r>
          </w:p>
        </w:tc>
        <w:tc>
          <w:tcPr>
            <w:tcW w:w="458" w:type="pct"/>
          </w:tcPr>
          <w:p w14:paraId="50EDF237" w14:textId="77777777" w:rsidR="00A976C0" w:rsidRPr="00354074" w:rsidRDefault="00A976C0" w:rsidP="00E53A09">
            <w:pPr>
              <w:rPr>
                <w:rFonts w:cs="Tahoma"/>
                <w:sz w:val="18"/>
                <w:szCs w:val="18"/>
              </w:rPr>
            </w:pPr>
            <w:r w:rsidRPr="00354074">
              <w:rPr>
                <w:rFonts w:cs="Tahoma"/>
                <w:sz w:val="18"/>
                <w:szCs w:val="18"/>
              </w:rPr>
              <w:t>18</w:t>
            </w:r>
          </w:p>
        </w:tc>
        <w:tc>
          <w:tcPr>
            <w:tcW w:w="840" w:type="pct"/>
          </w:tcPr>
          <w:p w14:paraId="537211C7" w14:textId="77777777" w:rsidR="00A976C0" w:rsidRPr="00354074" w:rsidRDefault="00A976C0" w:rsidP="00E53A09">
            <w:pPr>
              <w:rPr>
                <w:rFonts w:cs="Tahoma"/>
                <w:sz w:val="18"/>
                <w:szCs w:val="18"/>
              </w:rPr>
            </w:pPr>
            <w:r w:rsidRPr="00354074">
              <w:rPr>
                <w:rFonts w:cs="Tahoma"/>
                <w:sz w:val="18"/>
                <w:szCs w:val="18"/>
              </w:rPr>
              <w:t>2</w:t>
            </w:r>
          </w:p>
        </w:tc>
        <w:tc>
          <w:tcPr>
            <w:tcW w:w="741" w:type="pct"/>
          </w:tcPr>
          <w:p w14:paraId="5A20EB6A" w14:textId="77777777" w:rsidR="00A976C0" w:rsidRPr="00354074" w:rsidRDefault="00A976C0" w:rsidP="00E53A09">
            <w:pPr>
              <w:rPr>
                <w:rFonts w:cs="Tahoma"/>
                <w:sz w:val="18"/>
                <w:szCs w:val="18"/>
              </w:rPr>
            </w:pPr>
            <w:r w:rsidRPr="00354074">
              <w:rPr>
                <w:rFonts w:cs="Tahoma"/>
                <w:sz w:val="18"/>
                <w:szCs w:val="18"/>
              </w:rPr>
              <w:t>Num</w:t>
            </w:r>
          </w:p>
        </w:tc>
        <w:tc>
          <w:tcPr>
            <w:tcW w:w="1383" w:type="pct"/>
          </w:tcPr>
          <w:p w14:paraId="3BF41F78" w14:textId="77777777" w:rsidR="00A976C0" w:rsidRPr="00484C58" w:rsidRDefault="00A976C0" w:rsidP="00E53A09">
            <w:pPr>
              <w:rPr>
                <w:rFonts w:cs="Tahoma"/>
                <w:sz w:val="18"/>
                <w:szCs w:val="18"/>
                <w:lang w:val="sv-SE"/>
              </w:rPr>
            </w:pPr>
            <w:r w:rsidRPr="00484C58">
              <w:rPr>
                <w:rFonts w:cs="Tahoma"/>
                <w:sz w:val="18"/>
                <w:szCs w:val="18"/>
                <w:lang w:val="sv-SE"/>
              </w:rPr>
              <w:t>e.g.</w:t>
            </w:r>
          </w:p>
          <w:p w14:paraId="1F680FE5" w14:textId="77777777" w:rsidR="00A976C0" w:rsidRPr="00484C58" w:rsidRDefault="00A976C0" w:rsidP="00E53A09">
            <w:pPr>
              <w:rPr>
                <w:rFonts w:cs="Tahoma"/>
                <w:sz w:val="18"/>
                <w:szCs w:val="18"/>
                <w:lang w:val="sv-SE"/>
              </w:rPr>
            </w:pPr>
            <w:r w:rsidRPr="00484C58">
              <w:rPr>
                <w:rFonts w:cs="Tahoma"/>
                <w:sz w:val="18"/>
                <w:szCs w:val="18"/>
                <w:lang w:val="sv-SE"/>
              </w:rPr>
              <w:t>1 = standard</w:t>
            </w:r>
          </w:p>
          <w:p w14:paraId="76367ABC" w14:textId="77777777" w:rsidR="00A976C0" w:rsidRPr="00484C58" w:rsidRDefault="00A976C0" w:rsidP="00E53A09">
            <w:pPr>
              <w:rPr>
                <w:rFonts w:cs="Tahoma"/>
                <w:sz w:val="18"/>
                <w:szCs w:val="18"/>
                <w:lang w:val="sv-SE"/>
              </w:rPr>
            </w:pPr>
            <w:r w:rsidRPr="00484C58">
              <w:rPr>
                <w:rFonts w:cs="Tahoma"/>
                <w:sz w:val="18"/>
                <w:szCs w:val="18"/>
                <w:lang w:val="sv-SE"/>
              </w:rPr>
              <w:t>2 = VAT exempt</w:t>
            </w:r>
          </w:p>
        </w:tc>
        <w:tc>
          <w:tcPr>
            <w:tcW w:w="692" w:type="pct"/>
          </w:tcPr>
          <w:p w14:paraId="230F877E" w14:textId="77777777" w:rsidR="00A976C0" w:rsidRPr="00484C58" w:rsidRDefault="00A976C0" w:rsidP="00E53A09">
            <w:pPr>
              <w:rPr>
                <w:rFonts w:cs="Tahoma"/>
                <w:sz w:val="18"/>
                <w:szCs w:val="18"/>
                <w:lang w:val="sv-SE"/>
              </w:rPr>
            </w:pPr>
          </w:p>
        </w:tc>
      </w:tr>
      <w:tr w:rsidR="00FA2280" w:rsidRPr="005B4766" w14:paraId="3EA0B796" w14:textId="77777777" w:rsidTr="001D0261">
        <w:tc>
          <w:tcPr>
            <w:tcW w:w="885" w:type="pct"/>
          </w:tcPr>
          <w:p w14:paraId="5FE7E21F" w14:textId="77777777" w:rsidR="00A976C0" w:rsidRPr="00354074" w:rsidRDefault="00A976C0" w:rsidP="00E53A09">
            <w:pPr>
              <w:rPr>
                <w:rFonts w:cs="Tahoma"/>
                <w:sz w:val="18"/>
                <w:szCs w:val="18"/>
              </w:rPr>
            </w:pPr>
            <w:r w:rsidRPr="00354074">
              <w:rPr>
                <w:rFonts w:cs="Tahoma"/>
                <w:sz w:val="18"/>
                <w:szCs w:val="18"/>
              </w:rPr>
              <w:t>*CSS Account Number</w:t>
            </w:r>
          </w:p>
        </w:tc>
        <w:tc>
          <w:tcPr>
            <w:tcW w:w="458" w:type="pct"/>
          </w:tcPr>
          <w:p w14:paraId="5DDAB652" w14:textId="77777777" w:rsidR="00A976C0" w:rsidRPr="00354074" w:rsidRDefault="00A976C0" w:rsidP="00E53A09">
            <w:pPr>
              <w:rPr>
                <w:rFonts w:cs="Tahoma"/>
                <w:sz w:val="18"/>
                <w:szCs w:val="18"/>
              </w:rPr>
            </w:pPr>
            <w:r w:rsidRPr="00354074">
              <w:rPr>
                <w:rFonts w:cs="Tahoma"/>
                <w:sz w:val="18"/>
                <w:szCs w:val="18"/>
              </w:rPr>
              <w:t>19</w:t>
            </w:r>
          </w:p>
        </w:tc>
        <w:tc>
          <w:tcPr>
            <w:tcW w:w="840" w:type="pct"/>
          </w:tcPr>
          <w:p w14:paraId="2A9159AF" w14:textId="77777777" w:rsidR="00A976C0" w:rsidRPr="00354074" w:rsidRDefault="00A976C0" w:rsidP="00E53A09">
            <w:pPr>
              <w:rPr>
                <w:rFonts w:cs="Tahoma"/>
                <w:sz w:val="18"/>
                <w:szCs w:val="18"/>
              </w:rPr>
            </w:pPr>
            <w:r w:rsidRPr="00354074">
              <w:rPr>
                <w:rFonts w:cs="Tahoma"/>
                <w:sz w:val="18"/>
                <w:szCs w:val="18"/>
              </w:rPr>
              <w:t>20</w:t>
            </w:r>
          </w:p>
        </w:tc>
        <w:tc>
          <w:tcPr>
            <w:tcW w:w="741" w:type="pct"/>
          </w:tcPr>
          <w:p w14:paraId="252A45A6"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61BEB82F"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6CACDCD5" w14:textId="77777777" w:rsidR="00A976C0" w:rsidRPr="00354074" w:rsidRDefault="00A976C0" w:rsidP="00E53A09">
            <w:pPr>
              <w:rPr>
                <w:rFonts w:cs="Tahoma"/>
                <w:sz w:val="18"/>
                <w:szCs w:val="18"/>
              </w:rPr>
            </w:pPr>
          </w:p>
        </w:tc>
      </w:tr>
      <w:tr w:rsidR="00FA2280" w:rsidRPr="005B4766" w14:paraId="14036977" w14:textId="77777777" w:rsidTr="001D0261">
        <w:tc>
          <w:tcPr>
            <w:tcW w:w="885" w:type="pct"/>
          </w:tcPr>
          <w:p w14:paraId="36AFD806" w14:textId="77777777" w:rsidR="00A976C0" w:rsidRPr="00354074" w:rsidRDefault="00A976C0" w:rsidP="00E53A09">
            <w:pPr>
              <w:rPr>
                <w:rFonts w:cs="Tahoma"/>
                <w:sz w:val="18"/>
                <w:szCs w:val="18"/>
              </w:rPr>
            </w:pPr>
            <w:r w:rsidRPr="00354074">
              <w:rPr>
                <w:rFonts w:cs="Tahoma"/>
                <w:sz w:val="18"/>
                <w:szCs w:val="18"/>
              </w:rPr>
              <w:t>*Prod Type</w:t>
            </w:r>
          </w:p>
        </w:tc>
        <w:tc>
          <w:tcPr>
            <w:tcW w:w="458" w:type="pct"/>
          </w:tcPr>
          <w:p w14:paraId="12FF328D" w14:textId="77777777" w:rsidR="00A976C0" w:rsidRPr="00354074" w:rsidRDefault="00A976C0" w:rsidP="00E53A09">
            <w:pPr>
              <w:rPr>
                <w:rFonts w:cs="Tahoma"/>
                <w:sz w:val="18"/>
                <w:szCs w:val="18"/>
              </w:rPr>
            </w:pPr>
            <w:r w:rsidRPr="00354074">
              <w:rPr>
                <w:rFonts w:cs="Tahoma"/>
                <w:sz w:val="18"/>
                <w:szCs w:val="18"/>
              </w:rPr>
              <w:t>20</w:t>
            </w:r>
          </w:p>
        </w:tc>
        <w:tc>
          <w:tcPr>
            <w:tcW w:w="840" w:type="pct"/>
          </w:tcPr>
          <w:p w14:paraId="634312ED" w14:textId="77777777" w:rsidR="00A976C0" w:rsidRPr="00354074" w:rsidRDefault="00A976C0" w:rsidP="00E53A09">
            <w:pPr>
              <w:rPr>
                <w:rFonts w:cs="Tahoma"/>
                <w:sz w:val="18"/>
                <w:szCs w:val="18"/>
              </w:rPr>
            </w:pPr>
            <w:r w:rsidRPr="00354074">
              <w:rPr>
                <w:rFonts w:cs="Tahoma"/>
                <w:sz w:val="18"/>
                <w:szCs w:val="18"/>
              </w:rPr>
              <w:t>20</w:t>
            </w:r>
          </w:p>
        </w:tc>
        <w:tc>
          <w:tcPr>
            <w:tcW w:w="741" w:type="pct"/>
          </w:tcPr>
          <w:p w14:paraId="1F3A07C9"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10495CE6"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697DA3D7" w14:textId="77777777" w:rsidR="00A976C0" w:rsidRPr="00354074" w:rsidRDefault="00A976C0" w:rsidP="00E53A09">
            <w:pPr>
              <w:rPr>
                <w:rFonts w:cs="Tahoma"/>
                <w:sz w:val="18"/>
                <w:szCs w:val="18"/>
              </w:rPr>
            </w:pPr>
          </w:p>
        </w:tc>
      </w:tr>
      <w:tr w:rsidR="00FA2280" w:rsidRPr="005B4766" w14:paraId="7D4AFFE1" w14:textId="77777777" w:rsidTr="001D0261">
        <w:tc>
          <w:tcPr>
            <w:tcW w:w="885" w:type="pct"/>
          </w:tcPr>
          <w:p w14:paraId="61F1C575" w14:textId="77777777" w:rsidR="00A976C0" w:rsidRPr="00354074" w:rsidRDefault="00A976C0" w:rsidP="00E53A09">
            <w:pPr>
              <w:rPr>
                <w:rFonts w:cs="Tahoma"/>
                <w:sz w:val="18"/>
                <w:szCs w:val="18"/>
              </w:rPr>
            </w:pPr>
            <w:r w:rsidRPr="00354074">
              <w:rPr>
                <w:rFonts w:cs="Tahoma"/>
                <w:sz w:val="18"/>
                <w:szCs w:val="18"/>
              </w:rPr>
              <w:t>*OR Service ID</w:t>
            </w:r>
          </w:p>
        </w:tc>
        <w:tc>
          <w:tcPr>
            <w:tcW w:w="458" w:type="pct"/>
          </w:tcPr>
          <w:p w14:paraId="1331016F" w14:textId="77777777" w:rsidR="00A976C0" w:rsidRPr="00354074" w:rsidRDefault="00A976C0" w:rsidP="00E53A09">
            <w:pPr>
              <w:rPr>
                <w:rFonts w:cs="Tahoma"/>
                <w:sz w:val="18"/>
                <w:szCs w:val="18"/>
              </w:rPr>
            </w:pPr>
            <w:r w:rsidRPr="00354074">
              <w:rPr>
                <w:rFonts w:cs="Tahoma"/>
                <w:sz w:val="18"/>
                <w:szCs w:val="18"/>
              </w:rPr>
              <w:t>21</w:t>
            </w:r>
          </w:p>
        </w:tc>
        <w:tc>
          <w:tcPr>
            <w:tcW w:w="840" w:type="pct"/>
          </w:tcPr>
          <w:p w14:paraId="5A10B053" w14:textId="77777777" w:rsidR="00A976C0" w:rsidRPr="00354074" w:rsidRDefault="00A976C0" w:rsidP="00E53A09">
            <w:pPr>
              <w:rPr>
                <w:rFonts w:cs="Tahoma"/>
                <w:sz w:val="18"/>
                <w:szCs w:val="18"/>
              </w:rPr>
            </w:pPr>
            <w:r w:rsidRPr="00354074">
              <w:rPr>
                <w:rFonts w:cs="Tahoma"/>
                <w:sz w:val="18"/>
                <w:szCs w:val="18"/>
              </w:rPr>
              <w:t>20</w:t>
            </w:r>
          </w:p>
        </w:tc>
        <w:tc>
          <w:tcPr>
            <w:tcW w:w="741" w:type="pct"/>
          </w:tcPr>
          <w:p w14:paraId="4D495869"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11D1A271"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32518AEA" w14:textId="77777777" w:rsidR="00A976C0" w:rsidRPr="00354074" w:rsidRDefault="00A976C0" w:rsidP="00E53A09">
            <w:pPr>
              <w:rPr>
                <w:rFonts w:cs="Tahoma"/>
                <w:sz w:val="18"/>
                <w:szCs w:val="18"/>
              </w:rPr>
            </w:pPr>
          </w:p>
        </w:tc>
      </w:tr>
      <w:tr w:rsidR="00FA2280" w:rsidRPr="005B4766" w14:paraId="74A6E32D" w14:textId="77777777" w:rsidTr="001D0261">
        <w:tc>
          <w:tcPr>
            <w:tcW w:w="885" w:type="pct"/>
          </w:tcPr>
          <w:p w14:paraId="414768E1" w14:textId="77777777" w:rsidR="00A976C0" w:rsidRPr="00354074" w:rsidRDefault="00A976C0" w:rsidP="00E53A09">
            <w:pPr>
              <w:rPr>
                <w:rFonts w:cs="Tahoma"/>
                <w:sz w:val="18"/>
                <w:szCs w:val="18"/>
              </w:rPr>
            </w:pPr>
            <w:r w:rsidRPr="00354074">
              <w:rPr>
                <w:rFonts w:cs="Tahoma"/>
                <w:sz w:val="18"/>
                <w:szCs w:val="18"/>
              </w:rPr>
              <w:t>*Circuit ID</w:t>
            </w:r>
          </w:p>
        </w:tc>
        <w:tc>
          <w:tcPr>
            <w:tcW w:w="458" w:type="pct"/>
          </w:tcPr>
          <w:p w14:paraId="6B8F493E" w14:textId="77777777" w:rsidR="00A976C0" w:rsidRPr="00354074" w:rsidRDefault="00A976C0" w:rsidP="00E53A09">
            <w:pPr>
              <w:rPr>
                <w:rFonts w:cs="Tahoma"/>
                <w:sz w:val="18"/>
                <w:szCs w:val="18"/>
              </w:rPr>
            </w:pPr>
            <w:r w:rsidRPr="00354074">
              <w:rPr>
                <w:rFonts w:cs="Tahoma"/>
                <w:sz w:val="18"/>
                <w:szCs w:val="18"/>
              </w:rPr>
              <w:t>22</w:t>
            </w:r>
          </w:p>
        </w:tc>
        <w:tc>
          <w:tcPr>
            <w:tcW w:w="840" w:type="pct"/>
          </w:tcPr>
          <w:p w14:paraId="72F9B0A1" w14:textId="77777777" w:rsidR="00A976C0" w:rsidRPr="00354074" w:rsidRDefault="00A976C0" w:rsidP="00E53A09">
            <w:pPr>
              <w:rPr>
                <w:rFonts w:cs="Tahoma"/>
                <w:sz w:val="18"/>
                <w:szCs w:val="18"/>
              </w:rPr>
            </w:pPr>
            <w:r w:rsidRPr="00354074">
              <w:rPr>
                <w:rFonts w:cs="Tahoma"/>
                <w:sz w:val="18"/>
                <w:szCs w:val="18"/>
              </w:rPr>
              <w:t>20</w:t>
            </w:r>
          </w:p>
        </w:tc>
        <w:tc>
          <w:tcPr>
            <w:tcW w:w="741" w:type="pct"/>
          </w:tcPr>
          <w:p w14:paraId="6FF9F9E9"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63F54F5C"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54F27608" w14:textId="77777777" w:rsidR="00A976C0" w:rsidRPr="00354074" w:rsidRDefault="00A976C0" w:rsidP="00E53A09">
            <w:pPr>
              <w:rPr>
                <w:rFonts w:cs="Tahoma"/>
                <w:sz w:val="18"/>
                <w:szCs w:val="18"/>
              </w:rPr>
            </w:pPr>
          </w:p>
        </w:tc>
      </w:tr>
      <w:tr w:rsidR="00FA2280" w:rsidRPr="005B4766" w14:paraId="0FCF2991" w14:textId="77777777" w:rsidTr="001D0261">
        <w:tc>
          <w:tcPr>
            <w:tcW w:w="885" w:type="pct"/>
          </w:tcPr>
          <w:p w14:paraId="4166201F" w14:textId="77777777" w:rsidR="00A976C0" w:rsidRPr="00354074" w:rsidRDefault="00A976C0" w:rsidP="00E53A09">
            <w:pPr>
              <w:rPr>
                <w:rFonts w:cs="Tahoma"/>
                <w:sz w:val="18"/>
                <w:szCs w:val="18"/>
              </w:rPr>
            </w:pPr>
            <w:r w:rsidRPr="00354074">
              <w:rPr>
                <w:rFonts w:cs="Tahoma"/>
                <w:sz w:val="18"/>
                <w:szCs w:val="18"/>
              </w:rPr>
              <w:t>*MDF Site</w:t>
            </w:r>
          </w:p>
        </w:tc>
        <w:tc>
          <w:tcPr>
            <w:tcW w:w="458" w:type="pct"/>
          </w:tcPr>
          <w:p w14:paraId="05EB18F6" w14:textId="77777777" w:rsidR="00A976C0" w:rsidRPr="00354074" w:rsidRDefault="00A976C0" w:rsidP="00E53A09">
            <w:pPr>
              <w:rPr>
                <w:rFonts w:cs="Tahoma"/>
                <w:sz w:val="18"/>
                <w:szCs w:val="18"/>
              </w:rPr>
            </w:pPr>
            <w:r w:rsidRPr="00354074">
              <w:rPr>
                <w:rFonts w:cs="Tahoma"/>
                <w:sz w:val="18"/>
                <w:szCs w:val="18"/>
              </w:rPr>
              <w:t>23</w:t>
            </w:r>
          </w:p>
        </w:tc>
        <w:tc>
          <w:tcPr>
            <w:tcW w:w="840" w:type="pct"/>
          </w:tcPr>
          <w:p w14:paraId="272944B9" w14:textId="77777777" w:rsidR="00A976C0" w:rsidRPr="00354074" w:rsidRDefault="00A976C0" w:rsidP="00E53A09">
            <w:pPr>
              <w:rPr>
                <w:rFonts w:cs="Tahoma"/>
                <w:sz w:val="18"/>
                <w:szCs w:val="18"/>
              </w:rPr>
            </w:pPr>
            <w:r w:rsidRPr="00354074">
              <w:rPr>
                <w:rFonts w:cs="Tahoma"/>
                <w:sz w:val="18"/>
                <w:szCs w:val="18"/>
              </w:rPr>
              <w:t>20</w:t>
            </w:r>
          </w:p>
        </w:tc>
        <w:tc>
          <w:tcPr>
            <w:tcW w:w="741" w:type="pct"/>
          </w:tcPr>
          <w:p w14:paraId="753E3F40"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700D767A"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4F872CD1" w14:textId="77777777" w:rsidR="00A976C0" w:rsidRPr="00354074" w:rsidRDefault="00A976C0" w:rsidP="00E53A09">
            <w:pPr>
              <w:rPr>
                <w:rFonts w:cs="Tahoma"/>
                <w:sz w:val="18"/>
                <w:szCs w:val="18"/>
              </w:rPr>
            </w:pPr>
          </w:p>
        </w:tc>
      </w:tr>
      <w:tr w:rsidR="00FA2280" w:rsidRPr="005B4766" w14:paraId="62AC22A3" w14:textId="77777777" w:rsidTr="001D0261">
        <w:tc>
          <w:tcPr>
            <w:tcW w:w="885" w:type="pct"/>
          </w:tcPr>
          <w:p w14:paraId="197A58C6" w14:textId="77777777" w:rsidR="00A976C0" w:rsidRPr="00354074" w:rsidRDefault="00A976C0" w:rsidP="00E53A09">
            <w:pPr>
              <w:rPr>
                <w:rFonts w:cs="Tahoma"/>
                <w:sz w:val="18"/>
                <w:szCs w:val="18"/>
              </w:rPr>
            </w:pPr>
            <w:r w:rsidRPr="00354074">
              <w:rPr>
                <w:rFonts w:cs="Tahoma"/>
                <w:sz w:val="18"/>
                <w:szCs w:val="18"/>
              </w:rPr>
              <w:t>*Room ID</w:t>
            </w:r>
          </w:p>
        </w:tc>
        <w:tc>
          <w:tcPr>
            <w:tcW w:w="458" w:type="pct"/>
          </w:tcPr>
          <w:p w14:paraId="05AC6725" w14:textId="77777777" w:rsidR="00A976C0" w:rsidRPr="00354074" w:rsidRDefault="00A976C0" w:rsidP="00E53A09">
            <w:pPr>
              <w:rPr>
                <w:rFonts w:cs="Tahoma"/>
                <w:sz w:val="18"/>
                <w:szCs w:val="18"/>
              </w:rPr>
            </w:pPr>
            <w:r w:rsidRPr="00354074">
              <w:rPr>
                <w:rFonts w:cs="Tahoma"/>
                <w:sz w:val="18"/>
                <w:szCs w:val="18"/>
              </w:rPr>
              <w:t>24</w:t>
            </w:r>
          </w:p>
        </w:tc>
        <w:tc>
          <w:tcPr>
            <w:tcW w:w="840" w:type="pct"/>
          </w:tcPr>
          <w:p w14:paraId="41FDA74B" w14:textId="77777777" w:rsidR="00A976C0" w:rsidRPr="00354074" w:rsidRDefault="00A976C0" w:rsidP="00E53A09">
            <w:pPr>
              <w:rPr>
                <w:rFonts w:cs="Tahoma"/>
                <w:sz w:val="18"/>
                <w:szCs w:val="18"/>
              </w:rPr>
            </w:pPr>
            <w:r w:rsidRPr="00354074">
              <w:rPr>
                <w:rFonts w:cs="Tahoma"/>
                <w:sz w:val="18"/>
                <w:szCs w:val="18"/>
              </w:rPr>
              <w:t>20</w:t>
            </w:r>
          </w:p>
        </w:tc>
        <w:tc>
          <w:tcPr>
            <w:tcW w:w="741" w:type="pct"/>
          </w:tcPr>
          <w:p w14:paraId="3B07D292"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3625FB37"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6A232E17" w14:textId="77777777" w:rsidR="00A976C0" w:rsidRPr="00354074" w:rsidRDefault="00A976C0" w:rsidP="00E53A09">
            <w:pPr>
              <w:rPr>
                <w:rFonts w:cs="Tahoma"/>
                <w:sz w:val="18"/>
                <w:szCs w:val="18"/>
              </w:rPr>
            </w:pPr>
          </w:p>
        </w:tc>
      </w:tr>
      <w:tr w:rsidR="00FA2280" w:rsidRPr="005B4766" w14:paraId="1671D4A5" w14:textId="77777777" w:rsidTr="001D0261">
        <w:tc>
          <w:tcPr>
            <w:tcW w:w="885" w:type="pct"/>
          </w:tcPr>
          <w:p w14:paraId="00B9B1D8" w14:textId="77777777" w:rsidR="00A976C0" w:rsidRPr="00354074" w:rsidRDefault="00A976C0" w:rsidP="00E53A09">
            <w:pPr>
              <w:rPr>
                <w:rFonts w:cs="Tahoma"/>
                <w:sz w:val="18"/>
                <w:szCs w:val="18"/>
              </w:rPr>
            </w:pPr>
            <w:r w:rsidRPr="00354074">
              <w:rPr>
                <w:rFonts w:cs="Tahoma"/>
                <w:sz w:val="18"/>
                <w:szCs w:val="18"/>
              </w:rPr>
              <w:t>*Service ID</w:t>
            </w:r>
          </w:p>
        </w:tc>
        <w:tc>
          <w:tcPr>
            <w:tcW w:w="458" w:type="pct"/>
          </w:tcPr>
          <w:p w14:paraId="6EE84AC9" w14:textId="77777777" w:rsidR="00A976C0" w:rsidRPr="00354074" w:rsidRDefault="00A976C0" w:rsidP="00E53A09">
            <w:pPr>
              <w:rPr>
                <w:rFonts w:cs="Tahoma"/>
                <w:sz w:val="18"/>
                <w:szCs w:val="18"/>
              </w:rPr>
            </w:pPr>
            <w:r w:rsidRPr="00354074">
              <w:rPr>
                <w:rFonts w:cs="Tahoma"/>
                <w:sz w:val="18"/>
                <w:szCs w:val="18"/>
              </w:rPr>
              <w:t>25</w:t>
            </w:r>
          </w:p>
        </w:tc>
        <w:tc>
          <w:tcPr>
            <w:tcW w:w="840" w:type="pct"/>
          </w:tcPr>
          <w:p w14:paraId="6089FE60" w14:textId="77777777" w:rsidR="00A976C0" w:rsidRPr="00354074" w:rsidRDefault="00A976C0" w:rsidP="00E53A09">
            <w:pPr>
              <w:rPr>
                <w:rFonts w:cs="Tahoma"/>
                <w:sz w:val="18"/>
                <w:szCs w:val="18"/>
              </w:rPr>
            </w:pPr>
            <w:r w:rsidRPr="00354074">
              <w:rPr>
                <w:rFonts w:cs="Tahoma"/>
                <w:sz w:val="18"/>
                <w:szCs w:val="18"/>
              </w:rPr>
              <w:t>40</w:t>
            </w:r>
          </w:p>
        </w:tc>
        <w:tc>
          <w:tcPr>
            <w:tcW w:w="741" w:type="pct"/>
          </w:tcPr>
          <w:p w14:paraId="28F089E9"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2EE76BBD"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7F1CFF0F" w14:textId="77777777" w:rsidR="00A976C0" w:rsidRPr="00354074" w:rsidRDefault="00A976C0" w:rsidP="00E53A09">
            <w:pPr>
              <w:rPr>
                <w:rFonts w:cs="Tahoma"/>
                <w:sz w:val="18"/>
                <w:szCs w:val="18"/>
              </w:rPr>
            </w:pPr>
          </w:p>
        </w:tc>
      </w:tr>
      <w:tr w:rsidR="00FA2280" w:rsidRPr="005B4766" w14:paraId="1445FD7D" w14:textId="77777777" w:rsidTr="001D0261">
        <w:tc>
          <w:tcPr>
            <w:tcW w:w="885" w:type="pct"/>
          </w:tcPr>
          <w:p w14:paraId="27F76A87" w14:textId="77777777" w:rsidR="00A976C0" w:rsidRPr="00354074" w:rsidRDefault="00A976C0" w:rsidP="00E53A09">
            <w:pPr>
              <w:rPr>
                <w:rFonts w:cs="Tahoma"/>
                <w:sz w:val="18"/>
                <w:szCs w:val="18"/>
              </w:rPr>
            </w:pPr>
            <w:r w:rsidRPr="00354074">
              <w:rPr>
                <w:rFonts w:cs="Tahoma"/>
                <w:sz w:val="18"/>
                <w:szCs w:val="18"/>
              </w:rPr>
              <w:t>*Event Class</w:t>
            </w:r>
          </w:p>
        </w:tc>
        <w:tc>
          <w:tcPr>
            <w:tcW w:w="458" w:type="pct"/>
          </w:tcPr>
          <w:p w14:paraId="59BE7371" w14:textId="77777777" w:rsidR="00A976C0" w:rsidRPr="00354074" w:rsidRDefault="00A976C0" w:rsidP="00E53A09">
            <w:pPr>
              <w:rPr>
                <w:rFonts w:cs="Tahoma"/>
                <w:sz w:val="18"/>
                <w:szCs w:val="18"/>
              </w:rPr>
            </w:pPr>
            <w:r w:rsidRPr="00354074">
              <w:rPr>
                <w:rFonts w:cs="Tahoma"/>
                <w:sz w:val="18"/>
                <w:szCs w:val="18"/>
              </w:rPr>
              <w:t>26</w:t>
            </w:r>
          </w:p>
        </w:tc>
        <w:tc>
          <w:tcPr>
            <w:tcW w:w="840" w:type="pct"/>
          </w:tcPr>
          <w:p w14:paraId="7A5F8AF1" w14:textId="77777777" w:rsidR="00A976C0" w:rsidRPr="00354074" w:rsidRDefault="00A976C0" w:rsidP="00E53A09">
            <w:pPr>
              <w:rPr>
                <w:rFonts w:cs="Tahoma"/>
                <w:sz w:val="18"/>
                <w:szCs w:val="18"/>
              </w:rPr>
            </w:pPr>
            <w:r w:rsidRPr="00354074">
              <w:rPr>
                <w:rFonts w:cs="Tahoma"/>
                <w:sz w:val="18"/>
                <w:szCs w:val="18"/>
              </w:rPr>
              <w:t>40</w:t>
            </w:r>
          </w:p>
        </w:tc>
        <w:tc>
          <w:tcPr>
            <w:tcW w:w="741" w:type="pct"/>
          </w:tcPr>
          <w:p w14:paraId="3E623809"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590C8E1B"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51B47DAC" w14:textId="77777777" w:rsidR="00A976C0" w:rsidRPr="00354074" w:rsidRDefault="00A976C0" w:rsidP="00E53A09">
            <w:pPr>
              <w:rPr>
                <w:rFonts w:cs="Tahoma"/>
                <w:sz w:val="18"/>
                <w:szCs w:val="18"/>
              </w:rPr>
            </w:pPr>
          </w:p>
        </w:tc>
      </w:tr>
      <w:tr w:rsidR="00FA2280" w:rsidRPr="005B4766" w14:paraId="3641DEA9" w14:textId="77777777" w:rsidTr="001D0261">
        <w:tc>
          <w:tcPr>
            <w:tcW w:w="885" w:type="pct"/>
          </w:tcPr>
          <w:p w14:paraId="5C1A5B42" w14:textId="77777777" w:rsidR="00A976C0" w:rsidRPr="00354074" w:rsidRDefault="00A976C0" w:rsidP="00E53A09">
            <w:pPr>
              <w:rPr>
                <w:rFonts w:cs="Tahoma"/>
                <w:sz w:val="18"/>
                <w:szCs w:val="18"/>
              </w:rPr>
            </w:pPr>
            <w:r w:rsidRPr="00354074">
              <w:rPr>
                <w:rFonts w:cs="Tahoma"/>
                <w:sz w:val="18"/>
                <w:szCs w:val="18"/>
              </w:rPr>
              <w:t>*Event Name</w:t>
            </w:r>
          </w:p>
        </w:tc>
        <w:tc>
          <w:tcPr>
            <w:tcW w:w="458" w:type="pct"/>
          </w:tcPr>
          <w:p w14:paraId="7A2BCB50" w14:textId="77777777" w:rsidR="00A976C0" w:rsidRPr="00354074" w:rsidRDefault="00A976C0" w:rsidP="00E53A09">
            <w:pPr>
              <w:rPr>
                <w:rFonts w:cs="Tahoma"/>
                <w:sz w:val="18"/>
                <w:szCs w:val="18"/>
              </w:rPr>
            </w:pPr>
            <w:r w:rsidRPr="00354074">
              <w:rPr>
                <w:rFonts w:cs="Tahoma"/>
                <w:sz w:val="18"/>
                <w:szCs w:val="18"/>
              </w:rPr>
              <w:t>27</w:t>
            </w:r>
          </w:p>
        </w:tc>
        <w:tc>
          <w:tcPr>
            <w:tcW w:w="840" w:type="pct"/>
          </w:tcPr>
          <w:p w14:paraId="7D23C22E" w14:textId="77777777" w:rsidR="00A976C0" w:rsidRPr="00354074" w:rsidRDefault="00A976C0" w:rsidP="00E53A09">
            <w:pPr>
              <w:rPr>
                <w:rFonts w:cs="Tahoma"/>
                <w:sz w:val="18"/>
                <w:szCs w:val="18"/>
              </w:rPr>
            </w:pPr>
            <w:r w:rsidRPr="00354074">
              <w:rPr>
                <w:rFonts w:cs="Tahoma"/>
                <w:sz w:val="18"/>
                <w:szCs w:val="18"/>
              </w:rPr>
              <w:t>40</w:t>
            </w:r>
          </w:p>
        </w:tc>
        <w:tc>
          <w:tcPr>
            <w:tcW w:w="741" w:type="pct"/>
          </w:tcPr>
          <w:p w14:paraId="5FDD644E"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4B5DFF71"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701D7C99" w14:textId="77777777" w:rsidR="00A976C0" w:rsidRPr="00354074" w:rsidRDefault="00A976C0" w:rsidP="00E53A09">
            <w:pPr>
              <w:rPr>
                <w:rFonts w:cs="Tahoma"/>
                <w:sz w:val="18"/>
                <w:szCs w:val="18"/>
              </w:rPr>
            </w:pPr>
          </w:p>
        </w:tc>
      </w:tr>
      <w:tr w:rsidR="00FA2280" w:rsidRPr="005B4766" w14:paraId="1ADE783D" w14:textId="77777777" w:rsidTr="001D0261">
        <w:tc>
          <w:tcPr>
            <w:tcW w:w="885" w:type="pct"/>
          </w:tcPr>
          <w:p w14:paraId="1807D496" w14:textId="77777777" w:rsidR="00A976C0" w:rsidRPr="00354074" w:rsidRDefault="00A976C0" w:rsidP="00E53A09">
            <w:pPr>
              <w:rPr>
                <w:rFonts w:cs="Tahoma"/>
                <w:sz w:val="18"/>
                <w:szCs w:val="18"/>
              </w:rPr>
            </w:pPr>
            <w:r w:rsidRPr="00354074">
              <w:rPr>
                <w:rFonts w:cs="Tahoma"/>
                <w:sz w:val="18"/>
                <w:szCs w:val="18"/>
              </w:rPr>
              <w:t>*CBUK reference number</w:t>
            </w:r>
          </w:p>
        </w:tc>
        <w:tc>
          <w:tcPr>
            <w:tcW w:w="458" w:type="pct"/>
          </w:tcPr>
          <w:p w14:paraId="7F733423" w14:textId="77777777" w:rsidR="00A976C0" w:rsidRPr="00354074" w:rsidRDefault="00A976C0" w:rsidP="00E53A09">
            <w:pPr>
              <w:rPr>
                <w:rFonts w:cs="Tahoma"/>
                <w:sz w:val="18"/>
                <w:szCs w:val="18"/>
              </w:rPr>
            </w:pPr>
            <w:r w:rsidRPr="00354074">
              <w:rPr>
                <w:rFonts w:cs="Tahoma"/>
                <w:sz w:val="18"/>
                <w:szCs w:val="18"/>
              </w:rPr>
              <w:t>28</w:t>
            </w:r>
          </w:p>
        </w:tc>
        <w:tc>
          <w:tcPr>
            <w:tcW w:w="840" w:type="pct"/>
          </w:tcPr>
          <w:p w14:paraId="01A42505" w14:textId="77777777" w:rsidR="00A976C0" w:rsidRPr="00354074" w:rsidRDefault="00A976C0" w:rsidP="00E53A09">
            <w:pPr>
              <w:rPr>
                <w:rFonts w:cs="Tahoma"/>
                <w:sz w:val="18"/>
                <w:szCs w:val="18"/>
              </w:rPr>
            </w:pPr>
            <w:r w:rsidRPr="00354074">
              <w:rPr>
                <w:rFonts w:cs="Tahoma"/>
                <w:sz w:val="18"/>
                <w:szCs w:val="18"/>
              </w:rPr>
              <w:t>20</w:t>
            </w:r>
          </w:p>
        </w:tc>
        <w:tc>
          <w:tcPr>
            <w:tcW w:w="741" w:type="pct"/>
          </w:tcPr>
          <w:p w14:paraId="112CDF80"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0186EB33"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2FF9BD43" w14:textId="77777777" w:rsidR="00A976C0" w:rsidRPr="00354074" w:rsidRDefault="00A976C0" w:rsidP="00E53A09">
            <w:pPr>
              <w:rPr>
                <w:rFonts w:cs="Tahoma"/>
                <w:sz w:val="18"/>
                <w:szCs w:val="18"/>
              </w:rPr>
            </w:pPr>
          </w:p>
        </w:tc>
      </w:tr>
      <w:tr w:rsidR="00FA2280" w:rsidRPr="005B4766" w14:paraId="4A16DFE1" w14:textId="77777777" w:rsidTr="001D0261">
        <w:tc>
          <w:tcPr>
            <w:tcW w:w="885" w:type="pct"/>
          </w:tcPr>
          <w:p w14:paraId="63B78F07" w14:textId="77777777" w:rsidR="00A976C0" w:rsidRPr="00354074" w:rsidRDefault="00A976C0" w:rsidP="00E53A09">
            <w:pPr>
              <w:rPr>
                <w:rFonts w:cs="Tahoma"/>
                <w:sz w:val="18"/>
                <w:szCs w:val="18"/>
              </w:rPr>
            </w:pPr>
            <w:r w:rsidRPr="00354074">
              <w:rPr>
                <w:rFonts w:cs="Tahoma"/>
                <w:sz w:val="18"/>
                <w:szCs w:val="18"/>
              </w:rPr>
              <w:t>*CLI</w:t>
            </w:r>
          </w:p>
        </w:tc>
        <w:tc>
          <w:tcPr>
            <w:tcW w:w="458" w:type="pct"/>
          </w:tcPr>
          <w:p w14:paraId="13F6FBB4" w14:textId="77777777" w:rsidR="00A976C0" w:rsidRPr="00354074" w:rsidRDefault="00A976C0" w:rsidP="00E53A09">
            <w:pPr>
              <w:rPr>
                <w:rFonts w:cs="Tahoma"/>
                <w:sz w:val="18"/>
                <w:szCs w:val="18"/>
              </w:rPr>
            </w:pPr>
            <w:r w:rsidRPr="00354074">
              <w:rPr>
                <w:rFonts w:cs="Tahoma"/>
                <w:sz w:val="18"/>
                <w:szCs w:val="18"/>
              </w:rPr>
              <w:t>29</w:t>
            </w:r>
          </w:p>
        </w:tc>
        <w:tc>
          <w:tcPr>
            <w:tcW w:w="840" w:type="pct"/>
          </w:tcPr>
          <w:p w14:paraId="0522DB0C" w14:textId="77777777" w:rsidR="00A976C0" w:rsidRPr="00354074" w:rsidRDefault="00A976C0" w:rsidP="00E53A09">
            <w:pPr>
              <w:rPr>
                <w:rFonts w:cs="Tahoma"/>
                <w:sz w:val="18"/>
                <w:szCs w:val="18"/>
              </w:rPr>
            </w:pPr>
            <w:r w:rsidRPr="00354074">
              <w:rPr>
                <w:rFonts w:cs="Tahoma"/>
                <w:sz w:val="18"/>
                <w:szCs w:val="18"/>
              </w:rPr>
              <w:t>20</w:t>
            </w:r>
          </w:p>
        </w:tc>
        <w:tc>
          <w:tcPr>
            <w:tcW w:w="741" w:type="pct"/>
          </w:tcPr>
          <w:p w14:paraId="253A06BF"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3E218762"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275384B5" w14:textId="77777777" w:rsidR="00A976C0" w:rsidRPr="00354074" w:rsidRDefault="00A976C0" w:rsidP="00E53A09">
            <w:pPr>
              <w:rPr>
                <w:rFonts w:cs="Tahoma"/>
                <w:sz w:val="18"/>
                <w:szCs w:val="18"/>
              </w:rPr>
            </w:pPr>
          </w:p>
        </w:tc>
      </w:tr>
      <w:tr w:rsidR="00FA2280" w:rsidRPr="005B4766" w14:paraId="7CEEF5F1" w14:textId="77777777" w:rsidTr="001D0261">
        <w:tc>
          <w:tcPr>
            <w:tcW w:w="885" w:type="pct"/>
          </w:tcPr>
          <w:p w14:paraId="6A97A98E" w14:textId="77777777" w:rsidR="00A976C0" w:rsidRPr="00354074" w:rsidRDefault="00A976C0" w:rsidP="00E53A09">
            <w:pPr>
              <w:rPr>
                <w:rFonts w:cs="Tahoma"/>
                <w:sz w:val="18"/>
                <w:szCs w:val="18"/>
              </w:rPr>
            </w:pPr>
            <w:r w:rsidRPr="00354074">
              <w:rPr>
                <w:rFonts w:cs="Tahoma"/>
                <w:sz w:val="18"/>
                <w:szCs w:val="18"/>
              </w:rPr>
              <w:t>*MAC code</w:t>
            </w:r>
          </w:p>
        </w:tc>
        <w:tc>
          <w:tcPr>
            <w:tcW w:w="458" w:type="pct"/>
          </w:tcPr>
          <w:p w14:paraId="57509F3A" w14:textId="77777777" w:rsidR="00A976C0" w:rsidRPr="00354074" w:rsidRDefault="00A976C0" w:rsidP="00E53A09">
            <w:pPr>
              <w:rPr>
                <w:rFonts w:cs="Tahoma"/>
                <w:sz w:val="18"/>
                <w:szCs w:val="18"/>
              </w:rPr>
            </w:pPr>
            <w:r w:rsidRPr="00354074">
              <w:rPr>
                <w:rFonts w:cs="Tahoma"/>
                <w:sz w:val="18"/>
                <w:szCs w:val="18"/>
              </w:rPr>
              <w:t>30</w:t>
            </w:r>
          </w:p>
        </w:tc>
        <w:tc>
          <w:tcPr>
            <w:tcW w:w="840" w:type="pct"/>
          </w:tcPr>
          <w:p w14:paraId="4AF94A76" w14:textId="77777777" w:rsidR="00A976C0" w:rsidRPr="00354074" w:rsidRDefault="00A976C0" w:rsidP="00E53A09">
            <w:pPr>
              <w:rPr>
                <w:rFonts w:cs="Tahoma"/>
                <w:sz w:val="18"/>
                <w:szCs w:val="18"/>
              </w:rPr>
            </w:pPr>
            <w:r w:rsidRPr="00354074">
              <w:rPr>
                <w:rFonts w:cs="Tahoma"/>
                <w:sz w:val="18"/>
                <w:szCs w:val="18"/>
              </w:rPr>
              <w:t>20</w:t>
            </w:r>
          </w:p>
        </w:tc>
        <w:tc>
          <w:tcPr>
            <w:tcW w:w="741" w:type="pct"/>
          </w:tcPr>
          <w:p w14:paraId="58AA7B44"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1F47B6D9"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1D3E5FD3" w14:textId="77777777" w:rsidR="00A976C0" w:rsidRPr="00354074" w:rsidRDefault="00A976C0" w:rsidP="00E53A09">
            <w:pPr>
              <w:rPr>
                <w:rFonts w:cs="Tahoma"/>
                <w:sz w:val="18"/>
                <w:szCs w:val="18"/>
              </w:rPr>
            </w:pPr>
          </w:p>
        </w:tc>
      </w:tr>
      <w:tr w:rsidR="00FA2280" w:rsidRPr="005B4766" w14:paraId="12E31489" w14:textId="77777777" w:rsidTr="001D0261">
        <w:tc>
          <w:tcPr>
            <w:tcW w:w="885" w:type="pct"/>
          </w:tcPr>
          <w:p w14:paraId="765E2C03" w14:textId="77777777" w:rsidR="00A976C0" w:rsidRPr="00354074" w:rsidRDefault="00A976C0" w:rsidP="004372BD">
            <w:pPr>
              <w:rPr>
                <w:rFonts w:cs="Tahoma"/>
                <w:sz w:val="18"/>
                <w:szCs w:val="18"/>
              </w:rPr>
            </w:pPr>
            <w:r w:rsidRPr="00354074">
              <w:rPr>
                <w:rFonts w:cs="Tahoma"/>
                <w:sz w:val="18"/>
                <w:szCs w:val="18"/>
              </w:rPr>
              <w:t>*</w:t>
            </w:r>
            <w:r w:rsidR="004372BD" w:rsidRPr="007B4535">
              <w:rPr>
                <w:rFonts w:cs="Tahoma"/>
                <w:sz w:val="18"/>
                <w:szCs w:val="18"/>
              </w:rPr>
              <w:t>Invoice Id</w:t>
            </w:r>
          </w:p>
        </w:tc>
        <w:tc>
          <w:tcPr>
            <w:tcW w:w="458" w:type="pct"/>
          </w:tcPr>
          <w:p w14:paraId="15CB6CE6" w14:textId="77777777" w:rsidR="00A976C0" w:rsidRPr="00354074" w:rsidRDefault="00A976C0" w:rsidP="00E53A09">
            <w:pPr>
              <w:rPr>
                <w:rFonts w:cs="Tahoma"/>
                <w:sz w:val="18"/>
                <w:szCs w:val="18"/>
              </w:rPr>
            </w:pPr>
            <w:r w:rsidRPr="00354074">
              <w:rPr>
                <w:rFonts w:cs="Tahoma"/>
                <w:sz w:val="18"/>
                <w:szCs w:val="18"/>
              </w:rPr>
              <w:t>31</w:t>
            </w:r>
          </w:p>
        </w:tc>
        <w:tc>
          <w:tcPr>
            <w:tcW w:w="840" w:type="pct"/>
          </w:tcPr>
          <w:p w14:paraId="381D6622" w14:textId="77777777" w:rsidR="00A976C0" w:rsidRPr="00354074" w:rsidRDefault="00A976C0" w:rsidP="00E53A09">
            <w:pPr>
              <w:rPr>
                <w:rFonts w:cs="Tahoma"/>
                <w:sz w:val="18"/>
                <w:szCs w:val="18"/>
              </w:rPr>
            </w:pPr>
            <w:r w:rsidRPr="00354074">
              <w:rPr>
                <w:rFonts w:cs="Tahoma"/>
                <w:sz w:val="18"/>
                <w:szCs w:val="18"/>
              </w:rPr>
              <w:t>2</w:t>
            </w:r>
            <w:r w:rsidR="004372BD">
              <w:rPr>
                <w:rFonts w:cs="Tahoma"/>
                <w:sz w:val="18"/>
                <w:szCs w:val="18"/>
              </w:rPr>
              <w:t>50</w:t>
            </w:r>
            <w:r w:rsidRPr="00354074">
              <w:rPr>
                <w:rFonts w:cs="Tahoma"/>
                <w:sz w:val="18"/>
                <w:szCs w:val="18"/>
              </w:rPr>
              <w:t>0</w:t>
            </w:r>
          </w:p>
        </w:tc>
        <w:tc>
          <w:tcPr>
            <w:tcW w:w="741" w:type="pct"/>
          </w:tcPr>
          <w:p w14:paraId="5AE3F121"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75A66377" w14:textId="77777777" w:rsidR="00B804B1" w:rsidRDefault="00B804B1" w:rsidP="00AA6268">
            <w:pPr>
              <w:spacing w:after="120"/>
              <w:rPr>
                <w:rFonts w:ascii="Calibri" w:hAnsi="Calibri"/>
                <w:color w:val="000000"/>
                <w:sz w:val="22"/>
                <w:szCs w:val="22"/>
              </w:rPr>
            </w:pPr>
            <w:r>
              <w:rPr>
                <w:rFonts w:cs="Arial"/>
                <w:sz w:val="18"/>
                <w:szCs w:val="18"/>
              </w:rPr>
              <w:t>e.g.</w:t>
            </w:r>
            <w:r>
              <w:rPr>
                <w:rFonts w:ascii="Calibri" w:hAnsi="Calibri"/>
                <w:color w:val="000000"/>
                <w:sz w:val="22"/>
                <w:szCs w:val="22"/>
              </w:rPr>
              <w:t>GM00000023 M001 1/GM00000023 M002 1</w:t>
            </w:r>
          </w:p>
          <w:p w14:paraId="0B42BC54" w14:textId="77777777" w:rsidR="00A976C0" w:rsidRPr="00354074" w:rsidRDefault="00B804B1" w:rsidP="00B804B1">
            <w:pPr>
              <w:rPr>
                <w:rFonts w:cs="Tahoma"/>
                <w:sz w:val="18"/>
                <w:szCs w:val="18"/>
              </w:rPr>
            </w:pPr>
            <w:r>
              <w:rPr>
                <w:rFonts w:ascii="Calibri" w:hAnsi="Calibri"/>
                <w:color w:val="000000"/>
                <w:sz w:val="22"/>
                <w:szCs w:val="22"/>
              </w:rPr>
              <w:t>etc..</w:t>
            </w:r>
            <w:r w:rsidRPr="004E6AA3">
              <w:rPr>
                <w:sz w:val="18"/>
                <w:szCs w:val="18"/>
              </w:rPr>
              <w:t>.</w:t>
            </w:r>
          </w:p>
        </w:tc>
        <w:tc>
          <w:tcPr>
            <w:tcW w:w="692" w:type="pct"/>
          </w:tcPr>
          <w:p w14:paraId="1A3F8BCE" w14:textId="77777777" w:rsidR="00A976C0" w:rsidRPr="00354074" w:rsidRDefault="00EA4F53" w:rsidP="00B804B1">
            <w:pPr>
              <w:rPr>
                <w:rFonts w:cs="Tahoma"/>
                <w:sz w:val="18"/>
                <w:szCs w:val="18"/>
              </w:rPr>
            </w:pPr>
            <w:r>
              <w:rPr>
                <w:sz w:val="18"/>
                <w:szCs w:val="18"/>
              </w:rPr>
              <w:t>Invoice Id is list of invoice against which charges are reconciled.</w:t>
            </w:r>
          </w:p>
        </w:tc>
      </w:tr>
      <w:tr w:rsidR="00FA2280" w:rsidRPr="005B4766" w14:paraId="0C8A54AA" w14:textId="77777777" w:rsidTr="001D0261">
        <w:tc>
          <w:tcPr>
            <w:tcW w:w="885" w:type="pct"/>
          </w:tcPr>
          <w:p w14:paraId="2C97962D" w14:textId="77777777" w:rsidR="00A976C0" w:rsidRPr="00354074" w:rsidRDefault="00A976C0" w:rsidP="00E53A09">
            <w:pPr>
              <w:rPr>
                <w:rFonts w:cs="Tahoma"/>
                <w:sz w:val="18"/>
                <w:szCs w:val="18"/>
              </w:rPr>
            </w:pPr>
            <w:r w:rsidRPr="00354074">
              <w:rPr>
                <w:rFonts w:cs="Tahoma"/>
                <w:sz w:val="18"/>
                <w:szCs w:val="18"/>
              </w:rPr>
              <w:t>*TRC Start date time</w:t>
            </w:r>
          </w:p>
        </w:tc>
        <w:tc>
          <w:tcPr>
            <w:tcW w:w="458" w:type="pct"/>
          </w:tcPr>
          <w:p w14:paraId="4E68FDFC" w14:textId="77777777" w:rsidR="00A976C0" w:rsidRPr="00354074" w:rsidRDefault="00A976C0" w:rsidP="00E53A09">
            <w:pPr>
              <w:rPr>
                <w:rFonts w:cs="Tahoma"/>
                <w:sz w:val="18"/>
                <w:szCs w:val="18"/>
              </w:rPr>
            </w:pPr>
            <w:r w:rsidRPr="00354074">
              <w:rPr>
                <w:rFonts w:cs="Tahoma"/>
                <w:sz w:val="18"/>
                <w:szCs w:val="18"/>
              </w:rPr>
              <w:t>32</w:t>
            </w:r>
          </w:p>
        </w:tc>
        <w:tc>
          <w:tcPr>
            <w:tcW w:w="840" w:type="pct"/>
          </w:tcPr>
          <w:p w14:paraId="2CE48AE2" w14:textId="77777777" w:rsidR="00A976C0" w:rsidRPr="00354074" w:rsidRDefault="00A976C0" w:rsidP="00E53A09">
            <w:pPr>
              <w:rPr>
                <w:rFonts w:cs="Tahoma"/>
                <w:sz w:val="18"/>
                <w:szCs w:val="18"/>
              </w:rPr>
            </w:pPr>
            <w:r w:rsidRPr="00354074">
              <w:rPr>
                <w:rFonts w:cs="Tahoma"/>
                <w:sz w:val="18"/>
                <w:szCs w:val="18"/>
              </w:rPr>
              <w:t>20</w:t>
            </w:r>
          </w:p>
        </w:tc>
        <w:tc>
          <w:tcPr>
            <w:tcW w:w="741" w:type="pct"/>
          </w:tcPr>
          <w:p w14:paraId="56B0CDE0"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57D6F90B"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6D1CFFB3" w14:textId="77777777" w:rsidR="00A976C0" w:rsidRPr="00354074" w:rsidRDefault="00A976C0" w:rsidP="00E53A09">
            <w:pPr>
              <w:rPr>
                <w:rFonts w:cs="Tahoma"/>
                <w:sz w:val="18"/>
                <w:szCs w:val="18"/>
              </w:rPr>
            </w:pPr>
          </w:p>
        </w:tc>
      </w:tr>
      <w:tr w:rsidR="00FA2280" w:rsidRPr="005B4766" w14:paraId="4BEE37D9" w14:textId="77777777" w:rsidTr="001D0261">
        <w:tc>
          <w:tcPr>
            <w:tcW w:w="885" w:type="pct"/>
          </w:tcPr>
          <w:p w14:paraId="31DEC11F" w14:textId="77777777" w:rsidR="00A976C0" w:rsidRPr="00354074" w:rsidRDefault="00A976C0" w:rsidP="00E53A09">
            <w:pPr>
              <w:rPr>
                <w:rFonts w:cs="Tahoma"/>
                <w:sz w:val="18"/>
                <w:szCs w:val="18"/>
              </w:rPr>
            </w:pPr>
            <w:r w:rsidRPr="00354074">
              <w:rPr>
                <w:rFonts w:cs="Tahoma"/>
                <w:sz w:val="18"/>
                <w:szCs w:val="18"/>
              </w:rPr>
              <w:t>*Clear code</w:t>
            </w:r>
          </w:p>
        </w:tc>
        <w:tc>
          <w:tcPr>
            <w:tcW w:w="458" w:type="pct"/>
          </w:tcPr>
          <w:p w14:paraId="49A3810D" w14:textId="77777777" w:rsidR="00A976C0" w:rsidRPr="00354074" w:rsidRDefault="00A976C0" w:rsidP="00E53A09">
            <w:pPr>
              <w:rPr>
                <w:rFonts w:cs="Tahoma"/>
                <w:sz w:val="18"/>
                <w:szCs w:val="18"/>
              </w:rPr>
            </w:pPr>
            <w:r w:rsidRPr="00354074">
              <w:rPr>
                <w:rFonts w:cs="Tahoma"/>
                <w:sz w:val="18"/>
                <w:szCs w:val="18"/>
              </w:rPr>
              <w:t>33</w:t>
            </w:r>
          </w:p>
        </w:tc>
        <w:tc>
          <w:tcPr>
            <w:tcW w:w="840" w:type="pct"/>
          </w:tcPr>
          <w:p w14:paraId="209AB1CE" w14:textId="77777777" w:rsidR="00A976C0" w:rsidRPr="00354074" w:rsidRDefault="00A976C0" w:rsidP="00E53A09">
            <w:pPr>
              <w:rPr>
                <w:rFonts w:cs="Tahoma"/>
                <w:sz w:val="18"/>
                <w:szCs w:val="18"/>
              </w:rPr>
            </w:pPr>
            <w:r w:rsidRPr="00354074">
              <w:rPr>
                <w:rFonts w:cs="Tahoma"/>
                <w:sz w:val="18"/>
                <w:szCs w:val="18"/>
              </w:rPr>
              <w:t>20</w:t>
            </w:r>
          </w:p>
        </w:tc>
        <w:tc>
          <w:tcPr>
            <w:tcW w:w="741" w:type="pct"/>
          </w:tcPr>
          <w:p w14:paraId="69A3FCC2"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53247EE9"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3A2581B8" w14:textId="77777777" w:rsidR="00A976C0" w:rsidRPr="00354074" w:rsidRDefault="00A976C0" w:rsidP="00E53A09">
            <w:pPr>
              <w:rPr>
                <w:rFonts w:cs="Tahoma"/>
                <w:sz w:val="18"/>
                <w:szCs w:val="18"/>
              </w:rPr>
            </w:pPr>
          </w:p>
        </w:tc>
      </w:tr>
      <w:tr w:rsidR="00FA2280" w:rsidRPr="005B4766" w14:paraId="33267610" w14:textId="77777777" w:rsidTr="001D0261">
        <w:tc>
          <w:tcPr>
            <w:tcW w:w="885" w:type="pct"/>
          </w:tcPr>
          <w:p w14:paraId="0CE16F07" w14:textId="77777777" w:rsidR="00A976C0" w:rsidRPr="00354074" w:rsidRDefault="00A976C0" w:rsidP="00E53A09">
            <w:pPr>
              <w:rPr>
                <w:rFonts w:cs="Tahoma"/>
                <w:sz w:val="18"/>
                <w:szCs w:val="18"/>
              </w:rPr>
            </w:pPr>
            <w:r w:rsidRPr="00354074">
              <w:rPr>
                <w:rFonts w:cs="Tahoma"/>
                <w:sz w:val="18"/>
                <w:szCs w:val="18"/>
              </w:rPr>
              <w:t>*TRC description code</w:t>
            </w:r>
          </w:p>
        </w:tc>
        <w:tc>
          <w:tcPr>
            <w:tcW w:w="458" w:type="pct"/>
          </w:tcPr>
          <w:p w14:paraId="3F6D284C" w14:textId="77777777" w:rsidR="00A976C0" w:rsidRPr="00354074" w:rsidRDefault="00A976C0" w:rsidP="00E53A09">
            <w:pPr>
              <w:rPr>
                <w:rFonts w:cs="Tahoma"/>
                <w:sz w:val="18"/>
                <w:szCs w:val="18"/>
              </w:rPr>
            </w:pPr>
            <w:r w:rsidRPr="00354074">
              <w:rPr>
                <w:rFonts w:cs="Tahoma"/>
                <w:sz w:val="18"/>
                <w:szCs w:val="18"/>
              </w:rPr>
              <w:t>34</w:t>
            </w:r>
          </w:p>
        </w:tc>
        <w:tc>
          <w:tcPr>
            <w:tcW w:w="840" w:type="pct"/>
          </w:tcPr>
          <w:p w14:paraId="59AFD3C2" w14:textId="77777777" w:rsidR="00A976C0" w:rsidRPr="00354074" w:rsidRDefault="00A976C0" w:rsidP="00E53A09">
            <w:pPr>
              <w:rPr>
                <w:rFonts w:cs="Tahoma"/>
                <w:sz w:val="18"/>
                <w:szCs w:val="18"/>
              </w:rPr>
            </w:pPr>
            <w:r w:rsidRPr="00354074">
              <w:rPr>
                <w:rFonts w:cs="Tahoma"/>
                <w:sz w:val="18"/>
                <w:szCs w:val="18"/>
              </w:rPr>
              <w:t>20</w:t>
            </w:r>
          </w:p>
        </w:tc>
        <w:tc>
          <w:tcPr>
            <w:tcW w:w="741" w:type="pct"/>
          </w:tcPr>
          <w:p w14:paraId="495BA5BF"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5BF27C48"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0096C594" w14:textId="77777777" w:rsidR="00A976C0" w:rsidRPr="00354074" w:rsidRDefault="00A976C0" w:rsidP="00E53A09">
            <w:pPr>
              <w:rPr>
                <w:rFonts w:cs="Tahoma"/>
                <w:sz w:val="18"/>
                <w:szCs w:val="18"/>
              </w:rPr>
            </w:pPr>
          </w:p>
        </w:tc>
      </w:tr>
      <w:tr w:rsidR="00FA2280" w:rsidRPr="005B4766" w14:paraId="5078EB07" w14:textId="77777777" w:rsidTr="001D0261">
        <w:tc>
          <w:tcPr>
            <w:tcW w:w="885" w:type="pct"/>
          </w:tcPr>
          <w:p w14:paraId="658C1F99" w14:textId="77777777" w:rsidR="00A976C0" w:rsidRPr="00354074" w:rsidRDefault="00A976C0" w:rsidP="00E53A09">
            <w:pPr>
              <w:rPr>
                <w:rFonts w:cs="Tahoma"/>
                <w:sz w:val="18"/>
                <w:szCs w:val="18"/>
              </w:rPr>
            </w:pPr>
            <w:r w:rsidRPr="00354074">
              <w:rPr>
                <w:rFonts w:cs="Tahoma"/>
                <w:sz w:val="18"/>
                <w:szCs w:val="18"/>
              </w:rPr>
              <w:t>*Price list reference</w:t>
            </w:r>
          </w:p>
        </w:tc>
        <w:tc>
          <w:tcPr>
            <w:tcW w:w="458" w:type="pct"/>
          </w:tcPr>
          <w:p w14:paraId="4BA5297A" w14:textId="77777777" w:rsidR="00A976C0" w:rsidRPr="00354074" w:rsidRDefault="00A976C0" w:rsidP="00E53A09">
            <w:pPr>
              <w:rPr>
                <w:rFonts w:cs="Tahoma"/>
                <w:sz w:val="18"/>
                <w:szCs w:val="18"/>
              </w:rPr>
            </w:pPr>
            <w:r w:rsidRPr="00354074">
              <w:rPr>
                <w:rFonts w:cs="Tahoma"/>
                <w:sz w:val="18"/>
                <w:szCs w:val="18"/>
              </w:rPr>
              <w:t>35</w:t>
            </w:r>
          </w:p>
        </w:tc>
        <w:tc>
          <w:tcPr>
            <w:tcW w:w="840" w:type="pct"/>
          </w:tcPr>
          <w:p w14:paraId="1A351D44" w14:textId="77777777" w:rsidR="00A976C0" w:rsidRPr="00354074" w:rsidRDefault="00A976C0" w:rsidP="00E53A09">
            <w:pPr>
              <w:rPr>
                <w:rFonts w:cs="Tahoma"/>
                <w:sz w:val="18"/>
                <w:szCs w:val="18"/>
              </w:rPr>
            </w:pPr>
            <w:r w:rsidRPr="00354074">
              <w:rPr>
                <w:rFonts w:cs="Tahoma"/>
                <w:sz w:val="18"/>
                <w:szCs w:val="18"/>
              </w:rPr>
              <w:t>256</w:t>
            </w:r>
          </w:p>
        </w:tc>
        <w:tc>
          <w:tcPr>
            <w:tcW w:w="741" w:type="pct"/>
          </w:tcPr>
          <w:p w14:paraId="02B07B6B"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477B76D0"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6689D338" w14:textId="77777777" w:rsidR="00A976C0" w:rsidRPr="00354074" w:rsidRDefault="00A976C0" w:rsidP="00E53A09">
            <w:pPr>
              <w:rPr>
                <w:rFonts w:cs="Tahoma"/>
                <w:sz w:val="18"/>
                <w:szCs w:val="18"/>
              </w:rPr>
            </w:pPr>
          </w:p>
        </w:tc>
      </w:tr>
      <w:tr w:rsidR="00FA2280" w:rsidRPr="005B4766" w14:paraId="2E219528" w14:textId="77777777" w:rsidTr="001D0261">
        <w:tc>
          <w:tcPr>
            <w:tcW w:w="885" w:type="pct"/>
          </w:tcPr>
          <w:p w14:paraId="49DD43A9" w14:textId="77777777" w:rsidR="00A976C0" w:rsidRPr="00354074" w:rsidRDefault="00A976C0" w:rsidP="00E53A09">
            <w:pPr>
              <w:rPr>
                <w:rFonts w:cs="Tahoma"/>
                <w:sz w:val="18"/>
                <w:szCs w:val="18"/>
              </w:rPr>
            </w:pPr>
            <w:r w:rsidRPr="00354074">
              <w:rPr>
                <w:rFonts w:cs="Tahoma"/>
                <w:sz w:val="18"/>
                <w:szCs w:val="18"/>
              </w:rPr>
              <w:t>*Price list description</w:t>
            </w:r>
          </w:p>
        </w:tc>
        <w:tc>
          <w:tcPr>
            <w:tcW w:w="458" w:type="pct"/>
          </w:tcPr>
          <w:p w14:paraId="4879753F" w14:textId="77777777" w:rsidR="00A976C0" w:rsidRPr="00354074" w:rsidRDefault="00A976C0" w:rsidP="00E53A09">
            <w:pPr>
              <w:rPr>
                <w:rFonts w:cs="Tahoma"/>
                <w:sz w:val="18"/>
                <w:szCs w:val="18"/>
              </w:rPr>
            </w:pPr>
            <w:r w:rsidRPr="00354074">
              <w:rPr>
                <w:rFonts w:cs="Tahoma"/>
                <w:sz w:val="18"/>
                <w:szCs w:val="18"/>
              </w:rPr>
              <w:t>36</w:t>
            </w:r>
          </w:p>
        </w:tc>
        <w:tc>
          <w:tcPr>
            <w:tcW w:w="840" w:type="pct"/>
          </w:tcPr>
          <w:p w14:paraId="7693DD55" w14:textId="77777777" w:rsidR="00A976C0" w:rsidRPr="00354074" w:rsidRDefault="00A976C0" w:rsidP="00E53A09">
            <w:pPr>
              <w:rPr>
                <w:rFonts w:cs="Tahoma"/>
                <w:sz w:val="18"/>
                <w:szCs w:val="18"/>
              </w:rPr>
            </w:pPr>
            <w:r w:rsidRPr="00354074">
              <w:rPr>
                <w:rFonts w:cs="Tahoma"/>
                <w:sz w:val="18"/>
                <w:szCs w:val="18"/>
              </w:rPr>
              <w:t>256</w:t>
            </w:r>
          </w:p>
        </w:tc>
        <w:tc>
          <w:tcPr>
            <w:tcW w:w="741" w:type="pct"/>
          </w:tcPr>
          <w:p w14:paraId="219EF1DA" w14:textId="77777777" w:rsidR="00A976C0" w:rsidRPr="00354074" w:rsidRDefault="00A976C0" w:rsidP="00E53A09">
            <w:pPr>
              <w:rPr>
                <w:rFonts w:cs="Tahoma"/>
                <w:sz w:val="18"/>
                <w:szCs w:val="18"/>
              </w:rPr>
            </w:pPr>
            <w:r w:rsidRPr="00354074">
              <w:rPr>
                <w:rFonts w:cs="Tahoma"/>
                <w:sz w:val="18"/>
                <w:szCs w:val="18"/>
              </w:rPr>
              <w:t>Text</w:t>
            </w:r>
          </w:p>
        </w:tc>
        <w:tc>
          <w:tcPr>
            <w:tcW w:w="1383" w:type="pct"/>
          </w:tcPr>
          <w:p w14:paraId="69B1084B" w14:textId="77777777" w:rsidR="00A976C0" w:rsidRPr="00354074" w:rsidRDefault="00A976C0" w:rsidP="00E53A09">
            <w:pPr>
              <w:rPr>
                <w:rFonts w:cs="Tahoma"/>
                <w:sz w:val="18"/>
                <w:szCs w:val="18"/>
              </w:rPr>
            </w:pPr>
            <w:r w:rsidRPr="00354074">
              <w:rPr>
                <w:rFonts w:cs="Tahoma"/>
                <w:sz w:val="18"/>
                <w:szCs w:val="18"/>
              </w:rPr>
              <w:t>Not used for SOGEA Adjustment</w:t>
            </w:r>
          </w:p>
        </w:tc>
        <w:tc>
          <w:tcPr>
            <w:tcW w:w="692" w:type="pct"/>
          </w:tcPr>
          <w:p w14:paraId="479805C1" w14:textId="77777777" w:rsidR="00A976C0" w:rsidRPr="00354074" w:rsidRDefault="00A976C0" w:rsidP="00E53A09">
            <w:pPr>
              <w:rPr>
                <w:rFonts w:cs="Tahoma"/>
                <w:sz w:val="18"/>
                <w:szCs w:val="18"/>
              </w:rPr>
            </w:pPr>
          </w:p>
        </w:tc>
      </w:tr>
    </w:tbl>
    <w:p w14:paraId="5963E36A" w14:textId="77777777" w:rsidR="00E53A09" w:rsidRPr="00354074" w:rsidRDefault="00E53A09" w:rsidP="00E53A09">
      <w:pPr>
        <w:rPr>
          <w:rFonts w:cs="Tahoma"/>
          <w:szCs w:val="21"/>
        </w:rPr>
      </w:pPr>
      <w:r w:rsidRPr="00354074">
        <w:rPr>
          <w:rFonts w:cs="Tahoma"/>
          <w:szCs w:val="21"/>
        </w:rPr>
        <w:t>* Asterisk = Fields whose values will not get populated.</w:t>
      </w:r>
    </w:p>
    <w:p w14:paraId="68184913" w14:textId="77777777" w:rsidR="00E53A09" w:rsidRPr="00097167" w:rsidRDefault="00E53A09" w:rsidP="00870DEA">
      <w:pPr>
        <w:pStyle w:val="Heading2"/>
      </w:pPr>
      <w:bookmarkStart w:id="351" w:name="_6.6._BILL_SUMMARY"/>
      <w:bookmarkStart w:id="352" w:name="_Ref4779553"/>
      <w:bookmarkStart w:id="353" w:name="_Toc205994588"/>
      <w:bookmarkEnd w:id="351"/>
      <w:r w:rsidRPr="00097167">
        <w:t>BILL SUMMARY RECORD</w:t>
      </w:r>
      <w:bookmarkEnd w:id="352"/>
      <w:bookmarkEnd w:id="353"/>
    </w:p>
    <w:p w14:paraId="06B84981" w14:textId="77777777" w:rsidR="00E53A09" w:rsidRPr="00354074" w:rsidRDefault="00E53A09" w:rsidP="00E53A09">
      <w:pPr>
        <w:rPr>
          <w:szCs w:val="21"/>
        </w:rPr>
      </w:pPr>
      <w:r w:rsidRPr="00354074">
        <w:rPr>
          <w:szCs w:val="21"/>
        </w:rPr>
        <w:t>The following single circuit summary record will be included in the output file. For different products, Bill Summary Records positions and field name varies.</w:t>
      </w:r>
    </w:p>
    <w:p w14:paraId="66E8870B" w14:textId="77777777" w:rsidR="00E53A09" w:rsidRPr="00354074" w:rsidRDefault="00E53A09" w:rsidP="00E53A09">
      <w:pPr>
        <w:rPr>
          <w:szCs w:val="21"/>
        </w:rPr>
      </w:pPr>
      <w:r w:rsidRPr="00354074">
        <w:rPr>
          <w:szCs w:val="21"/>
        </w:rPr>
        <w:t xml:space="preserve">RECORDTYPE: </w:t>
      </w:r>
      <w:r w:rsidRPr="00354074">
        <w:rPr>
          <w:b/>
          <w:szCs w:val="21"/>
        </w:rPr>
        <w:t>BILLSUMMARYRECORD</w:t>
      </w:r>
      <w:r w:rsidRPr="00354074" w:rsidDel="00DB1257">
        <w:rPr>
          <w:szCs w:val="21"/>
        </w:rPr>
        <w:t xml:space="preserve"> </w:t>
      </w:r>
    </w:p>
    <w:tbl>
      <w:tblPr>
        <w:tblW w:w="4931"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613"/>
        <w:gridCol w:w="746"/>
        <w:gridCol w:w="1620"/>
        <w:gridCol w:w="1259"/>
        <w:gridCol w:w="2561"/>
        <w:gridCol w:w="1310"/>
      </w:tblGrid>
      <w:tr w:rsidR="00F26353" w:rsidRPr="005B4766" w14:paraId="0098D008" w14:textId="77777777" w:rsidTr="001D0261">
        <w:tc>
          <w:tcPr>
            <w:tcW w:w="885" w:type="pct"/>
          </w:tcPr>
          <w:p w14:paraId="01919F25" w14:textId="77777777" w:rsidR="00A976C0" w:rsidRPr="00354074" w:rsidRDefault="00A976C0" w:rsidP="00E53A09">
            <w:pPr>
              <w:rPr>
                <w:rFonts w:cs="Tahoma"/>
                <w:b/>
                <w:sz w:val="18"/>
                <w:szCs w:val="18"/>
              </w:rPr>
            </w:pPr>
            <w:r w:rsidRPr="00354074">
              <w:rPr>
                <w:rFonts w:cs="Tahoma"/>
                <w:b/>
                <w:sz w:val="18"/>
                <w:szCs w:val="18"/>
              </w:rPr>
              <w:t>Field Name</w:t>
            </w:r>
          </w:p>
        </w:tc>
        <w:tc>
          <w:tcPr>
            <w:tcW w:w="409" w:type="pct"/>
          </w:tcPr>
          <w:p w14:paraId="4A93025E" w14:textId="77777777" w:rsidR="00A976C0" w:rsidRPr="00354074" w:rsidRDefault="00A976C0" w:rsidP="00E53A09">
            <w:pPr>
              <w:rPr>
                <w:rFonts w:cs="Tahoma"/>
                <w:b/>
                <w:sz w:val="18"/>
                <w:szCs w:val="18"/>
              </w:rPr>
            </w:pPr>
            <w:r w:rsidRPr="00354074">
              <w:rPr>
                <w:rFonts w:cs="Tahoma"/>
                <w:b/>
                <w:sz w:val="18"/>
                <w:szCs w:val="18"/>
              </w:rPr>
              <w:t>Field No</w:t>
            </w:r>
          </w:p>
        </w:tc>
        <w:tc>
          <w:tcPr>
            <w:tcW w:w="889" w:type="pct"/>
          </w:tcPr>
          <w:p w14:paraId="04CEA546" w14:textId="77777777" w:rsidR="00A976C0" w:rsidRPr="00354074" w:rsidRDefault="00A976C0" w:rsidP="00E53A09">
            <w:pPr>
              <w:rPr>
                <w:rFonts w:cs="Tahoma"/>
                <w:b/>
                <w:sz w:val="18"/>
                <w:szCs w:val="18"/>
              </w:rPr>
            </w:pPr>
            <w:r w:rsidRPr="00354074">
              <w:rPr>
                <w:rFonts w:cs="Tahoma"/>
                <w:b/>
                <w:sz w:val="18"/>
                <w:szCs w:val="18"/>
              </w:rPr>
              <w:t xml:space="preserve">Maximum Field Length          </w:t>
            </w:r>
          </w:p>
        </w:tc>
        <w:tc>
          <w:tcPr>
            <w:tcW w:w="691" w:type="pct"/>
          </w:tcPr>
          <w:p w14:paraId="06A71433" w14:textId="77777777" w:rsidR="00A976C0" w:rsidRPr="00354074" w:rsidRDefault="00A976C0" w:rsidP="00E53A09">
            <w:pPr>
              <w:rPr>
                <w:rFonts w:cs="Tahoma"/>
                <w:b/>
                <w:sz w:val="18"/>
                <w:szCs w:val="18"/>
              </w:rPr>
            </w:pPr>
            <w:r w:rsidRPr="00354074">
              <w:rPr>
                <w:rFonts w:cs="Tahoma"/>
                <w:b/>
                <w:sz w:val="18"/>
                <w:szCs w:val="18"/>
              </w:rPr>
              <w:t>Format</w:t>
            </w:r>
          </w:p>
        </w:tc>
        <w:tc>
          <w:tcPr>
            <w:tcW w:w="1406" w:type="pct"/>
          </w:tcPr>
          <w:p w14:paraId="52BE8A9E" w14:textId="77777777" w:rsidR="00A976C0" w:rsidRPr="00354074" w:rsidRDefault="00A976C0" w:rsidP="00E53A09">
            <w:pPr>
              <w:rPr>
                <w:rFonts w:cs="Tahoma"/>
                <w:b/>
                <w:sz w:val="18"/>
                <w:szCs w:val="18"/>
              </w:rPr>
            </w:pPr>
            <w:r w:rsidRPr="00354074">
              <w:rPr>
                <w:rFonts w:cs="Tahoma"/>
                <w:b/>
                <w:sz w:val="18"/>
                <w:szCs w:val="18"/>
              </w:rPr>
              <w:t>Value</w:t>
            </w:r>
          </w:p>
        </w:tc>
        <w:tc>
          <w:tcPr>
            <w:tcW w:w="719" w:type="pct"/>
          </w:tcPr>
          <w:p w14:paraId="72D8C209" w14:textId="77777777" w:rsidR="00A976C0" w:rsidRPr="00354074" w:rsidRDefault="00A976C0" w:rsidP="00E53A09">
            <w:pPr>
              <w:rPr>
                <w:rFonts w:cs="Tahoma"/>
                <w:b/>
                <w:sz w:val="18"/>
                <w:szCs w:val="18"/>
              </w:rPr>
            </w:pPr>
            <w:r w:rsidRPr="00354074">
              <w:rPr>
                <w:rFonts w:cs="Tahoma"/>
                <w:b/>
                <w:sz w:val="18"/>
                <w:szCs w:val="18"/>
              </w:rPr>
              <w:t>Note</w:t>
            </w:r>
          </w:p>
        </w:tc>
      </w:tr>
      <w:tr w:rsidR="00F26353" w:rsidRPr="005B4766" w14:paraId="721867C1" w14:textId="77777777" w:rsidTr="001D0261">
        <w:tc>
          <w:tcPr>
            <w:tcW w:w="885" w:type="pct"/>
          </w:tcPr>
          <w:p w14:paraId="017160A8" w14:textId="77777777" w:rsidR="00A976C0" w:rsidRPr="00354074" w:rsidRDefault="00A976C0" w:rsidP="00E53A09">
            <w:pPr>
              <w:rPr>
                <w:rFonts w:cs="Tahoma"/>
                <w:sz w:val="18"/>
                <w:szCs w:val="18"/>
              </w:rPr>
            </w:pPr>
            <w:r w:rsidRPr="00354074">
              <w:rPr>
                <w:rFonts w:cs="Tahoma"/>
                <w:sz w:val="18"/>
                <w:szCs w:val="18"/>
              </w:rPr>
              <w:t>Record Type</w:t>
            </w:r>
          </w:p>
        </w:tc>
        <w:tc>
          <w:tcPr>
            <w:tcW w:w="409" w:type="pct"/>
          </w:tcPr>
          <w:p w14:paraId="7595C4C7" w14:textId="77777777" w:rsidR="00A976C0" w:rsidRPr="00354074" w:rsidRDefault="00A976C0" w:rsidP="00E53A09">
            <w:pPr>
              <w:rPr>
                <w:rFonts w:cs="Tahoma"/>
                <w:sz w:val="18"/>
                <w:szCs w:val="18"/>
              </w:rPr>
            </w:pPr>
            <w:r w:rsidRPr="00354074">
              <w:rPr>
                <w:rFonts w:cs="Tahoma"/>
                <w:sz w:val="18"/>
                <w:szCs w:val="18"/>
              </w:rPr>
              <w:t>1</w:t>
            </w:r>
          </w:p>
        </w:tc>
        <w:tc>
          <w:tcPr>
            <w:tcW w:w="889" w:type="pct"/>
          </w:tcPr>
          <w:p w14:paraId="0DAAF108" w14:textId="77777777" w:rsidR="00A976C0" w:rsidRPr="00354074" w:rsidRDefault="00A976C0" w:rsidP="00E53A09">
            <w:pPr>
              <w:rPr>
                <w:rFonts w:cs="Tahoma"/>
                <w:sz w:val="18"/>
                <w:szCs w:val="18"/>
              </w:rPr>
            </w:pPr>
            <w:r w:rsidRPr="00354074">
              <w:rPr>
                <w:rFonts w:cs="Tahoma"/>
                <w:sz w:val="18"/>
                <w:szCs w:val="18"/>
              </w:rPr>
              <w:t>255</w:t>
            </w:r>
          </w:p>
        </w:tc>
        <w:tc>
          <w:tcPr>
            <w:tcW w:w="691" w:type="pct"/>
          </w:tcPr>
          <w:p w14:paraId="71ED65E4" w14:textId="77777777" w:rsidR="00A976C0" w:rsidRPr="00354074" w:rsidRDefault="00A976C0" w:rsidP="00E53A09">
            <w:pPr>
              <w:rPr>
                <w:rFonts w:cs="Tahoma"/>
                <w:sz w:val="18"/>
                <w:szCs w:val="18"/>
              </w:rPr>
            </w:pPr>
            <w:r w:rsidRPr="00354074">
              <w:rPr>
                <w:rFonts w:cs="Tahoma"/>
                <w:sz w:val="18"/>
                <w:szCs w:val="18"/>
              </w:rPr>
              <w:t>Text</w:t>
            </w:r>
          </w:p>
        </w:tc>
        <w:tc>
          <w:tcPr>
            <w:tcW w:w="1406" w:type="pct"/>
          </w:tcPr>
          <w:p w14:paraId="3B6ADF8D" w14:textId="77777777" w:rsidR="00A976C0" w:rsidRPr="00354074" w:rsidRDefault="00A976C0" w:rsidP="00E53A09">
            <w:pPr>
              <w:rPr>
                <w:rFonts w:cs="Tahoma"/>
                <w:sz w:val="18"/>
                <w:szCs w:val="18"/>
              </w:rPr>
            </w:pPr>
            <w:r w:rsidRPr="00354074">
              <w:rPr>
                <w:rFonts w:cs="Tahoma"/>
                <w:sz w:val="18"/>
                <w:szCs w:val="18"/>
              </w:rPr>
              <w:t>BILLSUMMARYRECORD</w:t>
            </w:r>
          </w:p>
        </w:tc>
        <w:tc>
          <w:tcPr>
            <w:tcW w:w="719" w:type="pct"/>
          </w:tcPr>
          <w:p w14:paraId="0E0F0AA7" w14:textId="77777777" w:rsidR="00A976C0" w:rsidRPr="00354074" w:rsidRDefault="00A976C0" w:rsidP="00E53A09">
            <w:pPr>
              <w:rPr>
                <w:rFonts w:cs="Tahoma"/>
                <w:sz w:val="18"/>
                <w:szCs w:val="18"/>
              </w:rPr>
            </w:pPr>
          </w:p>
        </w:tc>
      </w:tr>
      <w:tr w:rsidR="00F26353" w:rsidRPr="005B4766" w14:paraId="74C31D6D" w14:textId="77777777" w:rsidTr="001D0261">
        <w:tc>
          <w:tcPr>
            <w:tcW w:w="885" w:type="pct"/>
          </w:tcPr>
          <w:p w14:paraId="2D515512" w14:textId="77777777" w:rsidR="00A976C0" w:rsidRPr="00354074" w:rsidRDefault="00A976C0" w:rsidP="00E53A09">
            <w:pPr>
              <w:rPr>
                <w:rFonts w:cs="Tahoma"/>
                <w:sz w:val="18"/>
                <w:szCs w:val="18"/>
              </w:rPr>
            </w:pPr>
            <w:r w:rsidRPr="00354074">
              <w:rPr>
                <w:rFonts w:cs="Tahoma"/>
                <w:sz w:val="18"/>
                <w:szCs w:val="18"/>
              </w:rPr>
              <w:t>Net total of total bill charges</w:t>
            </w:r>
          </w:p>
        </w:tc>
        <w:tc>
          <w:tcPr>
            <w:tcW w:w="409" w:type="pct"/>
          </w:tcPr>
          <w:p w14:paraId="2439540E" w14:textId="77777777" w:rsidR="00A976C0" w:rsidRPr="00354074" w:rsidRDefault="00A976C0" w:rsidP="00E53A09">
            <w:pPr>
              <w:rPr>
                <w:rFonts w:cs="Tahoma"/>
                <w:sz w:val="18"/>
                <w:szCs w:val="18"/>
              </w:rPr>
            </w:pPr>
            <w:r w:rsidRPr="00354074">
              <w:rPr>
                <w:rFonts w:cs="Tahoma"/>
                <w:sz w:val="18"/>
                <w:szCs w:val="18"/>
              </w:rPr>
              <w:t>2</w:t>
            </w:r>
          </w:p>
        </w:tc>
        <w:tc>
          <w:tcPr>
            <w:tcW w:w="889" w:type="pct"/>
          </w:tcPr>
          <w:p w14:paraId="465A5F9F" w14:textId="77777777" w:rsidR="00A976C0" w:rsidRPr="00354074" w:rsidRDefault="00A976C0" w:rsidP="00E53A09">
            <w:pPr>
              <w:rPr>
                <w:rFonts w:cs="Tahoma"/>
                <w:sz w:val="18"/>
                <w:szCs w:val="18"/>
              </w:rPr>
            </w:pPr>
            <w:r w:rsidRPr="00354074">
              <w:rPr>
                <w:rFonts w:cs="Tahoma"/>
                <w:sz w:val="18"/>
                <w:szCs w:val="18"/>
              </w:rPr>
              <w:t>18</w:t>
            </w:r>
          </w:p>
        </w:tc>
        <w:tc>
          <w:tcPr>
            <w:tcW w:w="691" w:type="pct"/>
          </w:tcPr>
          <w:p w14:paraId="14133BFE" w14:textId="77777777" w:rsidR="00A976C0" w:rsidRPr="00354074" w:rsidRDefault="00A976C0" w:rsidP="00E53A09">
            <w:pPr>
              <w:rPr>
                <w:rFonts w:cs="Tahoma"/>
                <w:sz w:val="18"/>
                <w:szCs w:val="18"/>
              </w:rPr>
            </w:pPr>
            <w:r w:rsidRPr="00354074">
              <w:rPr>
                <w:rFonts w:cs="Tahoma"/>
                <w:sz w:val="18"/>
                <w:szCs w:val="18"/>
              </w:rPr>
              <w:t>Num</w:t>
            </w:r>
          </w:p>
        </w:tc>
        <w:tc>
          <w:tcPr>
            <w:tcW w:w="1406" w:type="pct"/>
          </w:tcPr>
          <w:p w14:paraId="40F141F6" w14:textId="77777777" w:rsidR="00A976C0" w:rsidRPr="00354074" w:rsidRDefault="00A976C0" w:rsidP="00E53A09">
            <w:pPr>
              <w:rPr>
                <w:rFonts w:cs="Tahoma"/>
                <w:sz w:val="18"/>
                <w:szCs w:val="18"/>
              </w:rPr>
            </w:pPr>
            <w:r w:rsidRPr="00354074">
              <w:rPr>
                <w:rFonts w:cs="Tahoma"/>
                <w:sz w:val="18"/>
                <w:szCs w:val="18"/>
              </w:rPr>
              <w:t xml:space="preserve">The charges are in pence. Hence the value of 520 should be read as £5.2 and 3600 should be read as £36.00. </w:t>
            </w:r>
          </w:p>
        </w:tc>
        <w:tc>
          <w:tcPr>
            <w:tcW w:w="719" w:type="pct"/>
          </w:tcPr>
          <w:p w14:paraId="027C472C" w14:textId="77777777" w:rsidR="00A976C0" w:rsidRPr="00354074" w:rsidRDefault="00A976C0" w:rsidP="00E53A09">
            <w:pPr>
              <w:rPr>
                <w:rFonts w:cs="Tahoma"/>
                <w:sz w:val="18"/>
                <w:szCs w:val="18"/>
              </w:rPr>
            </w:pPr>
          </w:p>
        </w:tc>
      </w:tr>
      <w:tr w:rsidR="00F26353" w:rsidRPr="005B4766" w14:paraId="60D45494" w14:textId="77777777" w:rsidTr="001D0261">
        <w:tc>
          <w:tcPr>
            <w:tcW w:w="885" w:type="pct"/>
          </w:tcPr>
          <w:p w14:paraId="7C4CD283" w14:textId="77777777" w:rsidR="00A976C0" w:rsidRPr="00354074" w:rsidRDefault="00A976C0" w:rsidP="00E53A09">
            <w:pPr>
              <w:rPr>
                <w:rFonts w:cs="Tahoma"/>
                <w:sz w:val="18"/>
                <w:szCs w:val="18"/>
              </w:rPr>
            </w:pPr>
            <w:r w:rsidRPr="00354074">
              <w:rPr>
                <w:rFonts w:cs="Tahoma"/>
                <w:sz w:val="18"/>
                <w:szCs w:val="18"/>
              </w:rPr>
              <w:t>Total VAT due on bill</w:t>
            </w:r>
          </w:p>
        </w:tc>
        <w:tc>
          <w:tcPr>
            <w:tcW w:w="409" w:type="pct"/>
          </w:tcPr>
          <w:p w14:paraId="2A34DC5C" w14:textId="77777777" w:rsidR="00A976C0" w:rsidRPr="00354074" w:rsidRDefault="00A976C0" w:rsidP="00E53A09">
            <w:pPr>
              <w:rPr>
                <w:rFonts w:cs="Tahoma"/>
                <w:sz w:val="18"/>
                <w:szCs w:val="18"/>
              </w:rPr>
            </w:pPr>
            <w:r w:rsidRPr="00354074">
              <w:rPr>
                <w:rFonts w:cs="Tahoma"/>
                <w:sz w:val="18"/>
                <w:szCs w:val="18"/>
              </w:rPr>
              <w:t>3</w:t>
            </w:r>
          </w:p>
        </w:tc>
        <w:tc>
          <w:tcPr>
            <w:tcW w:w="889" w:type="pct"/>
          </w:tcPr>
          <w:p w14:paraId="48F67722" w14:textId="77777777" w:rsidR="00A976C0" w:rsidRPr="00354074" w:rsidRDefault="00A976C0" w:rsidP="00E53A09">
            <w:pPr>
              <w:rPr>
                <w:rFonts w:cs="Tahoma"/>
                <w:sz w:val="18"/>
                <w:szCs w:val="18"/>
              </w:rPr>
            </w:pPr>
            <w:r w:rsidRPr="00354074">
              <w:rPr>
                <w:rFonts w:cs="Tahoma"/>
                <w:sz w:val="18"/>
                <w:szCs w:val="18"/>
              </w:rPr>
              <w:t>18</w:t>
            </w:r>
          </w:p>
        </w:tc>
        <w:tc>
          <w:tcPr>
            <w:tcW w:w="691" w:type="pct"/>
          </w:tcPr>
          <w:p w14:paraId="324538A8" w14:textId="77777777" w:rsidR="00A976C0" w:rsidRPr="00354074" w:rsidRDefault="00A976C0" w:rsidP="00E53A09">
            <w:pPr>
              <w:rPr>
                <w:rFonts w:cs="Tahoma"/>
                <w:sz w:val="18"/>
                <w:szCs w:val="18"/>
              </w:rPr>
            </w:pPr>
            <w:r w:rsidRPr="00354074">
              <w:rPr>
                <w:rFonts w:cs="Tahoma"/>
                <w:sz w:val="18"/>
                <w:szCs w:val="18"/>
              </w:rPr>
              <w:t>Num</w:t>
            </w:r>
          </w:p>
        </w:tc>
        <w:tc>
          <w:tcPr>
            <w:tcW w:w="1406" w:type="pct"/>
          </w:tcPr>
          <w:p w14:paraId="249B4EB0" w14:textId="77777777" w:rsidR="00A976C0" w:rsidRPr="00354074" w:rsidRDefault="00A976C0" w:rsidP="00E53A09">
            <w:pPr>
              <w:rPr>
                <w:rFonts w:cs="Tahoma"/>
                <w:sz w:val="18"/>
                <w:szCs w:val="18"/>
              </w:rPr>
            </w:pPr>
            <w:r w:rsidRPr="00354074">
              <w:rPr>
                <w:rFonts w:cs="Tahoma"/>
                <w:sz w:val="18"/>
                <w:szCs w:val="18"/>
              </w:rPr>
              <w:t xml:space="preserve">The charges are in pence. Hence the value of 520 should be read as £5.2 and 3600 should be read as £36.00. </w:t>
            </w:r>
          </w:p>
        </w:tc>
        <w:tc>
          <w:tcPr>
            <w:tcW w:w="719" w:type="pct"/>
          </w:tcPr>
          <w:p w14:paraId="75267E9D" w14:textId="77777777" w:rsidR="00A976C0" w:rsidRPr="00354074" w:rsidRDefault="00A976C0" w:rsidP="00E53A09">
            <w:pPr>
              <w:rPr>
                <w:rFonts w:cs="Tahoma"/>
                <w:sz w:val="18"/>
                <w:szCs w:val="18"/>
              </w:rPr>
            </w:pPr>
          </w:p>
        </w:tc>
      </w:tr>
      <w:tr w:rsidR="00F26353" w:rsidRPr="005B4766" w14:paraId="69C54907" w14:textId="77777777" w:rsidTr="001D0261">
        <w:tc>
          <w:tcPr>
            <w:tcW w:w="885" w:type="pct"/>
          </w:tcPr>
          <w:p w14:paraId="4CBDA23C" w14:textId="77777777" w:rsidR="00A976C0" w:rsidRPr="00354074" w:rsidRDefault="00A976C0" w:rsidP="00E53A09">
            <w:pPr>
              <w:rPr>
                <w:rFonts w:cs="Tahoma"/>
                <w:sz w:val="18"/>
                <w:szCs w:val="18"/>
              </w:rPr>
            </w:pPr>
            <w:r w:rsidRPr="00354074">
              <w:rPr>
                <w:rFonts w:cs="Tahoma"/>
                <w:sz w:val="18"/>
                <w:szCs w:val="18"/>
              </w:rPr>
              <w:t>Net total of charges, NOT subject to VAT</w:t>
            </w:r>
          </w:p>
        </w:tc>
        <w:tc>
          <w:tcPr>
            <w:tcW w:w="409" w:type="pct"/>
          </w:tcPr>
          <w:p w14:paraId="2205A3ED" w14:textId="77777777" w:rsidR="00A976C0" w:rsidRPr="00354074" w:rsidRDefault="00A976C0" w:rsidP="00E53A09">
            <w:pPr>
              <w:rPr>
                <w:rFonts w:cs="Tahoma"/>
                <w:sz w:val="18"/>
                <w:szCs w:val="18"/>
              </w:rPr>
            </w:pPr>
            <w:r w:rsidRPr="00354074">
              <w:rPr>
                <w:rFonts w:cs="Tahoma"/>
                <w:sz w:val="18"/>
                <w:szCs w:val="18"/>
              </w:rPr>
              <w:t>4</w:t>
            </w:r>
          </w:p>
        </w:tc>
        <w:tc>
          <w:tcPr>
            <w:tcW w:w="889" w:type="pct"/>
          </w:tcPr>
          <w:p w14:paraId="4D6E838E" w14:textId="77777777" w:rsidR="00A976C0" w:rsidRPr="00354074" w:rsidRDefault="00A976C0" w:rsidP="00E53A09">
            <w:pPr>
              <w:rPr>
                <w:rFonts w:cs="Tahoma"/>
                <w:sz w:val="18"/>
                <w:szCs w:val="18"/>
              </w:rPr>
            </w:pPr>
            <w:r w:rsidRPr="00354074">
              <w:rPr>
                <w:rFonts w:cs="Tahoma"/>
                <w:sz w:val="18"/>
                <w:szCs w:val="18"/>
              </w:rPr>
              <w:t>18</w:t>
            </w:r>
          </w:p>
        </w:tc>
        <w:tc>
          <w:tcPr>
            <w:tcW w:w="691" w:type="pct"/>
          </w:tcPr>
          <w:p w14:paraId="23B9AADD" w14:textId="77777777" w:rsidR="00A976C0" w:rsidRPr="00354074" w:rsidRDefault="00A976C0" w:rsidP="00E53A09">
            <w:pPr>
              <w:rPr>
                <w:rFonts w:cs="Tahoma"/>
                <w:sz w:val="18"/>
                <w:szCs w:val="18"/>
              </w:rPr>
            </w:pPr>
            <w:r w:rsidRPr="00354074">
              <w:rPr>
                <w:rFonts w:cs="Tahoma"/>
                <w:sz w:val="18"/>
                <w:szCs w:val="18"/>
              </w:rPr>
              <w:t>Num</w:t>
            </w:r>
          </w:p>
        </w:tc>
        <w:tc>
          <w:tcPr>
            <w:tcW w:w="1406" w:type="pct"/>
          </w:tcPr>
          <w:p w14:paraId="24DCB6AE" w14:textId="77777777" w:rsidR="00A976C0" w:rsidRPr="00354074" w:rsidRDefault="00A976C0" w:rsidP="00E53A09">
            <w:pPr>
              <w:rPr>
                <w:rFonts w:cs="Tahoma"/>
                <w:sz w:val="18"/>
                <w:szCs w:val="18"/>
              </w:rPr>
            </w:pPr>
            <w:r w:rsidRPr="00354074">
              <w:rPr>
                <w:rFonts w:cs="Tahoma"/>
                <w:sz w:val="18"/>
                <w:szCs w:val="18"/>
              </w:rPr>
              <w:t xml:space="preserve">The charges are in pence. Hence the value of 520 should be read as £5.2 and 3600 should be read as £36.00. </w:t>
            </w:r>
          </w:p>
        </w:tc>
        <w:tc>
          <w:tcPr>
            <w:tcW w:w="719" w:type="pct"/>
          </w:tcPr>
          <w:p w14:paraId="4258F53F" w14:textId="77777777" w:rsidR="00A976C0" w:rsidRPr="00354074" w:rsidRDefault="00A976C0" w:rsidP="00E53A09">
            <w:pPr>
              <w:rPr>
                <w:rFonts w:cs="Tahoma"/>
                <w:sz w:val="18"/>
                <w:szCs w:val="18"/>
              </w:rPr>
            </w:pPr>
          </w:p>
        </w:tc>
      </w:tr>
      <w:tr w:rsidR="00F26353" w:rsidRPr="00705394" w14:paraId="02497870" w14:textId="77777777" w:rsidTr="001D0261">
        <w:tc>
          <w:tcPr>
            <w:tcW w:w="885" w:type="pct"/>
          </w:tcPr>
          <w:p w14:paraId="508F74E6" w14:textId="77777777" w:rsidR="00A976C0" w:rsidRPr="00354074" w:rsidRDefault="00A976C0" w:rsidP="00E53A09">
            <w:pPr>
              <w:rPr>
                <w:rFonts w:cs="Tahoma"/>
                <w:sz w:val="18"/>
                <w:szCs w:val="18"/>
              </w:rPr>
            </w:pPr>
            <w:r w:rsidRPr="00354074">
              <w:rPr>
                <w:rFonts w:cs="Tahoma"/>
                <w:sz w:val="18"/>
                <w:szCs w:val="18"/>
              </w:rPr>
              <w:t>Invoice total due including any VAT</w:t>
            </w:r>
          </w:p>
        </w:tc>
        <w:tc>
          <w:tcPr>
            <w:tcW w:w="409" w:type="pct"/>
          </w:tcPr>
          <w:p w14:paraId="2A846FDA" w14:textId="77777777" w:rsidR="00A976C0" w:rsidRPr="00354074" w:rsidRDefault="00A976C0" w:rsidP="00E53A09">
            <w:pPr>
              <w:rPr>
                <w:rFonts w:cs="Tahoma"/>
                <w:sz w:val="18"/>
                <w:szCs w:val="18"/>
              </w:rPr>
            </w:pPr>
            <w:r w:rsidRPr="00354074">
              <w:rPr>
                <w:rFonts w:cs="Tahoma"/>
                <w:sz w:val="18"/>
                <w:szCs w:val="18"/>
              </w:rPr>
              <w:t>5</w:t>
            </w:r>
          </w:p>
        </w:tc>
        <w:tc>
          <w:tcPr>
            <w:tcW w:w="889" w:type="pct"/>
          </w:tcPr>
          <w:p w14:paraId="35C3BEEF" w14:textId="77777777" w:rsidR="00A976C0" w:rsidRPr="00354074" w:rsidRDefault="00A976C0" w:rsidP="00E53A09">
            <w:pPr>
              <w:rPr>
                <w:rFonts w:cs="Tahoma"/>
                <w:sz w:val="18"/>
                <w:szCs w:val="18"/>
              </w:rPr>
            </w:pPr>
            <w:r w:rsidRPr="00354074">
              <w:rPr>
                <w:rFonts w:cs="Tahoma"/>
                <w:sz w:val="18"/>
                <w:szCs w:val="18"/>
              </w:rPr>
              <w:t>18</w:t>
            </w:r>
          </w:p>
        </w:tc>
        <w:tc>
          <w:tcPr>
            <w:tcW w:w="691" w:type="pct"/>
          </w:tcPr>
          <w:p w14:paraId="3180AE44" w14:textId="77777777" w:rsidR="00A976C0" w:rsidRPr="00354074" w:rsidRDefault="00A976C0" w:rsidP="00E53A09">
            <w:pPr>
              <w:rPr>
                <w:rFonts w:cs="Tahoma"/>
                <w:sz w:val="18"/>
                <w:szCs w:val="18"/>
              </w:rPr>
            </w:pPr>
            <w:r w:rsidRPr="00354074">
              <w:rPr>
                <w:rFonts w:cs="Tahoma"/>
                <w:sz w:val="18"/>
                <w:szCs w:val="18"/>
              </w:rPr>
              <w:t>Num</w:t>
            </w:r>
          </w:p>
        </w:tc>
        <w:tc>
          <w:tcPr>
            <w:tcW w:w="1406" w:type="pct"/>
          </w:tcPr>
          <w:p w14:paraId="30AA3F92" w14:textId="77777777" w:rsidR="00A976C0" w:rsidRPr="00354074" w:rsidRDefault="00A976C0" w:rsidP="00E53A09">
            <w:pPr>
              <w:rPr>
                <w:rFonts w:cs="Tahoma"/>
                <w:sz w:val="18"/>
                <w:szCs w:val="18"/>
              </w:rPr>
            </w:pPr>
            <w:r w:rsidRPr="00354074">
              <w:rPr>
                <w:rFonts w:cs="Tahoma"/>
                <w:sz w:val="18"/>
                <w:szCs w:val="18"/>
              </w:rPr>
              <w:t xml:space="preserve">The charges are in pence. Hence the value of 520 should be read as £5.2 and 3600 should be read as £36.00. </w:t>
            </w:r>
          </w:p>
        </w:tc>
        <w:tc>
          <w:tcPr>
            <w:tcW w:w="719" w:type="pct"/>
          </w:tcPr>
          <w:p w14:paraId="0E5587DA" w14:textId="77777777" w:rsidR="00A976C0" w:rsidRPr="00354074" w:rsidRDefault="00A976C0" w:rsidP="00E53A09">
            <w:pPr>
              <w:rPr>
                <w:rFonts w:cs="Tahoma"/>
                <w:sz w:val="18"/>
                <w:szCs w:val="18"/>
              </w:rPr>
            </w:pPr>
          </w:p>
        </w:tc>
      </w:tr>
      <w:tr w:rsidR="00F26353" w:rsidRPr="00705394" w14:paraId="37CAAE8A" w14:textId="77777777" w:rsidTr="001D0261">
        <w:tc>
          <w:tcPr>
            <w:tcW w:w="885" w:type="pct"/>
          </w:tcPr>
          <w:p w14:paraId="579E03AE" w14:textId="77777777" w:rsidR="00A976C0" w:rsidRPr="00354074" w:rsidRDefault="00A976C0" w:rsidP="00E53A09">
            <w:pPr>
              <w:rPr>
                <w:rFonts w:cs="Tahoma"/>
                <w:sz w:val="18"/>
                <w:szCs w:val="18"/>
              </w:rPr>
            </w:pPr>
            <w:r w:rsidRPr="00354074">
              <w:rPr>
                <w:rFonts w:cs="Tahoma"/>
                <w:sz w:val="18"/>
                <w:szCs w:val="18"/>
              </w:rPr>
              <w:t>Summary total of all one</w:t>
            </w:r>
            <w:r w:rsidR="00393CFE">
              <w:rPr>
                <w:rFonts w:cs="Tahoma"/>
                <w:sz w:val="18"/>
                <w:szCs w:val="18"/>
              </w:rPr>
              <w:t xml:space="preserve"> </w:t>
            </w:r>
            <w:r w:rsidRPr="00354074">
              <w:rPr>
                <w:rFonts w:cs="Tahoma"/>
                <w:sz w:val="18"/>
                <w:szCs w:val="18"/>
              </w:rPr>
              <w:t>-</w:t>
            </w:r>
            <w:r w:rsidR="00393CFE">
              <w:rPr>
                <w:rFonts w:cs="Tahoma"/>
                <w:sz w:val="18"/>
                <w:szCs w:val="18"/>
              </w:rPr>
              <w:t xml:space="preserve"> </w:t>
            </w:r>
            <w:r w:rsidRPr="00354074">
              <w:rPr>
                <w:rFonts w:cs="Tahoma"/>
                <w:sz w:val="18"/>
                <w:szCs w:val="18"/>
              </w:rPr>
              <w:t>off charges</w:t>
            </w:r>
          </w:p>
        </w:tc>
        <w:tc>
          <w:tcPr>
            <w:tcW w:w="409" w:type="pct"/>
          </w:tcPr>
          <w:p w14:paraId="63FFFD62" w14:textId="77777777" w:rsidR="00A976C0" w:rsidRPr="00354074" w:rsidRDefault="00A976C0" w:rsidP="00E53A09">
            <w:pPr>
              <w:rPr>
                <w:rFonts w:cs="Tahoma"/>
                <w:sz w:val="18"/>
                <w:szCs w:val="18"/>
              </w:rPr>
            </w:pPr>
            <w:r w:rsidRPr="00354074">
              <w:rPr>
                <w:rFonts w:cs="Tahoma"/>
                <w:sz w:val="18"/>
                <w:szCs w:val="18"/>
              </w:rPr>
              <w:t>6</w:t>
            </w:r>
          </w:p>
        </w:tc>
        <w:tc>
          <w:tcPr>
            <w:tcW w:w="889" w:type="pct"/>
          </w:tcPr>
          <w:p w14:paraId="6EA87AE8" w14:textId="77777777" w:rsidR="00A976C0" w:rsidRPr="00354074" w:rsidRDefault="00A976C0" w:rsidP="00E53A09">
            <w:pPr>
              <w:rPr>
                <w:rFonts w:cs="Tahoma"/>
                <w:sz w:val="18"/>
                <w:szCs w:val="18"/>
              </w:rPr>
            </w:pPr>
            <w:r w:rsidRPr="00354074">
              <w:rPr>
                <w:rFonts w:cs="Tahoma"/>
                <w:sz w:val="18"/>
                <w:szCs w:val="18"/>
              </w:rPr>
              <w:t>18</w:t>
            </w:r>
          </w:p>
        </w:tc>
        <w:tc>
          <w:tcPr>
            <w:tcW w:w="691" w:type="pct"/>
          </w:tcPr>
          <w:p w14:paraId="507FFC1C" w14:textId="77777777" w:rsidR="00A976C0" w:rsidRPr="00354074" w:rsidRDefault="00A976C0" w:rsidP="00E53A09">
            <w:pPr>
              <w:rPr>
                <w:rFonts w:cs="Tahoma"/>
                <w:sz w:val="18"/>
                <w:szCs w:val="18"/>
              </w:rPr>
            </w:pPr>
            <w:r w:rsidRPr="00354074">
              <w:rPr>
                <w:rFonts w:cs="Tahoma"/>
                <w:sz w:val="18"/>
                <w:szCs w:val="18"/>
              </w:rPr>
              <w:t>Num</w:t>
            </w:r>
          </w:p>
        </w:tc>
        <w:tc>
          <w:tcPr>
            <w:tcW w:w="1406" w:type="pct"/>
          </w:tcPr>
          <w:p w14:paraId="58F79251" w14:textId="77777777" w:rsidR="00A976C0" w:rsidRPr="00354074" w:rsidRDefault="00A976C0" w:rsidP="00E53A09">
            <w:pPr>
              <w:rPr>
                <w:rFonts w:cs="Tahoma"/>
                <w:sz w:val="18"/>
                <w:szCs w:val="18"/>
              </w:rPr>
            </w:pPr>
            <w:r w:rsidRPr="00354074">
              <w:rPr>
                <w:rFonts w:cs="Tahoma"/>
                <w:sz w:val="18"/>
                <w:szCs w:val="18"/>
              </w:rPr>
              <w:t xml:space="preserve">The charges are in pence. Hence the value of 520 should be read as £5.2 and 3600 should be read as £36.00. </w:t>
            </w:r>
          </w:p>
        </w:tc>
        <w:tc>
          <w:tcPr>
            <w:tcW w:w="719" w:type="pct"/>
          </w:tcPr>
          <w:p w14:paraId="2CB50698" w14:textId="77777777" w:rsidR="00A976C0" w:rsidRPr="00354074" w:rsidRDefault="00A976C0" w:rsidP="00E53A09">
            <w:pPr>
              <w:rPr>
                <w:rFonts w:cs="Tahoma"/>
                <w:sz w:val="18"/>
                <w:szCs w:val="18"/>
              </w:rPr>
            </w:pPr>
          </w:p>
        </w:tc>
      </w:tr>
      <w:tr w:rsidR="00F26353" w:rsidRPr="008A2A14" w14:paraId="38067961" w14:textId="77777777" w:rsidTr="001D0261">
        <w:tc>
          <w:tcPr>
            <w:tcW w:w="885" w:type="pct"/>
          </w:tcPr>
          <w:p w14:paraId="7596BC3F" w14:textId="77777777" w:rsidR="00A976C0" w:rsidRPr="00354074" w:rsidRDefault="00A976C0" w:rsidP="00E53A09">
            <w:pPr>
              <w:rPr>
                <w:rFonts w:cs="Tahoma"/>
                <w:sz w:val="18"/>
                <w:szCs w:val="18"/>
              </w:rPr>
            </w:pPr>
            <w:r w:rsidRPr="00354074">
              <w:rPr>
                <w:rFonts w:cs="Tahoma"/>
                <w:sz w:val="18"/>
                <w:szCs w:val="18"/>
              </w:rPr>
              <w:t>Summary total of all periodic charges</w:t>
            </w:r>
          </w:p>
        </w:tc>
        <w:tc>
          <w:tcPr>
            <w:tcW w:w="409" w:type="pct"/>
          </w:tcPr>
          <w:p w14:paraId="32C0AE1B" w14:textId="77777777" w:rsidR="00A976C0" w:rsidRPr="00354074" w:rsidRDefault="00A976C0" w:rsidP="00E53A09">
            <w:pPr>
              <w:rPr>
                <w:rFonts w:cs="Tahoma"/>
                <w:sz w:val="18"/>
                <w:szCs w:val="18"/>
              </w:rPr>
            </w:pPr>
            <w:r w:rsidRPr="00354074">
              <w:rPr>
                <w:rFonts w:cs="Tahoma"/>
                <w:sz w:val="18"/>
                <w:szCs w:val="18"/>
              </w:rPr>
              <w:t>7</w:t>
            </w:r>
          </w:p>
        </w:tc>
        <w:tc>
          <w:tcPr>
            <w:tcW w:w="889" w:type="pct"/>
          </w:tcPr>
          <w:p w14:paraId="24E406F8" w14:textId="77777777" w:rsidR="00A976C0" w:rsidRPr="00354074" w:rsidRDefault="00A976C0" w:rsidP="00E53A09">
            <w:pPr>
              <w:rPr>
                <w:rFonts w:cs="Tahoma"/>
                <w:sz w:val="18"/>
                <w:szCs w:val="18"/>
              </w:rPr>
            </w:pPr>
            <w:r w:rsidRPr="00354074">
              <w:rPr>
                <w:rFonts w:cs="Tahoma"/>
                <w:sz w:val="18"/>
                <w:szCs w:val="18"/>
              </w:rPr>
              <w:t>18</w:t>
            </w:r>
          </w:p>
        </w:tc>
        <w:tc>
          <w:tcPr>
            <w:tcW w:w="691" w:type="pct"/>
          </w:tcPr>
          <w:p w14:paraId="5AEC24AB" w14:textId="77777777" w:rsidR="00A976C0" w:rsidRPr="00354074" w:rsidRDefault="00A976C0" w:rsidP="00E53A09">
            <w:pPr>
              <w:rPr>
                <w:rFonts w:cs="Tahoma"/>
                <w:sz w:val="18"/>
                <w:szCs w:val="18"/>
              </w:rPr>
            </w:pPr>
            <w:r w:rsidRPr="00354074">
              <w:rPr>
                <w:rFonts w:cs="Tahoma"/>
                <w:sz w:val="18"/>
                <w:szCs w:val="18"/>
              </w:rPr>
              <w:t>Num</w:t>
            </w:r>
          </w:p>
        </w:tc>
        <w:tc>
          <w:tcPr>
            <w:tcW w:w="1406" w:type="pct"/>
          </w:tcPr>
          <w:p w14:paraId="3047A663" w14:textId="77777777" w:rsidR="00A976C0" w:rsidRPr="00354074" w:rsidRDefault="00A976C0" w:rsidP="00E53A09">
            <w:pPr>
              <w:rPr>
                <w:rFonts w:cs="Tahoma"/>
                <w:sz w:val="18"/>
                <w:szCs w:val="18"/>
              </w:rPr>
            </w:pPr>
            <w:r w:rsidRPr="00354074">
              <w:rPr>
                <w:rFonts w:cs="Tahoma"/>
                <w:sz w:val="18"/>
                <w:szCs w:val="18"/>
              </w:rPr>
              <w:t xml:space="preserve">The charges are in pence. Hence the value of 520 should be read as £5.2 and 3600 should be read as £36.00. </w:t>
            </w:r>
          </w:p>
        </w:tc>
        <w:tc>
          <w:tcPr>
            <w:tcW w:w="719" w:type="pct"/>
          </w:tcPr>
          <w:p w14:paraId="47C6FDE1" w14:textId="77777777" w:rsidR="00A976C0" w:rsidRPr="00354074" w:rsidRDefault="00A976C0" w:rsidP="00E53A09">
            <w:pPr>
              <w:rPr>
                <w:rFonts w:cs="Tahoma"/>
                <w:sz w:val="18"/>
                <w:szCs w:val="18"/>
              </w:rPr>
            </w:pPr>
          </w:p>
        </w:tc>
      </w:tr>
      <w:tr w:rsidR="00F26353" w:rsidRPr="008A2A14" w14:paraId="45F1F025" w14:textId="77777777" w:rsidTr="001D0261">
        <w:tc>
          <w:tcPr>
            <w:tcW w:w="885" w:type="pct"/>
          </w:tcPr>
          <w:p w14:paraId="6B6B5381" w14:textId="77777777" w:rsidR="00A976C0" w:rsidRPr="00354074" w:rsidRDefault="00A976C0" w:rsidP="00E53A09">
            <w:pPr>
              <w:rPr>
                <w:rFonts w:cs="Tahoma"/>
                <w:sz w:val="18"/>
                <w:szCs w:val="18"/>
              </w:rPr>
            </w:pPr>
            <w:r w:rsidRPr="00354074">
              <w:rPr>
                <w:rFonts w:cs="Tahoma"/>
                <w:sz w:val="18"/>
                <w:szCs w:val="18"/>
              </w:rPr>
              <w:t>Summary total of all event charges</w:t>
            </w:r>
          </w:p>
        </w:tc>
        <w:tc>
          <w:tcPr>
            <w:tcW w:w="409" w:type="pct"/>
          </w:tcPr>
          <w:p w14:paraId="0F6F70D4" w14:textId="77777777" w:rsidR="00A976C0" w:rsidRPr="00354074" w:rsidRDefault="00A976C0" w:rsidP="00E53A09">
            <w:pPr>
              <w:rPr>
                <w:rFonts w:cs="Tahoma"/>
                <w:sz w:val="18"/>
                <w:szCs w:val="18"/>
              </w:rPr>
            </w:pPr>
            <w:r w:rsidRPr="00354074">
              <w:rPr>
                <w:rFonts w:cs="Tahoma"/>
                <w:sz w:val="18"/>
                <w:szCs w:val="18"/>
              </w:rPr>
              <w:t>8</w:t>
            </w:r>
          </w:p>
        </w:tc>
        <w:tc>
          <w:tcPr>
            <w:tcW w:w="889" w:type="pct"/>
          </w:tcPr>
          <w:p w14:paraId="41483D52" w14:textId="77777777" w:rsidR="00A976C0" w:rsidRPr="00354074" w:rsidRDefault="00A976C0" w:rsidP="00E53A09">
            <w:pPr>
              <w:rPr>
                <w:rFonts w:cs="Tahoma"/>
                <w:sz w:val="18"/>
                <w:szCs w:val="18"/>
              </w:rPr>
            </w:pPr>
            <w:r w:rsidRPr="00354074">
              <w:rPr>
                <w:rFonts w:cs="Tahoma"/>
                <w:sz w:val="18"/>
                <w:szCs w:val="18"/>
              </w:rPr>
              <w:t>18</w:t>
            </w:r>
          </w:p>
        </w:tc>
        <w:tc>
          <w:tcPr>
            <w:tcW w:w="691" w:type="pct"/>
          </w:tcPr>
          <w:p w14:paraId="0B65577F" w14:textId="77777777" w:rsidR="00A976C0" w:rsidRPr="00354074" w:rsidRDefault="00A976C0" w:rsidP="00E53A09">
            <w:pPr>
              <w:rPr>
                <w:rFonts w:cs="Tahoma"/>
                <w:sz w:val="18"/>
                <w:szCs w:val="18"/>
              </w:rPr>
            </w:pPr>
            <w:r w:rsidRPr="00354074">
              <w:rPr>
                <w:rFonts w:cs="Tahoma"/>
                <w:sz w:val="18"/>
                <w:szCs w:val="18"/>
              </w:rPr>
              <w:t>Num</w:t>
            </w:r>
          </w:p>
        </w:tc>
        <w:tc>
          <w:tcPr>
            <w:tcW w:w="1406" w:type="pct"/>
          </w:tcPr>
          <w:p w14:paraId="49DA5B68" w14:textId="77777777" w:rsidR="00A976C0" w:rsidRPr="00354074" w:rsidRDefault="00A976C0" w:rsidP="00E53A09">
            <w:pPr>
              <w:rPr>
                <w:rFonts w:cs="Tahoma"/>
                <w:sz w:val="18"/>
                <w:szCs w:val="18"/>
              </w:rPr>
            </w:pPr>
            <w:r w:rsidRPr="00354074">
              <w:rPr>
                <w:rFonts w:cs="Tahoma"/>
                <w:sz w:val="18"/>
                <w:szCs w:val="18"/>
              </w:rPr>
              <w:t xml:space="preserve">The charges are in pence. Hence the value of 520 should be read as £5.2 and 3600 should be read as £36.00. </w:t>
            </w:r>
          </w:p>
        </w:tc>
        <w:tc>
          <w:tcPr>
            <w:tcW w:w="719" w:type="pct"/>
          </w:tcPr>
          <w:p w14:paraId="58F18E6E" w14:textId="77777777" w:rsidR="00A976C0" w:rsidRPr="00354074" w:rsidRDefault="00A976C0" w:rsidP="00E53A09">
            <w:pPr>
              <w:rPr>
                <w:rFonts w:cs="Tahoma"/>
                <w:sz w:val="18"/>
                <w:szCs w:val="18"/>
              </w:rPr>
            </w:pPr>
          </w:p>
        </w:tc>
      </w:tr>
      <w:tr w:rsidR="00F26353" w:rsidRPr="008A2A14" w14:paraId="023ACD23" w14:textId="77777777" w:rsidTr="001D0261">
        <w:tc>
          <w:tcPr>
            <w:tcW w:w="885" w:type="pct"/>
          </w:tcPr>
          <w:p w14:paraId="6D96A1A4" w14:textId="77777777" w:rsidR="00A976C0" w:rsidRPr="00354074" w:rsidRDefault="00A976C0" w:rsidP="00E53A09">
            <w:pPr>
              <w:rPr>
                <w:rFonts w:cs="Tahoma"/>
                <w:sz w:val="18"/>
                <w:szCs w:val="18"/>
              </w:rPr>
            </w:pPr>
            <w:r w:rsidRPr="00354074">
              <w:rPr>
                <w:rFonts w:cs="Tahoma"/>
                <w:sz w:val="18"/>
                <w:szCs w:val="18"/>
              </w:rPr>
              <w:t>Summary total of all non product/event charges</w:t>
            </w:r>
          </w:p>
        </w:tc>
        <w:tc>
          <w:tcPr>
            <w:tcW w:w="409" w:type="pct"/>
          </w:tcPr>
          <w:p w14:paraId="46C4077D" w14:textId="77777777" w:rsidR="00A976C0" w:rsidRPr="00354074" w:rsidRDefault="00A976C0" w:rsidP="00E53A09">
            <w:pPr>
              <w:rPr>
                <w:rFonts w:cs="Tahoma"/>
                <w:sz w:val="18"/>
                <w:szCs w:val="18"/>
              </w:rPr>
            </w:pPr>
            <w:r w:rsidRPr="00354074">
              <w:rPr>
                <w:rFonts w:cs="Tahoma"/>
                <w:sz w:val="18"/>
                <w:szCs w:val="18"/>
              </w:rPr>
              <w:t>9</w:t>
            </w:r>
          </w:p>
        </w:tc>
        <w:tc>
          <w:tcPr>
            <w:tcW w:w="889" w:type="pct"/>
          </w:tcPr>
          <w:p w14:paraId="69602A70" w14:textId="77777777" w:rsidR="00A976C0" w:rsidRPr="00354074" w:rsidRDefault="00A976C0" w:rsidP="00E53A09">
            <w:pPr>
              <w:rPr>
                <w:rFonts w:cs="Tahoma"/>
                <w:sz w:val="18"/>
                <w:szCs w:val="18"/>
              </w:rPr>
            </w:pPr>
            <w:r w:rsidRPr="00354074">
              <w:rPr>
                <w:rFonts w:cs="Tahoma"/>
                <w:sz w:val="18"/>
                <w:szCs w:val="18"/>
              </w:rPr>
              <w:t>18</w:t>
            </w:r>
          </w:p>
        </w:tc>
        <w:tc>
          <w:tcPr>
            <w:tcW w:w="691" w:type="pct"/>
          </w:tcPr>
          <w:p w14:paraId="2948F756" w14:textId="77777777" w:rsidR="00A976C0" w:rsidRPr="00354074" w:rsidRDefault="00A976C0" w:rsidP="00E53A09">
            <w:pPr>
              <w:rPr>
                <w:rFonts w:cs="Tahoma"/>
                <w:sz w:val="18"/>
                <w:szCs w:val="18"/>
              </w:rPr>
            </w:pPr>
            <w:r w:rsidRPr="00354074">
              <w:rPr>
                <w:rFonts w:cs="Tahoma"/>
                <w:sz w:val="18"/>
                <w:szCs w:val="18"/>
              </w:rPr>
              <w:t>Num</w:t>
            </w:r>
          </w:p>
        </w:tc>
        <w:tc>
          <w:tcPr>
            <w:tcW w:w="1406" w:type="pct"/>
          </w:tcPr>
          <w:p w14:paraId="6F456040" w14:textId="77777777" w:rsidR="00A976C0" w:rsidRPr="00354074" w:rsidRDefault="00A976C0" w:rsidP="00E53A09">
            <w:pPr>
              <w:rPr>
                <w:rFonts w:cs="Tahoma"/>
                <w:sz w:val="18"/>
                <w:szCs w:val="18"/>
              </w:rPr>
            </w:pPr>
            <w:r w:rsidRPr="00354074">
              <w:rPr>
                <w:rFonts w:cs="Tahoma"/>
                <w:sz w:val="18"/>
                <w:szCs w:val="18"/>
              </w:rPr>
              <w:t xml:space="preserve">The charges are in pence. Hence the value of 520 should be read as £5.2 and 3600 should be read as £36.00. </w:t>
            </w:r>
          </w:p>
        </w:tc>
        <w:tc>
          <w:tcPr>
            <w:tcW w:w="719" w:type="pct"/>
          </w:tcPr>
          <w:p w14:paraId="538A786D" w14:textId="77777777" w:rsidR="00A976C0" w:rsidRPr="00354074" w:rsidRDefault="00A976C0" w:rsidP="00E53A09">
            <w:pPr>
              <w:rPr>
                <w:rFonts w:cs="Tahoma"/>
                <w:sz w:val="18"/>
                <w:szCs w:val="18"/>
              </w:rPr>
            </w:pPr>
          </w:p>
        </w:tc>
      </w:tr>
    </w:tbl>
    <w:p w14:paraId="24DC5B88" w14:textId="77777777" w:rsidR="00354074" w:rsidRDefault="00354074" w:rsidP="00D57A92"/>
    <w:p w14:paraId="34B04381" w14:textId="77777777" w:rsidR="000C1F87" w:rsidRPr="00C564F6" w:rsidRDefault="00354074" w:rsidP="00354074">
      <w:pPr>
        <w:pStyle w:val="Heading1"/>
      </w:pPr>
      <w:bookmarkStart w:id="354" w:name="_Toc541683"/>
      <w:r>
        <w:br w:type="page"/>
      </w:r>
      <w:bookmarkStart w:id="355" w:name="_Toc205994589"/>
      <w:r w:rsidR="00770633" w:rsidRPr="00770633">
        <w:rPr>
          <w:lang w:val="en-GB"/>
        </w:rPr>
        <w:t>Physical Infrastructure Access (PIA)</w:t>
      </w:r>
      <w:r w:rsidR="000C1F87" w:rsidRPr="00C564F6">
        <w:t xml:space="preserve"> Products Bill Backup</w:t>
      </w:r>
      <w:bookmarkEnd w:id="354"/>
      <w:bookmarkEnd w:id="355"/>
    </w:p>
    <w:p w14:paraId="691A8733" w14:textId="77777777" w:rsidR="000C1F87" w:rsidRPr="00063F00" w:rsidRDefault="000C1F87" w:rsidP="00870DEA">
      <w:pPr>
        <w:pStyle w:val="Heading2"/>
      </w:pPr>
      <w:bookmarkStart w:id="356" w:name="_Toc541684"/>
      <w:bookmarkStart w:id="357" w:name="_Toc205994590"/>
      <w:r w:rsidRPr="00063F00">
        <w:t xml:space="preserve">Bill </w:t>
      </w:r>
      <w:r w:rsidRPr="00870DEA">
        <w:t>Backup</w:t>
      </w:r>
      <w:r w:rsidRPr="00063F00">
        <w:t xml:space="preserve"> Data File</w:t>
      </w:r>
      <w:bookmarkEnd w:id="356"/>
      <w:bookmarkEnd w:id="357"/>
    </w:p>
    <w:p w14:paraId="39C1997A" w14:textId="77777777" w:rsidR="000C1F87" w:rsidRPr="00354074" w:rsidRDefault="000C1F87" w:rsidP="000C1F87">
      <w:pPr>
        <w:jc w:val="both"/>
        <w:rPr>
          <w:rFonts w:cs="Tahoma"/>
          <w:szCs w:val="21"/>
        </w:rPr>
      </w:pPr>
      <w:r w:rsidRPr="00354074">
        <w:rPr>
          <w:rFonts w:cs="Tahoma"/>
          <w:szCs w:val="21"/>
        </w:rPr>
        <w:t>The bill backup files will contain a number of different types of records as listed.</w:t>
      </w:r>
    </w:p>
    <w:p w14:paraId="5329B104" w14:textId="77777777" w:rsidR="000C1F87" w:rsidRPr="00354074" w:rsidRDefault="000C1F87" w:rsidP="008C5985">
      <w:pPr>
        <w:numPr>
          <w:ilvl w:val="0"/>
          <w:numId w:val="12"/>
        </w:numPr>
        <w:spacing w:after="120" w:line="240" w:lineRule="auto"/>
        <w:jc w:val="both"/>
        <w:rPr>
          <w:rFonts w:cs="Tahoma"/>
          <w:szCs w:val="21"/>
        </w:rPr>
      </w:pPr>
      <w:r w:rsidRPr="00354074">
        <w:rPr>
          <w:rFonts w:cs="Tahoma"/>
          <w:szCs w:val="21"/>
        </w:rPr>
        <w:t>Customer record (identified by CUSTOMERRECORD). This will be used to identify which CP is being billed and what the account number is etc.</w:t>
      </w:r>
    </w:p>
    <w:p w14:paraId="0178BC2D" w14:textId="77777777" w:rsidR="000C1F87" w:rsidRPr="00354074" w:rsidRDefault="000C1F87" w:rsidP="008C5985">
      <w:pPr>
        <w:numPr>
          <w:ilvl w:val="0"/>
          <w:numId w:val="6"/>
        </w:numPr>
        <w:tabs>
          <w:tab w:val="clear" w:pos="360"/>
          <w:tab w:val="num" w:pos="720"/>
        </w:tabs>
        <w:spacing w:after="120" w:line="240" w:lineRule="auto"/>
        <w:ind w:left="720"/>
        <w:jc w:val="both"/>
        <w:rPr>
          <w:rFonts w:cs="Tahoma"/>
          <w:szCs w:val="21"/>
        </w:rPr>
      </w:pPr>
      <w:r w:rsidRPr="00354074">
        <w:rPr>
          <w:rFonts w:cs="Tahoma"/>
          <w:szCs w:val="21"/>
        </w:rPr>
        <w:t>Product Charge (identified by PRODUCTCHARGE) – this is used for the following charge categories:</w:t>
      </w:r>
    </w:p>
    <w:p w14:paraId="0FD7B609" w14:textId="77777777" w:rsidR="000C1F87" w:rsidRPr="00354074" w:rsidRDefault="000C1F87" w:rsidP="008C5985">
      <w:pPr>
        <w:numPr>
          <w:ilvl w:val="0"/>
          <w:numId w:val="6"/>
        </w:numPr>
        <w:tabs>
          <w:tab w:val="clear" w:pos="360"/>
          <w:tab w:val="num" w:pos="1080"/>
        </w:tabs>
        <w:spacing w:after="120" w:line="240" w:lineRule="auto"/>
        <w:ind w:left="1080"/>
        <w:jc w:val="both"/>
        <w:rPr>
          <w:rFonts w:cs="Tahoma"/>
          <w:szCs w:val="21"/>
        </w:rPr>
      </w:pPr>
      <w:r w:rsidRPr="00354074">
        <w:rPr>
          <w:rFonts w:cs="Tahoma"/>
          <w:szCs w:val="21"/>
        </w:rPr>
        <w:t>Rental charges</w:t>
      </w:r>
    </w:p>
    <w:p w14:paraId="616F26C6" w14:textId="77777777" w:rsidR="000C1F87" w:rsidRPr="00354074" w:rsidRDefault="000C1F87" w:rsidP="008C5985">
      <w:pPr>
        <w:numPr>
          <w:ilvl w:val="0"/>
          <w:numId w:val="6"/>
        </w:numPr>
        <w:tabs>
          <w:tab w:val="clear" w:pos="360"/>
          <w:tab w:val="num" w:pos="1080"/>
        </w:tabs>
        <w:spacing w:after="120" w:line="240" w:lineRule="auto"/>
        <w:ind w:left="1080"/>
        <w:jc w:val="both"/>
        <w:rPr>
          <w:rFonts w:cs="Tahoma"/>
          <w:szCs w:val="21"/>
        </w:rPr>
      </w:pPr>
      <w:r w:rsidRPr="00354074">
        <w:rPr>
          <w:rFonts w:cs="Tahoma"/>
          <w:szCs w:val="21"/>
        </w:rPr>
        <w:t>Contract termination charges</w:t>
      </w:r>
    </w:p>
    <w:p w14:paraId="002F656B" w14:textId="77777777" w:rsidR="000C1F87" w:rsidRPr="00354074" w:rsidRDefault="000C1F87" w:rsidP="008C5985">
      <w:pPr>
        <w:numPr>
          <w:ilvl w:val="0"/>
          <w:numId w:val="6"/>
        </w:numPr>
        <w:tabs>
          <w:tab w:val="clear" w:pos="360"/>
          <w:tab w:val="num" w:pos="720"/>
        </w:tabs>
        <w:spacing w:after="120" w:line="240" w:lineRule="auto"/>
        <w:ind w:left="720"/>
        <w:jc w:val="both"/>
        <w:rPr>
          <w:rFonts w:cs="Tahoma"/>
          <w:szCs w:val="21"/>
        </w:rPr>
      </w:pPr>
      <w:r w:rsidRPr="00354074">
        <w:rPr>
          <w:rFonts w:cs="Tahoma"/>
          <w:szCs w:val="21"/>
        </w:rPr>
        <w:t xml:space="preserve">Event charges (identified by EVENTCHARGE) – used for miscellaneous charges. </w:t>
      </w:r>
    </w:p>
    <w:p w14:paraId="35526FD2" w14:textId="77777777" w:rsidR="000C1F87" w:rsidRPr="00354074" w:rsidRDefault="000C1F87" w:rsidP="008C5985">
      <w:pPr>
        <w:numPr>
          <w:ilvl w:val="0"/>
          <w:numId w:val="6"/>
        </w:numPr>
        <w:tabs>
          <w:tab w:val="clear" w:pos="360"/>
          <w:tab w:val="num" w:pos="720"/>
        </w:tabs>
        <w:spacing w:after="120" w:line="240" w:lineRule="auto"/>
        <w:ind w:left="720"/>
        <w:jc w:val="both"/>
        <w:rPr>
          <w:rFonts w:cs="Tahoma"/>
          <w:szCs w:val="21"/>
        </w:rPr>
      </w:pPr>
      <w:r w:rsidRPr="00354074">
        <w:rPr>
          <w:rFonts w:cs="Tahoma"/>
          <w:szCs w:val="21"/>
        </w:rPr>
        <w:t>Adjustments (identified by ADJUSTMENT) – used for miscellaneous bill adjustments.</w:t>
      </w:r>
    </w:p>
    <w:p w14:paraId="36989CBD" w14:textId="77777777" w:rsidR="000C1F87" w:rsidRPr="00354074" w:rsidRDefault="000C1F87" w:rsidP="008C5985">
      <w:pPr>
        <w:numPr>
          <w:ilvl w:val="0"/>
          <w:numId w:val="6"/>
        </w:numPr>
        <w:tabs>
          <w:tab w:val="clear" w:pos="360"/>
          <w:tab w:val="num" w:pos="720"/>
        </w:tabs>
        <w:spacing w:after="120" w:line="240" w:lineRule="auto"/>
        <w:ind w:left="720"/>
        <w:jc w:val="both"/>
        <w:rPr>
          <w:rFonts w:cs="Tahoma"/>
          <w:szCs w:val="21"/>
        </w:rPr>
      </w:pPr>
      <w:r w:rsidRPr="00354074">
        <w:rPr>
          <w:rFonts w:cs="Tahoma"/>
          <w:szCs w:val="21"/>
        </w:rPr>
        <w:t>BILL SUMMARY RECORD (identified by BILLSUMMARYRECORD) – used for displaying the summary in bill.</w:t>
      </w:r>
    </w:p>
    <w:p w14:paraId="17C1D189" w14:textId="77777777" w:rsidR="000C1F87" w:rsidRPr="00354074" w:rsidRDefault="000C1F87" w:rsidP="000C1F87">
      <w:pPr>
        <w:jc w:val="both"/>
        <w:rPr>
          <w:rFonts w:cs="Tahoma"/>
          <w:szCs w:val="21"/>
        </w:rPr>
      </w:pPr>
      <w:r w:rsidRPr="00354074">
        <w:rPr>
          <w:rFonts w:cs="Tahoma"/>
          <w:b/>
          <w:szCs w:val="21"/>
        </w:rPr>
        <w:t xml:space="preserve">FILE FORMAT      </w:t>
      </w:r>
      <w:r w:rsidRPr="00354074">
        <w:rPr>
          <w:rFonts w:cs="Tahoma"/>
          <w:szCs w:val="21"/>
        </w:rPr>
        <w:t>(using | as the delimiter)</w:t>
      </w:r>
    </w:p>
    <w:p w14:paraId="01902434" w14:textId="77777777" w:rsidR="000C1F87" w:rsidRPr="00063F00" w:rsidRDefault="00A60D81" w:rsidP="00354074">
      <w:pPr>
        <w:spacing w:after="120"/>
        <w:jc w:val="both"/>
        <w:rPr>
          <w:rFonts w:cs="Tahoma"/>
        </w:rPr>
      </w:pPr>
      <w:r>
        <w:rPr>
          <w:rFonts w:cs="Tahoma"/>
        </w:rPr>
        <w:fldChar w:fldCharType="begin"/>
      </w:r>
      <w:r>
        <w:rPr>
          <w:rFonts w:cs="Tahoma"/>
        </w:rPr>
        <w:instrText xml:space="preserve"> REF _Ref4779643 \r </w:instrText>
      </w:r>
      <w:r>
        <w:rPr>
          <w:rFonts w:cs="Tahoma"/>
        </w:rPr>
        <w:fldChar w:fldCharType="separate"/>
      </w:r>
      <w:r>
        <w:rPr>
          <w:rFonts w:cs="Tahoma"/>
        </w:rPr>
        <w:t>7.2</w:t>
      </w:r>
      <w:r>
        <w:rPr>
          <w:rFonts w:cs="Tahoma"/>
        </w:rPr>
        <w:fldChar w:fldCharType="end"/>
      </w:r>
      <w:r w:rsidR="002844C4">
        <w:rPr>
          <w:rFonts w:cs="Tahoma"/>
        </w:rPr>
        <w:tab/>
      </w:r>
      <w:hyperlink w:anchor="_DESCRIPTION_2" w:history="1">
        <w:r w:rsidR="000C1F87" w:rsidRPr="00063F00">
          <w:rPr>
            <w:rStyle w:val="Hyperlink"/>
            <w:rFonts w:cs="Tahoma"/>
          </w:rPr>
          <w:t>DESCRIPT</w:t>
        </w:r>
        <w:r w:rsidR="000C1F87" w:rsidRPr="00063F00">
          <w:rPr>
            <w:rStyle w:val="Hyperlink"/>
            <w:rFonts w:cs="Tahoma"/>
          </w:rPr>
          <w:t>I</w:t>
        </w:r>
        <w:r w:rsidR="000C1F87" w:rsidRPr="00063F00">
          <w:rPr>
            <w:rStyle w:val="Hyperlink"/>
            <w:rFonts w:cs="Tahoma"/>
          </w:rPr>
          <w:t>ON</w:t>
        </w:r>
      </w:hyperlink>
      <w:r w:rsidR="000C1F87" w:rsidRPr="00063F00">
        <w:rPr>
          <w:rFonts w:cs="Tahoma"/>
        </w:rPr>
        <w:t xml:space="preserve">      </w:t>
      </w:r>
    </w:p>
    <w:p w14:paraId="11C9918C" w14:textId="77777777" w:rsidR="000C1F87" w:rsidRPr="00063F00" w:rsidRDefault="00A60D81" w:rsidP="00354074">
      <w:pPr>
        <w:spacing w:after="120"/>
        <w:jc w:val="both"/>
        <w:rPr>
          <w:rFonts w:cs="Tahoma"/>
        </w:rPr>
      </w:pPr>
      <w:r>
        <w:rPr>
          <w:rFonts w:cs="Tahoma"/>
        </w:rPr>
        <w:fldChar w:fldCharType="begin"/>
      </w:r>
      <w:r>
        <w:rPr>
          <w:rFonts w:cs="Tahoma"/>
        </w:rPr>
        <w:instrText xml:space="preserve"> REF _Ref4779648 \r </w:instrText>
      </w:r>
      <w:r>
        <w:rPr>
          <w:rFonts w:cs="Tahoma"/>
        </w:rPr>
        <w:fldChar w:fldCharType="separate"/>
      </w:r>
      <w:r>
        <w:rPr>
          <w:rFonts w:cs="Tahoma"/>
        </w:rPr>
        <w:t>7.3</w:t>
      </w:r>
      <w:r>
        <w:rPr>
          <w:rFonts w:cs="Tahoma"/>
        </w:rPr>
        <w:fldChar w:fldCharType="end"/>
      </w:r>
      <w:r w:rsidR="002844C4">
        <w:rPr>
          <w:rFonts w:cs="Tahoma"/>
        </w:rPr>
        <w:tab/>
      </w:r>
      <w:hyperlink w:anchor="_HEADER_RECORD_3" w:history="1">
        <w:r w:rsidR="000C1F87" w:rsidRPr="00063F00">
          <w:rPr>
            <w:rStyle w:val="Hyperlink"/>
            <w:rFonts w:cs="Tahoma"/>
          </w:rPr>
          <w:t>HEADER RECORD</w:t>
        </w:r>
      </w:hyperlink>
      <w:r w:rsidR="000C1F87" w:rsidRPr="00063F00">
        <w:rPr>
          <w:rFonts w:cs="Tahoma"/>
        </w:rPr>
        <w:t xml:space="preserve">                                                                     </w:t>
      </w:r>
    </w:p>
    <w:p w14:paraId="7CE1533E" w14:textId="77777777" w:rsidR="000C1F87" w:rsidRPr="00063F00" w:rsidRDefault="00A60D81" w:rsidP="00354074">
      <w:pPr>
        <w:spacing w:after="120"/>
        <w:jc w:val="both"/>
        <w:rPr>
          <w:rFonts w:cs="Tahoma"/>
        </w:rPr>
      </w:pPr>
      <w:r>
        <w:rPr>
          <w:rFonts w:cs="Tahoma"/>
        </w:rPr>
        <w:fldChar w:fldCharType="begin"/>
      </w:r>
      <w:r>
        <w:rPr>
          <w:rFonts w:cs="Tahoma"/>
        </w:rPr>
        <w:instrText xml:space="preserve"> REF _Ref4779654 \r </w:instrText>
      </w:r>
      <w:r>
        <w:rPr>
          <w:rFonts w:cs="Tahoma"/>
        </w:rPr>
        <w:fldChar w:fldCharType="separate"/>
      </w:r>
      <w:r>
        <w:rPr>
          <w:rFonts w:cs="Tahoma"/>
        </w:rPr>
        <w:t>7.4</w:t>
      </w:r>
      <w:r>
        <w:rPr>
          <w:rFonts w:cs="Tahoma"/>
        </w:rPr>
        <w:fldChar w:fldCharType="end"/>
      </w:r>
      <w:r w:rsidR="002844C4">
        <w:rPr>
          <w:rFonts w:cs="Tahoma"/>
        </w:rPr>
        <w:tab/>
      </w:r>
      <w:hyperlink w:anchor="_PRODUCT_CHARGES_RECORD_2" w:history="1">
        <w:r w:rsidR="000C1F87" w:rsidRPr="00063F00">
          <w:rPr>
            <w:rStyle w:val="Hyperlink"/>
            <w:rFonts w:cs="Tahoma"/>
          </w:rPr>
          <w:t>PRODUCT CHARGES RECORD</w:t>
        </w:r>
      </w:hyperlink>
      <w:r w:rsidR="000C1F87" w:rsidRPr="00063F00">
        <w:rPr>
          <w:rFonts w:cs="Tahoma"/>
        </w:rPr>
        <w:t xml:space="preserve">                                          </w:t>
      </w:r>
    </w:p>
    <w:p w14:paraId="6B435D61" w14:textId="77777777" w:rsidR="000C1F87" w:rsidRPr="00063F00" w:rsidRDefault="00A60D81" w:rsidP="00354074">
      <w:pPr>
        <w:spacing w:after="120"/>
        <w:jc w:val="both"/>
        <w:rPr>
          <w:rStyle w:val="Hyperlink"/>
          <w:rFonts w:cs="Tahoma"/>
          <w:color w:val="auto"/>
          <w:u w:val="none"/>
        </w:rPr>
      </w:pPr>
      <w:r>
        <w:rPr>
          <w:rFonts w:cs="Tahoma"/>
        </w:rPr>
        <w:fldChar w:fldCharType="begin"/>
      </w:r>
      <w:r>
        <w:rPr>
          <w:rFonts w:cs="Tahoma"/>
        </w:rPr>
        <w:instrText xml:space="preserve"> REF _Ref4779660 \r </w:instrText>
      </w:r>
      <w:r>
        <w:rPr>
          <w:rFonts w:cs="Tahoma"/>
        </w:rPr>
        <w:fldChar w:fldCharType="separate"/>
      </w:r>
      <w:r>
        <w:rPr>
          <w:rFonts w:cs="Tahoma"/>
        </w:rPr>
        <w:t>7.5</w:t>
      </w:r>
      <w:r>
        <w:rPr>
          <w:rFonts w:cs="Tahoma"/>
        </w:rPr>
        <w:fldChar w:fldCharType="end"/>
      </w:r>
      <w:r w:rsidR="002844C4">
        <w:rPr>
          <w:rFonts w:cs="Tahoma"/>
        </w:rPr>
        <w:tab/>
      </w:r>
      <w:r w:rsidR="000C1F87" w:rsidRPr="00063F00">
        <w:rPr>
          <w:rFonts w:cs="Tahoma"/>
        </w:rPr>
        <w:fldChar w:fldCharType="begin"/>
      </w:r>
      <w:r>
        <w:rPr>
          <w:rFonts w:cs="Tahoma"/>
        </w:rPr>
        <w:instrText>HYPERLINK  \l "_EVENT_CHARGES_RECORD_2"</w:instrText>
      </w:r>
      <w:r w:rsidRPr="00063F00">
        <w:rPr>
          <w:rFonts w:cs="Tahoma"/>
        </w:rPr>
      </w:r>
      <w:r w:rsidR="000C1F87" w:rsidRPr="00063F00">
        <w:rPr>
          <w:rFonts w:cs="Tahoma"/>
        </w:rPr>
        <w:fldChar w:fldCharType="separate"/>
      </w:r>
      <w:r w:rsidR="000C1F87" w:rsidRPr="00063F00">
        <w:rPr>
          <w:rStyle w:val="Hyperlink"/>
          <w:rFonts w:cs="Tahoma"/>
        </w:rPr>
        <w:t>EVENT CHARG</w:t>
      </w:r>
      <w:r w:rsidR="000C1F87" w:rsidRPr="00063F00">
        <w:rPr>
          <w:rStyle w:val="Hyperlink"/>
          <w:rFonts w:cs="Tahoma"/>
        </w:rPr>
        <w:t>E</w:t>
      </w:r>
      <w:r w:rsidR="000C1F87" w:rsidRPr="00063F00">
        <w:rPr>
          <w:rStyle w:val="Hyperlink"/>
          <w:rFonts w:cs="Tahoma"/>
        </w:rPr>
        <w:t>S RECORD</w:t>
      </w:r>
    </w:p>
    <w:p w14:paraId="12625165" w14:textId="77777777" w:rsidR="000C1F87" w:rsidRPr="00063F00" w:rsidRDefault="000C1F87" w:rsidP="00354074">
      <w:pPr>
        <w:spacing w:after="120"/>
        <w:jc w:val="both"/>
        <w:rPr>
          <w:rStyle w:val="Hyperlink"/>
          <w:rFonts w:cs="Tahoma"/>
        </w:rPr>
      </w:pPr>
      <w:r w:rsidRPr="00063F00">
        <w:rPr>
          <w:rFonts w:cs="Tahoma"/>
        </w:rPr>
        <w:fldChar w:fldCharType="end"/>
      </w:r>
      <w:r w:rsidR="00A60D81">
        <w:rPr>
          <w:rFonts w:cs="Tahoma"/>
        </w:rPr>
        <w:fldChar w:fldCharType="begin"/>
      </w:r>
      <w:r w:rsidR="00A60D81">
        <w:rPr>
          <w:rFonts w:cs="Tahoma"/>
        </w:rPr>
        <w:instrText xml:space="preserve"> REF _Ref4779666 \r </w:instrText>
      </w:r>
      <w:r w:rsidR="00A60D81">
        <w:rPr>
          <w:rFonts w:cs="Tahoma"/>
        </w:rPr>
        <w:fldChar w:fldCharType="separate"/>
      </w:r>
      <w:r w:rsidR="00A60D81">
        <w:rPr>
          <w:rFonts w:cs="Tahoma"/>
        </w:rPr>
        <w:t>7.6</w:t>
      </w:r>
      <w:r w:rsidR="00A60D81">
        <w:rPr>
          <w:rFonts w:cs="Tahoma"/>
        </w:rPr>
        <w:fldChar w:fldCharType="end"/>
      </w:r>
      <w:r w:rsidR="002844C4">
        <w:rPr>
          <w:rFonts w:cs="Tahoma"/>
        </w:rPr>
        <w:tab/>
      </w:r>
      <w:r w:rsidRPr="00063F00">
        <w:rPr>
          <w:rFonts w:cs="Tahoma"/>
        </w:rPr>
        <w:fldChar w:fldCharType="begin"/>
      </w:r>
      <w:r w:rsidR="00A60D81">
        <w:rPr>
          <w:rFonts w:cs="Tahoma"/>
        </w:rPr>
        <w:instrText>HYPERLINK  \l "_Toc8126687"</w:instrText>
      </w:r>
      <w:r w:rsidR="00A60D81" w:rsidRPr="00063F00">
        <w:rPr>
          <w:rFonts w:cs="Tahoma"/>
        </w:rPr>
      </w:r>
      <w:r w:rsidRPr="00063F00">
        <w:rPr>
          <w:rFonts w:cs="Tahoma"/>
        </w:rPr>
        <w:fldChar w:fldCharType="separate"/>
      </w:r>
      <w:r w:rsidRPr="00063F00">
        <w:rPr>
          <w:rStyle w:val="Hyperlink"/>
          <w:rFonts w:cs="Tahoma"/>
        </w:rPr>
        <w:t>ADJUSTM</w:t>
      </w:r>
      <w:r w:rsidRPr="00063F00">
        <w:rPr>
          <w:rStyle w:val="Hyperlink"/>
          <w:rFonts w:cs="Tahoma"/>
        </w:rPr>
        <w:t>E</w:t>
      </w:r>
      <w:r w:rsidRPr="00063F00">
        <w:rPr>
          <w:rStyle w:val="Hyperlink"/>
          <w:rFonts w:cs="Tahoma"/>
        </w:rPr>
        <w:t>NTS RECORD</w:t>
      </w:r>
    </w:p>
    <w:p w14:paraId="60D94C9B" w14:textId="77777777" w:rsidR="000C1F87" w:rsidRPr="00063F00" w:rsidRDefault="000C1F87" w:rsidP="00354074">
      <w:pPr>
        <w:spacing w:after="120"/>
        <w:jc w:val="both"/>
        <w:rPr>
          <w:rStyle w:val="Hyperlink"/>
          <w:rFonts w:cs="Tahoma"/>
        </w:rPr>
      </w:pPr>
      <w:r w:rsidRPr="00063F00">
        <w:rPr>
          <w:rFonts w:cs="Tahoma"/>
        </w:rPr>
        <w:fldChar w:fldCharType="end"/>
      </w:r>
      <w:r w:rsidR="00A60D81">
        <w:rPr>
          <w:rFonts w:cs="Tahoma"/>
        </w:rPr>
        <w:fldChar w:fldCharType="begin"/>
      </w:r>
      <w:r w:rsidR="00A60D81">
        <w:rPr>
          <w:rFonts w:cs="Tahoma"/>
        </w:rPr>
        <w:instrText xml:space="preserve"> REF _Ref4779671 \r </w:instrText>
      </w:r>
      <w:r w:rsidR="00A60D81">
        <w:rPr>
          <w:rFonts w:cs="Tahoma"/>
        </w:rPr>
        <w:fldChar w:fldCharType="separate"/>
      </w:r>
      <w:r w:rsidR="00A60D81">
        <w:rPr>
          <w:rFonts w:cs="Tahoma"/>
        </w:rPr>
        <w:t>7.7</w:t>
      </w:r>
      <w:r w:rsidR="00A60D81">
        <w:rPr>
          <w:rFonts w:cs="Tahoma"/>
        </w:rPr>
        <w:fldChar w:fldCharType="end"/>
      </w:r>
      <w:r w:rsidR="002844C4">
        <w:rPr>
          <w:rFonts w:cs="Tahoma"/>
        </w:rPr>
        <w:tab/>
      </w:r>
      <w:r w:rsidRPr="00063F00">
        <w:rPr>
          <w:rFonts w:cs="Tahoma"/>
        </w:rPr>
        <w:fldChar w:fldCharType="begin"/>
      </w:r>
      <w:r w:rsidR="00A60D81">
        <w:rPr>
          <w:rFonts w:cs="Tahoma"/>
        </w:rPr>
        <w:instrText>HYPERLINK  \l "_BILL_SUMMARY_RECORD"</w:instrText>
      </w:r>
      <w:r w:rsidR="00A60D81" w:rsidRPr="00063F00">
        <w:rPr>
          <w:rFonts w:cs="Tahoma"/>
        </w:rPr>
      </w:r>
      <w:r w:rsidRPr="00063F00">
        <w:rPr>
          <w:rFonts w:cs="Tahoma"/>
        </w:rPr>
        <w:fldChar w:fldCharType="separate"/>
      </w:r>
      <w:r w:rsidRPr="00063F00">
        <w:rPr>
          <w:rStyle w:val="Hyperlink"/>
          <w:rFonts w:cs="Tahoma"/>
        </w:rPr>
        <w:t>BILL SUM</w:t>
      </w:r>
      <w:r w:rsidRPr="00063F00">
        <w:rPr>
          <w:rStyle w:val="Hyperlink"/>
          <w:rFonts w:cs="Tahoma"/>
        </w:rPr>
        <w:t>M</w:t>
      </w:r>
      <w:r w:rsidRPr="00063F00">
        <w:rPr>
          <w:rStyle w:val="Hyperlink"/>
          <w:rFonts w:cs="Tahoma"/>
        </w:rPr>
        <w:t xml:space="preserve">ARY RECORD  </w:t>
      </w:r>
    </w:p>
    <w:p w14:paraId="0B5CCA00" w14:textId="77777777" w:rsidR="000C1F87" w:rsidRPr="00063F00" w:rsidRDefault="000C1F87" w:rsidP="00354074">
      <w:pPr>
        <w:spacing w:after="120"/>
        <w:jc w:val="both"/>
        <w:rPr>
          <w:rFonts w:cs="Tahoma"/>
          <w:sz w:val="22"/>
          <w:szCs w:val="22"/>
        </w:rPr>
      </w:pPr>
      <w:r w:rsidRPr="00063F00">
        <w:rPr>
          <w:rFonts w:cs="Tahoma"/>
        </w:rPr>
        <w:fldChar w:fldCharType="end"/>
      </w:r>
      <w:r w:rsidRPr="00063F00">
        <w:rPr>
          <w:rFonts w:cs="Tahoma"/>
          <w:b/>
        </w:rPr>
        <w:t>Note</w:t>
      </w:r>
      <w:r w:rsidRPr="00063F00">
        <w:rPr>
          <w:rFonts w:cs="Tahoma"/>
        </w:rPr>
        <w:t>: Use above hyperlinks to traverse through desired section. Please move the mouse over the sections and then click control (ctrl) key</w:t>
      </w:r>
      <w:r w:rsidRPr="00063F00">
        <w:rPr>
          <w:rFonts w:cs="Tahoma"/>
          <w:sz w:val="22"/>
          <w:szCs w:val="22"/>
        </w:rPr>
        <w:t xml:space="preserve"> </w:t>
      </w:r>
    </w:p>
    <w:p w14:paraId="01BE26DD" w14:textId="77777777" w:rsidR="000C1F87" w:rsidRPr="00063F00" w:rsidRDefault="000C1F87" w:rsidP="000C1F87">
      <w:pPr>
        <w:jc w:val="both"/>
        <w:rPr>
          <w:rFonts w:cs="Tahoma"/>
          <w:b/>
          <w:bCs/>
          <w:sz w:val="22"/>
          <w:szCs w:val="22"/>
        </w:rPr>
      </w:pPr>
      <w:r w:rsidRPr="00063F00">
        <w:rPr>
          <w:rFonts w:cs="Tahoma"/>
          <w:b/>
          <w:bCs/>
          <w:sz w:val="22"/>
          <w:szCs w:val="22"/>
        </w:rPr>
        <w:t>****************************************************************</w:t>
      </w:r>
    </w:p>
    <w:p w14:paraId="76E59CFC" w14:textId="77777777" w:rsidR="000C1F87" w:rsidRPr="00063F00" w:rsidRDefault="000C1F87" w:rsidP="000C1F87">
      <w:pPr>
        <w:jc w:val="both"/>
        <w:rPr>
          <w:rFonts w:cs="Tahoma"/>
          <w:b/>
          <w:bCs/>
          <w:sz w:val="22"/>
          <w:szCs w:val="22"/>
        </w:rPr>
      </w:pPr>
      <w:r w:rsidRPr="00063F00">
        <w:rPr>
          <w:rFonts w:cs="Tahoma"/>
          <w:b/>
          <w:bCs/>
          <w:sz w:val="22"/>
          <w:szCs w:val="22"/>
        </w:rPr>
        <w:t>*Initial comments*</w:t>
      </w:r>
    </w:p>
    <w:p w14:paraId="61C4724C" w14:textId="77777777" w:rsidR="000C1F87" w:rsidRPr="00063F00" w:rsidRDefault="000C1F87" w:rsidP="000C1F87">
      <w:pPr>
        <w:jc w:val="both"/>
        <w:rPr>
          <w:rFonts w:cs="Tahoma"/>
          <w:b/>
          <w:bCs/>
          <w:sz w:val="22"/>
          <w:szCs w:val="22"/>
        </w:rPr>
      </w:pPr>
      <w:r w:rsidRPr="00063F00">
        <w:rPr>
          <w:rFonts w:cs="Tahoma"/>
          <w:b/>
          <w:bCs/>
          <w:sz w:val="22"/>
          <w:szCs w:val="22"/>
        </w:rPr>
        <w:t>****************************************************************</w:t>
      </w:r>
    </w:p>
    <w:p w14:paraId="4861BD07" w14:textId="77777777" w:rsidR="000C1F87" w:rsidRPr="00063F00" w:rsidRDefault="00354074" w:rsidP="003859DE">
      <w:pPr>
        <w:pStyle w:val="Heading2"/>
        <w:numPr>
          <w:ilvl w:val="0"/>
          <w:numId w:val="0"/>
        </w:numPr>
        <w:ind w:left="576"/>
      </w:pPr>
      <w:bookmarkStart w:id="358" w:name="_Toc541685"/>
      <w:r>
        <w:br w:type="page"/>
      </w:r>
      <w:bookmarkEnd w:id="358"/>
    </w:p>
    <w:p w14:paraId="689D9334" w14:textId="77777777" w:rsidR="000C1F87" w:rsidRPr="00063F00" w:rsidRDefault="000C1F87" w:rsidP="00870DEA">
      <w:pPr>
        <w:pStyle w:val="Heading2"/>
      </w:pPr>
      <w:bookmarkStart w:id="359" w:name="_Toc541686"/>
      <w:bookmarkStart w:id="360" w:name="_Ref4779643"/>
      <w:bookmarkStart w:id="361" w:name="_DESCRIPTION_2"/>
      <w:bookmarkStart w:id="362" w:name="_Toc205994591"/>
      <w:bookmarkEnd w:id="361"/>
      <w:r w:rsidRPr="00870DEA">
        <w:t>DESCRIPTION</w:t>
      </w:r>
      <w:bookmarkEnd w:id="359"/>
      <w:bookmarkEnd w:id="360"/>
      <w:bookmarkEnd w:id="362"/>
    </w:p>
    <w:p w14:paraId="00250DAF" w14:textId="77777777" w:rsidR="000C1F87" w:rsidRPr="00354074" w:rsidRDefault="000C1F87" w:rsidP="00354074">
      <w:pPr>
        <w:jc w:val="both"/>
        <w:rPr>
          <w:rFonts w:cs="Tahoma"/>
          <w:szCs w:val="21"/>
        </w:rPr>
      </w:pPr>
      <w:r w:rsidRPr="00354074">
        <w:rPr>
          <w:rFonts w:cs="Tahoma"/>
          <w:szCs w:val="21"/>
        </w:rPr>
        <w:t>This document describes the layout and organization of the new bill data extract</w:t>
      </w:r>
    </w:p>
    <w:p w14:paraId="288A933F" w14:textId="77777777" w:rsidR="000C1F87" w:rsidRPr="00354074" w:rsidRDefault="000C1F87" w:rsidP="00354074">
      <w:pPr>
        <w:jc w:val="both"/>
        <w:rPr>
          <w:rFonts w:cs="Tahoma"/>
          <w:szCs w:val="21"/>
        </w:rPr>
      </w:pPr>
      <w:r w:rsidRPr="00354074">
        <w:rPr>
          <w:rFonts w:cs="Tahoma"/>
          <w:szCs w:val="21"/>
        </w:rPr>
        <w:t>format(s). The bill data extract format is delivered for information purposes only.</w:t>
      </w:r>
    </w:p>
    <w:p w14:paraId="673F92DB" w14:textId="77777777" w:rsidR="000C1F87" w:rsidRPr="00354074" w:rsidRDefault="000C1F87" w:rsidP="00354074">
      <w:pPr>
        <w:jc w:val="both"/>
        <w:rPr>
          <w:rFonts w:cs="Tahoma"/>
          <w:szCs w:val="21"/>
        </w:rPr>
      </w:pPr>
      <w:r w:rsidRPr="00354074">
        <w:rPr>
          <w:rFonts w:cs="Tahoma"/>
          <w:szCs w:val="21"/>
        </w:rPr>
        <w:t>The taxable invoice is the accompanying rtf document.</w:t>
      </w:r>
    </w:p>
    <w:p w14:paraId="0CF1C1EA" w14:textId="77777777" w:rsidR="000C1F87" w:rsidRPr="00354074" w:rsidRDefault="000C1F87" w:rsidP="00354074">
      <w:pPr>
        <w:autoSpaceDE w:val="0"/>
        <w:autoSpaceDN w:val="0"/>
        <w:adjustRightInd w:val="0"/>
        <w:jc w:val="both"/>
        <w:rPr>
          <w:rFonts w:cs="Tahoma"/>
          <w:b/>
          <w:bCs/>
          <w:szCs w:val="21"/>
        </w:rPr>
      </w:pPr>
      <w:r w:rsidRPr="00354074">
        <w:rPr>
          <w:rFonts w:cs="Tahoma"/>
          <w:b/>
          <w:bCs/>
          <w:szCs w:val="21"/>
        </w:rPr>
        <w:t>***************** Details of attributes in a record type *****************</w:t>
      </w:r>
    </w:p>
    <w:p w14:paraId="31A8E621" w14:textId="77777777" w:rsidR="000C1F87" w:rsidRPr="00354074" w:rsidRDefault="000C1F87" w:rsidP="00354074">
      <w:pPr>
        <w:autoSpaceDE w:val="0"/>
        <w:autoSpaceDN w:val="0"/>
        <w:adjustRightInd w:val="0"/>
        <w:jc w:val="both"/>
        <w:rPr>
          <w:rFonts w:cs="Tahoma"/>
          <w:szCs w:val="21"/>
        </w:rPr>
      </w:pPr>
      <w:r w:rsidRPr="00354074">
        <w:rPr>
          <w:rFonts w:cs="Tahoma"/>
          <w:szCs w:val="21"/>
        </w:rPr>
        <w:t xml:space="preserve">Field Name                          </w:t>
      </w:r>
      <w:r w:rsidRPr="00354074">
        <w:rPr>
          <w:rFonts w:cs="Tahoma"/>
          <w:szCs w:val="21"/>
        </w:rPr>
        <w:tab/>
        <w:t>: Name of data field present in a record of a Backup File.</w:t>
      </w:r>
    </w:p>
    <w:p w14:paraId="37915BB4" w14:textId="77777777" w:rsidR="000C1F87" w:rsidRPr="00354074" w:rsidRDefault="000C1F87" w:rsidP="00354074">
      <w:pPr>
        <w:autoSpaceDE w:val="0"/>
        <w:autoSpaceDN w:val="0"/>
        <w:adjustRightInd w:val="0"/>
        <w:jc w:val="both"/>
        <w:rPr>
          <w:rFonts w:cs="Tahoma"/>
          <w:szCs w:val="21"/>
        </w:rPr>
      </w:pPr>
      <w:r w:rsidRPr="00354074">
        <w:rPr>
          <w:rFonts w:cs="Tahoma"/>
          <w:szCs w:val="21"/>
        </w:rPr>
        <w:t xml:space="preserve">Field No.                             </w:t>
      </w:r>
      <w:r w:rsidRPr="00354074">
        <w:rPr>
          <w:rFonts w:cs="Tahoma"/>
          <w:szCs w:val="21"/>
        </w:rPr>
        <w:tab/>
        <w:t>: Position of data field in a record of a Backup File.</w:t>
      </w:r>
    </w:p>
    <w:p w14:paraId="5E77C874" w14:textId="77777777" w:rsidR="000C1F87" w:rsidRPr="00354074" w:rsidRDefault="000C1F87" w:rsidP="00354074">
      <w:pPr>
        <w:autoSpaceDE w:val="0"/>
        <w:autoSpaceDN w:val="0"/>
        <w:adjustRightInd w:val="0"/>
        <w:jc w:val="both"/>
        <w:rPr>
          <w:rFonts w:cs="Tahoma"/>
          <w:szCs w:val="21"/>
        </w:rPr>
      </w:pPr>
      <w:r w:rsidRPr="00354074">
        <w:rPr>
          <w:rFonts w:cs="Tahoma"/>
          <w:szCs w:val="21"/>
        </w:rPr>
        <w:t xml:space="preserve">Maximum Field Length         </w:t>
      </w:r>
      <w:r w:rsidRPr="00354074">
        <w:rPr>
          <w:rFonts w:cs="Tahoma"/>
          <w:szCs w:val="21"/>
        </w:rPr>
        <w:tab/>
        <w:t>: Maximum length of data field in the record.</w:t>
      </w:r>
    </w:p>
    <w:p w14:paraId="3451EF98" w14:textId="77777777" w:rsidR="000C1F87" w:rsidRPr="00354074" w:rsidRDefault="000C1F87" w:rsidP="00354074">
      <w:pPr>
        <w:autoSpaceDE w:val="0"/>
        <w:autoSpaceDN w:val="0"/>
        <w:adjustRightInd w:val="0"/>
        <w:jc w:val="both"/>
        <w:rPr>
          <w:rFonts w:cs="Tahoma"/>
          <w:szCs w:val="21"/>
        </w:rPr>
      </w:pPr>
      <w:r w:rsidRPr="00354074">
        <w:rPr>
          <w:rFonts w:cs="Tahoma"/>
          <w:szCs w:val="21"/>
        </w:rPr>
        <w:t xml:space="preserve">Format                           </w:t>
      </w:r>
      <w:r w:rsidRPr="00354074">
        <w:rPr>
          <w:rFonts w:cs="Tahoma"/>
          <w:szCs w:val="21"/>
        </w:rPr>
        <w:tab/>
        <w:t>: Type and format of the data field in the record (for e.g. text, number, date with specified format etc.).</w:t>
      </w:r>
    </w:p>
    <w:p w14:paraId="466171CF" w14:textId="77777777" w:rsidR="000C1F87" w:rsidRPr="00354074" w:rsidRDefault="000C1F87" w:rsidP="00354074">
      <w:pPr>
        <w:autoSpaceDE w:val="0"/>
        <w:autoSpaceDN w:val="0"/>
        <w:adjustRightInd w:val="0"/>
        <w:jc w:val="both"/>
        <w:rPr>
          <w:rFonts w:cs="Tahoma"/>
          <w:szCs w:val="21"/>
        </w:rPr>
      </w:pPr>
      <w:r w:rsidRPr="00354074">
        <w:rPr>
          <w:rFonts w:cs="Tahoma"/>
          <w:szCs w:val="21"/>
        </w:rPr>
        <w:t xml:space="preserve">Value                                 </w:t>
      </w:r>
      <w:r w:rsidRPr="00354074">
        <w:rPr>
          <w:rFonts w:cs="Tahoma"/>
          <w:szCs w:val="21"/>
        </w:rPr>
        <w:tab/>
        <w:t>: Possible value for data set.</w:t>
      </w:r>
    </w:p>
    <w:p w14:paraId="2357F901" w14:textId="77777777" w:rsidR="00354074" w:rsidRPr="005B4766" w:rsidRDefault="00354074" w:rsidP="00354074">
      <w:pPr>
        <w:autoSpaceDE w:val="0"/>
        <w:autoSpaceDN w:val="0"/>
        <w:adjustRightInd w:val="0"/>
        <w:jc w:val="both"/>
        <w:rPr>
          <w:rFonts w:cs="Arial"/>
          <w:b/>
          <w:bCs/>
          <w:sz w:val="22"/>
        </w:rPr>
      </w:pPr>
      <w:r w:rsidRPr="005B4766">
        <w:rPr>
          <w:rFonts w:cs="Arial"/>
          <w:b/>
          <w:bCs/>
          <w:sz w:val="22"/>
        </w:rPr>
        <w:t>*********************</w:t>
      </w:r>
      <w:r>
        <w:rPr>
          <w:rFonts w:cs="Arial"/>
          <w:b/>
          <w:bCs/>
          <w:sz w:val="22"/>
        </w:rPr>
        <w:t>*******************************************</w:t>
      </w:r>
    </w:p>
    <w:p w14:paraId="00F856EF" w14:textId="77777777" w:rsidR="000C1F87" w:rsidRPr="00063F00" w:rsidRDefault="000C1F87" w:rsidP="00870DEA">
      <w:pPr>
        <w:pStyle w:val="Heading2"/>
      </w:pPr>
      <w:bookmarkStart w:id="363" w:name="_Toc541687"/>
      <w:bookmarkStart w:id="364" w:name="_Ref4779648"/>
      <w:bookmarkStart w:id="365" w:name="_HEADER_RECORD_3"/>
      <w:bookmarkStart w:id="366" w:name="_Toc205994592"/>
      <w:bookmarkEnd w:id="365"/>
      <w:r w:rsidRPr="00063F00">
        <w:t>HEADER RECORD</w:t>
      </w:r>
      <w:bookmarkEnd w:id="363"/>
      <w:bookmarkEnd w:id="364"/>
      <w:bookmarkEnd w:id="366"/>
    </w:p>
    <w:p w14:paraId="522BD1CF" w14:textId="77777777" w:rsidR="000C1F87" w:rsidRPr="00354074" w:rsidRDefault="000C1F87" w:rsidP="000C1F87">
      <w:pPr>
        <w:rPr>
          <w:rFonts w:cs="Tahoma"/>
          <w:szCs w:val="21"/>
        </w:rPr>
      </w:pPr>
      <w:r w:rsidRPr="00354074">
        <w:rPr>
          <w:rFonts w:cs="Tahoma"/>
          <w:szCs w:val="21"/>
        </w:rPr>
        <w:t>The Customer Detail header record will be the first record in the file and will contain the following character separated bill data.</w:t>
      </w:r>
    </w:p>
    <w:p w14:paraId="761CDADF" w14:textId="77777777" w:rsidR="000C1F87" w:rsidRPr="00354074" w:rsidRDefault="000C1F87" w:rsidP="000C1F87">
      <w:pPr>
        <w:rPr>
          <w:rFonts w:cs="Tahoma"/>
          <w:b/>
          <w:szCs w:val="21"/>
        </w:rPr>
      </w:pPr>
      <w:r w:rsidRPr="00354074">
        <w:rPr>
          <w:rFonts w:cs="Tahoma"/>
          <w:szCs w:val="21"/>
        </w:rPr>
        <w:t>Record Type:</w:t>
      </w:r>
      <w:r w:rsidRPr="00354074">
        <w:rPr>
          <w:rFonts w:cs="Tahoma"/>
          <w:b/>
          <w:szCs w:val="21"/>
        </w:rPr>
        <w:t xml:space="preserve"> CUSTOMERRECORD</w:t>
      </w:r>
    </w:p>
    <w:tbl>
      <w:tblPr>
        <w:tblW w:w="4979" w:type="pct"/>
        <w:tblBorders>
          <w:top w:val="single" w:sz="6" w:space="0" w:color="000000"/>
          <w:left w:val="single" w:sz="6" w:space="0" w:color="000000"/>
          <w:bottom w:val="single" w:sz="4" w:space="0" w:color="auto"/>
          <w:right w:val="single" w:sz="6" w:space="0" w:color="000000"/>
          <w:insideH w:val="single" w:sz="6" w:space="0" w:color="000000"/>
          <w:insideV w:val="single" w:sz="6" w:space="0" w:color="000000"/>
        </w:tblBorders>
        <w:tblLook w:val="0000" w:firstRow="0" w:lastRow="0" w:firstColumn="0" w:lastColumn="0" w:noHBand="0" w:noVBand="0"/>
      </w:tblPr>
      <w:tblGrid>
        <w:gridCol w:w="2408"/>
        <w:gridCol w:w="1039"/>
        <w:gridCol w:w="1107"/>
        <w:gridCol w:w="1584"/>
        <w:gridCol w:w="3059"/>
      </w:tblGrid>
      <w:tr w:rsidR="000C1F87" w:rsidRPr="00063F00" w14:paraId="116887DD" w14:textId="77777777" w:rsidTr="00620FB8">
        <w:trPr>
          <w:trHeight w:val="1115"/>
        </w:trPr>
        <w:tc>
          <w:tcPr>
            <w:tcW w:w="1309" w:type="pct"/>
          </w:tcPr>
          <w:p w14:paraId="4C059F29" w14:textId="77777777" w:rsidR="000C1F87" w:rsidRPr="00063F00" w:rsidRDefault="000C1F87" w:rsidP="00620FB8">
            <w:pPr>
              <w:spacing w:after="120"/>
              <w:rPr>
                <w:rFonts w:cs="Tahoma"/>
                <w:b/>
                <w:sz w:val="18"/>
                <w:szCs w:val="18"/>
              </w:rPr>
            </w:pPr>
            <w:r w:rsidRPr="00063F00">
              <w:rPr>
                <w:rFonts w:cs="Tahoma"/>
                <w:b/>
                <w:sz w:val="18"/>
                <w:szCs w:val="18"/>
              </w:rPr>
              <w:t>Field Name</w:t>
            </w:r>
          </w:p>
        </w:tc>
        <w:tc>
          <w:tcPr>
            <w:tcW w:w="565" w:type="pct"/>
          </w:tcPr>
          <w:p w14:paraId="0EB7D55E" w14:textId="77777777" w:rsidR="000C1F87" w:rsidRPr="00063F00" w:rsidRDefault="000C1F87" w:rsidP="00620FB8">
            <w:pPr>
              <w:spacing w:after="120"/>
              <w:rPr>
                <w:rFonts w:cs="Tahoma"/>
                <w:b/>
                <w:sz w:val="18"/>
                <w:szCs w:val="18"/>
              </w:rPr>
            </w:pPr>
            <w:r w:rsidRPr="00063F00">
              <w:rPr>
                <w:rFonts w:cs="Tahoma"/>
                <w:b/>
                <w:sz w:val="18"/>
                <w:szCs w:val="18"/>
              </w:rPr>
              <w:t>Field No</w:t>
            </w:r>
          </w:p>
        </w:tc>
        <w:tc>
          <w:tcPr>
            <w:tcW w:w="602" w:type="pct"/>
          </w:tcPr>
          <w:p w14:paraId="3D813916" w14:textId="77777777" w:rsidR="000C1F87" w:rsidRPr="00063F00" w:rsidRDefault="000C1F87" w:rsidP="00620FB8">
            <w:pPr>
              <w:spacing w:after="120"/>
              <w:rPr>
                <w:rFonts w:cs="Tahoma"/>
                <w:b/>
                <w:sz w:val="18"/>
                <w:szCs w:val="18"/>
              </w:rPr>
            </w:pPr>
            <w:r w:rsidRPr="00063F00">
              <w:rPr>
                <w:rFonts w:cs="Tahoma"/>
                <w:b/>
                <w:sz w:val="18"/>
                <w:szCs w:val="18"/>
              </w:rPr>
              <w:t xml:space="preserve">Maximum Field Length          </w:t>
            </w:r>
          </w:p>
        </w:tc>
        <w:tc>
          <w:tcPr>
            <w:tcW w:w="861" w:type="pct"/>
          </w:tcPr>
          <w:p w14:paraId="2177D4D7" w14:textId="77777777" w:rsidR="000C1F87" w:rsidRPr="00063F00" w:rsidRDefault="000C1F87" w:rsidP="00620FB8">
            <w:pPr>
              <w:spacing w:after="120"/>
              <w:rPr>
                <w:rFonts w:cs="Tahoma"/>
                <w:b/>
                <w:sz w:val="18"/>
                <w:szCs w:val="18"/>
              </w:rPr>
            </w:pPr>
            <w:r w:rsidRPr="00063F00">
              <w:rPr>
                <w:rFonts w:cs="Tahoma"/>
                <w:b/>
                <w:sz w:val="18"/>
                <w:szCs w:val="18"/>
              </w:rPr>
              <w:t>Format</w:t>
            </w:r>
          </w:p>
        </w:tc>
        <w:tc>
          <w:tcPr>
            <w:tcW w:w="1663" w:type="pct"/>
          </w:tcPr>
          <w:p w14:paraId="0D2CF966" w14:textId="77777777" w:rsidR="000C1F87" w:rsidRPr="00063F00" w:rsidRDefault="000C1F87" w:rsidP="00620FB8">
            <w:pPr>
              <w:spacing w:after="120"/>
              <w:rPr>
                <w:rFonts w:cs="Tahoma"/>
                <w:b/>
                <w:sz w:val="18"/>
                <w:szCs w:val="18"/>
              </w:rPr>
            </w:pPr>
            <w:r w:rsidRPr="00063F00">
              <w:rPr>
                <w:rFonts w:cs="Tahoma"/>
                <w:b/>
                <w:sz w:val="18"/>
                <w:szCs w:val="18"/>
              </w:rPr>
              <w:t>Value</w:t>
            </w:r>
          </w:p>
        </w:tc>
      </w:tr>
      <w:tr w:rsidR="000C1F87" w:rsidRPr="00063F00" w14:paraId="60609CC2" w14:textId="77777777" w:rsidTr="00620FB8">
        <w:trPr>
          <w:trHeight w:val="521"/>
        </w:trPr>
        <w:tc>
          <w:tcPr>
            <w:tcW w:w="1309" w:type="pct"/>
          </w:tcPr>
          <w:p w14:paraId="7230D989" w14:textId="77777777" w:rsidR="000C1F87" w:rsidRPr="00063F00" w:rsidRDefault="000C1F87" w:rsidP="00620FB8">
            <w:pPr>
              <w:spacing w:after="120"/>
              <w:rPr>
                <w:rFonts w:cs="Tahoma"/>
                <w:sz w:val="18"/>
                <w:szCs w:val="18"/>
              </w:rPr>
            </w:pPr>
            <w:r w:rsidRPr="00063F00">
              <w:rPr>
                <w:rFonts w:cs="Tahoma"/>
                <w:sz w:val="18"/>
                <w:szCs w:val="18"/>
              </w:rPr>
              <w:t>Record Type</w:t>
            </w:r>
          </w:p>
        </w:tc>
        <w:tc>
          <w:tcPr>
            <w:tcW w:w="565" w:type="pct"/>
          </w:tcPr>
          <w:p w14:paraId="57165C12" w14:textId="77777777" w:rsidR="000C1F87" w:rsidRPr="00063F00" w:rsidRDefault="000C1F87" w:rsidP="00620FB8">
            <w:pPr>
              <w:spacing w:after="120"/>
              <w:rPr>
                <w:rFonts w:cs="Tahoma"/>
                <w:sz w:val="18"/>
                <w:szCs w:val="18"/>
              </w:rPr>
            </w:pPr>
            <w:r w:rsidRPr="00063F00">
              <w:rPr>
                <w:rFonts w:cs="Tahoma"/>
                <w:sz w:val="18"/>
                <w:szCs w:val="18"/>
              </w:rPr>
              <w:t>1</w:t>
            </w:r>
          </w:p>
        </w:tc>
        <w:tc>
          <w:tcPr>
            <w:tcW w:w="602" w:type="pct"/>
          </w:tcPr>
          <w:p w14:paraId="0FD70FC2" w14:textId="77777777" w:rsidR="000C1F87" w:rsidRPr="00063F00" w:rsidRDefault="000C1F87" w:rsidP="00620FB8">
            <w:pPr>
              <w:spacing w:after="120"/>
              <w:rPr>
                <w:rFonts w:cs="Tahoma"/>
                <w:sz w:val="18"/>
                <w:szCs w:val="18"/>
              </w:rPr>
            </w:pPr>
            <w:r w:rsidRPr="00063F00">
              <w:rPr>
                <w:rFonts w:cs="Tahoma"/>
                <w:sz w:val="18"/>
                <w:szCs w:val="18"/>
              </w:rPr>
              <w:t>255</w:t>
            </w:r>
          </w:p>
        </w:tc>
        <w:tc>
          <w:tcPr>
            <w:tcW w:w="861" w:type="pct"/>
          </w:tcPr>
          <w:p w14:paraId="48844A8F" w14:textId="77777777" w:rsidR="000C1F87" w:rsidRPr="00063F00" w:rsidRDefault="000C1F87" w:rsidP="00620FB8">
            <w:pPr>
              <w:spacing w:after="120"/>
              <w:rPr>
                <w:rFonts w:cs="Tahoma"/>
                <w:sz w:val="18"/>
                <w:szCs w:val="18"/>
              </w:rPr>
            </w:pPr>
            <w:r w:rsidRPr="00063F00">
              <w:rPr>
                <w:rFonts w:cs="Tahoma"/>
                <w:sz w:val="18"/>
                <w:szCs w:val="18"/>
              </w:rPr>
              <w:t>Text</w:t>
            </w:r>
          </w:p>
        </w:tc>
        <w:tc>
          <w:tcPr>
            <w:tcW w:w="1663" w:type="pct"/>
          </w:tcPr>
          <w:p w14:paraId="162D3BEC" w14:textId="77777777" w:rsidR="000C1F87" w:rsidRPr="00063F00" w:rsidRDefault="000C1F87" w:rsidP="00620FB8">
            <w:pPr>
              <w:spacing w:after="120"/>
              <w:rPr>
                <w:rFonts w:cs="Tahoma"/>
                <w:sz w:val="18"/>
                <w:szCs w:val="18"/>
              </w:rPr>
            </w:pPr>
            <w:r w:rsidRPr="00063F00">
              <w:rPr>
                <w:rFonts w:cs="Tahoma"/>
                <w:sz w:val="18"/>
                <w:szCs w:val="18"/>
              </w:rPr>
              <w:t>CUSTOMERRECORD</w:t>
            </w:r>
          </w:p>
        </w:tc>
      </w:tr>
      <w:tr w:rsidR="000C1F87" w:rsidRPr="00063F00" w14:paraId="55F408C6" w14:textId="77777777" w:rsidTr="00620FB8">
        <w:trPr>
          <w:trHeight w:val="818"/>
        </w:trPr>
        <w:tc>
          <w:tcPr>
            <w:tcW w:w="1309" w:type="pct"/>
          </w:tcPr>
          <w:p w14:paraId="756A9803" w14:textId="77777777" w:rsidR="000C1F87" w:rsidRPr="00063F00" w:rsidRDefault="000C1F87" w:rsidP="00620FB8">
            <w:pPr>
              <w:spacing w:after="120"/>
              <w:rPr>
                <w:rFonts w:cs="Tahoma"/>
                <w:sz w:val="18"/>
                <w:szCs w:val="18"/>
              </w:rPr>
            </w:pPr>
            <w:r w:rsidRPr="00063F00">
              <w:rPr>
                <w:rFonts w:cs="Tahoma"/>
                <w:sz w:val="18"/>
                <w:szCs w:val="18"/>
              </w:rPr>
              <w:t>Geneva customer reference</w:t>
            </w:r>
          </w:p>
        </w:tc>
        <w:tc>
          <w:tcPr>
            <w:tcW w:w="565" w:type="pct"/>
          </w:tcPr>
          <w:p w14:paraId="1556AD9E" w14:textId="77777777" w:rsidR="000C1F87" w:rsidRPr="00063F00" w:rsidRDefault="000C1F87" w:rsidP="00620FB8">
            <w:pPr>
              <w:spacing w:after="120"/>
              <w:rPr>
                <w:rFonts w:cs="Tahoma"/>
                <w:sz w:val="18"/>
                <w:szCs w:val="18"/>
              </w:rPr>
            </w:pPr>
            <w:r w:rsidRPr="00063F00">
              <w:rPr>
                <w:rFonts w:cs="Tahoma"/>
                <w:sz w:val="18"/>
                <w:szCs w:val="18"/>
              </w:rPr>
              <w:t>2</w:t>
            </w:r>
          </w:p>
        </w:tc>
        <w:tc>
          <w:tcPr>
            <w:tcW w:w="602" w:type="pct"/>
          </w:tcPr>
          <w:p w14:paraId="394F4A0F" w14:textId="77777777" w:rsidR="000C1F87" w:rsidRPr="00063F00" w:rsidRDefault="000C1F87" w:rsidP="00620FB8">
            <w:pPr>
              <w:spacing w:after="120"/>
              <w:rPr>
                <w:rFonts w:cs="Tahoma"/>
                <w:sz w:val="18"/>
                <w:szCs w:val="18"/>
              </w:rPr>
            </w:pPr>
            <w:r w:rsidRPr="00063F00">
              <w:rPr>
                <w:rFonts w:cs="Tahoma"/>
                <w:sz w:val="18"/>
                <w:szCs w:val="18"/>
              </w:rPr>
              <w:t>20</w:t>
            </w:r>
          </w:p>
        </w:tc>
        <w:tc>
          <w:tcPr>
            <w:tcW w:w="861" w:type="pct"/>
          </w:tcPr>
          <w:p w14:paraId="31D8FC1D" w14:textId="77777777" w:rsidR="000C1F87" w:rsidRPr="00063F00" w:rsidRDefault="000C1F87" w:rsidP="00620FB8">
            <w:pPr>
              <w:spacing w:after="120"/>
              <w:rPr>
                <w:rFonts w:cs="Tahoma"/>
                <w:sz w:val="18"/>
                <w:szCs w:val="18"/>
              </w:rPr>
            </w:pPr>
            <w:r w:rsidRPr="00063F00">
              <w:rPr>
                <w:rFonts w:cs="Tahoma"/>
                <w:sz w:val="18"/>
                <w:szCs w:val="18"/>
              </w:rPr>
              <w:t>Text</w:t>
            </w:r>
          </w:p>
        </w:tc>
        <w:tc>
          <w:tcPr>
            <w:tcW w:w="1663" w:type="pct"/>
          </w:tcPr>
          <w:p w14:paraId="6C4CB621" w14:textId="77777777" w:rsidR="000C1F87" w:rsidRPr="00063F00" w:rsidRDefault="000C1F87" w:rsidP="00620FB8">
            <w:pPr>
              <w:spacing w:after="120"/>
              <w:rPr>
                <w:rFonts w:cs="Tahoma"/>
                <w:sz w:val="18"/>
                <w:szCs w:val="18"/>
              </w:rPr>
            </w:pPr>
            <w:r w:rsidRPr="00063F00">
              <w:rPr>
                <w:rFonts w:cs="Tahoma"/>
                <w:sz w:val="18"/>
                <w:szCs w:val="18"/>
              </w:rPr>
              <w:t>e.g. G/M12345678</w:t>
            </w:r>
          </w:p>
        </w:tc>
      </w:tr>
      <w:tr w:rsidR="000C1F87" w:rsidRPr="00063F00" w14:paraId="3A3F1DBD" w14:textId="77777777" w:rsidTr="00620FB8">
        <w:trPr>
          <w:trHeight w:val="521"/>
        </w:trPr>
        <w:tc>
          <w:tcPr>
            <w:tcW w:w="1309" w:type="pct"/>
          </w:tcPr>
          <w:p w14:paraId="0E016647" w14:textId="77777777" w:rsidR="000C1F87" w:rsidRPr="00063F00" w:rsidRDefault="000C1F87" w:rsidP="00620FB8">
            <w:pPr>
              <w:spacing w:after="120"/>
              <w:rPr>
                <w:rFonts w:cs="Tahoma"/>
                <w:sz w:val="18"/>
                <w:szCs w:val="18"/>
              </w:rPr>
            </w:pPr>
            <w:r w:rsidRPr="00063F00">
              <w:rPr>
                <w:rFonts w:cs="Tahoma"/>
                <w:sz w:val="18"/>
                <w:szCs w:val="18"/>
              </w:rPr>
              <w:t>Account reference</w:t>
            </w:r>
          </w:p>
        </w:tc>
        <w:tc>
          <w:tcPr>
            <w:tcW w:w="565" w:type="pct"/>
          </w:tcPr>
          <w:p w14:paraId="66BD7D2B" w14:textId="77777777" w:rsidR="000C1F87" w:rsidRPr="00063F00" w:rsidRDefault="000C1F87" w:rsidP="00620FB8">
            <w:pPr>
              <w:spacing w:after="120"/>
              <w:rPr>
                <w:rFonts w:cs="Tahoma"/>
                <w:sz w:val="18"/>
                <w:szCs w:val="18"/>
              </w:rPr>
            </w:pPr>
            <w:r w:rsidRPr="00063F00">
              <w:rPr>
                <w:rFonts w:cs="Tahoma"/>
                <w:sz w:val="18"/>
                <w:szCs w:val="18"/>
              </w:rPr>
              <w:t>3</w:t>
            </w:r>
          </w:p>
        </w:tc>
        <w:tc>
          <w:tcPr>
            <w:tcW w:w="602" w:type="pct"/>
          </w:tcPr>
          <w:p w14:paraId="0E77D07D" w14:textId="77777777" w:rsidR="000C1F87" w:rsidRPr="00063F00" w:rsidRDefault="000C1F87" w:rsidP="00620FB8">
            <w:pPr>
              <w:spacing w:after="120"/>
              <w:rPr>
                <w:rFonts w:cs="Tahoma"/>
                <w:sz w:val="18"/>
                <w:szCs w:val="18"/>
              </w:rPr>
            </w:pPr>
            <w:r w:rsidRPr="00063F00">
              <w:rPr>
                <w:rFonts w:cs="Tahoma"/>
                <w:sz w:val="18"/>
                <w:szCs w:val="18"/>
              </w:rPr>
              <w:t>20</w:t>
            </w:r>
          </w:p>
        </w:tc>
        <w:tc>
          <w:tcPr>
            <w:tcW w:w="861" w:type="pct"/>
          </w:tcPr>
          <w:p w14:paraId="2585F42C" w14:textId="77777777" w:rsidR="000C1F87" w:rsidRPr="00063F00" w:rsidRDefault="000C1F87" w:rsidP="00620FB8">
            <w:pPr>
              <w:spacing w:after="120"/>
              <w:rPr>
                <w:rFonts w:cs="Tahoma"/>
                <w:sz w:val="18"/>
                <w:szCs w:val="18"/>
              </w:rPr>
            </w:pPr>
            <w:r w:rsidRPr="00063F00">
              <w:rPr>
                <w:rFonts w:cs="Tahoma"/>
                <w:sz w:val="18"/>
                <w:szCs w:val="18"/>
              </w:rPr>
              <w:t>Text</w:t>
            </w:r>
          </w:p>
        </w:tc>
        <w:tc>
          <w:tcPr>
            <w:tcW w:w="1663" w:type="pct"/>
          </w:tcPr>
          <w:p w14:paraId="1EF50EA2" w14:textId="77777777" w:rsidR="000C1F87" w:rsidRPr="00063F00" w:rsidRDefault="000C1F87" w:rsidP="00620FB8">
            <w:pPr>
              <w:spacing w:after="120"/>
              <w:rPr>
                <w:rFonts w:cs="Tahoma"/>
                <w:sz w:val="18"/>
                <w:szCs w:val="18"/>
              </w:rPr>
            </w:pPr>
            <w:r w:rsidRPr="00063F00">
              <w:rPr>
                <w:rFonts w:cs="Tahoma"/>
                <w:sz w:val="18"/>
                <w:szCs w:val="18"/>
              </w:rPr>
              <w:t>e.g. GD00001234</w:t>
            </w:r>
          </w:p>
        </w:tc>
      </w:tr>
      <w:tr w:rsidR="000C1F87" w:rsidRPr="00063F00" w14:paraId="146BFBD7" w14:textId="77777777" w:rsidTr="00620FB8">
        <w:trPr>
          <w:trHeight w:val="521"/>
        </w:trPr>
        <w:tc>
          <w:tcPr>
            <w:tcW w:w="1309" w:type="pct"/>
          </w:tcPr>
          <w:p w14:paraId="2264C10A" w14:textId="77777777" w:rsidR="000C1F87" w:rsidRPr="00063F00" w:rsidRDefault="000C1F87" w:rsidP="00620FB8">
            <w:pPr>
              <w:spacing w:after="120"/>
              <w:rPr>
                <w:rFonts w:cs="Tahoma"/>
                <w:sz w:val="18"/>
                <w:szCs w:val="18"/>
              </w:rPr>
            </w:pPr>
            <w:r w:rsidRPr="00063F00">
              <w:rPr>
                <w:rFonts w:cs="Tahoma"/>
                <w:sz w:val="18"/>
                <w:szCs w:val="18"/>
              </w:rPr>
              <w:t>Invoice  reference</w:t>
            </w:r>
          </w:p>
        </w:tc>
        <w:tc>
          <w:tcPr>
            <w:tcW w:w="565" w:type="pct"/>
          </w:tcPr>
          <w:p w14:paraId="0E4E6D42" w14:textId="77777777" w:rsidR="000C1F87" w:rsidRPr="00063F00" w:rsidRDefault="000C1F87" w:rsidP="00620FB8">
            <w:pPr>
              <w:spacing w:after="120"/>
              <w:rPr>
                <w:rFonts w:cs="Tahoma"/>
                <w:sz w:val="18"/>
                <w:szCs w:val="18"/>
              </w:rPr>
            </w:pPr>
            <w:r w:rsidRPr="00063F00">
              <w:rPr>
                <w:rFonts w:cs="Tahoma"/>
                <w:sz w:val="18"/>
                <w:szCs w:val="18"/>
              </w:rPr>
              <w:t>4</w:t>
            </w:r>
          </w:p>
        </w:tc>
        <w:tc>
          <w:tcPr>
            <w:tcW w:w="602" w:type="pct"/>
          </w:tcPr>
          <w:p w14:paraId="71C24189" w14:textId="77777777" w:rsidR="000C1F87" w:rsidRPr="00063F00" w:rsidRDefault="000C1F87" w:rsidP="00620FB8">
            <w:pPr>
              <w:spacing w:after="120"/>
              <w:rPr>
                <w:rFonts w:cs="Tahoma"/>
                <w:sz w:val="18"/>
                <w:szCs w:val="18"/>
              </w:rPr>
            </w:pPr>
            <w:r w:rsidRPr="00063F00">
              <w:rPr>
                <w:rFonts w:cs="Tahoma"/>
                <w:sz w:val="18"/>
                <w:szCs w:val="18"/>
              </w:rPr>
              <w:t>30</w:t>
            </w:r>
          </w:p>
        </w:tc>
        <w:tc>
          <w:tcPr>
            <w:tcW w:w="861" w:type="pct"/>
          </w:tcPr>
          <w:p w14:paraId="44590654" w14:textId="77777777" w:rsidR="000C1F87" w:rsidRPr="00063F00" w:rsidRDefault="000C1F87" w:rsidP="00620FB8">
            <w:pPr>
              <w:spacing w:after="120"/>
              <w:rPr>
                <w:rFonts w:cs="Tahoma"/>
                <w:sz w:val="18"/>
                <w:szCs w:val="18"/>
              </w:rPr>
            </w:pPr>
            <w:r w:rsidRPr="00063F00">
              <w:rPr>
                <w:rFonts w:cs="Tahoma"/>
                <w:sz w:val="18"/>
                <w:szCs w:val="18"/>
              </w:rPr>
              <w:t>Text</w:t>
            </w:r>
          </w:p>
        </w:tc>
        <w:tc>
          <w:tcPr>
            <w:tcW w:w="1663" w:type="pct"/>
          </w:tcPr>
          <w:p w14:paraId="26548B2D" w14:textId="77777777" w:rsidR="000C1F87" w:rsidRPr="00063F00" w:rsidRDefault="000C1F87" w:rsidP="00620FB8">
            <w:pPr>
              <w:spacing w:after="120"/>
              <w:rPr>
                <w:rFonts w:cs="Tahoma"/>
                <w:sz w:val="18"/>
                <w:szCs w:val="18"/>
              </w:rPr>
            </w:pPr>
            <w:r w:rsidRPr="00063F00">
              <w:rPr>
                <w:rFonts w:cs="Tahoma"/>
                <w:sz w:val="18"/>
                <w:szCs w:val="18"/>
              </w:rPr>
              <w:t>e.g. GD00001234 M002 1</w:t>
            </w:r>
          </w:p>
        </w:tc>
      </w:tr>
      <w:tr w:rsidR="000C1F87" w:rsidRPr="00063F00" w14:paraId="4C92538E" w14:textId="77777777" w:rsidTr="00620FB8">
        <w:trPr>
          <w:trHeight w:val="521"/>
        </w:trPr>
        <w:tc>
          <w:tcPr>
            <w:tcW w:w="1309" w:type="pct"/>
          </w:tcPr>
          <w:p w14:paraId="0DA92D51" w14:textId="77777777" w:rsidR="000C1F87" w:rsidRPr="00063F00" w:rsidRDefault="000C1F87" w:rsidP="00620FB8">
            <w:pPr>
              <w:spacing w:after="120"/>
              <w:rPr>
                <w:rFonts w:cs="Tahoma"/>
                <w:sz w:val="18"/>
                <w:szCs w:val="18"/>
              </w:rPr>
            </w:pPr>
            <w:r w:rsidRPr="00063F00">
              <w:rPr>
                <w:rFonts w:cs="Tahoma"/>
                <w:sz w:val="18"/>
                <w:szCs w:val="18"/>
              </w:rPr>
              <w:t>Bill tax date</w:t>
            </w:r>
          </w:p>
        </w:tc>
        <w:tc>
          <w:tcPr>
            <w:tcW w:w="565" w:type="pct"/>
          </w:tcPr>
          <w:p w14:paraId="2E3C3778" w14:textId="77777777" w:rsidR="000C1F87" w:rsidRPr="00063F00" w:rsidRDefault="000C1F87" w:rsidP="00620FB8">
            <w:pPr>
              <w:spacing w:after="120"/>
              <w:rPr>
                <w:rFonts w:cs="Tahoma"/>
                <w:sz w:val="18"/>
                <w:szCs w:val="18"/>
              </w:rPr>
            </w:pPr>
            <w:r w:rsidRPr="00063F00">
              <w:rPr>
                <w:rFonts w:cs="Tahoma"/>
                <w:sz w:val="18"/>
                <w:szCs w:val="18"/>
              </w:rPr>
              <w:t>5</w:t>
            </w:r>
          </w:p>
        </w:tc>
        <w:tc>
          <w:tcPr>
            <w:tcW w:w="602" w:type="pct"/>
          </w:tcPr>
          <w:p w14:paraId="5728D587" w14:textId="77777777" w:rsidR="000C1F87" w:rsidRPr="00063F00" w:rsidRDefault="000C1F87" w:rsidP="00620FB8">
            <w:pPr>
              <w:spacing w:after="120"/>
              <w:rPr>
                <w:rFonts w:cs="Tahoma"/>
                <w:sz w:val="18"/>
                <w:szCs w:val="18"/>
              </w:rPr>
            </w:pPr>
            <w:r w:rsidRPr="00063F00">
              <w:rPr>
                <w:rFonts w:cs="Tahoma"/>
                <w:sz w:val="18"/>
                <w:szCs w:val="18"/>
              </w:rPr>
              <w:t>DATE</w:t>
            </w:r>
          </w:p>
        </w:tc>
        <w:tc>
          <w:tcPr>
            <w:tcW w:w="861" w:type="pct"/>
          </w:tcPr>
          <w:p w14:paraId="54947B33" w14:textId="77777777" w:rsidR="000C1F87" w:rsidRPr="00063F00" w:rsidRDefault="000C1F87" w:rsidP="00620FB8">
            <w:pPr>
              <w:spacing w:after="120"/>
              <w:rPr>
                <w:rFonts w:cs="Tahoma"/>
                <w:sz w:val="18"/>
                <w:szCs w:val="18"/>
              </w:rPr>
            </w:pPr>
            <w:r w:rsidRPr="00063F00">
              <w:rPr>
                <w:rFonts w:cs="Tahoma"/>
                <w:sz w:val="18"/>
                <w:szCs w:val="18"/>
              </w:rPr>
              <w:t>YYYYMMDD</w:t>
            </w:r>
          </w:p>
        </w:tc>
        <w:tc>
          <w:tcPr>
            <w:tcW w:w="1663" w:type="pct"/>
          </w:tcPr>
          <w:p w14:paraId="5F474797" w14:textId="77777777" w:rsidR="000C1F87" w:rsidRPr="00063F00" w:rsidRDefault="002D02D1" w:rsidP="00620FB8">
            <w:pPr>
              <w:spacing w:after="120"/>
              <w:rPr>
                <w:rFonts w:cs="Tahoma"/>
                <w:sz w:val="18"/>
                <w:szCs w:val="18"/>
              </w:rPr>
            </w:pPr>
            <w:r>
              <w:rPr>
                <w:rFonts w:cs="Tahoma"/>
                <w:sz w:val="18"/>
                <w:szCs w:val="18"/>
              </w:rPr>
              <w:t>e.g. 201</w:t>
            </w:r>
            <w:r w:rsidR="000C1F87" w:rsidRPr="00063F00">
              <w:rPr>
                <w:rFonts w:cs="Tahoma"/>
                <w:sz w:val="18"/>
                <w:szCs w:val="18"/>
              </w:rPr>
              <w:t>90101</w:t>
            </w:r>
          </w:p>
        </w:tc>
      </w:tr>
      <w:tr w:rsidR="000C1F87" w:rsidRPr="00063F00" w14:paraId="7E355333" w14:textId="77777777" w:rsidTr="00620FB8">
        <w:trPr>
          <w:trHeight w:val="516"/>
        </w:trPr>
        <w:tc>
          <w:tcPr>
            <w:tcW w:w="1309" w:type="pct"/>
          </w:tcPr>
          <w:p w14:paraId="249C576A" w14:textId="77777777" w:rsidR="000C1F87" w:rsidRPr="00063F00" w:rsidRDefault="000C1F87" w:rsidP="00620FB8">
            <w:pPr>
              <w:spacing w:after="120"/>
              <w:rPr>
                <w:rFonts w:cs="Tahoma"/>
                <w:sz w:val="18"/>
                <w:szCs w:val="18"/>
              </w:rPr>
            </w:pPr>
            <w:r w:rsidRPr="00063F00">
              <w:rPr>
                <w:rFonts w:cs="Tahoma"/>
                <w:sz w:val="18"/>
                <w:szCs w:val="18"/>
              </w:rPr>
              <w:t>Business name</w:t>
            </w:r>
          </w:p>
        </w:tc>
        <w:tc>
          <w:tcPr>
            <w:tcW w:w="565" w:type="pct"/>
          </w:tcPr>
          <w:p w14:paraId="1CD23568" w14:textId="77777777" w:rsidR="000C1F87" w:rsidRPr="00063F00" w:rsidRDefault="000C1F87" w:rsidP="00620FB8">
            <w:pPr>
              <w:spacing w:after="120"/>
              <w:rPr>
                <w:rFonts w:cs="Tahoma"/>
                <w:sz w:val="18"/>
                <w:szCs w:val="18"/>
              </w:rPr>
            </w:pPr>
            <w:r w:rsidRPr="00063F00">
              <w:rPr>
                <w:rFonts w:cs="Tahoma"/>
                <w:sz w:val="18"/>
                <w:szCs w:val="18"/>
              </w:rPr>
              <w:t>6</w:t>
            </w:r>
          </w:p>
        </w:tc>
        <w:tc>
          <w:tcPr>
            <w:tcW w:w="602" w:type="pct"/>
          </w:tcPr>
          <w:p w14:paraId="47579D97" w14:textId="77777777" w:rsidR="000C1F87" w:rsidRPr="00063F00" w:rsidRDefault="000C1F87" w:rsidP="00620FB8">
            <w:pPr>
              <w:spacing w:after="120"/>
              <w:rPr>
                <w:rFonts w:cs="Tahoma"/>
                <w:sz w:val="18"/>
                <w:szCs w:val="18"/>
              </w:rPr>
            </w:pPr>
            <w:r w:rsidRPr="00063F00">
              <w:rPr>
                <w:rFonts w:cs="Tahoma"/>
                <w:sz w:val="18"/>
                <w:szCs w:val="18"/>
              </w:rPr>
              <w:t>100</w:t>
            </w:r>
          </w:p>
        </w:tc>
        <w:tc>
          <w:tcPr>
            <w:tcW w:w="861" w:type="pct"/>
          </w:tcPr>
          <w:p w14:paraId="07457649" w14:textId="77777777" w:rsidR="000C1F87" w:rsidRPr="00063F00" w:rsidRDefault="000C1F87" w:rsidP="00620FB8">
            <w:pPr>
              <w:spacing w:after="120"/>
              <w:rPr>
                <w:rFonts w:cs="Tahoma"/>
                <w:sz w:val="18"/>
                <w:szCs w:val="18"/>
              </w:rPr>
            </w:pPr>
            <w:r w:rsidRPr="00063F00">
              <w:rPr>
                <w:rFonts w:cs="Tahoma"/>
                <w:sz w:val="18"/>
                <w:szCs w:val="18"/>
              </w:rPr>
              <w:t>Text</w:t>
            </w:r>
          </w:p>
        </w:tc>
        <w:tc>
          <w:tcPr>
            <w:tcW w:w="1663" w:type="pct"/>
          </w:tcPr>
          <w:p w14:paraId="0ED78C7D" w14:textId="77777777" w:rsidR="000C1F87" w:rsidRPr="00063F00" w:rsidRDefault="000C1F87" w:rsidP="00620FB8">
            <w:pPr>
              <w:spacing w:after="120"/>
              <w:rPr>
                <w:rFonts w:cs="Tahoma"/>
                <w:sz w:val="18"/>
                <w:szCs w:val="18"/>
              </w:rPr>
            </w:pPr>
            <w:r w:rsidRPr="00063F00">
              <w:rPr>
                <w:rFonts w:cs="Tahoma"/>
                <w:sz w:val="18"/>
                <w:szCs w:val="18"/>
              </w:rPr>
              <w:t>e.g. ABC COMMUNICATION</w:t>
            </w:r>
          </w:p>
        </w:tc>
      </w:tr>
      <w:tr w:rsidR="000C1F87" w:rsidRPr="00063F00" w14:paraId="7C6EF113" w14:textId="77777777" w:rsidTr="00620FB8">
        <w:trPr>
          <w:trHeight w:val="606"/>
        </w:trPr>
        <w:tc>
          <w:tcPr>
            <w:tcW w:w="1309" w:type="pct"/>
          </w:tcPr>
          <w:p w14:paraId="5EC5C9C8" w14:textId="77777777" w:rsidR="000C1F87" w:rsidRPr="00063F00" w:rsidRDefault="000C1F87" w:rsidP="00620FB8">
            <w:pPr>
              <w:spacing w:after="120"/>
              <w:rPr>
                <w:rFonts w:cs="Tahoma"/>
                <w:sz w:val="18"/>
                <w:szCs w:val="18"/>
              </w:rPr>
            </w:pPr>
            <w:r w:rsidRPr="00063F00">
              <w:rPr>
                <w:rFonts w:cs="Tahoma"/>
                <w:sz w:val="18"/>
                <w:szCs w:val="18"/>
              </w:rPr>
              <w:t>Address name if available</w:t>
            </w:r>
          </w:p>
        </w:tc>
        <w:tc>
          <w:tcPr>
            <w:tcW w:w="565" w:type="pct"/>
          </w:tcPr>
          <w:p w14:paraId="64DADA0A" w14:textId="77777777" w:rsidR="000C1F87" w:rsidRPr="00063F00" w:rsidRDefault="000C1F87" w:rsidP="00620FB8">
            <w:pPr>
              <w:spacing w:after="120"/>
              <w:rPr>
                <w:rFonts w:cs="Tahoma"/>
                <w:sz w:val="18"/>
                <w:szCs w:val="18"/>
              </w:rPr>
            </w:pPr>
            <w:r w:rsidRPr="00063F00">
              <w:rPr>
                <w:rFonts w:cs="Tahoma"/>
                <w:sz w:val="18"/>
                <w:szCs w:val="18"/>
              </w:rPr>
              <w:t>7</w:t>
            </w:r>
          </w:p>
        </w:tc>
        <w:tc>
          <w:tcPr>
            <w:tcW w:w="602" w:type="pct"/>
          </w:tcPr>
          <w:p w14:paraId="3AEBB06A" w14:textId="77777777" w:rsidR="000C1F87" w:rsidRPr="00063F00" w:rsidRDefault="000C1F87" w:rsidP="00620FB8">
            <w:pPr>
              <w:spacing w:after="120"/>
              <w:rPr>
                <w:rFonts w:cs="Tahoma"/>
                <w:sz w:val="18"/>
                <w:szCs w:val="18"/>
              </w:rPr>
            </w:pPr>
            <w:r w:rsidRPr="00063F00">
              <w:rPr>
                <w:rFonts w:cs="Tahoma"/>
                <w:sz w:val="18"/>
                <w:szCs w:val="18"/>
              </w:rPr>
              <w:t>225</w:t>
            </w:r>
          </w:p>
        </w:tc>
        <w:tc>
          <w:tcPr>
            <w:tcW w:w="861" w:type="pct"/>
          </w:tcPr>
          <w:p w14:paraId="7EDB92DE" w14:textId="77777777" w:rsidR="000C1F87" w:rsidRPr="00063F00" w:rsidRDefault="000C1F87" w:rsidP="00620FB8">
            <w:pPr>
              <w:spacing w:after="120"/>
              <w:rPr>
                <w:rFonts w:cs="Tahoma"/>
                <w:sz w:val="18"/>
                <w:szCs w:val="18"/>
              </w:rPr>
            </w:pPr>
            <w:r w:rsidRPr="00063F00">
              <w:rPr>
                <w:rFonts w:cs="Tahoma"/>
                <w:sz w:val="18"/>
                <w:szCs w:val="18"/>
              </w:rPr>
              <w:t>Text</w:t>
            </w:r>
          </w:p>
        </w:tc>
        <w:tc>
          <w:tcPr>
            <w:tcW w:w="1663" w:type="pct"/>
          </w:tcPr>
          <w:p w14:paraId="489E4FF9" w14:textId="77777777" w:rsidR="000C1F87" w:rsidRPr="00063F00" w:rsidRDefault="000C1F87" w:rsidP="00620FB8">
            <w:pPr>
              <w:spacing w:after="120"/>
              <w:rPr>
                <w:rFonts w:cs="Tahoma"/>
                <w:sz w:val="18"/>
                <w:szCs w:val="18"/>
              </w:rPr>
            </w:pPr>
            <w:r w:rsidRPr="00063F00">
              <w:rPr>
                <w:rFonts w:cs="Tahoma"/>
                <w:sz w:val="18"/>
                <w:szCs w:val="18"/>
              </w:rPr>
              <w:t>e.g. Ms I.Test</w:t>
            </w:r>
          </w:p>
        </w:tc>
      </w:tr>
      <w:tr w:rsidR="000C1F87" w:rsidRPr="00063F00" w14:paraId="69983C2E" w14:textId="77777777" w:rsidTr="00620FB8">
        <w:trPr>
          <w:trHeight w:val="444"/>
        </w:trPr>
        <w:tc>
          <w:tcPr>
            <w:tcW w:w="1309" w:type="pct"/>
          </w:tcPr>
          <w:p w14:paraId="47235C24" w14:textId="77777777" w:rsidR="000C1F87" w:rsidRPr="00063F00" w:rsidRDefault="000C1F87" w:rsidP="00620FB8">
            <w:pPr>
              <w:spacing w:after="120"/>
              <w:rPr>
                <w:rFonts w:cs="Tahoma"/>
                <w:sz w:val="18"/>
                <w:szCs w:val="18"/>
              </w:rPr>
            </w:pPr>
            <w:r w:rsidRPr="00063F00">
              <w:rPr>
                <w:rFonts w:cs="Tahoma"/>
                <w:sz w:val="18"/>
                <w:szCs w:val="18"/>
              </w:rPr>
              <w:t>First line of address</w:t>
            </w:r>
          </w:p>
        </w:tc>
        <w:tc>
          <w:tcPr>
            <w:tcW w:w="565" w:type="pct"/>
          </w:tcPr>
          <w:p w14:paraId="32929CD5" w14:textId="77777777" w:rsidR="000C1F87" w:rsidRPr="00063F00" w:rsidRDefault="000C1F87" w:rsidP="00620FB8">
            <w:pPr>
              <w:spacing w:after="120"/>
              <w:rPr>
                <w:rFonts w:cs="Tahoma"/>
                <w:sz w:val="18"/>
                <w:szCs w:val="18"/>
              </w:rPr>
            </w:pPr>
            <w:r w:rsidRPr="00063F00">
              <w:rPr>
                <w:rFonts w:cs="Tahoma"/>
                <w:sz w:val="18"/>
                <w:szCs w:val="18"/>
              </w:rPr>
              <w:t>8</w:t>
            </w:r>
          </w:p>
        </w:tc>
        <w:tc>
          <w:tcPr>
            <w:tcW w:w="602" w:type="pct"/>
          </w:tcPr>
          <w:p w14:paraId="3D97635B" w14:textId="77777777" w:rsidR="000C1F87" w:rsidRPr="00063F00" w:rsidRDefault="000C1F87" w:rsidP="00620FB8">
            <w:pPr>
              <w:spacing w:after="120"/>
              <w:rPr>
                <w:rFonts w:cs="Tahoma"/>
                <w:sz w:val="18"/>
                <w:szCs w:val="18"/>
              </w:rPr>
            </w:pPr>
            <w:r w:rsidRPr="00063F00">
              <w:rPr>
                <w:rFonts w:cs="Tahoma"/>
                <w:sz w:val="18"/>
                <w:szCs w:val="18"/>
              </w:rPr>
              <w:t>80</w:t>
            </w:r>
          </w:p>
        </w:tc>
        <w:tc>
          <w:tcPr>
            <w:tcW w:w="861" w:type="pct"/>
          </w:tcPr>
          <w:p w14:paraId="73CB7AF0" w14:textId="77777777" w:rsidR="000C1F87" w:rsidRPr="00063F00" w:rsidRDefault="000C1F87" w:rsidP="00620FB8">
            <w:pPr>
              <w:spacing w:after="120"/>
              <w:rPr>
                <w:rFonts w:cs="Tahoma"/>
                <w:sz w:val="18"/>
                <w:szCs w:val="18"/>
              </w:rPr>
            </w:pPr>
            <w:r w:rsidRPr="00063F00">
              <w:rPr>
                <w:rFonts w:cs="Tahoma"/>
                <w:sz w:val="18"/>
                <w:szCs w:val="18"/>
              </w:rPr>
              <w:t>Text</w:t>
            </w:r>
          </w:p>
        </w:tc>
        <w:tc>
          <w:tcPr>
            <w:tcW w:w="1663" w:type="pct"/>
          </w:tcPr>
          <w:p w14:paraId="60384411" w14:textId="77777777" w:rsidR="000C1F87" w:rsidRPr="00063F00" w:rsidRDefault="000C1F87" w:rsidP="00620FB8">
            <w:pPr>
              <w:spacing w:after="120"/>
              <w:rPr>
                <w:rFonts w:cs="Tahoma"/>
                <w:sz w:val="18"/>
                <w:szCs w:val="18"/>
              </w:rPr>
            </w:pPr>
            <w:r w:rsidRPr="00063F00">
              <w:rPr>
                <w:rFonts w:cs="Tahoma"/>
                <w:sz w:val="18"/>
                <w:szCs w:val="18"/>
              </w:rPr>
              <w:t>e.g. Accounts Dept</w:t>
            </w:r>
          </w:p>
        </w:tc>
      </w:tr>
      <w:tr w:rsidR="000C1F87" w:rsidRPr="00063F00" w14:paraId="01DB1939" w14:textId="77777777" w:rsidTr="00620FB8">
        <w:trPr>
          <w:trHeight w:val="516"/>
        </w:trPr>
        <w:tc>
          <w:tcPr>
            <w:tcW w:w="1309" w:type="pct"/>
          </w:tcPr>
          <w:p w14:paraId="1049A228" w14:textId="77777777" w:rsidR="000C1F87" w:rsidRPr="00063F00" w:rsidRDefault="000C1F87" w:rsidP="00620FB8">
            <w:pPr>
              <w:spacing w:after="120"/>
              <w:rPr>
                <w:rFonts w:cs="Tahoma"/>
                <w:sz w:val="18"/>
                <w:szCs w:val="18"/>
              </w:rPr>
            </w:pPr>
            <w:r w:rsidRPr="00063F00">
              <w:rPr>
                <w:rFonts w:cs="Tahoma"/>
                <w:sz w:val="18"/>
                <w:szCs w:val="18"/>
              </w:rPr>
              <w:t>Post code</w:t>
            </w:r>
          </w:p>
        </w:tc>
        <w:tc>
          <w:tcPr>
            <w:tcW w:w="565" w:type="pct"/>
          </w:tcPr>
          <w:p w14:paraId="73DE8C27" w14:textId="77777777" w:rsidR="000C1F87" w:rsidRPr="00063F00" w:rsidRDefault="000C1F87" w:rsidP="00620FB8">
            <w:pPr>
              <w:spacing w:after="120"/>
              <w:rPr>
                <w:rFonts w:cs="Tahoma"/>
                <w:sz w:val="18"/>
                <w:szCs w:val="18"/>
              </w:rPr>
            </w:pPr>
            <w:r w:rsidRPr="00063F00">
              <w:rPr>
                <w:rFonts w:cs="Tahoma"/>
                <w:sz w:val="18"/>
                <w:szCs w:val="18"/>
              </w:rPr>
              <w:t>9</w:t>
            </w:r>
          </w:p>
        </w:tc>
        <w:tc>
          <w:tcPr>
            <w:tcW w:w="602" w:type="pct"/>
          </w:tcPr>
          <w:p w14:paraId="3BB3BA24" w14:textId="77777777" w:rsidR="000C1F87" w:rsidRPr="00063F00" w:rsidRDefault="000C1F87" w:rsidP="00620FB8">
            <w:pPr>
              <w:spacing w:after="120"/>
              <w:rPr>
                <w:rFonts w:cs="Tahoma"/>
                <w:sz w:val="18"/>
                <w:szCs w:val="18"/>
              </w:rPr>
            </w:pPr>
            <w:r w:rsidRPr="00063F00">
              <w:rPr>
                <w:rFonts w:cs="Tahoma"/>
                <w:sz w:val="18"/>
                <w:szCs w:val="18"/>
              </w:rPr>
              <w:t>16</w:t>
            </w:r>
          </w:p>
        </w:tc>
        <w:tc>
          <w:tcPr>
            <w:tcW w:w="861" w:type="pct"/>
          </w:tcPr>
          <w:p w14:paraId="78F8C839" w14:textId="77777777" w:rsidR="000C1F87" w:rsidRPr="00063F00" w:rsidRDefault="000C1F87" w:rsidP="00620FB8">
            <w:pPr>
              <w:spacing w:after="120"/>
              <w:rPr>
                <w:rFonts w:cs="Tahoma"/>
                <w:sz w:val="18"/>
                <w:szCs w:val="18"/>
              </w:rPr>
            </w:pPr>
            <w:r w:rsidRPr="00063F00">
              <w:rPr>
                <w:rFonts w:cs="Tahoma"/>
                <w:sz w:val="18"/>
                <w:szCs w:val="18"/>
              </w:rPr>
              <w:t>Text</w:t>
            </w:r>
          </w:p>
        </w:tc>
        <w:tc>
          <w:tcPr>
            <w:tcW w:w="1663" w:type="pct"/>
          </w:tcPr>
          <w:p w14:paraId="7B26280B" w14:textId="77777777" w:rsidR="000C1F87" w:rsidRPr="00063F00" w:rsidRDefault="000C1F87" w:rsidP="00620FB8">
            <w:pPr>
              <w:spacing w:after="120"/>
              <w:rPr>
                <w:rFonts w:cs="Tahoma"/>
                <w:sz w:val="18"/>
                <w:szCs w:val="18"/>
              </w:rPr>
            </w:pPr>
            <w:r w:rsidRPr="00063F00">
              <w:rPr>
                <w:rFonts w:cs="Tahoma"/>
                <w:sz w:val="18"/>
                <w:szCs w:val="18"/>
              </w:rPr>
              <w:t>e.g. XX1 0XX</w:t>
            </w:r>
          </w:p>
        </w:tc>
      </w:tr>
      <w:tr w:rsidR="000C1F87" w:rsidRPr="00484C58" w14:paraId="3CB24C2E" w14:textId="77777777" w:rsidTr="00620FB8">
        <w:trPr>
          <w:trHeight w:val="1254"/>
        </w:trPr>
        <w:tc>
          <w:tcPr>
            <w:tcW w:w="1309" w:type="pct"/>
          </w:tcPr>
          <w:p w14:paraId="4D63507C" w14:textId="77777777" w:rsidR="000C1F87" w:rsidRPr="00063F00" w:rsidRDefault="000C1F87" w:rsidP="00620FB8">
            <w:pPr>
              <w:spacing w:after="120"/>
              <w:rPr>
                <w:rFonts w:cs="Tahoma"/>
                <w:sz w:val="18"/>
                <w:szCs w:val="18"/>
              </w:rPr>
            </w:pPr>
            <w:r w:rsidRPr="00063F00">
              <w:rPr>
                <w:rFonts w:cs="Tahoma"/>
                <w:sz w:val="18"/>
                <w:szCs w:val="18"/>
              </w:rPr>
              <w:t>Customer VAT status</w:t>
            </w:r>
          </w:p>
        </w:tc>
        <w:tc>
          <w:tcPr>
            <w:tcW w:w="565" w:type="pct"/>
          </w:tcPr>
          <w:p w14:paraId="76138867" w14:textId="77777777" w:rsidR="000C1F87" w:rsidRPr="00063F00" w:rsidRDefault="000C1F87" w:rsidP="00620FB8">
            <w:pPr>
              <w:spacing w:after="120"/>
              <w:rPr>
                <w:rFonts w:cs="Tahoma"/>
                <w:sz w:val="18"/>
                <w:szCs w:val="18"/>
              </w:rPr>
            </w:pPr>
            <w:r w:rsidRPr="00063F00">
              <w:rPr>
                <w:rFonts w:cs="Tahoma"/>
                <w:sz w:val="18"/>
                <w:szCs w:val="18"/>
              </w:rPr>
              <w:t>10</w:t>
            </w:r>
          </w:p>
        </w:tc>
        <w:tc>
          <w:tcPr>
            <w:tcW w:w="602" w:type="pct"/>
          </w:tcPr>
          <w:p w14:paraId="6664C2B7" w14:textId="77777777" w:rsidR="000C1F87" w:rsidRPr="00063F00" w:rsidRDefault="000C1F87" w:rsidP="00620FB8">
            <w:pPr>
              <w:spacing w:after="120"/>
              <w:rPr>
                <w:rFonts w:cs="Tahoma"/>
                <w:sz w:val="18"/>
                <w:szCs w:val="18"/>
              </w:rPr>
            </w:pPr>
            <w:r w:rsidRPr="00063F00">
              <w:rPr>
                <w:rFonts w:cs="Tahoma"/>
                <w:sz w:val="18"/>
                <w:szCs w:val="18"/>
              </w:rPr>
              <w:t>1</w:t>
            </w:r>
          </w:p>
        </w:tc>
        <w:tc>
          <w:tcPr>
            <w:tcW w:w="861" w:type="pct"/>
          </w:tcPr>
          <w:p w14:paraId="428EC484" w14:textId="77777777" w:rsidR="000C1F87" w:rsidRPr="00063F00" w:rsidRDefault="000C1F87" w:rsidP="00620FB8">
            <w:pPr>
              <w:spacing w:after="120"/>
              <w:rPr>
                <w:rFonts w:cs="Tahoma"/>
                <w:sz w:val="18"/>
                <w:szCs w:val="18"/>
              </w:rPr>
            </w:pPr>
            <w:r w:rsidRPr="00063F00">
              <w:rPr>
                <w:rFonts w:cs="Tahoma"/>
                <w:sz w:val="18"/>
                <w:szCs w:val="18"/>
              </w:rPr>
              <w:t>Text</w:t>
            </w:r>
          </w:p>
        </w:tc>
        <w:tc>
          <w:tcPr>
            <w:tcW w:w="1663" w:type="pct"/>
          </w:tcPr>
          <w:p w14:paraId="7A15D437" w14:textId="77777777" w:rsidR="000C1F87" w:rsidRPr="00484C58" w:rsidRDefault="000C1F87" w:rsidP="00620FB8">
            <w:pPr>
              <w:spacing w:after="120"/>
              <w:rPr>
                <w:rFonts w:cs="Tahoma"/>
                <w:sz w:val="18"/>
                <w:szCs w:val="18"/>
                <w:lang w:val="sv-SE"/>
              </w:rPr>
            </w:pPr>
            <w:r w:rsidRPr="00484C58">
              <w:rPr>
                <w:rFonts w:cs="Tahoma"/>
                <w:sz w:val="18"/>
                <w:szCs w:val="18"/>
                <w:lang w:val="sv-SE"/>
              </w:rPr>
              <w:t>e.g.</w:t>
            </w:r>
          </w:p>
          <w:p w14:paraId="327B4123" w14:textId="77777777" w:rsidR="000C1F87" w:rsidRPr="00484C58" w:rsidRDefault="000C1F87" w:rsidP="00620FB8">
            <w:pPr>
              <w:spacing w:after="120"/>
              <w:rPr>
                <w:rFonts w:cs="Tahoma"/>
                <w:sz w:val="18"/>
                <w:szCs w:val="18"/>
                <w:lang w:val="sv-SE"/>
              </w:rPr>
            </w:pPr>
            <w:r w:rsidRPr="00484C58">
              <w:rPr>
                <w:rFonts w:cs="Tahoma"/>
                <w:sz w:val="18"/>
                <w:szCs w:val="18"/>
                <w:lang w:val="sv-SE"/>
              </w:rPr>
              <w:t>1 = Standard</w:t>
            </w:r>
          </w:p>
          <w:p w14:paraId="3D7E98A2" w14:textId="77777777" w:rsidR="000C1F87" w:rsidRPr="00484C58" w:rsidRDefault="000C1F87" w:rsidP="00620FB8">
            <w:pPr>
              <w:spacing w:after="120"/>
              <w:rPr>
                <w:rFonts w:cs="Tahoma"/>
                <w:sz w:val="18"/>
                <w:szCs w:val="18"/>
                <w:lang w:val="sv-SE"/>
              </w:rPr>
            </w:pPr>
            <w:r w:rsidRPr="00484C58">
              <w:rPr>
                <w:rFonts w:cs="Tahoma"/>
                <w:sz w:val="18"/>
                <w:szCs w:val="18"/>
                <w:lang w:val="sv-SE"/>
              </w:rPr>
              <w:t>2 = VAT exempt</w:t>
            </w:r>
          </w:p>
        </w:tc>
      </w:tr>
      <w:tr w:rsidR="000C1F87" w:rsidRPr="00063F00" w14:paraId="0ED557B6" w14:textId="77777777" w:rsidTr="00620FB8">
        <w:trPr>
          <w:trHeight w:val="1767"/>
        </w:trPr>
        <w:tc>
          <w:tcPr>
            <w:tcW w:w="1309" w:type="pct"/>
          </w:tcPr>
          <w:p w14:paraId="1F214593" w14:textId="77777777" w:rsidR="000C1F87" w:rsidRPr="00063F00" w:rsidRDefault="000C1F87" w:rsidP="00620FB8">
            <w:pPr>
              <w:spacing w:after="120"/>
              <w:rPr>
                <w:rFonts w:cs="Tahoma"/>
                <w:sz w:val="18"/>
                <w:szCs w:val="18"/>
              </w:rPr>
            </w:pPr>
            <w:r w:rsidRPr="00063F00">
              <w:rPr>
                <w:rFonts w:cs="Tahoma"/>
                <w:sz w:val="18"/>
                <w:szCs w:val="18"/>
              </w:rPr>
              <w:t xml:space="preserve">Bill Type </w:t>
            </w:r>
          </w:p>
        </w:tc>
        <w:tc>
          <w:tcPr>
            <w:tcW w:w="565" w:type="pct"/>
          </w:tcPr>
          <w:p w14:paraId="5A76C91B" w14:textId="77777777" w:rsidR="000C1F87" w:rsidRPr="00063F00" w:rsidRDefault="000C1F87" w:rsidP="00620FB8">
            <w:pPr>
              <w:spacing w:after="120"/>
              <w:rPr>
                <w:rFonts w:cs="Tahoma"/>
                <w:sz w:val="18"/>
                <w:szCs w:val="18"/>
              </w:rPr>
            </w:pPr>
            <w:r w:rsidRPr="00063F00">
              <w:rPr>
                <w:rFonts w:cs="Tahoma"/>
                <w:sz w:val="18"/>
                <w:szCs w:val="18"/>
              </w:rPr>
              <w:t>11</w:t>
            </w:r>
          </w:p>
        </w:tc>
        <w:tc>
          <w:tcPr>
            <w:tcW w:w="602" w:type="pct"/>
          </w:tcPr>
          <w:p w14:paraId="1A0DED33" w14:textId="77777777" w:rsidR="000C1F87" w:rsidRPr="00063F00" w:rsidRDefault="000C1F87" w:rsidP="00620FB8">
            <w:pPr>
              <w:spacing w:after="120"/>
              <w:rPr>
                <w:rFonts w:cs="Tahoma"/>
                <w:sz w:val="18"/>
                <w:szCs w:val="18"/>
              </w:rPr>
            </w:pPr>
            <w:r w:rsidRPr="00063F00">
              <w:rPr>
                <w:rFonts w:cs="Tahoma"/>
                <w:sz w:val="18"/>
                <w:szCs w:val="18"/>
              </w:rPr>
              <w:t>9</w:t>
            </w:r>
          </w:p>
        </w:tc>
        <w:tc>
          <w:tcPr>
            <w:tcW w:w="861" w:type="pct"/>
          </w:tcPr>
          <w:p w14:paraId="23516F95" w14:textId="77777777" w:rsidR="000C1F87" w:rsidRPr="00063F00" w:rsidRDefault="000C1F87" w:rsidP="00620FB8">
            <w:pPr>
              <w:spacing w:after="120"/>
              <w:rPr>
                <w:rFonts w:cs="Tahoma"/>
                <w:sz w:val="18"/>
                <w:szCs w:val="18"/>
              </w:rPr>
            </w:pPr>
            <w:r w:rsidRPr="00063F00">
              <w:rPr>
                <w:rFonts w:cs="Tahoma"/>
                <w:sz w:val="18"/>
                <w:szCs w:val="18"/>
              </w:rPr>
              <w:t>Text</w:t>
            </w:r>
          </w:p>
        </w:tc>
        <w:tc>
          <w:tcPr>
            <w:tcW w:w="1663" w:type="pct"/>
          </w:tcPr>
          <w:p w14:paraId="0632677F" w14:textId="77777777" w:rsidR="000C1F87" w:rsidRPr="00063F00" w:rsidRDefault="000C1F87" w:rsidP="00620FB8">
            <w:pPr>
              <w:autoSpaceDE w:val="0"/>
              <w:autoSpaceDN w:val="0"/>
              <w:adjustRightInd w:val="0"/>
              <w:spacing w:after="120"/>
              <w:rPr>
                <w:rFonts w:cs="Tahoma"/>
                <w:sz w:val="18"/>
                <w:szCs w:val="18"/>
              </w:rPr>
            </w:pPr>
            <w:r w:rsidRPr="00063F00">
              <w:rPr>
                <w:rFonts w:cs="Tahoma"/>
                <w:sz w:val="18"/>
                <w:szCs w:val="18"/>
              </w:rPr>
              <w:t>e.g.</w:t>
            </w:r>
          </w:p>
          <w:p w14:paraId="56B927BC" w14:textId="77777777" w:rsidR="000C1F87" w:rsidRPr="00063F00" w:rsidRDefault="000C1F87" w:rsidP="00620FB8">
            <w:pPr>
              <w:spacing w:after="120"/>
              <w:rPr>
                <w:rFonts w:cs="Tahoma"/>
                <w:sz w:val="18"/>
                <w:szCs w:val="18"/>
              </w:rPr>
            </w:pPr>
            <w:r w:rsidRPr="00063F00">
              <w:rPr>
                <w:rFonts w:cs="Tahoma"/>
                <w:sz w:val="18"/>
                <w:szCs w:val="18"/>
              </w:rPr>
              <w:t>1=Periodic</w:t>
            </w:r>
            <w:r w:rsidRPr="00063F00">
              <w:rPr>
                <w:rFonts w:cs="Tahoma"/>
                <w:sz w:val="18"/>
                <w:szCs w:val="18"/>
              </w:rPr>
              <w:tab/>
            </w:r>
          </w:p>
          <w:p w14:paraId="183644C5" w14:textId="77777777" w:rsidR="000C1F87" w:rsidRPr="00063F00" w:rsidRDefault="000C1F87" w:rsidP="00620FB8">
            <w:pPr>
              <w:spacing w:after="120"/>
              <w:rPr>
                <w:rFonts w:cs="Tahoma"/>
                <w:sz w:val="18"/>
                <w:szCs w:val="18"/>
              </w:rPr>
            </w:pPr>
            <w:r w:rsidRPr="00063F00">
              <w:rPr>
                <w:rFonts w:cs="Tahoma"/>
                <w:sz w:val="18"/>
                <w:szCs w:val="18"/>
              </w:rPr>
              <w:t>2=Interim</w:t>
            </w:r>
          </w:p>
          <w:p w14:paraId="74F8FB80" w14:textId="77777777" w:rsidR="000C1F87" w:rsidRPr="00063F00" w:rsidRDefault="000C1F87" w:rsidP="00620FB8">
            <w:pPr>
              <w:spacing w:after="120"/>
              <w:rPr>
                <w:rFonts w:cs="Tahoma"/>
                <w:sz w:val="18"/>
                <w:szCs w:val="18"/>
              </w:rPr>
            </w:pPr>
            <w:r w:rsidRPr="00063F00">
              <w:rPr>
                <w:rFonts w:cs="Tahoma"/>
                <w:sz w:val="18"/>
                <w:szCs w:val="18"/>
              </w:rPr>
              <w:t>5=VAT Credit</w:t>
            </w:r>
          </w:p>
        </w:tc>
      </w:tr>
      <w:tr w:rsidR="000C1F87" w:rsidRPr="00063F00" w14:paraId="59800F43" w14:textId="77777777" w:rsidTr="00620FB8">
        <w:trPr>
          <w:trHeight w:val="534"/>
        </w:trPr>
        <w:tc>
          <w:tcPr>
            <w:tcW w:w="1309" w:type="pct"/>
          </w:tcPr>
          <w:p w14:paraId="29929E7C" w14:textId="77777777" w:rsidR="000C1F87" w:rsidRPr="00063F00" w:rsidRDefault="000C1F87" w:rsidP="00620FB8">
            <w:pPr>
              <w:spacing w:after="120"/>
              <w:rPr>
                <w:rFonts w:cs="Tahoma"/>
                <w:sz w:val="18"/>
                <w:szCs w:val="18"/>
              </w:rPr>
            </w:pPr>
            <w:r w:rsidRPr="00063F00">
              <w:rPr>
                <w:rFonts w:cs="Tahoma"/>
                <w:sz w:val="18"/>
                <w:szCs w:val="18"/>
              </w:rPr>
              <w:t>Bill title or service name</w:t>
            </w:r>
          </w:p>
        </w:tc>
        <w:tc>
          <w:tcPr>
            <w:tcW w:w="565" w:type="pct"/>
          </w:tcPr>
          <w:p w14:paraId="78D6CBD1" w14:textId="77777777" w:rsidR="000C1F87" w:rsidRPr="00063F00" w:rsidRDefault="000C1F87" w:rsidP="00620FB8">
            <w:pPr>
              <w:spacing w:after="120"/>
              <w:rPr>
                <w:rFonts w:cs="Tahoma"/>
                <w:sz w:val="18"/>
                <w:szCs w:val="18"/>
              </w:rPr>
            </w:pPr>
            <w:r w:rsidRPr="00063F00">
              <w:rPr>
                <w:rFonts w:cs="Tahoma"/>
                <w:sz w:val="18"/>
                <w:szCs w:val="18"/>
              </w:rPr>
              <w:t>12</w:t>
            </w:r>
          </w:p>
        </w:tc>
        <w:tc>
          <w:tcPr>
            <w:tcW w:w="602" w:type="pct"/>
          </w:tcPr>
          <w:p w14:paraId="635609C9" w14:textId="77777777" w:rsidR="000C1F87" w:rsidRPr="00063F00" w:rsidRDefault="000C1F87" w:rsidP="00620FB8">
            <w:pPr>
              <w:spacing w:after="120"/>
              <w:rPr>
                <w:rFonts w:cs="Tahoma"/>
                <w:sz w:val="18"/>
                <w:szCs w:val="18"/>
              </w:rPr>
            </w:pPr>
            <w:r w:rsidRPr="00063F00">
              <w:rPr>
                <w:rFonts w:cs="Tahoma"/>
                <w:sz w:val="18"/>
                <w:szCs w:val="18"/>
              </w:rPr>
              <w:t>80</w:t>
            </w:r>
          </w:p>
        </w:tc>
        <w:tc>
          <w:tcPr>
            <w:tcW w:w="861" w:type="pct"/>
          </w:tcPr>
          <w:p w14:paraId="76C23D68" w14:textId="77777777" w:rsidR="000C1F87" w:rsidRPr="00063F00" w:rsidRDefault="000C1F87" w:rsidP="00620FB8">
            <w:pPr>
              <w:spacing w:after="120"/>
              <w:rPr>
                <w:rFonts w:cs="Tahoma"/>
                <w:sz w:val="18"/>
                <w:szCs w:val="18"/>
              </w:rPr>
            </w:pPr>
            <w:r w:rsidRPr="00063F00">
              <w:rPr>
                <w:rFonts w:cs="Tahoma"/>
                <w:sz w:val="18"/>
                <w:szCs w:val="18"/>
              </w:rPr>
              <w:t>Text</w:t>
            </w:r>
          </w:p>
        </w:tc>
        <w:tc>
          <w:tcPr>
            <w:tcW w:w="1663" w:type="pct"/>
          </w:tcPr>
          <w:p w14:paraId="14BAB35F" w14:textId="77777777" w:rsidR="000C1F87" w:rsidRPr="00063F00" w:rsidRDefault="00637325" w:rsidP="00620FB8">
            <w:pPr>
              <w:spacing w:after="120"/>
              <w:rPr>
                <w:rFonts w:cs="Tahoma"/>
                <w:sz w:val="18"/>
                <w:szCs w:val="18"/>
              </w:rPr>
            </w:pPr>
            <w:r w:rsidRPr="00637325">
              <w:rPr>
                <w:rFonts w:cs="Tahoma"/>
                <w:sz w:val="18"/>
                <w:szCs w:val="18"/>
              </w:rPr>
              <w:t>Physical Infrastructure Access (PIA)</w:t>
            </w:r>
          </w:p>
        </w:tc>
      </w:tr>
    </w:tbl>
    <w:p w14:paraId="20D66FAF" w14:textId="77777777" w:rsidR="000C1F87" w:rsidRPr="00063F00" w:rsidRDefault="000C1F87" w:rsidP="000C1F87">
      <w:pPr>
        <w:jc w:val="both"/>
        <w:rPr>
          <w:rFonts w:cs="Tahoma"/>
          <w:sz w:val="22"/>
        </w:rPr>
      </w:pPr>
      <w:r w:rsidRPr="00063F00">
        <w:rPr>
          <w:rFonts w:cs="Tahoma"/>
        </w:rPr>
        <w:t>This header record uses the standard format for header records for other services being billed on Atlantis</w:t>
      </w:r>
    </w:p>
    <w:p w14:paraId="5D874717" w14:textId="77777777" w:rsidR="000C1F87" w:rsidRPr="00063F00" w:rsidRDefault="000C1F87" w:rsidP="00870DEA">
      <w:pPr>
        <w:pStyle w:val="Heading2"/>
      </w:pPr>
      <w:bookmarkStart w:id="367" w:name="_Toc541688"/>
      <w:bookmarkStart w:id="368" w:name="_Ref4779654"/>
      <w:bookmarkStart w:id="369" w:name="_PRODUCT_CHARGES_RECORD_2"/>
      <w:bookmarkStart w:id="370" w:name="_Toc205994593"/>
      <w:bookmarkEnd w:id="369"/>
      <w:r w:rsidRPr="00063F00">
        <w:t xml:space="preserve">PRODUCT </w:t>
      </w:r>
      <w:r w:rsidRPr="00870DEA">
        <w:t>CHARGES</w:t>
      </w:r>
      <w:r w:rsidRPr="00063F00">
        <w:t xml:space="preserve"> RE</w:t>
      </w:r>
      <w:r w:rsidRPr="00870DEA">
        <w:t>C</w:t>
      </w:r>
      <w:r w:rsidRPr="00063F00">
        <w:t>ORD</w:t>
      </w:r>
      <w:bookmarkEnd w:id="367"/>
      <w:bookmarkEnd w:id="368"/>
      <w:bookmarkEnd w:id="370"/>
    </w:p>
    <w:p w14:paraId="29BF383D" w14:textId="77777777" w:rsidR="000C1F87" w:rsidRPr="00354074" w:rsidRDefault="000C1F87" w:rsidP="000C1F87">
      <w:pPr>
        <w:rPr>
          <w:rFonts w:cs="Tahoma"/>
          <w:szCs w:val="21"/>
        </w:rPr>
      </w:pPr>
      <w:r w:rsidRPr="00354074">
        <w:rPr>
          <w:rFonts w:cs="Tahoma"/>
          <w:szCs w:val="21"/>
        </w:rPr>
        <w:t>The following product details record will be included in the data file and will contain the following character separated bill data.</w:t>
      </w:r>
    </w:p>
    <w:p w14:paraId="27DD51CE" w14:textId="77777777" w:rsidR="000C1F87" w:rsidRPr="00354074" w:rsidRDefault="000C1F87" w:rsidP="000C1F87">
      <w:pPr>
        <w:rPr>
          <w:rFonts w:cs="Tahoma"/>
          <w:b/>
          <w:szCs w:val="21"/>
        </w:rPr>
      </w:pPr>
      <w:r w:rsidRPr="00354074">
        <w:rPr>
          <w:rFonts w:cs="Tahoma"/>
          <w:szCs w:val="21"/>
        </w:rPr>
        <w:t>Record Type:</w:t>
      </w:r>
      <w:r w:rsidRPr="00354074">
        <w:rPr>
          <w:rFonts w:cs="Tahoma"/>
          <w:b/>
          <w:szCs w:val="21"/>
        </w:rPr>
        <w:t xml:space="preserve"> PRODUCTCHARGE</w:t>
      </w:r>
    </w:p>
    <w:tbl>
      <w:tblPr>
        <w:tblW w:w="512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604"/>
        <w:gridCol w:w="936"/>
        <w:gridCol w:w="1168"/>
        <w:gridCol w:w="1350"/>
        <w:gridCol w:w="2432"/>
        <w:gridCol w:w="1979"/>
      </w:tblGrid>
      <w:tr w:rsidR="000C1F87" w:rsidRPr="00063F00" w14:paraId="07D53F16" w14:textId="77777777" w:rsidTr="00620FB8">
        <w:trPr>
          <w:trHeight w:val="1127"/>
          <w:tblHeader/>
        </w:trPr>
        <w:tc>
          <w:tcPr>
            <w:tcW w:w="847" w:type="pct"/>
          </w:tcPr>
          <w:p w14:paraId="709816E9" w14:textId="77777777" w:rsidR="000C1F87" w:rsidRPr="00063F00" w:rsidRDefault="000C1F87" w:rsidP="00620FB8">
            <w:pPr>
              <w:rPr>
                <w:rFonts w:cs="Tahoma"/>
                <w:b/>
                <w:sz w:val="18"/>
                <w:szCs w:val="18"/>
              </w:rPr>
            </w:pPr>
            <w:r w:rsidRPr="00063F00">
              <w:rPr>
                <w:rFonts w:cs="Tahoma"/>
                <w:b/>
                <w:sz w:val="18"/>
                <w:szCs w:val="18"/>
              </w:rPr>
              <w:t>Field Name</w:t>
            </w:r>
          </w:p>
        </w:tc>
        <w:tc>
          <w:tcPr>
            <w:tcW w:w="494" w:type="pct"/>
          </w:tcPr>
          <w:p w14:paraId="15B3E900" w14:textId="77777777" w:rsidR="000C1F87" w:rsidRPr="00063F00" w:rsidRDefault="000C1F87" w:rsidP="00620FB8">
            <w:pPr>
              <w:rPr>
                <w:rFonts w:cs="Tahoma"/>
                <w:b/>
                <w:sz w:val="18"/>
                <w:szCs w:val="18"/>
              </w:rPr>
            </w:pPr>
            <w:r w:rsidRPr="00063F00">
              <w:rPr>
                <w:rFonts w:cs="Tahoma"/>
                <w:b/>
                <w:sz w:val="18"/>
                <w:szCs w:val="18"/>
              </w:rPr>
              <w:t>Field No</w:t>
            </w:r>
          </w:p>
        </w:tc>
        <w:tc>
          <w:tcPr>
            <w:tcW w:w="617" w:type="pct"/>
          </w:tcPr>
          <w:p w14:paraId="31FE5E52" w14:textId="77777777" w:rsidR="000C1F87" w:rsidRPr="00063F00" w:rsidRDefault="000C1F87" w:rsidP="00620FB8">
            <w:pPr>
              <w:rPr>
                <w:rFonts w:cs="Tahoma"/>
                <w:b/>
                <w:sz w:val="18"/>
                <w:szCs w:val="18"/>
              </w:rPr>
            </w:pPr>
            <w:r w:rsidRPr="00063F00">
              <w:rPr>
                <w:rFonts w:cs="Tahoma"/>
                <w:b/>
                <w:sz w:val="18"/>
                <w:szCs w:val="18"/>
              </w:rPr>
              <w:t xml:space="preserve">Maximum Field Length          </w:t>
            </w:r>
          </w:p>
        </w:tc>
        <w:tc>
          <w:tcPr>
            <w:tcW w:w="713" w:type="pct"/>
          </w:tcPr>
          <w:p w14:paraId="067547E9" w14:textId="77777777" w:rsidR="000C1F87" w:rsidRPr="00063F00" w:rsidRDefault="000C1F87" w:rsidP="00620FB8">
            <w:pPr>
              <w:rPr>
                <w:rFonts w:cs="Tahoma"/>
                <w:b/>
                <w:sz w:val="18"/>
                <w:szCs w:val="18"/>
              </w:rPr>
            </w:pPr>
            <w:r w:rsidRPr="00063F00">
              <w:rPr>
                <w:rFonts w:cs="Tahoma"/>
                <w:b/>
                <w:sz w:val="18"/>
                <w:szCs w:val="18"/>
              </w:rPr>
              <w:t>Format</w:t>
            </w:r>
          </w:p>
        </w:tc>
        <w:tc>
          <w:tcPr>
            <w:tcW w:w="1284" w:type="pct"/>
          </w:tcPr>
          <w:p w14:paraId="5C545A22" w14:textId="77777777" w:rsidR="000C1F87" w:rsidRPr="00063F00" w:rsidRDefault="000C1F87" w:rsidP="00620FB8">
            <w:pPr>
              <w:rPr>
                <w:rFonts w:cs="Tahoma"/>
                <w:b/>
                <w:sz w:val="18"/>
                <w:szCs w:val="18"/>
              </w:rPr>
            </w:pPr>
            <w:r w:rsidRPr="00063F00">
              <w:rPr>
                <w:rFonts w:cs="Tahoma"/>
                <w:b/>
                <w:sz w:val="18"/>
                <w:szCs w:val="18"/>
              </w:rPr>
              <w:t>Value</w:t>
            </w:r>
          </w:p>
        </w:tc>
        <w:tc>
          <w:tcPr>
            <w:tcW w:w="1045" w:type="pct"/>
          </w:tcPr>
          <w:p w14:paraId="2B12B5CD" w14:textId="77777777" w:rsidR="000C1F87" w:rsidRPr="00063F00" w:rsidRDefault="000C1F87" w:rsidP="00620FB8">
            <w:pPr>
              <w:rPr>
                <w:rFonts w:cs="Tahoma"/>
                <w:b/>
                <w:sz w:val="18"/>
                <w:szCs w:val="18"/>
              </w:rPr>
            </w:pPr>
            <w:r w:rsidRPr="00063F00">
              <w:rPr>
                <w:rFonts w:cs="Tahoma"/>
                <w:b/>
                <w:sz w:val="18"/>
                <w:szCs w:val="18"/>
              </w:rPr>
              <w:t>Notes</w:t>
            </w:r>
          </w:p>
        </w:tc>
      </w:tr>
      <w:tr w:rsidR="000C1F87" w:rsidRPr="00063F00" w14:paraId="209D51BC" w14:textId="77777777" w:rsidTr="00620FB8">
        <w:trPr>
          <w:trHeight w:val="526"/>
        </w:trPr>
        <w:tc>
          <w:tcPr>
            <w:tcW w:w="847" w:type="pct"/>
          </w:tcPr>
          <w:p w14:paraId="1AE1D8A8" w14:textId="77777777" w:rsidR="000C1F87" w:rsidRPr="00063F00" w:rsidRDefault="000C1F87" w:rsidP="00620FB8">
            <w:pPr>
              <w:rPr>
                <w:rFonts w:cs="Tahoma"/>
                <w:sz w:val="18"/>
                <w:szCs w:val="18"/>
              </w:rPr>
            </w:pPr>
            <w:r w:rsidRPr="00063F00">
              <w:rPr>
                <w:rFonts w:cs="Tahoma"/>
                <w:sz w:val="18"/>
                <w:szCs w:val="18"/>
              </w:rPr>
              <w:t>Record Type</w:t>
            </w:r>
          </w:p>
        </w:tc>
        <w:tc>
          <w:tcPr>
            <w:tcW w:w="494" w:type="pct"/>
          </w:tcPr>
          <w:p w14:paraId="65415835" w14:textId="77777777" w:rsidR="000C1F87" w:rsidRPr="00063F00" w:rsidRDefault="000C1F87" w:rsidP="00620FB8">
            <w:pPr>
              <w:rPr>
                <w:rFonts w:cs="Tahoma"/>
                <w:sz w:val="18"/>
                <w:szCs w:val="18"/>
              </w:rPr>
            </w:pPr>
            <w:r w:rsidRPr="00063F00">
              <w:rPr>
                <w:rFonts w:cs="Tahoma"/>
                <w:sz w:val="18"/>
                <w:szCs w:val="18"/>
              </w:rPr>
              <w:t>1</w:t>
            </w:r>
          </w:p>
        </w:tc>
        <w:tc>
          <w:tcPr>
            <w:tcW w:w="617" w:type="pct"/>
          </w:tcPr>
          <w:p w14:paraId="16E1C56B" w14:textId="77777777" w:rsidR="000C1F87" w:rsidRPr="00063F00" w:rsidRDefault="000C1F87" w:rsidP="00620FB8">
            <w:pPr>
              <w:rPr>
                <w:rFonts w:cs="Tahoma"/>
                <w:sz w:val="18"/>
                <w:szCs w:val="18"/>
              </w:rPr>
            </w:pPr>
            <w:r w:rsidRPr="00063F00">
              <w:rPr>
                <w:rFonts w:cs="Tahoma"/>
                <w:sz w:val="18"/>
                <w:szCs w:val="18"/>
              </w:rPr>
              <w:t>255</w:t>
            </w:r>
          </w:p>
        </w:tc>
        <w:tc>
          <w:tcPr>
            <w:tcW w:w="713" w:type="pct"/>
          </w:tcPr>
          <w:p w14:paraId="6E5F5D61" w14:textId="77777777" w:rsidR="000C1F87" w:rsidRPr="00063F00" w:rsidRDefault="000C1F87" w:rsidP="00620FB8">
            <w:pPr>
              <w:rPr>
                <w:rFonts w:cs="Tahoma"/>
                <w:sz w:val="18"/>
                <w:szCs w:val="18"/>
              </w:rPr>
            </w:pPr>
            <w:r w:rsidRPr="00063F00">
              <w:rPr>
                <w:rFonts w:cs="Tahoma"/>
                <w:sz w:val="18"/>
                <w:szCs w:val="18"/>
              </w:rPr>
              <w:t>Text</w:t>
            </w:r>
          </w:p>
        </w:tc>
        <w:tc>
          <w:tcPr>
            <w:tcW w:w="1284" w:type="pct"/>
          </w:tcPr>
          <w:p w14:paraId="5B8E4554" w14:textId="77777777" w:rsidR="000C1F87" w:rsidRPr="00063F00" w:rsidRDefault="000C1F87" w:rsidP="00620FB8">
            <w:pPr>
              <w:rPr>
                <w:rFonts w:cs="Tahoma"/>
                <w:sz w:val="18"/>
                <w:szCs w:val="18"/>
              </w:rPr>
            </w:pPr>
            <w:r w:rsidRPr="00063F00">
              <w:rPr>
                <w:rFonts w:cs="Tahoma"/>
                <w:sz w:val="18"/>
                <w:szCs w:val="18"/>
              </w:rPr>
              <w:t>PRODUCTCHARGE</w:t>
            </w:r>
          </w:p>
        </w:tc>
        <w:tc>
          <w:tcPr>
            <w:tcW w:w="1045" w:type="pct"/>
          </w:tcPr>
          <w:p w14:paraId="7C06815A" w14:textId="77777777" w:rsidR="000C1F87" w:rsidRPr="00063F00" w:rsidRDefault="000C1F87" w:rsidP="00620FB8">
            <w:pPr>
              <w:rPr>
                <w:rFonts w:cs="Tahoma"/>
                <w:sz w:val="18"/>
                <w:szCs w:val="18"/>
              </w:rPr>
            </w:pPr>
          </w:p>
        </w:tc>
      </w:tr>
      <w:tr w:rsidR="000C1F87" w:rsidRPr="00063F00" w14:paraId="5F1366F6" w14:textId="77777777" w:rsidTr="00620FB8">
        <w:trPr>
          <w:trHeight w:val="826"/>
        </w:trPr>
        <w:tc>
          <w:tcPr>
            <w:tcW w:w="847" w:type="pct"/>
          </w:tcPr>
          <w:p w14:paraId="4E554C79" w14:textId="77777777" w:rsidR="000C1F87" w:rsidRPr="00063F00" w:rsidRDefault="000C1F87" w:rsidP="00620FB8">
            <w:pPr>
              <w:rPr>
                <w:rFonts w:cs="Tahoma"/>
                <w:sz w:val="18"/>
                <w:szCs w:val="18"/>
              </w:rPr>
            </w:pPr>
            <w:r w:rsidRPr="00063F00">
              <w:rPr>
                <w:rFonts w:cs="Tahoma"/>
                <w:sz w:val="18"/>
                <w:szCs w:val="18"/>
              </w:rPr>
              <w:t>Product Description</w:t>
            </w:r>
          </w:p>
        </w:tc>
        <w:tc>
          <w:tcPr>
            <w:tcW w:w="494" w:type="pct"/>
          </w:tcPr>
          <w:p w14:paraId="39639A1F" w14:textId="77777777" w:rsidR="000C1F87" w:rsidRPr="00063F00" w:rsidRDefault="000C1F87" w:rsidP="00620FB8">
            <w:pPr>
              <w:rPr>
                <w:rFonts w:cs="Tahoma"/>
                <w:sz w:val="18"/>
                <w:szCs w:val="18"/>
              </w:rPr>
            </w:pPr>
            <w:r w:rsidRPr="00063F00">
              <w:rPr>
                <w:rFonts w:cs="Tahoma"/>
                <w:sz w:val="18"/>
                <w:szCs w:val="18"/>
              </w:rPr>
              <w:t>2</w:t>
            </w:r>
          </w:p>
        </w:tc>
        <w:tc>
          <w:tcPr>
            <w:tcW w:w="617" w:type="pct"/>
          </w:tcPr>
          <w:p w14:paraId="3D1C5AC6" w14:textId="77777777" w:rsidR="000C1F87" w:rsidRPr="00063F00" w:rsidRDefault="000C1F87" w:rsidP="00620FB8">
            <w:pPr>
              <w:rPr>
                <w:rFonts w:cs="Tahoma"/>
                <w:sz w:val="18"/>
                <w:szCs w:val="18"/>
              </w:rPr>
            </w:pPr>
            <w:r w:rsidRPr="00063F00">
              <w:rPr>
                <w:rFonts w:cs="Tahoma"/>
                <w:sz w:val="18"/>
                <w:szCs w:val="18"/>
              </w:rPr>
              <w:t>40</w:t>
            </w:r>
          </w:p>
        </w:tc>
        <w:tc>
          <w:tcPr>
            <w:tcW w:w="713" w:type="pct"/>
          </w:tcPr>
          <w:p w14:paraId="03D32AA9" w14:textId="77777777" w:rsidR="000C1F87" w:rsidRPr="00063F00" w:rsidRDefault="000C1F87" w:rsidP="00620FB8">
            <w:pPr>
              <w:rPr>
                <w:rFonts w:cs="Tahoma"/>
                <w:sz w:val="18"/>
                <w:szCs w:val="18"/>
              </w:rPr>
            </w:pPr>
            <w:r w:rsidRPr="00063F00">
              <w:rPr>
                <w:rFonts w:cs="Tahoma"/>
                <w:sz w:val="18"/>
                <w:szCs w:val="18"/>
              </w:rPr>
              <w:t>Text</w:t>
            </w:r>
          </w:p>
        </w:tc>
        <w:tc>
          <w:tcPr>
            <w:tcW w:w="1284" w:type="pct"/>
          </w:tcPr>
          <w:p w14:paraId="571848DF" w14:textId="77777777" w:rsidR="000C1F87" w:rsidRPr="00063F00" w:rsidRDefault="000C1F87" w:rsidP="002D02D1">
            <w:pPr>
              <w:rPr>
                <w:rFonts w:cs="Tahoma"/>
                <w:sz w:val="18"/>
                <w:szCs w:val="18"/>
              </w:rPr>
            </w:pPr>
            <w:r w:rsidRPr="00063F00">
              <w:rPr>
                <w:rFonts w:cs="Tahoma"/>
                <w:sz w:val="18"/>
                <w:szCs w:val="18"/>
              </w:rPr>
              <w:t>e.g In Spine Duct</w:t>
            </w:r>
            <w:r w:rsidR="00393CFE">
              <w:rPr>
                <w:rFonts w:cs="Tahoma"/>
                <w:sz w:val="18"/>
                <w:szCs w:val="18"/>
              </w:rPr>
              <w:t xml:space="preserve"> </w:t>
            </w:r>
            <w:r w:rsidRPr="00063F00">
              <w:rPr>
                <w:rFonts w:cs="Tahoma"/>
                <w:sz w:val="18"/>
                <w:szCs w:val="18"/>
              </w:rPr>
              <w:t>-</w:t>
            </w:r>
            <w:r w:rsidR="00393CFE">
              <w:rPr>
                <w:rFonts w:cs="Tahoma"/>
                <w:sz w:val="18"/>
                <w:szCs w:val="18"/>
              </w:rPr>
              <w:t xml:space="preserve"> </w:t>
            </w:r>
            <w:r w:rsidRPr="00063F00">
              <w:rPr>
                <w:rFonts w:cs="Tahoma"/>
                <w:sz w:val="18"/>
                <w:szCs w:val="18"/>
              </w:rPr>
              <w:t>2Bore ,Cab</w:t>
            </w:r>
            <w:r w:rsidR="002D02D1" w:rsidRPr="00063F00">
              <w:rPr>
                <w:rFonts w:cs="Tahoma"/>
                <w:sz w:val="18"/>
                <w:szCs w:val="18"/>
              </w:rPr>
              <w:t xml:space="preserve">. Facility </w:t>
            </w:r>
            <w:r w:rsidRPr="00063F00">
              <w:rPr>
                <w:rFonts w:cs="Tahoma"/>
                <w:sz w:val="18"/>
                <w:szCs w:val="18"/>
              </w:rPr>
              <w:t>le Up A Pole</w:t>
            </w:r>
          </w:p>
        </w:tc>
        <w:tc>
          <w:tcPr>
            <w:tcW w:w="1045" w:type="pct"/>
          </w:tcPr>
          <w:p w14:paraId="59B064AF" w14:textId="77777777" w:rsidR="000C1F87" w:rsidRPr="00063F00" w:rsidRDefault="000C1F87" w:rsidP="00620FB8">
            <w:pPr>
              <w:rPr>
                <w:rFonts w:cs="Tahoma"/>
                <w:sz w:val="18"/>
                <w:szCs w:val="18"/>
              </w:rPr>
            </w:pPr>
          </w:p>
        </w:tc>
      </w:tr>
      <w:tr w:rsidR="000C1F87" w:rsidRPr="00063F00" w14:paraId="04F53BBC" w14:textId="77777777" w:rsidTr="00620FB8">
        <w:trPr>
          <w:trHeight w:val="826"/>
        </w:trPr>
        <w:tc>
          <w:tcPr>
            <w:tcW w:w="847" w:type="pct"/>
          </w:tcPr>
          <w:p w14:paraId="0661DFF6" w14:textId="77777777" w:rsidR="000C1F87" w:rsidRPr="00063F00" w:rsidRDefault="000C1F87" w:rsidP="00620FB8">
            <w:pPr>
              <w:rPr>
                <w:rFonts w:cs="Tahoma"/>
                <w:sz w:val="18"/>
                <w:szCs w:val="18"/>
              </w:rPr>
            </w:pPr>
            <w:r w:rsidRPr="00063F00">
              <w:rPr>
                <w:rFonts w:cs="Tahoma"/>
                <w:sz w:val="18"/>
                <w:szCs w:val="18"/>
              </w:rPr>
              <w:t>*Product Tariff name</w:t>
            </w:r>
            <w:r w:rsidRPr="00063F00" w:rsidDel="00F71132">
              <w:rPr>
                <w:rFonts w:cs="Tahoma"/>
                <w:sz w:val="18"/>
                <w:szCs w:val="18"/>
              </w:rPr>
              <w:t xml:space="preserve"> </w:t>
            </w:r>
          </w:p>
        </w:tc>
        <w:tc>
          <w:tcPr>
            <w:tcW w:w="494" w:type="pct"/>
          </w:tcPr>
          <w:p w14:paraId="73D985C1" w14:textId="77777777" w:rsidR="000C1F87" w:rsidRPr="00063F00" w:rsidRDefault="000C1F87" w:rsidP="00620FB8">
            <w:pPr>
              <w:rPr>
                <w:rFonts w:cs="Tahoma"/>
                <w:sz w:val="18"/>
                <w:szCs w:val="18"/>
              </w:rPr>
            </w:pPr>
            <w:r w:rsidRPr="00063F00">
              <w:rPr>
                <w:rFonts w:cs="Tahoma"/>
                <w:sz w:val="18"/>
                <w:szCs w:val="18"/>
              </w:rPr>
              <w:t>3</w:t>
            </w:r>
          </w:p>
        </w:tc>
        <w:tc>
          <w:tcPr>
            <w:tcW w:w="617" w:type="pct"/>
          </w:tcPr>
          <w:p w14:paraId="7AED2F73" w14:textId="77777777" w:rsidR="000C1F87" w:rsidRPr="00063F00" w:rsidRDefault="000C1F87" w:rsidP="00620FB8">
            <w:pPr>
              <w:rPr>
                <w:rFonts w:cs="Tahoma"/>
                <w:sz w:val="18"/>
                <w:szCs w:val="18"/>
              </w:rPr>
            </w:pPr>
            <w:r w:rsidRPr="00063F00">
              <w:rPr>
                <w:rFonts w:cs="Tahoma"/>
                <w:sz w:val="18"/>
                <w:szCs w:val="18"/>
              </w:rPr>
              <w:t>40</w:t>
            </w:r>
          </w:p>
        </w:tc>
        <w:tc>
          <w:tcPr>
            <w:tcW w:w="713" w:type="pct"/>
          </w:tcPr>
          <w:p w14:paraId="7842562B" w14:textId="77777777" w:rsidR="000C1F87" w:rsidRPr="00063F00" w:rsidRDefault="000C1F87" w:rsidP="00620FB8">
            <w:pPr>
              <w:rPr>
                <w:rFonts w:cs="Tahoma"/>
                <w:sz w:val="18"/>
                <w:szCs w:val="18"/>
              </w:rPr>
            </w:pPr>
            <w:r w:rsidRPr="00063F00">
              <w:rPr>
                <w:rFonts w:cs="Tahoma"/>
                <w:sz w:val="18"/>
                <w:szCs w:val="18"/>
              </w:rPr>
              <w:t>Text</w:t>
            </w:r>
          </w:p>
        </w:tc>
        <w:tc>
          <w:tcPr>
            <w:tcW w:w="1284" w:type="pct"/>
          </w:tcPr>
          <w:p w14:paraId="23F0B884" w14:textId="77777777" w:rsidR="000C1F87" w:rsidRPr="00063F00" w:rsidRDefault="000C1F87" w:rsidP="00620FB8">
            <w:pPr>
              <w:rPr>
                <w:rFonts w:cs="Tahoma"/>
                <w:sz w:val="18"/>
                <w:szCs w:val="18"/>
              </w:rPr>
            </w:pPr>
            <w:r w:rsidRPr="00063F00">
              <w:rPr>
                <w:rFonts w:cs="Tahoma"/>
                <w:sz w:val="18"/>
                <w:szCs w:val="18"/>
              </w:rPr>
              <w:t>Not used for Pole n Duct</w:t>
            </w:r>
          </w:p>
        </w:tc>
        <w:tc>
          <w:tcPr>
            <w:tcW w:w="1045" w:type="pct"/>
          </w:tcPr>
          <w:p w14:paraId="64E37465" w14:textId="77777777" w:rsidR="000C1F87" w:rsidRPr="00063F00" w:rsidRDefault="000C1F87" w:rsidP="00620FB8">
            <w:pPr>
              <w:rPr>
                <w:rFonts w:cs="Tahoma"/>
                <w:sz w:val="18"/>
                <w:szCs w:val="18"/>
              </w:rPr>
            </w:pPr>
          </w:p>
        </w:tc>
      </w:tr>
      <w:tr w:rsidR="000C1F87" w:rsidRPr="00063F00" w14:paraId="659C53D9" w14:textId="77777777" w:rsidTr="00620FB8">
        <w:trPr>
          <w:trHeight w:val="826"/>
        </w:trPr>
        <w:tc>
          <w:tcPr>
            <w:tcW w:w="847" w:type="pct"/>
          </w:tcPr>
          <w:p w14:paraId="4F014422" w14:textId="77777777" w:rsidR="000C1F87" w:rsidRPr="00063F00" w:rsidRDefault="000C1F87" w:rsidP="00620FB8">
            <w:pPr>
              <w:rPr>
                <w:rFonts w:cs="Tahoma"/>
                <w:sz w:val="18"/>
                <w:szCs w:val="18"/>
              </w:rPr>
            </w:pPr>
            <w:r w:rsidRPr="00063F00">
              <w:rPr>
                <w:rFonts w:cs="Tahoma"/>
                <w:sz w:val="18"/>
                <w:szCs w:val="18"/>
              </w:rPr>
              <w:t>Product Label</w:t>
            </w:r>
          </w:p>
        </w:tc>
        <w:tc>
          <w:tcPr>
            <w:tcW w:w="494" w:type="pct"/>
          </w:tcPr>
          <w:p w14:paraId="7E9FA5F6" w14:textId="77777777" w:rsidR="000C1F87" w:rsidRPr="00063F00" w:rsidRDefault="000C1F87" w:rsidP="00620FB8">
            <w:pPr>
              <w:rPr>
                <w:rFonts w:cs="Tahoma"/>
                <w:sz w:val="18"/>
                <w:szCs w:val="18"/>
              </w:rPr>
            </w:pPr>
            <w:r w:rsidRPr="00063F00">
              <w:rPr>
                <w:rFonts w:cs="Tahoma"/>
                <w:sz w:val="18"/>
                <w:szCs w:val="18"/>
              </w:rPr>
              <w:t>4</w:t>
            </w:r>
          </w:p>
        </w:tc>
        <w:tc>
          <w:tcPr>
            <w:tcW w:w="617" w:type="pct"/>
          </w:tcPr>
          <w:p w14:paraId="4DAED7DC" w14:textId="77777777" w:rsidR="000C1F87" w:rsidRPr="00063F00" w:rsidRDefault="000C1F87" w:rsidP="00620FB8">
            <w:pPr>
              <w:rPr>
                <w:rFonts w:cs="Tahoma"/>
                <w:sz w:val="18"/>
                <w:szCs w:val="18"/>
              </w:rPr>
            </w:pPr>
            <w:r w:rsidRPr="00063F00">
              <w:rPr>
                <w:rFonts w:cs="Tahoma"/>
                <w:sz w:val="18"/>
                <w:szCs w:val="18"/>
              </w:rPr>
              <w:t>80</w:t>
            </w:r>
          </w:p>
        </w:tc>
        <w:tc>
          <w:tcPr>
            <w:tcW w:w="713" w:type="pct"/>
          </w:tcPr>
          <w:p w14:paraId="479BF8C0" w14:textId="77777777" w:rsidR="000C1F87" w:rsidRPr="00063F00" w:rsidRDefault="000C1F87" w:rsidP="00620FB8">
            <w:pPr>
              <w:rPr>
                <w:rFonts w:cs="Tahoma"/>
                <w:sz w:val="18"/>
                <w:szCs w:val="18"/>
              </w:rPr>
            </w:pPr>
            <w:r w:rsidRPr="00063F00">
              <w:rPr>
                <w:rFonts w:cs="Tahoma"/>
                <w:sz w:val="18"/>
                <w:szCs w:val="18"/>
              </w:rPr>
              <w:t>Text</w:t>
            </w:r>
          </w:p>
        </w:tc>
        <w:tc>
          <w:tcPr>
            <w:tcW w:w="1284" w:type="pct"/>
          </w:tcPr>
          <w:p w14:paraId="45A2B1D2" w14:textId="77777777" w:rsidR="000C1F87" w:rsidRPr="00063F00" w:rsidRDefault="000C1F87" w:rsidP="00620FB8">
            <w:pPr>
              <w:rPr>
                <w:rFonts w:cs="Tahoma"/>
                <w:sz w:val="18"/>
                <w:szCs w:val="18"/>
              </w:rPr>
            </w:pPr>
            <w:r w:rsidRPr="00063F00">
              <w:rPr>
                <w:rFonts w:cs="Tahoma"/>
                <w:sz w:val="18"/>
                <w:szCs w:val="18"/>
              </w:rPr>
              <w:t>e.g. PIA1672995501</w:t>
            </w:r>
          </w:p>
        </w:tc>
        <w:tc>
          <w:tcPr>
            <w:tcW w:w="1045" w:type="pct"/>
          </w:tcPr>
          <w:p w14:paraId="0D8C977D" w14:textId="77777777" w:rsidR="000C1F87" w:rsidRPr="00063F00" w:rsidRDefault="000C1F87" w:rsidP="00620FB8">
            <w:pPr>
              <w:rPr>
                <w:rFonts w:cs="Tahoma"/>
                <w:sz w:val="18"/>
                <w:szCs w:val="18"/>
              </w:rPr>
            </w:pPr>
            <w:r w:rsidRPr="00063F00">
              <w:rPr>
                <w:rFonts w:cs="Tahoma"/>
                <w:sz w:val="18"/>
                <w:szCs w:val="18"/>
              </w:rPr>
              <w:t>NoIReferenceNumber for Pole n Duct</w:t>
            </w:r>
          </w:p>
        </w:tc>
      </w:tr>
      <w:tr w:rsidR="000C1F87" w:rsidRPr="00063F00" w14:paraId="363420CD" w14:textId="77777777" w:rsidTr="00620FB8">
        <w:trPr>
          <w:trHeight w:val="1427"/>
        </w:trPr>
        <w:tc>
          <w:tcPr>
            <w:tcW w:w="847" w:type="pct"/>
          </w:tcPr>
          <w:p w14:paraId="3949A9F0" w14:textId="77777777" w:rsidR="000C1F87" w:rsidRPr="00063F00" w:rsidRDefault="000C1F87" w:rsidP="00620FB8">
            <w:pPr>
              <w:rPr>
                <w:rFonts w:cs="Tahoma"/>
                <w:sz w:val="18"/>
                <w:szCs w:val="18"/>
              </w:rPr>
            </w:pPr>
            <w:r w:rsidRPr="00063F00">
              <w:rPr>
                <w:rFonts w:cs="Tahoma"/>
                <w:sz w:val="18"/>
                <w:szCs w:val="18"/>
              </w:rPr>
              <w:t>Charge Description</w:t>
            </w:r>
          </w:p>
        </w:tc>
        <w:tc>
          <w:tcPr>
            <w:tcW w:w="494" w:type="pct"/>
          </w:tcPr>
          <w:p w14:paraId="5A092A90" w14:textId="77777777" w:rsidR="000C1F87" w:rsidRPr="00063F00" w:rsidRDefault="000C1F87" w:rsidP="00620FB8">
            <w:pPr>
              <w:rPr>
                <w:rFonts w:cs="Tahoma"/>
                <w:sz w:val="18"/>
                <w:szCs w:val="18"/>
              </w:rPr>
            </w:pPr>
            <w:r w:rsidRPr="00063F00">
              <w:rPr>
                <w:rFonts w:cs="Tahoma"/>
                <w:sz w:val="18"/>
                <w:szCs w:val="18"/>
              </w:rPr>
              <w:t>5</w:t>
            </w:r>
          </w:p>
        </w:tc>
        <w:tc>
          <w:tcPr>
            <w:tcW w:w="617" w:type="pct"/>
          </w:tcPr>
          <w:p w14:paraId="2CB2B001" w14:textId="77777777" w:rsidR="000C1F87" w:rsidRPr="00063F00" w:rsidRDefault="000C1F87" w:rsidP="00620FB8">
            <w:pPr>
              <w:rPr>
                <w:rFonts w:cs="Tahoma"/>
                <w:sz w:val="18"/>
                <w:szCs w:val="18"/>
              </w:rPr>
            </w:pPr>
            <w:r w:rsidRPr="00063F00">
              <w:rPr>
                <w:rFonts w:cs="Tahoma"/>
                <w:sz w:val="18"/>
                <w:szCs w:val="18"/>
              </w:rPr>
              <w:t>20</w:t>
            </w:r>
          </w:p>
        </w:tc>
        <w:tc>
          <w:tcPr>
            <w:tcW w:w="713" w:type="pct"/>
          </w:tcPr>
          <w:p w14:paraId="5E16DA19" w14:textId="77777777" w:rsidR="000C1F87" w:rsidRPr="00063F00" w:rsidRDefault="000C1F87" w:rsidP="00620FB8">
            <w:pPr>
              <w:rPr>
                <w:rFonts w:cs="Tahoma"/>
                <w:sz w:val="18"/>
                <w:szCs w:val="18"/>
              </w:rPr>
            </w:pPr>
            <w:r w:rsidRPr="00063F00">
              <w:rPr>
                <w:rFonts w:cs="Tahoma"/>
                <w:sz w:val="18"/>
                <w:szCs w:val="18"/>
              </w:rPr>
              <w:t>Text</w:t>
            </w:r>
          </w:p>
        </w:tc>
        <w:tc>
          <w:tcPr>
            <w:tcW w:w="1284" w:type="pct"/>
          </w:tcPr>
          <w:p w14:paraId="2DB9D2B7" w14:textId="77777777" w:rsidR="000C1F87" w:rsidRPr="00063F00" w:rsidRDefault="000C1F87" w:rsidP="003B681B">
            <w:pPr>
              <w:rPr>
                <w:rFonts w:cs="Tahoma"/>
                <w:sz w:val="18"/>
                <w:szCs w:val="18"/>
              </w:rPr>
            </w:pPr>
            <w:r w:rsidRPr="00063F00">
              <w:rPr>
                <w:rFonts w:cs="Tahoma"/>
                <w:sz w:val="18"/>
                <w:szCs w:val="18"/>
              </w:rPr>
              <w:t xml:space="preserve">e.g. Rental, </w:t>
            </w:r>
            <w:r w:rsidR="00D540AA">
              <w:rPr>
                <w:rFonts w:cs="Tahoma"/>
                <w:sz w:val="18"/>
                <w:szCs w:val="18"/>
              </w:rPr>
              <w:t>Early Termination</w:t>
            </w:r>
            <w:r w:rsidRPr="00063F00">
              <w:rPr>
                <w:rFonts w:cs="Tahoma"/>
                <w:sz w:val="18"/>
                <w:szCs w:val="18"/>
              </w:rPr>
              <w:t>.</w:t>
            </w:r>
          </w:p>
        </w:tc>
        <w:tc>
          <w:tcPr>
            <w:tcW w:w="1045" w:type="pct"/>
          </w:tcPr>
          <w:p w14:paraId="4CD583F5" w14:textId="77777777" w:rsidR="000C1F87" w:rsidRPr="00063F00" w:rsidRDefault="000C1F87" w:rsidP="00620FB8">
            <w:pPr>
              <w:rPr>
                <w:rFonts w:cs="Tahoma"/>
                <w:sz w:val="18"/>
                <w:szCs w:val="18"/>
              </w:rPr>
            </w:pPr>
          </w:p>
        </w:tc>
      </w:tr>
      <w:tr w:rsidR="000C1F87" w:rsidRPr="00063F00" w14:paraId="22D6B433" w14:textId="77777777" w:rsidTr="00620FB8">
        <w:trPr>
          <w:trHeight w:val="1051"/>
        </w:trPr>
        <w:tc>
          <w:tcPr>
            <w:tcW w:w="847" w:type="pct"/>
          </w:tcPr>
          <w:p w14:paraId="08DB274D" w14:textId="77777777" w:rsidR="000C1F87" w:rsidRPr="00063F00" w:rsidRDefault="000C1F87" w:rsidP="00620FB8">
            <w:pPr>
              <w:rPr>
                <w:rFonts w:cs="Tahoma"/>
                <w:sz w:val="18"/>
                <w:szCs w:val="18"/>
              </w:rPr>
            </w:pPr>
            <w:r w:rsidRPr="00063F00">
              <w:rPr>
                <w:rFonts w:cs="Tahoma"/>
                <w:sz w:val="18"/>
                <w:szCs w:val="18"/>
              </w:rPr>
              <w:t>Charge Reason</w:t>
            </w:r>
          </w:p>
        </w:tc>
        <w:tc>
          <w:tcPr>
            <w:tcW w:w="494" w:type="pct"/>
          </w:tcPr>
          <w:p w14:paraId="5A7F6BBE" w14:textId="77777777" w:rsidR="000C1F87" w:rsidRPr="00063F00" w:rsidRDefault="000C1F87" w:rsidP="00620FB8">
            <w:pPr>
              <w:rPr>
                <w:rFonts w:cs="Tahoma"/>
                <w:sz w:val="18"/>
                <w:szCs w:val="18"/>
              </w:rPr>
            </w:pPr>
            <w:r w:rsidRPr="00063F00">
              <w:rPr>
                <w:rFonts w:cs="Tahoma"/>
                <w:sz w:val="18"/>
                <w:szCs w:val="18"/>
              </w:rPr>
              <w:t>6</w:t>
            </w:r>
          </w:p>
        </w:tc>
        <w:tc>
          <w:tcPr>
            <w:tcW w:w="617" w:type="pct"/>
          </w:tcPr>
          <w:p w14:paraId="65554FC2" w14:textId="77777777" w:rsidR="000C1F87" w:rsidRPr="00063F00" w:rsidRDefault="000C1F87" w:rsidP="00620FB8">
            <w:pPr>
              <w:rPr>
                <w:rFonts w:cs="Tahoma"/>
                <w:sz w:val="18"/>
                <w:szCs w:val="18"/>
              </w:rPr>
            </w:pPr>
            <w:r w:rsidRPr="00063F00">
              <w:rPr>
                <w:rFonts w:cs="Tahoma"/>
                <w:sz w:val="18"/>
                <w:szCs w:val="18"/>
              </w:rPr>
              <w:t>40</w:t>
            </w:r>
          </w:p>
        </w:tc>
        <w:tc>
          <w:tcPr>
            <w:tcW w:w="713" w:type="pct"/>
          </w:tcPr>
          <w:p w14:paraId="14E1A95C" w14:textId="77777777" w:rsidR="000C1F87" w:rsidRPr="00063F00" w:rsidRDefault="000C1F87" w:rsidP="00620FB8">
            <w:pPr>
              <w:rPr>
                <w:rFonts w:cs="Tahoma"/>
                <w:sz w:val="18"/>
                <w:szCs w:val="18"/>
              </w:rPr>
            </w:pPr>
            <w:r w:rsidRPr="00063F00">
              <w:rPr>
                <w:rFonts w:cs="Tahoma"/>
                <w:sz w:val="18"/>
                <w:szCs w:val="18"/>
              </w:rPr>
              <w:t>Text</w:t>
            </w:r>
          </w:p>
        </w:tc>
        <w:tc>
          <w:tcPr>
            <w:tcW w:w="1284" w:type="pct"/>
          </w:tcPr>
          <w:p w14:paraId="302AE6C5" w14:textId="77777777" w:rsidR="000C1F87" w:rsidRPr="00063F00" w:rsidRDefault="000C1F87" w:rsidP="00620FB8">
            <w:pPr>
              <w:rPr>
                <w:rFonts w:cs="Tahoma"/>
                <w:sz w:val="18"/>
                <w:szCs w:val="18"/>
              </w:rPr>
            </w:pPr>
            <w:r w:rsidRPr="00063F00">
              <w:rPr>
                <w:rFonts w:cs="Tahoma"/>
                <w:sz w:val="18"/>
                <w:szCs w:val="18"/>
              </w:rPr>
              <w:t>e.g. 2-2JMTUS,</w:t>
            </w:r>
          </w:p>
          <w:p w14:paraId="78E3DDD1" w14:textId="77777777" w:rsidR="000C1F87" w:rsidRPr="00063F00" w:rsidRDefault="000C1F87" w:rsidP="00620FB8">
            <w:pPr>
              <w:rPr>
                <w:rFonts w:cs="Tahoma"/>
                <w:sz w:val="18"/>
                <w:szCs w:val="18"/>
              </w:rPr>
            </w:pPr>
            <w:r w:rsidRPr="00063F00">
              <w:rPr>
                <w:rFonts w:cs="Tahoma"/>
                <w:sz w:val="18"/>
                <w:szCs w:val="18"/>
              </w:rPr>
              <w:t>1-5JMTUS</w:t>
            </w:r>
          </w:p>
        </w:tc>
        <w:tc>
          <w:tcPr>
            <w:tcW w:w="1045" w:type="pct"/>
          </w:tcPr>
          <w:p w14:paraId="58C19B5A" w14:textId="77777777" w:rsidR="000C1F87" w:rsidRPr="00063F00" w:rsidRDefault="000C1F87" w:rsidP="00620FB8">
            <w:pPr>
              <w:rPr>
                <w:rFonts w:cs="Tahoma"/>
                <w:sz w:val="18"/>
                <w:szCs w:val="18"/>
              </w:rPr>
            </w:pPr>
            <w:r w:rsidRPr="00063F00">
              <w:rPr>
                <w:rFonts w:cs="Tahoma"/>
                <w:sz w:val="18"/>
                <w:szCs w:val="18"/>
              </w:rPr>
              <w:t>Route ID</w:t>
            </w:r>
          </w:p>
          <w:p w14:paraId="1671B26D" w14:textId="77777777" w:rsidR="000C1F87" w:rsidRPr="00063F00" w:rsidRDefault="000C1F87" w:rsidP="00620FB8">
            <w:pPr>
              <w:rPr>
                <w:rFonts w:cs="Tahoma"/>
                <w:sz w:val="18"/>
                <w:szCs w:val="18"/>
              </w:rPr>
            </w:pPr>
          </w:p>
        </w:tc>
      </w:tr>
      <w:tr w:rsidR="000C1F87" w:rsidRPr="00063F00" w14:paraId="00CE82C0" w14:textId="77777777" w:rsidTr="00620FB8">
        <w:trPr>
          <w:trHeight w:val="588"/>
        </w:trPr>
        <w:tc>
          <w:tcPr>
            <w:tcW w:w="847" w:type="pct"/>
          </w:tcPr>
          <w:p w14:paraId="21CBCFA3" w14:textId="77777777" w:rsidR="000C1F87" w:rsidRPr="00063F00" w:rsidRDefault="000C1F87" w:rsidP="00620FB8">
            <w:pPr>
              <w:rPr>
                <w:rFonts w:cs="Tahoma"/>
                <w:sz w:val="18"/>
                <w:szCs w:val="18"/>
              </w:rPr>
            </w:pPr>
            <w:r w:rsidRPr="00063F00">
              <w:rPr>
                <w:rFonts w:cs="Tahoma"/>
                <w:sz w:val="18"/>
                <w:szCs w:val="18"/>
              </w:rPr>
              <w:t>Start Date</w:t>
            </w:r>
          </w:p>
        </w:tc>
        <w:tc>
          <w:tcPr>
            <w:tcW w:w="494" w:type="pct"/>
          </w:tcPr>
          <w:p w14:paraId="22E96227" w14:textId="77777777" w:rsidR="000C1F87" w:rsidRPr="00063F00" w:rsidRDefault="000C1F87" w:rsidP="00620FB8">
            <w:pPr>
              <w:rPr>
                <w:rFonts w:cs="Tahoma"/>
                <w:sz w:val="18"/>
                <w:szCs w:val="18"/>
              </w:rPr>
            </w:pPr>
            <w:r w:rsidRPr="00063F00">
              <w:rPr>
                <w:rFonts w:cs="Tahoma"/>
                <w:sz w:val="18"/>
                <w:szCs w:val="18"/>
              </w:rPr>
              <w:t>7</w:t>
            </w:r>
          </w:p>
        </w:tc>
        <w:tc>
          <w:tcPr>
            <w:tcW w:w="617" w:type="pct"/>
          </w:tcPr>
          <w:p w14:paraId="6E674603" w14:textId="77777777" w:rsidR="000C1F87" w:rsidRPr="00063F00" w:rsidRDefault="000C1F87" w:rsidP="00620FB8">
            <w:pPr>
              <w:rPr>
                <w:rFonts w:cs="Tahoma"/>
                <w:sz w:val="18"/>
                <w:szCs w:val="18"/>
              </w:rPr>
            </w:pPr>
            <w:r w:rsidRPr="00063F00">
              <w:rPr>
                <w:rFonts w:cs="Tahoma"/>
                <w:sz w:val="18"/>
                <w:szCs w:val="18"/>
              </w:rPr>
              <w:t>DATE</w:t>
            </w:r>
          </w:p>
          <w:p w14:paraId="0AF5C4C0" w14:textId="77777777" w:rsidR="000C1F87" w:rsidRPr="00063F00" w:rsidRDefault="000C1F87" w:rsidP="00620FB8">
            <w:pPr>
              <w:rPr>
                <w:rFonts w:cs="Tahoma"/>
                <w:sz w:val="18"/>
                <w:szCs w:val="18"/>
              </w:rPr>
            </w:pPr>
          </w:p>
        </w:tc>
        <w:tc>
          <w:tcPr>
            <w:tcW w:w="713" w:type="pct"/>
          </w:tcPr>
          <w:p w14:paraId="11899D58" w14:textId="77777777" w:rsidR="000C1F87" w:rsidRPr="00063F00" w:rsidRDefault="000C1F87" w:rsidP="00620FB8">
            <w:pPr>
              <w:rPr>
                <w:rFonts w:cs="Tahoma"/>
                <w:sz w:val="18"/>
                <w:szCs w:val="18"/>
              </w:rPr>
            </w:pPr>
            <w:r w:rsidRPr="00063F00">
              <w:rPr>
                <w:rFonts w:cs="Tahoma"/>
                <w:sz w:val="18"/>
                <w:szCs w:val="18"/>
              </w:rPr>
              <w:t>YYYYMMDD</w:t>
            </w:r>
          </w:p>
        </w:tc>
        <w:tc>
          <w:tcPr>
            <w:tcW w:w="1284" w:type="pct"/>
          </w:tcPr>
          <w:p w14:paraId="6765F728" w14:textId="77777777" w:rsidR="000C1F87" w:rsidRPr="00063F00" w:rsidRDefault="000C1F87" w:rsidP="00620FB8">
            <w:pPr>
              <w:rPr>
                <w:rFonts w:cs="Tahoma"/>
                <w:sz w:val="18"/>
                <w:szCs w:val="18"/>
              </w:rPr>
            </w:pPr>
            <w:r w:rsidRPr="00063F00">
              <w:rPr>
                <w:rFonts w:cs="Tahoma"/>
                <w:sz w:val="18"/>
                <w:szCs w:val="18"/>
              </w:rPr>
              <w:t>e.g. 20190101</w:t>
            </w:r>
          </w:p>
        </w:tc>
        <w:tc>
          <w:tcPr>
            <w:tcW w:w="1045" w:type="pct"/>
          </w:tcPr>
          <w:p w14:paraId="4DC7B097" w14:textId="77777777" w:rsidR="000C1F87" w:rsidRPr="00063F00" w:rsidRDefault="000C1F87" w:rsidP="00620FB8">
            <w:pPr>
              <w:spacing w:after="120" w:line="240" w:lineRule="auto"/>
              <w:ind w:left="360"/>
              <w:rPr>
                <w:rFonts w:cs="Tahoma"/>
                <w:sz w:val="18"/>
                <w:szCs w:val="18"/>
              </w:rPr>
            </w:pPr>
          </w:p>
        </w:tc>
      </w:tr>
      <w:tr w:rsidR="000C1F87" w:rsidRPr="00063F00" w14:paraId="38E1BD4C" w14:textId="77777777" w:rsidTr="00620FB8">
        <w:trPr>
          <w:trHeight w:val="144"/>
        </w:trPr>
        <w:tc>
          <w:tcPr>
            <w:tcW w:w="847" w:type="pct"/>
          </w:tcPr>
          <w:p w14:paraId="0D7AB6D3" w14:textId="77777777" w:rsidR="000C1F87" w:rsidRPr="00063F00" w:rsidRDefault="000C1F87" w:rsidP="00620FB8">
            <w:pPr>
              <w:rPr>
                <w:rFonts w:cs="Tahoma"/>
                <w:sz w:val="18"/>
                <w:szCs w:val="18"/>
              </w:rPr>
            </w:pPr>
            <w:r w:rsidRPr="00063F00">
              <w:rPr>
                <w:rFonts w:cs="Tahoma"/>
                <w:sz w:val="18"/>
                <w:szCs w:val="18"/>
              </w:rPr>
              <w:t>End Date</w:t>
            </w:r>
          </w:p>
        </w:tc>
        <w:tc>
          <w:tcPr>
            <w:tcW w:w="494" w:type="pct"/>
          </w:tcPr>
          <w:p w14:paraId="37C48389" w14:textId="77777777" w:rsidR="000C1F87" w:rsidRPr="00063F00" w:rsidRDefault="000C1F87" w:rsidP="00620FB8">
            <w:pPr>
              <w:rPr>
                <w:rFonts w:cs="Tahoma"/>
                <w:sz w:val="18"/>
                <w:szCs w:val="18"/>
              </w:rPr>
            </w:pPr>
            <w:r w:rsidRPr="00063F00">
              <w:rPr>
                <w:rFonts w:cs="Tahoma"/>
                <w:sz w:val="18"/>
                <w:szCs w:val="18"/>
              </w:rPr>
              <w:t>8</w:t>
            </w:r>
          </w:p>
        </w:tc>
        <w:tc>
          <w:tcPr>
            <w:tcW w:w="617" w:type="pct"/>
          </w:tcPr>
          <w:p w14:paraId="08F6FDAB" w14:textId="77777777" w:rsidR="000C1F87" w:rsidRPr="00063F00" w:rsidRDefault="000C1F87" w:rsidP="00620FB8">
            <w:pPr>
              <w:rPr>
                <w:rFonts w:cs="Tahoma"/>
                <w:sz w:val="18"/>
                <w:szCs w:val="18"/>
              </w:rPr>
            </w:pPr>
            <w:r w:rsidRPr="00063F00">
              <w:rPr>
                <w:rFonts w:cs="Tahoma"/>
                <w:sz w:val="18"/>
                <w:szCs w:val="18"/>
              </w:rPr>
              <w:t>DATE</w:t>
            </w:r>
          </w:p>
          <w:p w14:paraId="066E51A8" w14:textId="77777777" w:rsidR="000C1F87" w:rsidRPr="00063F00" w:rsidRDefault="000C1F87" w:rsidP="00620FB8">
            <w:pPr>
              <w:rPr>
                <w:rFonts w:cs="Tahoma"/>
                <w:sz w:val="18"/>
                <w:szCs w:val="18"/>
              </w:rPr>
            </w:pPr>
          </w:p>
        </w:tc>
        <w:tc>
          <w:tcPr>
            <w:tcW w:w="713" w:type="pct"/>
          </w:tcPr>
          <w:p w14:paraId="513F46EA" w14:textId="77777777" w:rsidR="000C1F87" w:rsidRPr="00063F00" w:rsidRDefault="000C1F87" w:rsidP="00620FB8">
            <w:pPr>
              <w:rPr>
                <w:rFonts w:cs="Tahoma"/>
                <w:sz w:val="18"/>
                <w:szCs w:val="18"/>
              </w:rPr>
            </w:pPr>
            <w:r w:rsidRPr="00063F00">
              <w:rPr>
                <w:rFonts w:cs="Tahoma"/>
                <w:sz w:val="18"/>
                <w:szCs w:val="18"/>
              </w:rPr>
              <w:t>YYYYMMDD</w:t>
            </w:r>
          </w:p>
        </w:tc>
        <w:tc>
          <w:tcPr>
            <w:tcW w:w="1284" w:type="pct"/>
          </w:tcPr>
          <w:p w14:paraId="03905148" w14:textId="77777777" w:rsidR="000C1F87" w:rsidRPr="00063F00" w:rsidRDefault="000C1F87" w:rsidP="00620FB8">
            <w:pPr>
              <w:rPr>
                <w:rFonts w:cs="Tahoma"/>
                <w:sz w:val="18"/>
                <w:szCs w:val="18"/>
              </w:rPr>
            </w:pPr>
            <w:r w:rsidRPr="00063F00">
              <w:rPr>
                <w:rFonts w:cs="Tahoma"/>
                <w:sz w:val="18"/>
                <w:szCs w:val="18"/>
              </w:rPr>
              <w:t>e.g. 20190231</w:t>
            </w:r>
          </w:p>
        </w:tc>
        <w:tc>
          <w:tcPr>
            <w:tcW w:w="1045" w:type="pct"/>
          </w:tcPr>
          <w:p w14:paraId="528AFB91" w14:textId="77777777" w:rsidR="000C1F87" w:rsidRPr="00063F00" w:rsidRDefault="000C1F87" w:rsidP="00620FB8">
            <w:pPr>
              <w:spacing w:after="120" w:line="240" w:lineRule="auto"/>
              <w:ind w:left="360"/>
              <w:rPr>
                <w:rFonts w:cs="Tahoma"/>
                <w:sz w:val="18"/>
                <w:szCs w:val="18"/>
              </w:rPr>
            </w:pPr>
          </w:p>
        </w:tc>
      </w:tr>
      <w:tr w:rsidR="000C1F87" w:rsidRPr="00063F00" w14:paraId="3FB5E29E" w14:textId="77777777" w:rsidTr="00620FB8">
        <w:trPr>
          <w:trHeight w:val="144"/>
        </w:trPr>
        <w:tc>
          <w:tcPr>
            <w:tcW w:w="847" w:type="pct"/>
          </w:tcPr>
          <w:p w14:paraId="4727DB5C" w14:textId="77777777" w:rsidR="000C1F87" w:rsidRPr="00063F00" w:rsidRDefault="000C1F87" w:rsidP="00620FB8">
            <w:pPr>
              <w:rPr>
                <w:rFonts w:cs="Tahoma"/>
                <w:sz w:val="18"/>
                <w:szCs w:val="18"/>
              </w:rPr>
            </w:pPr>
            <w:r w:rsidRPr="00063F00">
              <w:rPr>
                <w:rFonts w:cs="Tahoma"/>
                <w:sz w:val="18"/>
                <w:szCs w:val="18"/>
              </w:rPr>
              <w:t xml:space="preserve">*First line of address                         </w:t>
            </w:r>
          </w:p>
        </w:tc>
        <w:tc>
          <w:tcPr>
            <w:tcW w:w="494" w:type="pct"/>
          </w:tcPr>
          <w:p w14:paraId="5F172E96" w14:textId="77777777" w:rsidR="000C1F87" w:rsidRPr="00063F00" w:rsidRDefault="000C1F87" w:rsidP="00620FB8">
            <w:pPr>
              <w:rPr>
                <w:rFonts w:cs="Tahoma"/>
                <w:sz w:val="18"/>
                <w:szCs w:val="18"/>
              </w:rPr>
            </w:pPr>
            <w:r w:rsidRPr="00063F00">
              <w:rPr>
                <w:rFonts w:cs="Tahoma"/>
                <w:sz w:val="18"/>
                <w:szCs w:val="18"/>
              </w:rPr>
              <w:t>9</w:t>
            </w:r>
          </w:p>
        </w:tc>
        <w:tc>
          <w:tcPr>
            <w:tcW w:w="617" w:type="pct"/>
          </w:tcPr>
          <w:p w14:paraId="17632C5A" w14:textId="77777777" w:rsidR="000C1F87" w:rsidRPr="00063F00" w:rsidRDefault="000C1F87" w:rsidP="00620FB8">
            <w:pPr>
              <w:rPr>
                <w:rFonts w:cs="Tahoma"/>
                <w:sz w:val="18"/>
                <w:szCs w:val="18"/>
              </w:rPr>
            </w:pPr>
            <w:r w:rsidRPr="00063F00">
              <w:rPr>
                <w:rFonts w:cs="Tahoma"/>
                <w:sz w:val="18"/>
                <w:szCs w:val="18"/>
              </w:rPr>
              <w:t>80</w:t>
            </w:r>
          </w:p>
        </w:tc>
        <w:tc>
          <w:tcPr>
            <w:tcW w:w="713" w:type="pct"/>
          </w:tcPr>
          <w:p w14:paraId="52A935D6" w14:textId="77777777" w:rsidR="000C1F87" w:rsidRPr="00063F00" w:rsidRDefault="000C1F87" w:rsidP="00620FB8">
            <w:pPr>
              <w:rPr>
                <w:rFonts w:cs="Tahoma"/>
                <w:sz w:val="18"/>
                <w:szCs w:val="18"/>
              </w:rPr>
            </w:pPr>
            <w:r w:rsidRPr="00063F00">
              <w:rPr>
                <w:rFonts w:cs="Tahoma"/>
                <w:sz w:val="18"/>
                <w:szCs w:val="18"/>
              </w:rPr>
              <w:t>Text</w:t>
            </w:r>
          </w:p>
        </w:tc>
        <w:tc>
          <w:tcPr>
            <w:tcW w:w="1284" w:type="pct"/>
          </w:tcPr>
          <w:p w14:paraId="408334F9" w14:textId="77777777" w:rsidR="000C1F87" w:rsidRPr="00063F00" w:rsidRDefault="000C1F87" w:rsidP="00620FB8">
            <w:pPr>
              <w:rPr>
                <w:rFonts w:cs="Tahoma"/>
                <w:sz w:val="18"/>
                <w:szCs w:val="18"/>
              </w:rPr>
            </w:pPr>
          </w:p>
        </w:tc>
        <w:tc>
          <w:tcPr>
            <w:tcW w:w="1045" w:type="pct"/>
          </w:tcPr>
          <w:p w14:paraId="04941352" w14:textId="77777777" w:rsidR="000C1F87" w:rsidRPr="00063F00" w:rsidRDefault="000C1F87" w:rsidP="00620FB8">
            <w:pPr>
              <w:rPr>
                <w:rFonts w:cs="Tahoma"/>
                <w:sz w:val="18"/>
                <w:szCs w:val="18"/>
              </w:rPr>
            </w:pPr>
            <w:r w:rsidRPr="00063F00">
              <w:rPr>
                <w:rFonts w:cs="Tahoma"/>
                <w:sz w:val="18"/>
                <w:szCs w:val="18"/>
              </w:rPr>
              <w:t>Currently not populated, will be populated if data is available.</w:t>
            </w:r>
          </w:p>
        </w:tc>
      </w:tr>
      <w:tr w:rsidR="000C1F87" w:rsidRPr="00063F00" w14:paraId="77B0F3A2" w14:textId="77777777" w:rsidTr="00620FB8">
        <w:trPr>
          <w:trHeight w:val="144"/>
        </w:trPr>
        <w:tc>
          <w:tcPr>
            <w:tcW w:w="847" w:type="pct"/>
          </w:tcPr>
          <w:p w14:paraId="3FC39938" w14:textId="77777777" w:rsidR="000C1F87" w:rsidRPr="00063F00" w:rsidRDefault="000C1F87" w:rsidP="00620FB8">
            <w:pPr>
              <w:rPr>
                <w:rFonts w:cs="Tahoma"/>
                <w:sz w:val="18"/>
                <w:szCs w:val="18"/>
              </w:rPr>
            </w:pPr>
            <w:r w:rsidRPr="00063F00">
              <w:rPr>
                <w:rFonts w:cs="Tahoma"/>
                <w:sz w:val="18"/>
                <w:szCs w:val="18"/>
              </w:rPr>
              <w:t xml:space="preserve">Post Code                     </w:t>
            </w:r>
          </w:p>
        </w:tc>
        <w:tc>
          <w:tcPr>
            <w:tcW w:w="494" w:type="pct"/>
          </w:tcPr>
          <w:p w14:paraId="4DD9E0AB" w14:textId="77777777" w:rsidR="000C1F87" w:rsidRPr="00063F00" w:rsidRDefault="000C1F87" w:rsidP="00620FB8">
            <w:pPr>
              <w:rPr>
                <w:rFonts w:cs="Tahoma"/>
                <w:sz w:val="18"/>
                <w:szCs w:val="18"/>
              </w:rPr>
            </w:pPr>
            <w:r w:rsidRPr="00063F00">
              <w:rPr>
                <w:rFonts w:cs="Tahoma"/>
                <w:sz w:val="18"/>
                <w:szCs w:val="18"/>
              </w:rPr>
              <w:t>10</w:t>
            </w:r>
          </w:p>
        </w:tc>
        <w:tc>
          <w:tcPr>
            <w:tcW w:w="617" w:type="pct"/>
          </w:tcPr>
          <w:p w14:paraId="3A8CEC78" w14:textId="77777777" w:rsidR="000C1F87" w:rsidRPr="00063F00" w:rsidRDefault="000C1F87" w:rsidP="00620FB8">
            <w:pPr>
              <w:rPr>
                <w:rFonts w:cs="Tahoma"/>
                <w:sz w:val="18"/>
                <w:szCs w:val="18"/>
              </w:rPr>
            </w:pPr>
            <w:r w:rsidRPr="00063F00">
              <w:rPr>
                <w:rFonts w:cs="Tahoma"/>
                <w:sz w:val="18"/>
                <w:szCs w:val="18"/>
              </w:rPr>
              <w:t>16</w:t>
            </w:r>
          </w:p>
        </w:tc>
        <w:tc>
          <w:tcPr>
            <w:tcW w:w="713" w:type="pct"/>
          </w:tcPr>
          <w:p w14:paraId="4B588418" w14:textId="77777777" w:rsidR="000C1F87" w:rsidRPr="00063F00" w:rsidRDefault="000C1F87" w:rsidP="00620FB8">
            <w:pPr>
              <w:rPr>
                <w:rFonts w:cs="Tahoma"/>
                <w:sz w:val="18"/>
                <w:szCs w:val="18"/>
              </w:rPr>
            </w:pPr>
            <w:r w:rsidRPr="00063F00">
              <w:rPr>
                <w:rFonts w:cs="Tahoma"/>
                <w:sz w:val="18"/>
                <w:szCs w:val="18"/>
              </w:rPr>
              <w:t>Text</w:t>
            </w:r>
          </w:p>
        </w:tc>
        <w:tc>
          <w:tcPr>
            <w:tcW w:w="1284" w:type="pct"/>
          </w:tcPr>
          <w:p w14:paraId="1DD07805" w14:textId="77777777" w:rsidR="000C1F87" w:rsidRPr="00063F00" w:rsidRDefault="00D540AA" w:rsidP="00620FB8">
            <w:pPr>
              <w:rPr>
                <w:rFonts w:cs="Tahoma"/>
                <w:sz w:val="18"/>
                <w:szCs w:val="18"/>
              </w:rPr>
            </w:pPr>
            <w:r>
              <w:rPr>
                <w:rFonts w:cs="Tahoma"/>
                <w:sz w:val="18"/>
                <w:szCs w:val="18"/>
              </w:rPr>
              <w:t>e.g. YY1 0YY</w:t>
            </w:r>
          </w:p>
          <w:p w14:paraId="61990F7D" w14:textId="77777777" w:rsidR="000C1F87" w:rsidRPr="00063F00" w:rsidRDefault="000C1F87" w:rsidP="00620FB8">
            <w:pPr>
              <w:rPr>
                <w:rFonts w:cs="Tahoma"/>
                <w:sz w:val="18"/>
                <w:szCs w:val="18"/>
              </w:rPr>
            </w:pPr>
          </w:p>
        </w:tc>
        <w:tc>
          <w:tcPr>
            <w:tcW w:w="1045" w:type="pct"/>
          </w:tcPr>
          <w:p w14:paraId="47F406AD" w14:textId="77777777" w:rsidR="000C1F87" w:rsidRPr="00063F00" w:rsidRDefault="000C1F87" w:rsidP="00620FB8">
            <w:pPr>
              <w:rPr>
                <w:rFonts w:cs="Tahoma"/>
                <w:sz w:val="18"/>
                <w:szCs w:val="18"/>
              </w:rPr>
            </w:pPr>
          </w:p>
        </w:tc>
      </w:tr>
      <w:tr w:rsidR="000C1F87" w:rsidRPr="00063F00" w14:paraId="3AB3BB53" w14:textId="77777777" w:rsidTr="00620FB8">
        <w:trPr>
          <w:trHeight w:val="144"/>
        </w:trPr>
        <w:tc>
          <w:tcPr>
            <w:tcW w:w="847" w:type="pct"/>
          </w:tcPr>
          <w:p w14:paraId="5A7F976B" w14:textId="77777777" w:rsidR="000C1F87" w:rsidRPr="00063F00" w:rsidRDefault="000C1F87" w:rsidP="00620FB8">
            <w:pPr>
              <w:rPr>
                <w:rFonts w:cs="Tahoma"/>
                <w:sz w:val="18"/>
                <w:szCs w:val="18"/>
              </w:rPr>
            </w:pPr>
            <w:r w:rsidRPr="00063F00">
              <w:rPr>
                <w:rFonts w:cs="Tahoma"/>
                <w:sz w:val="18"/>
                <w:szCs w:val="18"/>
              </w:rPr>
              <w:t xml:space="preserve"> CSS/</w:t>
            </w:r>
            <w:r w:rsidR="00A26F4E">
              <w:rPr>
                <w:rFonts w:cs="Tahoma"/>
                <w:sz w:val="18"/>
                <w:szCs w:val="18"/>
              </w:rPr>
              <w:t>Siebel</w:t>
            </w:r>
            <w:r w:rsidRPr="00063F00">
              <w:rPr>
                <w:rFonts w:cs="Tahoma"/>
                <w:sz w:val="18"/>
                <w:szCs w:val="18"/>
              </w:rPr>
              <w:t xml:space="preserve"> Job No</w:t>
            </w:r>
          </w:p>
        </w:tc>
        <w:tc>
          <w:tcPr>
            <w:tcW w:w="494" w:type="pct"/>
          </w:tcPr>
          <w:p w14:paraId="6BE0D097" w14:textId="77777777" w:rsidR="000C1F87" w:rsidRPr="00063F00" w:rsidRDefault="000C1F87" w:rsidP="00620FB8">
            <w:pPr>
              <w:rPr>
                <w:rFonts w:cs="Tahoma"/>
                <w:sz w:val="18"/>
                <w:szCs w:val="18"/>
              </w:rPr>
            </w:pPr>
            <w:r w:rsidRPr="00063F00">
              <w:rPr>
                <w:rFonts w:cs="Tahoma"/>
                <w:sz w:val="18"/>
                <w:szCs w:val="18"/>
              </w:rPr>
              <w:t>11</w:t>
            </w:r>
          </w:p>
        </w:tc>
        <w:tc>
          <w:tcPr>
            <w:tcW w:w="617" w:type="pct"/>
          </w:tcPr>
          <w:p w14:paraId="2AAF2033" w14:textId="77777777" w:rsidR="000C1F87" w:rsidRPr="00063F00" w:rsidRDefault="000C1F87" w:rsidP="00620FB8">
            <w:pPr>
              <w:rPr>
                <w:rFonts w:cs="Tahoma"/>
                <w:sz w:val="18"/>
                <w:szCs w:val="18"/>
              </w:rPr>
            </w:pPr>
            <w:r w:rsidRPr="00063F00">
              <w:rPr>
                <w:rFonts w:cs="Tahoma"/>
                <w:sz w:val="18"/>
                <w:szCs w:val="18"/>
              </w:rPr>
              <w:t>20</w:t>
            </w:r>
          </w:p>
        </w:tc>
        <w:tc>
          <w:tcPr>
            <w:tcW w:w="713" w:type="pct"/>
          </w:tcPr>
          <w:p w14:paraId="1B731B5F" w14:textId="77777777" w:rsidR="000C1F87" w:rsidRPr="00063F00" w:rsidRDefault="000C1F87" w:rsidP="00620FB8">
            <w:pPr>
              <w:rPr>
                <w:rFonts w:cs="Tahoma"/>
                <w:sz w:val="18"/>
                <w:szCs w:val="18"/>
              </w:rPr>
            </w:pPr>
            <w:r w:rsidRPr="00063F00">
              <w:rPr>
                <w:rFonts w:cs="Tahoma"/>
                <w:sz w:val="18"/>
                <w:szCs w:val="18"/>
              </w:rPr>
              <w:t>Text</w:t>
            </w:r>
          </w:p>
        </w:tc>
        <w:tc>
          <w:tcPr>
            <w:tcW w:w="1284" w:type="pct"/>
          </w:tcPr>
          <w:p w14:paraId="29EDD2FF" w14:textId="77777777" w:rsidR="000C1F87" w:rsidRPr="00063F00" w:rsidRDefault="000C1F87" w:rsidP="00620FB8">
            <w:pPr>
              <w:rPr>
                <w:rFonts w:cs="Tahoma"/>
                <w:sz w:val="18"/>
                <w:szCs w:val="18"/>
              </w:rPr>
            </w:pPr>
            <w:r w:rsidRPr="00063F00">
              <w:rPr>
                <w:rFonts w:cs="Tahoma"/>
                <w:sz w:val="18"/>
                <w:szCs w:val="18"/>
              </w:rPr>
              <w:t>e.g. OR011-11173995</w:t>
            </w:r>
          </w:p>
        </w:tc>
        <w:tc>
          <w:tcPr>
            <w:tcW w:w="1045" w:type="pct"/>
          </w:tcPr>
          <w:p w14:paraId="23C43F0E" w14:textId="77777777" w:rsidR="000C1F87" w:rsidRPr="00063F00" w:rsidRDefault="000C1F87" w:rsidP="00620FB8">
            <w:pPr>
              <w:rPr>
                <w:rFonts w:cs="Tahoma"/>
                <w:sz w:val="18"/>
                <w:szCs w:val="18"/>
              </w:rPr>
            </w:pPr>
            <w:r w:rsidRPr="00063F00">
              <w:rPr>
                <w:rFonts w:cs="Tahoma"/>
                <w:sz w:val="18"/>
                <w:szCs w:val="18"/>
              </w:rPr>
              <w:t>Order Number</w:t>
            </w:r>
          </w:p>
        </w:tc>
      </w:tr>
      <w:tr w:rsidR="000C1F87" w:rsidRPr="00063F00" w14:paraId="3CE90DA8" w14:textId="77777777" w:rsidTr="00620FB8">
        <w:trPr>
          <w:trHeight w:val="144"/>
        </w:trPr>
        <w:tc>
          <w:tcPr>
            <w:tcW w:w="847" w:type="pct"/>
          </w:tcPr>
          <w:p w14:paraId="1C2644AF" w14:textId="77777777" w:rsidR="000C1F87" w:rsidRPr="00063F00" w:rsidRDefault="000C1F87" w:rsidP="00620FB8">
            <w:pPr>
              <w:rPr>
                <w:rFonts w:cs="Tahoma"/>
                <w:sz w:val="18"/>
                <w:szCs w:val="18"/>
              </w:rPr>
            </w:pPr>
            <w:r w:rsidRPr="00063F00">
              <w:rPr>
                <w:rFonts w:cs="Tahoma"/>
                <w:sz w:val="18"/>
                <w:szCs w:val="18"/>
              </w:rPr>
              <w:t>Cust/SP order No/Fault ref No.1/2</w:t>
            </w:r>
          </w:p>
        </w:tc>
        <w:tc>
          <w:tcPr>
            <w:tcW w:w="494" w:type="pct"/>
          </w:tcPr>
          <w:p w14:paraId="0325A5C6" w14:textId="77777777" w:rsidR="000C1F87" w:rsidRPr="00063F00" w:rsidRDefault="000C1F87" w:rsidP="00620FB8">
            <w:pPr>
              <w:pStyle w:val="BECNormal"/>
              <w:spacing w:before="0" w:after="120"/>
              <w:rPr>
                <w:rFonts w:ascii="Tahoma" w:eastAsia="MS Mincho" w:hAnsi="Tahoma" w:cs="Tahoma"/>
                <w:sz w:val="18"/>
                <w:szCs w:val="18"/>
                <w:lang w:val="en-US"/>
              </w:rPr>
            </w:pPr>
            <w:r w:rsidRPr="00063F00">
              <w:rPr>
                <w:rFonts w:ascii="Tahoma" w:eastAsia="MS Mincho" w:hAnsi="Tahoma" w:cs="Tahoma"/>
                <w:sz w:val="18"/>
                <w:szCs w:val="18"/>
                <w:lang w:val="en-US"/>
              </w:rPr>
              <w:t>12</w:t>
            </w:r>
          </w:p>
        </w:tc>
        <w:tc>
          <w:tcPr>
            <w:tcW w:w="617" w:type="pct"/>
          </w:tcPr>
          <w:p w14:paraId="5655593F" w14:textId="77777777" w:rsidR="000C1F87" w:rsidRPr="00063F00" w:rsidRDefault="000C1F87" w:rsidP="00620FB8">
            <w:pPr>
              <w:rPr>
                <w:rFonts w:cs="Tahoma"/>
                <w:sz w:val="18"/>
                <w:szCs w:val="18"/>
              </w:rPr>
            </w:pPr>
            <w:r w:rsidRPr="00063F00">
              <w:rPr>
                <w:rFonts w:cs="Tahoma"/>
                <w:sz w:val="18"/>
                <w:szCs w:val="18"/>
              </w:rPr>
              <w:t>80</w:t>
            </w:r>
          </w:p>
        </w:tc>
        <w:tc>
          <w:tcPr>
            <w:tcW w:w="713" w:type="pct"/>
          </w:tcPr>
          <w:p w14:paraId="234DA832" w14:textId="77777777" w:rsidR="000C1F87" w:rsidRPr="00063F00" w:rsidRDefault="000C1F87" w:rsidP="00620FB8">
            <w:pPr>
              <w:rPr>
                <w:rFonts w:cs="Tahoma"/>
                <w:sz w:val="18"/>
                <w:szCs w:val="18"/>
              </w:rPr>
            </w:pPr>
            <w:r w:rsidRPr="00063F00">
              <w:rPr>
                <w:rFonts w:cs="Tahoma"/>
                <w:sz w:val="18"/>
                <w:szCs w:val="18"/>
              </w:rPr>
              <w:t>Text</w:t>
            </w:r>
          </w:p>
        </w:tc>
        <w:tc>
          <w:tcPr>
            <w:tcW w:w="1284" w:type="pct"/>
          </w:tcPr>
          <w:p w14:paraId="753A5CA1" w14:textId="77777777" w:rsidR="000C1F87" w:rsidRPr="00063F00" w:rsidRDefault="000C1F87" w:rsidP="00DC2EC6">
            <w:pPr>
              <w:rPr>
                <w:rFonts w:cs="Tahoma"/>
                <w:sz w:val="18"/>
                <w:szCs w:val="18"/>
              </w:rPr>
            </w:pPr>
            <w:r w:rsidRPr="00063F00">
              <w:rPr>
                <w:rFonts w:cs="Tahoma"/>
                <w:sz w:val="18"/>
                <w:szCs w:val="18"/>
              </w:rPr>
              <w:t xml:space="preserve">e.g. </w:t>
            </w:r>
            <w:r w:rsidR="00DC2EC6">
              <w:rPr>
                <w:rFonts w:cs="Tahoma"/>
                <w:sz w:val="18"/>
                <w:szCs w:val="18"/>
              </w:rPr>
              <w:t>CP1234567</w:t>
            </w:r>
          </w:p>
        </w:tc>
        <w:tc>
          <w:tcPr>
            <w:tcW w:w="1045" w:type="pct"/>
          </w:tcPr>
          <w:p w14:paraId="5B007DDA" w14:textId="77777777" w:rsidR="000C1F87" w:rsidRPr="00063F00" w:rsidRDefault="000C1F87" w:rsidP="00620FB8">
            <w:pPr>
              <w:rPr>
                <w:rFonts w:cs="Tahoma"/>
                <w:sz w:val="18"/>
                <w:szCs w:val="18"/>
              </w:rPr>
            </w:pPr>
            <w:r w:rsidRPr="00063F00">
              <w:rPr>
                <w:rFonts w:cs="Tahoma"/>
                <w:sz w:val="18"/>
                <w:szCs w:val="18"/>
              </w:rPr>
              <w:t>CP supplied reference.</w:t>
            </w:r>
          </w:p>
        </w:tc>
      </w:tr>
      <w:tr w:rsidR="000C1F87" w:rsidRPr="00063F00" w14:paraId="6BD788B1" w14:textId="77777777" w:rsidTr="00620FB8">
        <w:trPr>
          <w:trHeight w:val="144"/>
        </w:trPr>
        <w:tc>
          <w:tcPr>
            <w:tcW w:w="847" w:type="pct"/>
          </w:tcPr>
          <w:p w14:paraId="53BDAA5D" w14:textId="77777777" w:rsidR="000C1F87" w:rsidRPr="00063F00" w:rsidRDefault="000C1F87" w:rsidP="00620FB8">
            <w:pPr>
              <w:rPr>
                <w:rFonts w:cs="Tahoma"/>
                <w:sz w:val="18"/>
                <w:szCs w:val="18"/>
              </w:rPr>
            </w:pPr>
            <w:r w:rsidRPr="00063F00">
              <w:rPr>
                <w:rFonts w:cs="Tahoma"/>
                <w:sz w:val="18"/>
                <w:szCs w:val="18"/>
              </w:rPr>
              <w:t>*Spare</w:t>
            </w:r>
          </w:p>
        </w:tc>
        <w:tc>
          <w:tcPr>
            <w:tcW w:w="494" w:type="pct"/>
          </w:tcPr>
          <w:p w14:paraId="2E3DA4CD" w14:textId="77777777" w:rsidR="000C1F87" w:rsidRPr="00063F00" w:rsidRDefault="000C1F87" w:rsidP="00620FB8">
            <w:pPr>
              <w:rPr>
                <w:rFonts w:cs="Tahoma"/>
                <w:sz w:val="18"/>
                <w:szCs w:val="18"/>
              </w:rPr>
            </w:pPr>
            <w:r w:rsidRPr="00063F00">
              <w:rPr>
                <w:rFonts w:cs="Tahoma"/>
                <w:sz w:val="18"/>
                <w:szCs w:val="18"/>
              </w:rPr>
              <w:t>13</w:t>
            </w:r>
          </w:p>
        </w:tc>
        <w:tc>
          <w:tcPr>
            <w:tcW w:w="617" w:type="pct"/>
          </w:tcPr>
          <w:p w14:paraId="0DE81F59" w14:textId="77777777" w:rsidR="000C1F87" w:rsidRPr="00063F00" w:rsidRDefault="000C1F87" w:rsidP="00620FB8">
            <w:pPr>
              <w:rPr>
                <w:rFonts w:cs="Tahoma"/>
                <w:sz w:val="18"/>
                <w:szCs w:val="18"/>
              </w:rPr>
            </w:pPr>
            <w:r w:rsidRPr="00063F00">
              <w:rPr>
                <w:rFonts w:cs="Tahoma"/>
                <w:sz w:val="18"/>
                <w:szCs w:val="18"/>
              </w:rPr>
              <w:t>N/A</w:t>
            </w:r>
          </w:p>
        </w:tc>
        <w:tc>
          <w:tcPr>
            <w:tcW w:w="713" w:type="pct"/>
          </w:tcPr>
          <w:p w14:paraId="1D0748C4" w14:textId="77777777" w:rsidR="000C1F87" w:rsidRPr="00063F00" w:rsidRDefault="000C1F87" w:rsidP="00620FB8">
            <w:pPr>
              <w:rPr>
                <w:rFonts w:cs="Tahoma"/>
                <w:sz w:val="18"/>
                <w:szCs w:val="18"/>
              </w:rPr>
            </w:pPr>
            <w:r w:rsidRPr="00063F00">
              <w:rPr>
                <w:rFonts w:cs="Tahoma"/>
                <w:sz w:val="18"/>
                <w:szCs w:val="18"/>
              </w:rPr>
              <w:t>N/A</w:t>
            </w:r>
          </w:p>
        </w:tc>
        <w:tc>
          <w:tcPr>
            <w:tcW w:w="1284" w:type="pct"/>
          </w:tcPr>
          <w:p w14:paraId="3B7F39DB" w14:textId="77777777" w:rsidR="000C1F87" w:rsidRPr="00063F00" w:rsidRDefault="000C1F87" w:rsidP="00620FB8">
            <w:pPr>
              <w:rPr>
                <w:rFonts w:cs="Tahoma"/>
                <w:sz w:val="18"/>
                <w:szCs w:val="18"/>
              </w:rPr>
            </w:pPr>
            <w:r w:rsidRPr="00063F00">
              <w:rPr>
                <w:rFonts w:cs="Tahoma"/>
                <w:sz w:val="18"/>
                <w:szCs w:val="18"/>
              </w:rPr>
              <w:t>N/A</w:t>
            </w:r>
          </w:p>
        </w:tc>
        <w:tc>
          <w:tcPr>
            <w:tcW w:w="1045" w:type="pct"/>
          </w:tcPr>
          <w:p w14:paraId="1ADB584F" w14:textId="77777777" w:rsidR="000C1F87" w:rsidRPr="00063F00" w:rsidRDefault="000C1F87" w:rsidP="00620FB8">
            <w:pPr>
              <w:rPr>
                <w:rFonts w:cs="Tahoma"/>
                <w:sz w:val="18"/>
                <w:szCs w:val="18"/>
              </w:rPr>
            </w:pPr>
          </w:p>
        </w:tc>
      </w:tr>
      <w:tr w:rsidR="002B367F" w:rsidRPr="00063F00" w14:paraId="4A03C563" w14:textId="77777777" w:rsidTr="00620FB8">
        <w:trPr>
          <w:trHeight w:val="1146"/>
        </w:trPr>
        <w:tc>
          <w:tcPr>
            <w:tcW w:w="847" w:type="pct"/>
          </w:tcPr>
          <w:p w14:paraId="46A3DEC5" w14:textId="77777777" w:rsidR="002B367F" w:rsidRPr="00063F00" w:rsidRDefault="002B367F" w:rsidP="002B367F">
            <w:pPr>
              <w:rPr>
                <w:rFonts w:cs="Tahoma"/>
                <w:sz w:val="18"/>
                <w:szCs w:val="18"/>
              </w:rPr>
            </w:pPr>
            <w:r w:rsidRPr="00063F00">
              <w:rPr>
                <w:rFonts w:cs="Tahoma"/>
                <w:sz w:val="18"/>
                <w:szCs w:val="18"/>
              </w:rPr>
              <w:t>Quantity</w:t>
            </w:r>
          </w:p>
        </w:tc>
        <w:tc>
          <w:tcPr>
            <w:tcW w:w="494" w:type="pct"/>
          </w:tcPr>
          <w:p w14:paraId="17A5F7C5" w14:textId="77777777" w:rsidR="002B367F" w:rsidRPr="00063F00" w:rsidRDefault="002B367F" w:rsidP="002B367F">
            <w:pPr>
              <w:rPr>
                <w:rFonts w:cs="Tahoma"/>
                <w:sz w:val="18"/>
                <w:szCs w:val="18"/>
              </w:rPr>
            </w:pPr>
            <w:r w:rsidRPr="00063F00">
              <w:rPr>
                <w:rFonts w:cs="Tahoma"/>
                <w:sz w:val="18"/>
                <w:szCs w:val="18"/>
              </w:rPr>
              <w:t>14</w:t>
            </w:r>
          </w:p>
        </w:tc>
        <w:tc>
          <w:tcPr>
            <w:tcW w:w="617" w:type="pct"/>
          </w:tcPr>
          <w:p w14:paraId="551F0FFD" w14:textId="77777777" w:rsidR="002B367F" w:rsidRPr="00063F00" w:rsidRDefault="002B367F" w:rsidP="002B367F">
            <w:pPr>
              <w:rPr>
                <w:rFonts w:cs="Tahoma"/>
                <w:sz w:val="18"/>
                <w:szCs w:val="18"/>
              </w:rPr>
            </w:pPr>
            <w:r w:rsidRPr="00063F00">
              <w:rPr>
                <w:rFonts w:cs="Tahoma"/>
                <w:sz w:val="18"/>
                <w:szCs w:val="18"/>
              </w:rPr>
              <w:t>5</w:t>
            </w:r>
          </w:p>
        </w:tc>
        <w:tc>
          <w:tcPr>
            <w:tcW w:w="713" w:type="pct"/>
          </w:tcPr>
          <w:p w14:paraId="23B54B6E" w14:textId="77777777" w:rsidR="002B367F" w:rsidRPr="00063F00" w:rsidRDefault="002B367F" w:rsidP="002B367F">
            <w:pPr>
              <w:rPr>
                <w:rFonts w:cs="Tahoma"/>
                <w:sz w:val="18"/>
                <w:szCs w:val="18"/>
              </w:rPr>
            </w:pPr>
            <w:r w:rsidRPr="00063F00">
              <w:rPr>
                <w:rFonts w:cs="Tahoma"/>
                <w:sz w:val="18"/>
                <w:szCs w:val="18"/>
              </w:rPr>
              <w:t>Num</w:t>
            </w:r>
          </w:p>
        </w:tc>
        <w:tc>
          <w:tcPr>
            <w:tcW w:w="1284" w:type="pct"/>
          </w:tcPr>
          <w:p w14:paraId="7D1B91B9" w14:textId="77777777" w:rsidR="002B367F" w:rsidRPr="00063F00" w:rsidRDefault="002B367F" w:rsidP="002B367F">
            <w:pPr>
              <w:rPr>
                <w:rFonts w:cs="Tahoma"/>
                <w:sz w:val="18"/>
                <w:szCs w:val="18"/>
              </w:rPr>
            </w:pPr>
            <w:r w:rsidRPr="00063F00">
              <w:rPr>
                <w:rFonts w:cs="Tahoma"/>
                <w:sz w:val="18"/>
                <w:szCs w:val="18"/>
              </w:rPr>
              <w:t>e.g. 10</w:t>
            </w:r>
          </w:p>
        </w:tc>
        <w:tc>
          <w:tcPr>
            <w:tcW w:w="1045" w:type="pct"/>
          </w:tcPr>
          <w:p w14:paraId="25B27373" w14:textId="77777777" w:rsidR="002B367F" w:rsidRPr="00063F00" w:rsidRDefault="002B367F" w:rsidP="002B367F">
            <w:pPr>
              <w:rPr>
                <w:rFonts w:cs="Tahoma"/>
                <w:sz w:val="18"/>
                <w:szCs w:val="18"/>
              </w:rPr>
            </w:pPr>
            <w:r w:rsidRPr="00063F00">
              <w:rPr>
                <w:rFonts w:cs="Tahoma"/>
                <w:sz w:val="18"/>
                <w:szCs w:val="18"/>
              </w:rPr>
              <w:t>Quantity of Products (*Populated when applicable)</w:t>
            </w:r>
          </w:p>
        </w:tc>
      </w:tr>
      <w:tr w:rsidR="002B367F" w:rsidRPr="00063F00" w14:paraId="5BF3429C" w14:textId="77777777" w:rsidTr="00620FB8">
        <w:trPr>
          <w:trHeight w:val="526"/>
        </w:trPr>
        <w:tc>
          <w:tcPr>
            <w:tcW w:w="847" w:type="pct"/>
          </w:tcPr>
          <w:p w14:paraId="0DB8532A" w14:textId="77777777" w:rsidR="002B367F" w:rsidRPr="00063F00" w:rsidRDefault="002B367F" w:rsidP="002B367F">
            <w:pPr>
              <w:rPr>
                <w:rFonts w:cs="Tahoma"/>
                <w:sz w:val="18"/>
                <w:szCs w:val="18"/>
              </w:rPr>
            </w:pPr>
            <w:r w:rsidRPr="00063F00">
              <w:rPr>
                <w:rFonts w:cs="Tahoma"/>
                <w:sz w:val="18"/>
                <w:szCs w:val="18"/>
              </w:rPr>
              <w:t>Units</w:t>
            </w:r>
          </w:p>
        </w:tc>
        <w:tc>
          <w:tcPr>
            <w:tcW w:w="494" w:type="pct"/>
          </w:tcPr>
          <w:p w14:paraId="735B30D2" w14:textId="77777777" w:rsidR="002B367F" w:rsidRPr="00063F00" w:rsidRDefault="002B367F" w:rsidP="002B367F">
            <w:pPr>
              <w:rPr>
                <w:rFonts w:cs="Tahoma"/>
                <w:sz w:val="18"/>
                <w:szCs w:val="18"/>
              </w:rPr>
            </w:pPr>
            <w:r w:rsidRPr="00063F00">
              <w:rPr>
                <w:rFonts w:cs="Tahoma"/>
                <w:sz w:val="18"/>
                <w:szCs w:val="18"/>
              </w:rPr>
              <w:t>15</w:t>
            </w:r>
          </w:p>
        </w:tc>
        <w:tc>
          <w:tcPr>
            <w:tcW w:w="617" w:type="pct"/>
          </w:tcPr>
          <w:p w14:paraId="0C6CDBD5" w14:textId="77777777" w:rsidR="002B367F" w:rsidRPr="00063F00" w:rsidRDefault="002B367F" w:rsidP="002B367F">
            <w:pPr>
              <w:rPr>
                <w:rFonts w:cs="Tahoma"/>
                <w:sz w:val="18"/>
                <w:szCs w:val="18"/>
              </w:rPr>
            </w:pPr>
            <w:r w:rsidRPr="00063F00">
              <w:rPr>
                <w:rFonts w:cs="Tahoma"/>
                <w:sz w:val="18"/>
                <w:szCs w:val="18"/>
              </w:rPr>
              <w:t>40</w:t>
            </w:r>
          </w:p>
        </w:tc>
        <w:tc>
          <w:tcPr>
            <w:tcW w:w="713" w:type="pct"/>
          </w:tcPr>
          <w:p w14:paraId="473A3173" w14:textId="77777777" w:rsidR="002B367F" w:rsidRPr="00063F00" w:rsidRDefault="002B367F" w:rsidP="002B367F">
            <w:pPr>
              <w:rPr>
                <w:rFonts w:cs="Tahoma"/>
                <w:sz w:val="18"/>
                <w:szCs w:val="18"/>
              </w:rPr>
            </w:pPr>
            <w:r w:rsidRPr="00063F00">
              <w:rPr>
                <w:rFonts w:cs="Tahoma"/>
                <w:sz w:val="18"/>
                <w:szCs w:val="18"/>
              </w:rPr>
              <w:t>Text</w:t>
            </w:r>
          </w:p>
        </w:tc>
        <w:tc>
          <w:tcPr>
            <w:tcW w:w="1284" w:type="pct"/>
          </w:tcPr>
          <w:p w14:paraId="1E87F606" w14:textId="77777777" w:rsidR="002B367F" w:rsidRPr="00063F00" w:rsidRDefault="002B367F" w:rsidP="002B367F">
            <w:pPr>
              <w:rPr>
                <w:rFonts w:cs="Tahoma"/>
                <w:sz w:val="18"/>
                <w:szCs w:val="18"/>
              </w:rPr>
            </w:pPr>
            <w:r w:rsidRPr="00063F00">
              <w:rPr>
                <w:rFonts w:cs="Tahoma"/>
                <w:sz w:val="18"/>
                <w:szCs w:val="18"/>
              </w:rPr>
              <w:t>e.g.</w:t>
            </w:r>
            <w:r>
              <w:rPr>
                <w:rFonts w:cs="Tahoma"/>
                <w:sz w:val="18"/>
                <w:szCs w:val="18"/>
              </w:rPr>
              <w:t xml:space="preserve"> </w:t>
            </w:r>
            <w:r w:rsidRPr="00063F00">
              <w:rPr>
                <w:rFonts w:cs="Tahoma"/>
                <w:sz w:val="18"/>
                <w:szCs w:val="18"/>
              </w:rPr>
              <w:t>2000,</w:t>
            </w:r>
            <w:r>
              <w:rPr>
                <w:rFonts w:cs="Tahoma"/>
                <w:sz w:val="18"/>
                <w:szCs w:val="18"/>
              </w:rPr>
              <w:t xml:space="preserve"> </w:t>
            </w:r>
            <w:r w:rsidRPr="00063F00">
              <w:rPr>
                <w:rFonts w:cs="Tahoma"/>
                <w:sz w:val="18"/>
                <w:szCs w:val="18"/>
              </w:rPr>
              <w:t>175.5</w:t>
            </w:r>
          </w:p>
        </w:tc>
        <w:tc>
          <w:tcPr>
            <w:tcW w:w="1045" w:type="pct"/>
          </w:tcPr>
          <w:p w14:paraId="60F61793" w14:textId="77777777" w:rsidR="002B367F" w:rsidRPr="00063F00" w:rsidRDefault="002B367F" w:rsidP="002B367F">
            <w:pPr>
              <w:rPr>
                <w:rFonts w:cs="Tahoma"/>
                <w:sz w:val="18"/>
                <w:szCs w:val="18"/>
              </w:rPr>
            </w:pPr>
            <w:r w:rsidRPr="00063F00">
              <w:rPr>
                <w:rFonts w:cs="Tahoma"/>
                <w:sz w:val="18"/>
                <w:szCs w:val="18"/>
              </w:rPr>
              <w:t>Length in meters (*Populated when applicable)</w:t>
            </w:r>
          </w:p>
        </w:tc>
      </w:tr>
      <w:tr w:rsidR="002B367F" w:rsidRPr="00063F00" w14:paraId="6DAFAAF4" w14:textId="77777777" w:rsidTr="00620FB8">
        <w:trPr>
          <w:trHeight w:val="741"/>
        </w:trPr>
        <w:tc>
          <w:tcPr>
            <w:tcW w:w="847" w:type="pct"/>
          </w:tcPr>
          <w:p w14:paraId="1E4F3D34" w14:textId="77777777" w:rsidR="002B367F" w:rsidRPr="00063F00" w:rsidRDefault="002B367F" w:rsidP="002B367F">
            <w:pPr>
              <w:rPr>
                <w:rFonts w:cs="Tahoma"/>
                <w:sz w:val="18"/>
                <w:szCs w:val="18"/>
              </w:rPr>
            </w:pPr>
            <w:r w:rsidRPr="00063F00">
              <w:rPr>
                <w:rFonts w:cs="Tahoma"/>
                <w:sz w:val="18"/>
                <w:szCs w:val="18"/>
              </w:rPr>
              <w:t>Unit rate</w:t>
            </w:r>
          </w:p>
        </w:tc>
        <w:tc>
          <w:tcPr>
            <w:tcW w:w="494" w:type="pct"/>
          </w:tcPr>
          <w:p w14:paraId="60EBC842" w14:textId="77777777" w:rsidR="002B367F" w:rsidRPr="00063F00" w:rsidRDefault="002B367F" w:rsidP="002B367F">
            <w:pPr>
              <w:rPr>
                <w:rFonts w:cs="Tahoma"/>
                <w:sz w:val="18"/>
                <w:szCs w:val="18"/>
              </w:rPr>
            </w:pPr>
            <w:r w:rsidRPr="00063F00">
              <w:rPr>
                <w:rFonts w:cs="Tahoma"/>
                <w:sz w:val="18"/>
                <w:szCs w:val="18"/>
              </w:rPr>
              <w:t>16</w:t>
            </w:r>
          </w:p>
        </w:tc>
        <w:tc>
          <w:tcPr>
            <w:tcW w:w="617" w:type="pct"/>
          </w:tcPr>
          <w:p w14:paraId="506E7A0C" w14:textId="77777777" w:rsidR="002B367F" w:rsidRPr="00063F00" w:rsidRDefault="002B367F" w:rsidP="002B367F">
            <w:pPr>
              <w:rPr>
                <w:rFonts w:cs="Tahoma"/>
                <w:sz w:val="18"/>
                <w:szCs w:val="18"/>
              </w:rPr>
            </w:pPr>
            <w:r w:rsidRPr="00063F00">
              <w:rPr>
                <w:rFonts w:cs="Tahoma"/>
                <w:sz w:val="18"/>
                <w:szCs w:val="18"/>
              </w:rPr>
              <w:t>18</w:t>
            </w:r>
          </w:p>
        </w:tc>
        <w:tc>
          <w:tcPr>
            <w:tcW w:w="713" w:type="pct"/>
          </w:tcPr>
          <w:p w14:paraId="394CF1AE" w14:textId="77777777" w:rsidR="002B367F" w:rsidRPr="00063F00" w:rsidRDefault="002B367F" w:rsidP="002B367F">
            <w:pPr>
              <w:rPr>
                <w:rFonts w:cs="Tahoma"/>
                <w:sz w:val="18"/>
                <w:szCs w:val="18"/>
              </w:rPr>
            </w:pPr>
            <w:r w:rsidRPr="00063F00">
              <w:rPr>
                <w:rFonts w:cs="Tahoma"/>
                <w:sz w:val="18"/>
                <w:szCs w:val="18"/>
              </w:rPr>
              <w:t>Num</w:t>
            </w:r>
          </w:p>
        </w:tc>
        <w:tc>
          <w:tcPr>
            <w:tcW w:w="1284" w:type="pct"/>
          </w:tcPr>
          <w:p w14:paraId="57E07973" w14:textId="77777777" w:rsidR="002B367F" w:rsidRPr="00063F00" w:rsidRDefault="002B367F" w:rsidP="002B367F">
            <w:pPr>
              <w:rPr>
                <w:rFonts w:cs="Tahoma"/>
                <w:sz w:val="18"/>
                <w:szCs w:val="18"/>
              </w:rPr>
            </w:pPr>
            <w:r w:rsidRPr="00063F00">
              <w:rPr>
                <w:rFonts w:cs="Tahoma"/>
                <w:sz w:val="18"/>
                <w:szCs w:val="18"/>
              </w:rPr>
              <w:t>e.g. 3632</w:t>
            </w:r>
          </w:p>
        </w:tc>
        <w:tc>
          <w:tcPr>
            <w:tcW w:w="1045" w:type="pct"/>
          </w:tcPr>
          <w:p w14:paraId="59A0176E" w14:textId="77777777" w:rsidR="002B367F" w:rsidRPr="00063F00" w:rsidRDefault="002B367F" w:rsidP="002B367F">
            <w:pPr>
              <w:rPr>
                <w:rFonts w:cs="Tahoma"/>
                <w:sz w:val="18"/>
                <w:szCs w:val="18"/>
              </w:rPr>
            </w:pPr>
          </w:p>
        </w:tc>
      </w:tr>
      <w:tr w:rsidR="002B367F" w:rsidRPr="00063F00" w14:paraId="743AE19F" w14:textId="77777777" w:rsidTr="00620FB8">
        <w:trPr>
          <w:trHeight w:val="826"/>
        </w:trPr>
        <w:tc>
          <w:tcPr>
            <w:tcW w:w="847" w:type="pct"/>
          </w:tcPr>
          <w:p w14:paraId="073E443C" w14:textId="77777777" w:rsidR="002B367F" w:rsidRPr="00063F00" w:rsidRDefault="002B367F" w:rsidP="002B367F">
            <w:pPr>
              <w:rPr>
                <w:rFonts w:cs="Tahoma"/>
                <w:sz w:val="18"/>
                <w:szCs w:val="18"/>
              </w:rPr>
            </w:pPr>
            <w:r w:rsidRPr="00063F00">
              <w:rPr>
                <w:rFonts w:cs="Tahoma"/>
                <w:sz w:val="18"/>
                <w:szCs w:val="18"/>
              </w:rPr>
              <w:t>Product Rate/Price</w:t>
            </w:r>
          </w:p>
        </w:tc>
        <w:tc>
          <w:tcPr>
            <w:tcW w:w="494" w:type="pct"/>
          </w:tcPr>
          <w:p w14:paraId="7ACC735B" w14:textId="77777777" w:rsidR="002B367F" w:rsidRPr="00063F00" w:rsidRDefault="002B367F" w:rsidP="002B367F">
            <w:pPr>
              <w:rPr>
                <w:rFonts w:cs="Tahoma"/>
                <w:sz w:val="18"/>
                <w:szCs w:val="18"/>
              </w:rPr>
            </w:pPr>
            <w:r w:rsidRPr="00063F00">
              <w:rPr>
                <w:rFonts w:cs="Tahoma"/>
                <w:sz w:val="18"/>
                <w:szCs w:val="18"/>
              </w:rPr>
              <w:t>17</w:t>
            </w:r>
          </w:p>
        </w:tc>
        <w:tc>
          <w:tcPr>
            <w:tcW w:w="617" w:type="pct"/>
          </w:tcPr>
          <w:p w14:paraId="107267CB" w14:textId="77777777" w:rsidR="002B367F" w:rsidRPr="00063F00" w:rsidRDefault="002B367F" w:rsidP="002B367F">
            <w:pPr>
              <w:rPr>
                <w:rFonts w:cs="Tahoma"/>
                <w:sz w:val="18"/>
                <w:szCs w:val="18"/>
              </w:rPr>
            </w:pPr>
            <w:r w:rsidRPr="00063F00">
              <w:rPr>
                <w:rFonts w:cs="Tahoma"/>
                <w:sz w:val="18"/>
                <w:szCs w:val="18"/>
              </w:rPr>
              <w:t>18</w:t>
            </w:r>
          </w:p>
        </w:tc>
        <w:tc>
          <w:tcPr>
            <w:tcW w:w="713" w:type="pct"/>
          </w:tcPr>
          <w:p w14:paraId="1004826F" w14:textId="77777777" w:rsidR="002B367F" w:rsidRPr="00063F00" w:rsidRDefault="002B367F" w:rsidP="002B367F">
            <w:pPr>
              <w:rPr>
                <w:rFonts w:cs="Tahoma"/>
                <w:sz w:val="18"/>
                <w:szCs w:val="18"/>
              </w:rPr>
            </w:pPr>
            <w:r w:rsidRPr="00063F00">
              <w:rPr>
                <w:rFonts w:cs="Tahoma"/>
                <w:sz w:val="18"/>
                <w:szCs w:val="18"/>
              </w:rPr>
              <w:t>Num</w:t>
            </w:r>
          </w:p>
        </w:tc>
        <w:tc>
          <w:tcPr>
            <w:tcW w:w="1284" w:type="pct"/>
          </w:tcPr>
          <w:p w14:paraId="180C8BD5" w14:textId="77777777" w:rsidR="002B367F" w:rsidRPr="00063F00" w:rsidRDefault="002B367F" w:rsidP="002B367F">
            <w:pPr>
              <w:rPr>
                <w:rFonts w:cs="Tahoma"/>
                <w:sz w:val="18"/>
                <w:szCs w:val="18"/>
              </w:rPr>
            </w:pPr>
            <w:r w:rsidRPr="00063F00">
              <w:rPr>
                <w:rFonts w:cs="Tahoma"/>
                <w:sz w:val="18"/>
                <w:szCs w:val="18"/>
              </w:rPr>
              <w:t>e.g. 141 = £1.41</w:t>
            </w:r>
          </w:p>
        </w:tc>
        <w:tc>
          <w:tcPr>
            <w:tcW w:w="1045" w:type="pct"/>
          </w:tcPr>
          <w:p w14:paraId="345D2400" w14:textId="77777777" w:rsidR="002B367F" w:rsidRPr="00063F00" w:rsidRDefault="002B367F" w:rsidP="002B367F">
            <w:pPr>
              <w:rPr>
                <w:rFonts w:cs="Tahoma"/>
                <w:sz w:val="18"/>
                <w:szCs w:val="18"/>
              </w:rPr>
            </w:pPr>
          </w:p>
        </w:tc>
      </w:tr>
      <w:tr w:rsidR="002B367F" w:rsidRPr="00484C58" w14:paraId="5ABB59D4" w14:textId="77777777" w:rsidTr="00620FB8">
        <w:trPr>
          <w:trHeight w:val="1578"/>
        </w:trPr>
        <w:tc>
          <w:tcPr>
            <w:tcW w:w="847" w:type="pct"/>
          </w:tcPr>
          <w:p w14:paraId="11EE97DC" w14:textId="77777777" w:rsidR="002B367F" w:rsidRPr="00063F00" w:rsidRDefault="002B367F" w:rsidP="002B367F">
            <w:pPr>
              <w:rPr>
                <w:rFonts w:cs="Tahoma"/>
                <w:sz w:val="18"/>
                <w:szCs w:val="18"/>
              </w:rPr>
            </w:pPr>
            <w:r w:rsidRPr="00063F00">
              <w:rPr>
                <w:rFonts w:cs="Tahoma"/>
                <w:sz w:val="18"/>
                <w:szCs w:val="18"/>
              </w:rPr>
              <w:t>VAT Status</w:t>
            </w:r>
          </w:p>
        </w:tc>
        <w:tc>
          <w:tcPr>
            <w:tcW w:w="494" w:type="pct"/>
          </w:tcPr>
          <w:p w14:paraId="09449995" w14:textId="77777777" w:rsidR="002B367F" w:rsidRPr="00063F00" w:rsidRDefault="002B367F" w:rsidP="002B367F">
            <w:pPr>
              <w:rPr>
                <w:rFonts w:cs="Tahoma"/>
                <w:sz w:val="18"/>
                <w:szCs w:val="18"/>
              </w:rPr>
            </w:pPr>
            <w:r w:rsidRPr="00063F00">
              <w:rPr>
                <w:rFonts w:cs="Tahoma"/>
                <w:sz w:val="18"/>
                <w:szCs w:val="18"/>
              </w:rPr>
              <w:t>18</w:t>
            </w:r>
          </w:p>
        </w:tc>
        <w:tc>
          <w:tcPr>
            <w:tcW w:w="617" w:type="pct"/>
          </w:tcPr>
          <w:p w14:paraId="27C4A79F" w14:textId="77777777" w:rsidR="002B367F" w:rsidRPr="00063F00" w:rsidRDefault="002B367F" w:rsidP="002B367F">
            <w:pPr>
              <w:rPr>
                <w:rFonts w:cs="Tahoma"/>
                <w:sz w:val="18"/>
                <w:szCs w:val="18"/>
              </w:rPr>
            </w:pPr>
            <w:r w:rsidRPr="00063F00">
              <w:rPr>
                <w:rFonts w:cs="Tahoma"/>
                <w:sz w:val="18"/>
                <w:szCs w:val="18"/>
              </w:rPr>
              <w:t>2</w:t>
            </w:r>
          </w:p>
        </w:tc>
        <w:tc>
          <w:tcPr>
            <w:tcW w:w="713" w:type="pct"/>
          </w:tcPr>
          <w:p w14:paraId="3E5F44F8" w14:textId="77777777" w:rsidR="002B367F" w:rsidRPr="00063F00" w:rsidRDefault="002B367F" w:rsidP="002B367F">
            <w:pPr>
              <w:rPr>
                <w:rFonts w:cs="Tahoma"/>
                <w:sz w:val="18"/>
                <w:szCs w:val="18"/>
              </w:rPr>
            </w:pPr>
            <w:r w:rsidRPr="00063F00">
              <w:rPr>
                <w:rFonts w:cs="Tahoma"/>
                <w:sz w:val="18"/>
                <w:szCs w:val="18"/>
              </w:rPr>
              <w:t>Num</w:t>
            </w:r>
          </w:p>
        </w:tc>
        <w:tc>
          <w:tcPr>
            <w:tcW w:w="1284" w:type="pct"/>
          </w:tcPr>
          <w:p w14:paraId="67E5BF80" w14:textId="77777777" w:rsidR="002B367F" w:rsidRPr="00484C58" w:rsidRDefault="002B367F" w:rsidP="002B367F">
            <w:pPr>
              <w:rPr>
                <w:rFonts w:cs="Tahoma"/>
                <w:sz w:val="18"/>
                <w:szCs w:val="18"/>
                <w:lang w:val="sv-SE"/>
              </w:rPr>
            </w:pPr>
            <w:r w:rsidRPr="00484C58">
              <w:rPr>
                <w:rFonts w:cs="Tahoma"/>
                <w:sz w:val="18"/>
                <w:szCs w:val="18"/>
                <w:lang w:val="sv-SE"/>
              </w:rPr>
              <w:t>e.g.</w:t>
            </w:r>
          </w:p>
          <w:p w14:paraId="73F0706E" w14:textId="77777777" w:rsidR="002B367F" w:rsidRPr="00484C58" w:rsidRDefault="002B367F" w:rsidP="002B367F">
            <w:pPr>
              <w:rPr>
                <w:rFonts w:cs="Tahoma"/>
                <w:sz w:val="18"/>
                <w:szCs w:val="18"/>
                <w:lang w:val="sv-SE"/>
              </w:rPr>
            </w:pPr>
            <w:r w:rsidRPr="00484C58">
              <w:rPr>
                <w:rFonts w:cs="Tahoma"/>
                <w:sz w:val="18"/>
                <w:szCs w:val="18"/>
                <w:lang w:val="sv-SE"/>
              </w:rPr>
              <w:t>1=Std VAT,</w:t>
            </w:r>
          </w:p>
          <w:p w14:paraId="6A16317B" w14:textId="77777777" w:rsidR="002B367F" w:rsidRPr="00484C58" w:rsidRDefault="002B367F" w:rsidP="002B367F">
            <w:pPr>
              <w:rPr>
                <w:rFonts w:cs="Tahoma"/>
                <w:sz w:val="18"/>
                <w:szCs w:val="18"/>
                <w:lang w:val="sv-SE"/>
              </w:rPr>
            </w:pPr>
            <w:r w:rsidRPr="00484C58">
              <w:rPr>
                <w:rFonts w:cs="Tahoma"/>
                <w:sz w:val="18"/>
                <w:szCs w:val="18"/>
                <w:lang w:val="sv-SE"/>
              </w:rPr>
              <w:t>2=VAT Exempt</w:t>
            </w:r>
          </w:p>
        </w:tc>
        <w:tc>
          <w:tcPr>
            <w:tcW w:w="1045" w:type="pct"/>
          </w:tcPr>
          <w:p w14:paraId="70752FE5" w14:textId="77777777" w:rsidR="002B367F" w:rsidRPr="00484C58" w:rsidRDefault="002B367F" w:rsidP="002B367F">
            <w:pPr>
              <w:rPr>
                <w:rFonts w:cs="Tahoma"/>
                <w:sz w:val="18"/>
                <w:szCs w:val="18"/>
                <w:lang w:val="sv-SE"/>
              </w:rPr>
            </w:pPr>
          </w:p>
        </w:tc>
      </w:tr>
      <w:tr w:rsidR="002B367F" w:rsidRPr="00063F00" w14:paraId="1D51D6D8" w14:textId="77777777" w:rsidTr="00620FB8">
        <w:trPr>
          <w:trHeight w:val="1127"/>
        </w:trPr>
        <w:tc>
          <w:tcPr>
            <w:tcW w:w="847" w:type="pct"/>
          </w:tcPr>
          <w:p w14:paraId="6071FABF" w14:textId="77777777" w:rsidR="002B367F" w:rsidRPr="00063F00" w:rsidRDefault="002B367F" w:rsidP="002B367F">
            <w:pPr>
              <w:rPr>
                <w:rFonts w:cs="Tahoma"/>
                <w:sz w:val="18"/>
                <w:szCs w:val="18"/>
              </w:rPr>
            </w:pPr>
            <w:r w:rsidRPr="00063F00">
              <w:rPr>
                <w:rFonts w:cs="Tahoma"/>
                <w:sz w:val="18"/>
                <w:szCs w:val="18"/>
              </w:rPr>
              <w:t>*CSS Account Number</w:t>
            </w:r>
          </w:p>
        </w:tc>
        <w:tc>
          <w:tcPr>
            <w:tcW w:w="494" w:type="pct"/>
          </w:tcPr>
          <w:p w14:paraId="0FAD5E56" w14:textId="77777777" w:rsidR="002B367F" w:rsidRPr="00063F00" w:rsidRDefault="002B367F" w:rsidP="002B367F">
            <w:pPr>
              <w:rPr>
                <w:rFonts w:cs="Tahoma"/>
                <w:sz w:val="18"/>
                <w:szCs w:val="18"/>
              </w:rPr>
            </w:pPr>
            <w:r w:rsidRPr="00063F00">
              <w:rPr>
                <w:rFonts w:cs="Tahoma"/>
                <w:sz w:val="18"/>
                <w:szCs w:val="18"/>
              </w:rPr>
              <w:t>19</w:t>
            </w:r>
          </w:p>
        </w:tc>
        <w:tc>
          <w:tcPr>
            <w:tcW w:w="617" w:type="pct"/>
          </w:tcPr>
          <w:p w14:paraId="0908C0C5" w14:textId="77777777" w:rsidR="002B367F" w:rsidRPr="00063F00" w:rsidRDefault="002B367F" w:rsidP="002B367F">
            <w:pPr>
              <w:rPr>
                <w:rFonts w:cs="Tahoma"/>
                <w:sz w:val="18"/>
                <w:szCs w:val="18"/>
              </w:rPr>
            </w:pPr>
            <w:r w:rsidRPr="00063F00">
              <w:rPr>
                <w:rFonts w:cs="Tahoma"/>
                <w:sz w:val="18"/>
                <w:szCs w:val="18"/>
              </w:rPr>
              <w:t>20</w:t>
            </w:r>
          </w:p>
        </w:tc>
        <w:tc>
          <w:tcPr>
            <w:tcW w:w="713" w:type="pct"/>
          </w:tcPr>
          <w:p w14:paraId="2FD7E989" w14:textId="77777777" w:rsidR="002B367F" w:rsidRPr="00063F00" w:rsidRDefault="002B367F" w:rsidP="002B367F">
            <w:pPr>
              <w:rPr>
                <w:rFonts w:cs="Tahoma"/>
                <w:sz w:val="18"/>
                <w:szCs w:val="18"/>
              </w:rPr>
            </w:pPr>
            <w:r w:rsidRPr="00063F00">
              <w:rPr>
                <w:rFonts w:cs="Tahoma"/>
                <w:sz w:val="18"/>
                <w:szCs w:val="18"/>
              </w:rPr>
              <w:t>Text</w:t>
            </w:r>
          </w:p>
        </w:tc>
        <w:tc>
          <w:tcPr>
            <w:tcW w:w="1284" w:type="pct"/>
          </w:tcPr>
          <w:p w14:paraId="0926E771" w14:textId="77777777" w:rsidR="002B367F" w:rsidRPr="00063F00" w:rsidRDefault="002B367F" w:rsidP="002B367F">
            <w:pPr>
              <w:rPr>
                <w:rFonts w:cs="Tahoma"/>
                <w:sz w:val="18"/>
                <w:szCs w:val="18"/>
              </w:rPr>
            </w:pPr>
            <w:r w:rsidRPr="00063F00">
              <w:rPr>
                <w:rFonts w:cs="Tahoma"/>
                <w:sz w:val="18"/>
                <w:szCs w:val="18"/>
              </w:rPr>
              <w:t>Not used for Pole n Duct.</w:t>
            </w:r>
          </w:p>
        </w:tc>
        <w:tc>
          <w:tcPr>
            <w:tcW w:w="1045" w:type="pct"/>
          </w:tcPr>
          <w:p w14:paraId="34899625" w14:textId="77777777" w:rsidR="002B367F" w:rsidRPr="00063F00" w:rsidRDefault="002B367F" w:rsidP="002B367F">
            <w:pPr>
              <w:rPr>
                <w:rFonts w:cs="Tahoma"/>
                <w:sz w:val="18"/>
                <w:szCs w:val="18"/>
              </w:rPr>
            </w:pPr>
          </w:p>
        </w:tc>
      </w:tr>
      <w:tr w:rsidR="002B367F" w:rsidRPr="00063F00" w14:paraId="74E76A0B" w14:textId="77777777" w:rsidTr="00620FB8">
        <w:trPr>
          <w:trHeight w:val="526"/>
        </w:trPr>
        <w:tc>
          <w:tcPr>
            <w:tcW w:w="847" w:type="pct"/>
          </w:tcPr>
          <w:p w14:paraId="67ABE84B" w14:textId="77777777" w:rsidR="002B367F" w:rsidRPr="00063F00" w:rsidRDefault="002B367F" w:rsidP="002B367F">
            <w:pPr>
              <w:rPr>
                <w:rFonts w:cs="Tahoma"/>
                <w:sz w:val="18"/>
                <w:szCs w:val="18"/>
              </w:rPr>
            </w:pPr>
            <w:r w:rsidRPr="00063F00">
              <w:rPr>
                <w:rFonts w:cs="Tahoma"/>
                <w:sz w:val="18"/>
                <w:szCs w:val="18"/>
              </w:rPr>
              <w:t>*Prod Type</w:t>
            </w:r>
          </w:p>
        </w:tc>
        <w:tc>
          <w:tcPr>
            <w:tcW w:w="494" w:type="pct"/>
          </w:tcPr>
          <w:p w14:paraId="48FB7E8E" w14:textId="77777777" w:rsidR="002B367F" w:rsidRPr="00063F00" w:rsidRDefault="002B367F" w:rsidP="002B367F">
            <w:pPr>
              <w:rPr>
                <w:rFonts w:cs="Tahoma"/>
                <w:sz w:val="18"/>
                <w:szCs w:val="18"/>
              </w:rPr>
            </w:pPr>
            <w:r w:rsidRPr="00063F00">
              <w:rPr>
                <w:rFonts w:cs="Tahoma"/>
                <w:sz w:val="18"/>
                <w:szCs w:val="18"/>
              </w:rPr>
              <w:t>20</w:t>
            </w:r>
          </w:p>
        </w:tc>
        <w:tc>
          <w:tcPr>
            <w:tcW w:w="617" w:type="pct"/>
          </w:tcPr>
          <w:p w14:paraId="7332EA58" w14:textId="77777777" w:rsidR="002B367F" w:rsidRPr="00063F00" w:rsidRDefault="002B367F" w:rsidP="002B367F">
            <w:pPr>
              <w:rPr>
                <w:rFonts w:cs="Tahoma"/>
                <w:sz w:val="18"/>
                <w:szCs w:val="18"/>
              </w:rPr>
            </w:pPr>
            <w:r w:rsidRPr="00063F00">
              <w:rPr>
                <w:rFonts w:cs="Tahoma"/>
                <w:sz w:val="18"/>
                <w:szCs w:val="18"/>
              </w:rPr>
              <w:t>20</w:t>
            </w:r>
          </w:p>
        </w:tc>
        <w:tc>
          <w:tcPr>
            <w:tcW w:w="713" w:type="pct"/>
          </w:tcPr>
          <w:p w14:paraId="03552D3B" w14:textId="77777777" w:rsidR="002B367F" w:rsidRPr="00063F00" w:rsidRDefault="002B367F" w:rsidP="002B367F">
            <w:pPr>
              <w:rPr>
                <w:rFonts w:cs="Tahoma"/>
                <w:sz w:val="18"/>
                <w:szCs w:val="18"/>
              </w:rPr>
            </w:pPr>
            <w:r w:rsidRPr="00063F00">
              <w:rPr>
                <w:rFonts w:cs="Tahoma"/>
                <w:sz w:val="18"/>
                <w:szCs w:val="18"/>
              </w:rPr>
              <w:t>Text</w:t>
            </w:r>
          </w:p>
        </w:tc>
        <w:tc>
          <w:tcPr>
            <w:tcW w:w="1284" w:type="pct"/>
          </w:tcPr>
          <w:p w14:paraId="75B4DC44" w14:textId="77777777" w:rsidR="002B367F" w:rsidRPr="00063F00" w:rsidRDefault="002B367F" w:rsidP="002B367F">
            <w:pPr>
              <w:rPr>
                <w:rFonts w:cs="Tahoma"/>
                <w:sz w:val="18"/>
                <w:szCs w:val="18"/>
              </w:rPr>
            </w:pPr>
            <w:r w:rsidRPr="00063F00">
              <w:rPr>
                <w:rFonts w:cs="Tahoma"/>
                <w:sz w:val="18"/>
                <w:szCs w:val="18"/>
              </w:rPr>
              <w:t>Not used for Pole n Duct.</w:t>
            </w:r>
          </w:p>
        </w:tc>
        <w:tc>
          <w:tcPr>
            <w:tcW w:w="1045" w:type="pct"/>
          </w:tcPr>
          <w:p w14:paraId="36730083" w14:textId="77777777" w:rsidR="002B367F" w:rsidRPr="00063F00" w:rsidRDefault="002B367F" w:rsidP="002B367F">
            <w:pPr>
              <w:rPr>
                <w:rFonts w:cs="Tahoma"/>
                <w:sz w:val="18"/>
                <w:szCs w:val="18"/>
              </w:rPr>
            </w:pPr>
          </w:p>
        </w:tc>
      </w:tr>
      <w:tr w:rsidR="002B367F" w:rsidRPr="00063F00" w14:paraId="463CE673" w14:textId="77777777" w:rsidTr="00620FB8">
        <w:trPr>
          <w:trHeight w:val="826"/>
        </w:trPr>
        <w:tc>
          <w:tcPr>
            <w:tcW w:w="847" w:type="pct"/>
          </w:tcPr>
          <w:p w14:paraId="6CDC1AA2" w14:textId="77777777" w:rsidR="002B367F" w:rsidRPr="00BC39C4" w:rsidRDefault="002B367F" w:rsidP="002B367F">
            <w:pPr>
              <w:rPr>
                <w:rFonts w:cs="Tahoma"/>
                <w:sz w:val="18"/>
                <w:szCs w:val="18"/>
              </w:rPr>
            </w:pPr>
            <w:r w:rsidRPr="00BC39C4">
              <w:rPr>
                <w:rFonts w:cs="Tahoma"/>
                <w:sz w:val="18"/>
                <w:szCs w:val="18"/>
              </w:rPr>
              <w:t>OR Service ID</w:t>
            </w:r>
          </w:p>
        </w:tc>
        <w:tc>
          <w:tcPr>
            <w:tcW w:w="494" w:type="pct"/>
          </w:tcPr>
          <w:p w14:paraId="52F6B5C2" w14:textId="77777777" w:rsidR="002B367F" w:rsidRPr="00BC39C4" w:rsidRDefault="002B367F" w:rsidP="002B367F">
            <w:pPr>
              <w:rPr>
                <w:rFonts w:cs="Tahoma"/>
                <w:sz w:val="18"/>
                <w:szCs w:val="18"/>
              </w:rPr>
            </w:pPr>
            <w:r w:rsidRPr="00BC39C4">
              <w:rPr>
                <w:rFonts w:cs="Tahoma"/>
                <w:sz w:val="18"/>
                <w:szCs w:val="18"/>
              </w:rPr>
              <w:t>21</w:t>
            </w:r>
          </w:p>
        </w:tc>
        <w:tc>
          <w:tcPr>
            <w:tcW w:w="617" w:type="pct"/>
          </w:tcPr>
          <w:p w14:paraId="5DA7A586" w14:textId="77777777" w:rsidR="002B367F" w:rsidRPr="00BC39C4" w:rsidRDefault="002B367F" w:rsidP="002B367F">
            <w:pPr>
              <w:rPr>
                <w:rFonts w:cs="Tahoma"/>
                <w:sz w:val="18"/>
                <w:szCs w:val="18"/>
              </w:rPr>
            </w:pPr>
            <w:r w:rsidRPr="00BC39C4">
              <w:rPr>
                <w:rFonts w:cs="Tahoma"/>
                <w:sz w:val="18"/>
                <w:szCs w:val="18"/>
              </w:rPr>
              <w:t>40</w:t>
            </w:r>
          </w:p>
        </w:tc>
        <w:tc>
          <w:tcPr>
            <w:tcW w:w="713" w:type="pct"/>
          </w:tcPr>
          <w:p w14:paraId="0385DB8D" w14:textId="77777777" w:rsidR="002B367F" w:rsidRPr="00BC39C4" w:rsidRDefault="002B367F" w:rsidP="002B367F">
            <w:pPr>
              <w:rPr>
                <w:rFonts w:cs="Tahoma"/>
                <w:sz w:val="18"/>
                <w:szCs w:val="18"/>
              </w:rPr>
            </w:pPr>
            <w:r w:rsidRPr="00BC39C4">
              <w:rPr>
                <w:rFonts w:cs="Tahoma"/>
                <w:sz w:val="18"/>
                <w:szCs w:val="18"/>
              </w:rPr>
              <w:t>Text</w:t>
            </w:r>
          </w:p>
        </w:tc>
        <w:tc>
          <w:tcPr>
            <w:tcW w:w="1284" w:type="pct"/>
          </w:tcPr>
          <w:p w14:paraId="414469D8" w14:textId="77777777" w:rsidR="002B367F" w:rsidRPr="00BC39C4" w:rsidRDefault="002B367F" w:rsidP="002B367F">
            <w:pPr>
              <w:rPr>
                <w:rFonts w:cs="Tahoma"/>
                <w:sz w:val="18"/>
                <w:szCs w:val="18"/>
              </w:rPr>
            </w:pPr>
            <w:r w:rsidRPr="00BC39C4">
              <w:rPr>
                <w:rFonts w:cs="Tahoma"/>
                <w:sz w:val="18"/>
                <w:szCs w:val="18"/>
              </w:rPr>
              <w:t>e.g. OPIA12345678</w:t>
            </w:r>
          </w:p>
        </w:tc>
        <w:tc>
          <w:tcPr>
            <w:tcW w:w="1045" w:type="pct"/>
          </w:tcPr>
          <w:p w14:paraId="789D5117" w14:textId="77777777" w:rsidR="002B367F" w:rsidRPr="00063F00" w:rsidRDefault="002B367F" w:rsidP="002B367F">
            <w:pPr>
              <w:rPr>
                <w:rFonts w:cs="Tahoma"/>
                <w:sz w:val="18"/>
                <w:szCs w:val="18"/>
              </w:rPr>
            </w:pPr>
          </w:p>
        </w:tc>
      </w:tr>
      <w:tr w:rsidR="002B367F" w:rsidRPr="00063F00" w14:paraId="09256A17" w14:textId="77777777" w:rsidTr="00620FB8">
        <w:trPr>
          <w:trHeight w:val="507"/>
        </w:trPr>
        <w:tc>
          <w:tcPr>
            <w:tcW w:w="847" w:type="pct"/>
          </w:tcPr>
          <w:p w14:paraId="2961B6CD" w14:textId="77777777" w:rsidR="002B367F" w:rsidRPr="00063F00" w:rsidRDefault="002B367F" w:rsidP="002B367F">
            <w:pPr>
              <w:rPr>
                <w:rFonts w:cs="Tahoma"/>
                <w:sz w:val="18"/>
                <w:szCs w:val="18"/>
              </w:rPr>
            </w:pPr>
            <w:r w:rsidRPr="00063F00">
              <w:rPr>
                <w:rFonts w:cs="Tahoma"/>
                <w:sz w:val="18"/>
                <w:szCs w:val="18"/>
              </w:rPr>
              <w:t>*Circuit ID</w:t>
            </w:r>
          </w:p>
        </w:tc>
        <w:tc>
          <w:tcPr>
            <w:tcW w:w="494" w:type="pct"/>
          </w:tcPr>
          <w:p w14:paraId="24AE94F7" w14:textId="77777777" w:rsidR="002B367F" w:rsidRPr="00063F00" w:rsidRDefault="002B367F" w:rsidP="002B367F">
            <w:pPr>
              <w:rPr>
                <w:rFonts w:cs="Tahoma"/>
                <w:sz w:val="18"/>
                <w:szCs w:val="18"/>
              </w:rPr>
            </w:pPr>
            <w:r w:rsidRPr="00063F00">
              <w:rPr>
                <w:rFonts w:cs="Tahoma"/>
                <w:sz w:val="18"/>
                <w:szCs w:val="18"/>
              </w:rPr>
              <w:t>22</w:t>
            </w:r>
          </w:p>
        </w:tc>
        <w:tc>
          <w:tcPr>
            <w:tcW w:w="617" w:type="pct"/>
          </w:tcPr>
          <w:p w14:paraId="58958DF0" w14:textId="77777777" w:rsidR="002B367F" w:rsidRPr="00063F00" w:rsidRDefault="002B367F" w:rsidP="002B367F">
            <w:pPr>
              <w:rPr>
                <w:rFonts w:cs="Tahoma"/>
                <w:sz w:val="18"/>
                <w:szCs w:val="18"/>
              </w:rPr>
            </w:pPr>
            <w:r w:rsidRPr="00063F00">
              <w:rPr>
                <w:rFonts w:cs="Tahoma"/>
                <w:sz w:val="18"/>
                <w:szCs w:val="18"/>
              </w:rPr>
              <w:t>20</w:t>
            </w:r>
          </w:p>
        </w:tc>
        <w:tc>
          <w:tcPr>
            <w:tcW w:w="713" w:type="pct"/>
          </w:tcPr>
          <w:p w14:paraId="7C731197" w14:textId="77777777" w:rsidR="002B367F" w:rsidRPr="00063F00" w:rsidRDefault="002B367F" w:rsidP="002B367F">
            <w:pPr>
              <w:rPr>
                <w:rFonts w:cs="Tahoma"/>
                <w:sz w:val="18"/>
                <w:szCs w:val="18"/>
              </w:rPr>
            </w:pPr>
            <w:r w:rsidRPr="00063F00">
              <w:rPr>
                <w:rFonts w:cs="Tahoma"/>
                <w:sz w:val="18"/>
                <w:szCs w:val="18"/>
              </w:rPr>
              <w:t>Text</w:t>
            </w:r>
          </w:p>
        </w:tc>
        <w:tc>
          <w:tcPr>
            <w:tcW w:w="1284" w:type="pct"/>
          </w:tcPr>
          <w:p w14:paraId="6576D327" w14:textId="77777777" w:rsidR="002B367F" w:rsidRPr="00063F00" w:rsidRDefault="002B367F" w:rsidP="002B367F">
            <w:pPr>
              <w:rPr>
                <w:rFonts w:cs="Tahoma"/>
                <w:sz w:val="18"/>
                <w:szCs w:val="18"/>
              </w:rPr>
            </w:pPr>
            <w:r w:rsidRPr="00063F00">
              <w:rPr>
                <w:rFonts w:cs="Tahoma"/>
                <w:sz w:val="18"/>
                <w:szCs w:val="18"/>
              </w:rPr>
              <w:t>Not used for Pole n Duct.</w:t>
            </w:r>
          </w:p>
        </w:tc>
        <w:tc>
          <w:tcPr>
            <w:tcW w:w="1045" w:type="pct"/>
          </w:tcPr>
          <w:p w14:paraId="1A8F5E68" w14:textId="77777777" w:rsidR="002B367F" w:rsidRPr="00063F00" w:rsidRDefault="002B367F" w:rsidP="002B367F">
            <w:pPr>
              <w:rPr>
                <w:rFonts w:cs="Tahoma"/>
                <w:sz w:val="18"/>
                <w:szCs w:val="18"/>
              </w:rPr>
            </w:pPr>
          </w:p>
        </w:tc>
      </w:tr>
      <w:tr w:rsidR="002B367F" w:rsidRPr="00063F00" w14:paraId="1F1E1021" w14:textId="77777777" w:rsidTr="00620FB8">
        <w:trPr>
          <w:trHeight w:val="526"/>
        </w:trPr>
        <w:tc>
          <w:tcPr>
            <w:tcW w:w="847" w:type="pct"/>
          </w:tcPr>
          <w:p w14:paraId="7B63B192" w14:textId="77777777" w:rsidR="002B367F" w:rsidRPr="00063F00" w:rsidRDefault="002B367F" w:rsidP="002B367F">
            <w:pPr>
              <w:rPr>
                <w:rFonts w:cs="Tahoma"/>
                <w:sz w:val="18"/>
                <w:szCs w:val="18"/>
              </w:rPr>
            </w:pPr>
            <w:r w:rsidRPr="00063F00">
              <w:rPr>
                <w:rFonts w:cs="Tahoma"/>
                <w:sz w:val="18"/>
                <w:szCs w:val="18"/>
              </w:rPr>
              <w:t>*MDF Site</w:t>
            </w:r>
          </w:p>
        </w:tc>
        <w:tc>
          <w:tcPr>
            <w:tcW w:w="494" w:type="pct"/>
          </w:tcPr>
          <w:p w14:paraId="3AA0173D" w14:textId="77777777" w:rsidR="002B367F" w:rsidRPr="00063F00" w:rsidRDefault="002B367F" w:rsidP="002B367F">
            <w:pPr>
              <w:rPr>
                <w:rFonts w:cs="Tahoma"/>
                <w:sz w:val="18"/>
                <w:szCs w:val="18"/>
              </w:rPr>
            </w:pPr>
            <w:r w:rsidRPr="00063F00">
              <w:rPr>
                <w:rFonts w:cs="Tahoma"/>
                <w:sz w:val="18"/>
                <w:szCs w:val="18"/>
              </w:rPr>
              <w:t>23</w:t>
            </w:r>
          </w:p>
        </w:tc>
        <w:tc>
          <w:tcPr>
            <w:tcW w:w="617" w:type="pct"/>
          </w:tcPr>
          <w:p w14:paraId="2AA859E6" w14:textId="77777777" w:rsidR="002B367F" w:rsidRPr="00063F00" w:rsidRDefault="002B367F" w:rsidP="002B367F">
            <w:pPr>
              <w:rPr>
                <w:rFonts w:cs="Tahoma"/>
                <w:sz w:val="18"/>
                <w:szCs w:val="18"/>
              </w:rPr>
            </w:pPr>
            <w:r w:rsidRPr="00063F00">
              <w:rPr>
                <w:rFonts w:cs="Tahoma"/>
                <w:sz w:val="18"/>
                <w:szCs w:val="18"/>
              </w:rPr>
              <w:t>20</w:t>
            </w:r>
          </w:p>
        </w:tc>
        <w:tc>
          <w:tcPr>
            <w:tcW w:w="713" w:type="pct"/>
          </w:tcPr>
          <w:p w14:paraId="178DA51F" w14:textId="77777777" w:rsidR="002B367F" w:rsidRPr="00063F00" w:rsidRDefault="002B367F" w:rsidP="002B367F">
            <w:pPr>
              <w:rPr>
                <w:rFonts w:cs="Tahoma"/>
                <w:sz w:val="18"/>
                <w:szCs w:val="18"/>
              </w:rPr>
            </w:pPr>
            <w:r w:rsidRPr="00063F00">
              <w:rPr>
                <w:rFonts w:cs="Tahoma"/>
                <w:sz w:val="18"/>
                <w:szCs w:val="18"/>
              </w:rPr>
              <w:t>Text</w:t>
            </w:r>
          </w:p>
        </w:tc>
        <w:tc>
          <w:tcPr>
            <w:tcW w:w="1284" w:type="pct"/>
          </w:tcPr>
          <w:p w14:paraId="30046490" w14:textId="77777777" w:rsidR="002B367F" w:rsidRPr="00063F00" w:rsidRDefault="002B367F" w:rsidP="002B367F">
            <w:pPr>
              <w:rPr>
                <w:rFonts w:cs="Tahoma"/>
                <w:sz w:val="18"/>
                <w:szCs w:val="18"/>
              </w:rPr>
            </w:pPr>
            <w:r w:rsidRPr="00063F00">
              <w:rPr>
                <w:rFonts w:cs="Tahoma"/>
                <w:sz w:val="18"/>
                <w:szCs w:val="18"/>
              </w:rPr>
              <w:t>Not used for Pole n Duct.</w:t>
            </w:r>
          </w:p>
        </w:tc>
        <w:tc>
          <w:tcPr>
            <w:tcW w:w="1045" w:type="pct"/>
          </w:tcPr>
          <w:p w14:paraId="3392BB09" w14:textId="77777777" w:rsidR="002B367F" w:rsidRPr="00063F00" w:rsidRDefault="002B367F" w:rsidP="002B367F">
            <w:pPr>
              <w:rPr>
                <w:rFonts w:cs="Tahoma"/>
                <w:sz w:val="18"/>
                <w:szCs w:val="18"/>
              </w:rPr>
            </w:pPr>
          </w:p>
        </w:tc>
      </w:tr>
      <w:tr w:rsidR="002B367F" w:rsidRPr="00063F00" w14:paraId="5F3D8028" w14:textId="77777777" w:rsidTr="00620FB8">
        <w:trPr>
          <w:trHeight w:val="526"/>
        </w:trPr>
        <w:tc>
          <w:tcPr>
            <w:tcW w:w="847" w:type="pct"/>
          </w:tcPr>
          <w:p w14:paraId="5F5D7CE1" w14:textId="77777777" w:rsidR="002B367F" w:rsidRPr="00063F00" w:rsidRDefault="002B367F" w:rsidP="002B367F">
            <w:pPr>
              <w:rPr>
                <w:rFonts w:cs="Tahoma"/>
                <w:sz w:val="18"/>
                <w:szCs w:val="18"/>
              </w:rPr>
            </w:pPr>
            <w:r w:rsidRPr="00063F00">
              <w:rPr>
                <w:rFonts w:cs="Tahoma"/>
                <w:sz w:val="18"/>
                <w:szCs w:val="18"/>
              </w:rPr>
              <w:t>*Room ID</w:t>
            </w:r>
          </w:p>
        </w:tc>
        <w:tc>
          <w:tcPr>
            <w:tcW w:w="494" w:type="pct"/>
          </w:tcPr>
          <w:p w14:paraId="208CBB1A" w14:textId="77777777" w:rsidR="002B367F" w:rsidRPr="00063F00" w:rsidRDefault="002B367F" w:rsidP="002B367F">
            <w:pPr>
              <w:rPr>
                <w:rFonts w:cs="Tahoma"/>
                <w:sz w:val="18"/>
                <w:szCs w:val="18"/>
              </w:rPr>
            </w:pPr>
            <w:r w:rsidRPr="00063F00">
              <w:rPr>
                <w:rFonts w:cs="Tahoma"/>
                <w:sz w:val="18"/>
                <w:szCs w:val="18"/>
              </w:rPr>
              <w:t>24</w:t>
            </w:r>
          </w:p>
        </w:tc>
        <w:tc>
          <w:tcPr>
            <w:tcW w:w="617" w:type="pct"/>
          </w:tcPr>
          <w:p w14:paraId="51F2957B" w14:textId="77777777" w:rsidR="002B367F" w:rsidRPr="00063F00" w:rsidRDefault="002B367F" w:rsidP="002B367F">
            <w:pPr>
              <w:rPr>
                <w:rFonts w:cs="Tahoma"/>
                <w:sz w:val="18"/>
                <w:szCs w:val="18"/>
              </w:rPr>
            </w:pPr>
            <w:r w:rsidRPr="00063F00">
              <w:rPr>
                <w:rFonts w:cs="Tahoma"/>
                <w:sz w:val="18"/>
                <w:szCs w:val="18"/>
              </w:rPr>
              <w:t>20</w:t>
            </w:r>
          </w:p>
        </w:tc>
        <w:tc>
          <w:tcPr>
            <w:tcW w:w="713" w:type="pct"/>
          </w:tcPr>
          <w:p w14:paraId="625D82FF" w14:textId="77777777" w:rsidR="002B367F" w:rsidRPr="00063F00" w:rsidRDefault="002B367F" w:rsidP="002B367F">
            <w:pPr>
              <w:rPr>
                <w:rFonts w:cs="Tahoma"/>
                <w:sz w:val="18"/>
                <w:szCs w:val="18"/>
              </w:rPr>
            </w:pPr>
            <w:r w:rsidRPr="00063F00">
              <w:rPr>
                <w:rFonts w:cs="Tahoma"/>
                <w:sz w:val="18"/>
                <w:szCs w:val="18"/>
              </w:rPr>
              <w:t>Text</w:t>
            </w:r>
          </w:p>
        </w:tc>
        <w:tc>
          <w:tcPr>
            <w:tcW w:w="1284" w:type="pct"/>
          </w:tcPr>
          <w:p w14:paraId="38775F62" w14:textId="77777777" w:rsidR="002B367F" w:rsidRPr="00063F00" w:rsidRDefault="002B367F" w:rsidP="002B367F">
            <w:pPr>
              <w:rPr>
                <w:rFonts w:cs="Tahoma"/>
                <w:sz w:val="18"/>
                <w:szCs w:val="18"/>
              </w:rPr>
            </w:pPr>
            <w:r w:rsidRPr="00063F00">
              <w:rPr>
                <w:rFonts w:cs="Tahoma"/>
                <w:sz w:val="18"/>
                <w:szCs w:val="18"/>
              </w:rPr>
              <w:t>Not used for Pole n Duct.</w:t>
            </w:r>
          </w:p>
        </w:tc>
        <w:tc>
          <w:tcPr>
            <w:tcW w:w="1045" w:type="pct"/>
          </w:tcPr>
          <w:p w14:paraId="5692F7E9" w14:textId="77777777" w:rsidR="002B367F" w:rsidRPr="00063F00" w:rsidRDefault="002B367F" w:rsidP="002B367F">
            <w:pPr>
              <w:rPr>
                <w:rFonts w:cs="Tahoma"/>
                <w:sz w:val="18"/>
                <w:szCs w:val="18"/>
              </w:rPr>
            </w:pPr>
          </w:p>
        </w:tc>
      </w:tr>
      <w:tr w:rsidR="002B367F" w:rsidRPr="00063F00" w14:paraId="652C4B16" w14:textId="77777777" w:rsidTr="00620FB8">
        <w:trPr>
          <w:trHeight w:val="826"/>
        </w:trPr>
        <w:tc>
          <w:tcPr>
            <w:tcW w:w="847" w:type="pct"/>
          </w:tcPr>
          <w:p w14:paraId="556A688E" w14:textId="77777777" w:rsidR="002B367F" w:rsidRPr="00063F00" w:rsidRDefault="002B367F" w:rsidP="002B367F">
            <w:pPr>
              <w:rPr>
                <w:rFonts w:cs="Tahoma"/>
                <w:sz w:val="18"/>
                <w:szCs w:val="18"/>
              </w:rPr>
            </w:pPr>
            <w:r w:rsidRPr="00063F00">
              <w:rPr>
                <w:rFonts w:cs="Tahoma"/>
                <w:sz w:val="18"/>
                <w:szCs w:val="18"/>
              </w:rPr>
              <w:t>*Service ID</w:t>
            </w:r>
          </w:p>
        </w:tc>
        <w:tc>
          <w:tcPr>
            <w:tcW w:w="494" w:type="pct"/>
          </w:tcPr>
          <w:p w14:paraId="6E39EA3F" w14:textId="77777777" w:rsidR="002B367F" w:rsidRPr="00063F00" w:rsidRDefault="002B367F" w:rsidP="002B367F">
            <w:pPr>
              <w:rPr>
                <w:rFonts w:cs="Tahoma"/>
                <w:sz w:val="18"/>
                <w:szCs w:val="18"/>
              </w:rPr>
            </w:pPr>
            <w:r w:rsidRPr="00063F00">
              <w:rPr>
                <w:rFonts w:cs="Tahoma"/>
                <w:sz w:val="18"/>
                <w:szCs w:val="18"/>
              </w:rPr>
              <w:t>25</w:t>
            </w:r>
          </w:p>
        </w:tc>
        <w:tc>
          <w:tcPr>
            <w:tcW w:w="617" w:type="pct"/>
          </w:tcPr>
          <w:p w14:paraId="3EDC6AD9" w14:textId="77777777" w:rsidR="002B367F" w:rsidRPr="00063F00" w:rsidRDefault="002B367F" w:rsidP="002B367F">
            <w:pPr>
              <w:rPr>
                <w:rFonts w:cs="Tahoma"/>
                <w:sz w:val="18"/>
                <w:szCs w:val="18"/>
              </w:rPr>
            </w:pPr>
            <w:r w:rsidRPr="00063F00">
              <w:rPr>
                <w:rFonts w:cs="Tahoma"/>
                <w:sz w:val="18"/>
                <w:szCs w:val="18"/>
              </w:rPr>
              <w:t>40</w:t>
            </w:r>
          </w:p>
        </w:tc>
        <w:tc>
          <w:tcPr>
            <w:tcW w:w="713" w:type="pct"/>
          </w:tcPr>
          <w:p w14:paraId="28FBD954" w14:textId="77777777" w:rsidR="002B367F" w:rsidRPr="00063F00" w:rsidRDefault="002B367F" w:rsidP="002B367F">
            <w:pPr>
              <w:rPr>
                <w:rFonts w:cs="Tahoma"/>
                <w:sz w:val="18"/>
                <w:szCs w:val="18"/>
              </w:rPr>
            </w:pPr>
            <w:r w:rsidRPr="00063F00">
              <w:rPr>
                <w:rFonts w:cs="Tahoma"/>
                <w:sz w:val="18"/>
                <w:szCs w:val="18"/>
              </w:rPr>
              <w:t>Text</w:t>
            </w:r>
          </w:p>
        </w:tc>
        <w:tc>
          <w:tcPr>
            <w:tcW w:w="1284" w:type="pct"/>
          </w:tcPr>
          <w:p w14:paraId="60CD44D4" w14:textId="77777777" w:rsidR="002B367F" w:rsidRPr="00063F00" w:rsidRDefault="002B367F" w:rsidP="002B367F">
            <w:pPr>
              <w:rPr>
                <w:rFonts w:cs="Tahoma"/>
                <w:sz w:val="18"/>
                <w:szCs w:val="18"/>
              </w:rPr>
            </w:pPr>
            <w:r w:rsidRPr="00063F00">
              <w:rPr>
                <w:rFonts w:cs="Tahoma"/>
                <w:sz w:val="18"/>
                <w:szCs w:val="18"/>
              </w:rPr>
              <w:t>Not used for Pole n Duct.</w:t>
            </w:r>
          </w:p>
        </w:tc>
        <w:tc>
          <w:tcPr>
            <w:tcW w:w="1045" w:type="pct"/>
          </w:tcPr>
          <w:p w14:paraId="3DD666A3" w14:textId="77777777" w:rsidR="002B367F" w:rsidRPr="00063F00" w:rsidRDefault="002B367F" w:rsidP="002B367F">
            <w:pPr>
              <w:rPr>
                <w:rFonts w:cs="Tahoma"/>
                <w:sz w:val="18"/>
                <w:szCs w:val="18"/>
              </w:rPr>
            </w:pPr>
          </w:p>
        </w:tc>
      </w:tr>
      <w:tr w:rsidR="002B367F" w:rsidRPr="00063F00" w14:paraId="0C405CE1" w14:textId="77777777" w:rsidTr="00620FB8">
        <w:trPr>
          <w:trHeight w:val="526"/>
        </w:trPr>
        <w:tc>
          <w:tcPr>
            <w:tcW w:w="847" w:type="pct"/>
          </w:tcPr>
          <w:p w14:paraId="6F497CF5" w14:textId="77777777" w:rsidR="002B367F" w:rsidRPr="00063F00" w:rsidRDefault="002B367F" w:rsidP="002B367F">
            <w:pPr>
              <w:rPr>
                <w:rFonts w:cs="Tahoma"/>
                <w:sz w:val="18"/>
                <w:szCs w:val="18"/>
              </w:rPr>
            </w:pPr>
            <w:r w:rsidRPr="00063F00">
              <w:rPr>
                <w:rFonts w:cs="Tahoma"/>
                <w:sz w:val="18"/>
                <w:szCs w:val="18"/>
              </w:rPr>
              <w:t>*Event Class</w:t>
            </w:r>
          </w:p>
        </w:tc>
        <w:tc>
          <w:tcPr>
            <w:tcW w:w="494" w:type="pct"/>
          </w:tcPr>
          <w:p w14:paraId="714BA768" w14:textId="77777777" w:rsidR="002B367F" w:rsidRPr="00063F00" w:rsidRDefault="002B367F" w:rsidP="002B367F">
            <w:pPr>
              <w:rPr>
                <w:rFonts w:cs="Tahoma"/>
                <w:sz w:val="18"/>
                <w:szCs w:val="18"/>
              </w:rPr>
            </w:pPr>
            <w:r w:rsidRPr="00063F00">
              <w:rPr>
                <w:rFonts w:cs="Tahoma"/>
                <w:sz w:val="18"/>
                <w:szCs w:val="18"/>
              </w:rPr>
              <w:t>26</w:t>
            </w:r>
          </w:p>
        </w:tc>
        <w:tc>
          <w:tcPr>
            <w:tcW w:w="617" w:type="pct"/>
          </w:tcPr>
          <w:p w14:paraId="7E6229E7" w14:textId="77777777" w:rsidR="002B367F" w:rsidRPr="00063F00" w:rsidRDefault="002B367F" w:rsidP="002B367F">
            <w:pPr>
              <w:rPr>
                <w:rFonts w:cs="Tahoma"/>
                <w:sz w:val="18"/>
                <w:szCs w:val="18"/>
              </w:rPr>
            </w:pPr>
            <w:r w:rsidRPr="00063F00">
              <w:rPr>
                <w:rFonts w:cs="Tahoma"/>
                <w:sz w:val="18"/>
                <w:szCs w:val="18"/>
              </w:rPr>
              <w:t>40</w:t>
            </w:r>
          </w:p>
        </w:tc>
        <w:tc>
          <w:tcPr>
            <w:tcW w:w="713" w:type="pct"/>
          </w:tcPr>
          <w:p w14:paraId="16EE7D21" w14:textId="77777777" w:rsidR="002B367F" w:rsidRPr="00063F00" w:rsidRDefault="002B367F" w:rsidP="002B367F">
            <w:pPr>
              <w:rPr>
                <w:rFonts w:cs="Tahoma"/>
                <w:sz w:val="18"/>
                <w:szCs w:val="18"/>
              </w:rPr>
            </w:pPr>
            <w:r w:rsidRPr="00063F00">
              <w:rPr>
                <w:rFonts w:cs="Tahoma"/>
                <w:sz w:val="18"/>
                <w:szCs w:val="18"/>
              </w:rPr>
              <w:t>Text</w:t>
            </w:r>
          </w:p>
        </w:tc>
        <w:tc>
          <w:tcPr>
            <w:tcW w:w="1284" w:type="pct"/>
          </w:tcPr>
          <w:p w14:paraId="5643185B" w14:textId="77777777" w:rsidR="002B367F" w:rsidRPr="00063F00" w:rsidRDefault="002B367F" w:rsidP="002B367F">
            <w:pPr>
              <w:rPr>
                <w:rFonts w:cs="Tahoma"/>
                <w:sz w:val="18"/>
                <w:szCs w:val="18"/>
              </w:rPr>
            </w:pPr>
            <w:r w:rsidRPr="00063F00">
              <w:rPr>
                <w:rFonts w:cs="Tahoma"/>
                <w:sz w:val="18"/>
                <w:szCs w:val="18"/>
              </w:rPr>
              <w:t>Not used for Pole n Duct.</w:t>
            </w:r>
          </w:p>
        </w:tc>
        <w:tc>
          <w:tcPr>
            <w:tcW w:w="1045" w:type="pct"/>
          </w:tcPr>
          <w:p w14:paraId="670A2BD4" w14:textId="77777777" w:rsidR="002B367F" w:rsidRPr="00063F00" w:rsidRDefault="002B367F" w:rsidP="002B367F">
            <w:pPr>
              <w:rPr>
                <w:rFonts w:cs="Tahoma"/>
                <w:sz w:val="18"/>
                <w:szCs w:val="18"/>
              </w:rPr>
            </w:pPr>
          </w:p>
        </w:tc>
      </w:tr>
      <w:tr w:rsidR="002B367F" w:rsidRPr="00063F00" w14:paraId="12257B8A" w14:textId="77777777" w:rsidTr="00620FB8">
        <w:trPr>
          <w:trHeight w:val="526"/>
        </w:trPr>
        <w:tc>
          <w:tcPr>
            <w:tcW w:w="847" w:type="pct"/>
          </w:tcPr>
          <w:p w14:paraId="1C37D6B1" w14:textId="77777777" w:rsidR="002B367F" w:rsidRPr="00063F00" w:rsidRDefault="002B367F" w:rsidP="002B367F">
            <w:pPr>
              <w:rPr>
                <w:rFonts w:cs="Tahoma"/>
                <w:sz w:val="18"/>
                <w:szCs w:val="18"/>
              </w:rPr>
            </w:pPr>
            <w:r w:rsidRPr="00063F00">
              <w:rPr>
                <w:rFonts w:cs="Tahoma"/>
                <w:sz w:val="18"/>
                <w:szCs w:val="18"/>
              </w:rPr>
              <w:t>*Event Name</w:t>
            </w:r>
          </w:p>
        </w:tc>
        <w:tc>
          <w:tcPr>
            <w:tcW w:w="494" w:type="pct"/>
          </w:tcPr>
          <w:p w14:paraId="25340B8F" w14:textId="77777777" w:rsidR="002B367F" w:rsidRPr="00063F00" w:rsidRDefault="002B367F" w:rsidP="002B367F">
            <w:pPr>
              <w:rPr>
                <w:rFonts w:cs="Tahoma"/>
                <w:sz w:val="18"/>
                <w:szCs w:val="18"/>
              </w:rPr>
            </w:pPr>
            <w:r w:rsidRPr="00063F00">
              <w:rPr>
                <w:rFonts w:cs="Tahoma"/>
                <w:sz w:val="18"/>
                <w:szCs w:val="18"/>
              </w:rPr>
              <w:t>27</w:t>
            </w:r>
          </w:p>
        </w:tc>
        <w:tc>
          <w:tcPr>
            <w:tcW w:w="617" w:type="pct"/>
          </w:tcPr>
          <w:p w14:paraId="58AC3CD2" w14:textId="77777777" w:rsidR="002B367F" w:rsidRPr="00063F00" w:rsidRDefault="002B367F" w:rsidP="002B367F">
            <w:pPr>
              <w:rPr>
                <w:rFonts w:cs="Tahoma"/>
                <w:sz w:val="18"/>
                <w:szCs w:val="18"/>
              </w:rPr>
            </w:pPr>
            <w:r w:rsidRPr="00063F00">
              <w:rPr>
                <w:rFonts w:cs="Tahoma"/>
                <w:sz w:val="18"/>
                <w:szCs w:val="18"/>
              </w:rPr>
              <w:t>40</w:t>
            </w:r>
          </w:p>
        </w:tc>
        <w:tc>
          <w:tcPr>
            <w:tcW w:w="713" w:type="pct"/>
          </w:tcPr>
          <w:p w14:paraId="62A63641" w14:textId="77777777" w:rsidR="002B367F" w:rsidRPr="00063F00" w:rsidRDefault="002B367F" w:rsidP="002B367F">
            <w:pPr>
              <w:rPr>
                <w:rFonts w:cs="Tahoma"/>
                <w:sz w:val="18"/>
                <w:szCs w:val="18"/>
              </w:rPr>
            </w:pPr>
            <w:r w:rsidRPr="00063F00">
              <w:rPr>
                <w:rFonts w:cs="Tahoma"/>
                <w:sz w:val="18"/>
                <w:szCs w:val="18"/>
              </w:rPr>
              <w:t>Text</w:t>
            </w:r>
          </w:p>
        </w:tc>
        <w:tc>
          <w:tcPr>
            <w:tcW w:w="1284" w:type="pct"/>
          </w:tcPr>
          <w:p w14:paraId="1D7C4005" w14:textId="77777777" w:rsidR="002B367F" w:rsidRPr="00063F00" w:rsidRDefault="002B367F" w:rsidP="002B367F">
            <w:pPr>
              <w:rPr>
                <w:rFonts w:cs="Tahoma"/>
                <w:sz w:val="18"/>
                <w:szCs w:val="18"/>
              </w:rPr>
            </w:pPr>
            <w:r w:rsidRPr="00063F00">
              <w:rPr>
                <w:rFonts w:cs="Tahoma"/>
                <w:sz w:val="18"/>
                <w:szCs w:val="18"/>
              </w:rPr>
              <w:t>Not used for Pole n Duct.</w:t>
            </w:r>
          </w:p>
        </w:tc>
        <w:tc>
          <w:tcPr>
            <w:tcW w:w="1045" w:type="pct"/>
          </w:tcPr>
          <w:p w14:paraId="42B0C294" w14:textId="77777777" w:rsidR="002B367F" w:rsidRPr="00063F00" w:rsidRDefault="002B367F" w:rsidP="002B367F">
            <w:pPr>
              <w:rPr>
                <w:rFonts w:cs="Tahoma"/>
                <w:sz w:val="18"/>
                <w:szCs w:val="18"/>
              </w:rPr>
            </w:pPr>
          </w:p>
        </w:tc>
      </w:tr>
      <w:tr w:rsidR="002B367F" w:rsidRPr="00063F00" w14:paraId="4A8FCD38" w14:textId="77777777" w:rsidTr="00620FB8">
        <w:trPr>
          <w:trHeight w:val="619"/>
        </w:trPr>
        <w:tc>
          <w:tcPr>
            <w:tcW w:w="847" w:type="pct"/>
          </w:tcPr>
          <w:p w14:paraId="43011375" w14:textId="77777777" w:rsidR="002B367F" w:rsidRPr="00063F00" w:rsidRDefault="002B367F" w:rsidP="002B367F">
            <w:pPr>
              <w:rPr>
                <w:rFonts w:cs="Tahoma"/>
                <w:sz w:val="18"/>
                <w:szCs w:val="18"/>
              </w:rPr>
            </w:pPr>
            <w:r w:rsidRPr="00063F00">
              <w:rPr>
                <w:rFonts w:cs="Tahoma"/>
                <w:sz w:val="18"/>
                <w:szCs w:val="18"/>
              </w:rPr>
              <w:t>*CBUK reference number</w:t>
            </w:r>
          </w:p>
        </w:tc>
        <w:tc>
          <w:tcPr>
            <w:tcW w:w="494" w:type="pct"/>
          </w:tcPr>
          <w:p w14:paraId="1B543D6F" w14:textId="77777777" w:rsidR="002B367F" w:rsidRPr="00063F00" w:rsidRDefault="002B367F" w:rsidP="002B367F">
            <w:pPr>
              <w:rPr>
                <w:rFonts w:cs="Tahoma"/>
                <w:sz w:val="18"/>
                <w:szCs w:val="18"/>
              </w:rPr>
            </w:pPr>
            <w:r w:rsidRPr="00063F00">
              <w:rPr>
                <w:rFonts w:cs="Tahoma"/>
                <w:sz w:val="18"/>
                <w:szCs w:val="18"/>
              </w:rPr>
              <w:t>28</w:t>
            </w:r>
          </w:p>
        </w:tc>
        <w:tc>
          <w:tcPr>
            <w:tcW w:w="617" w:type="pct"/>
          </w:tcPr>
          <w:p w14:paraId="09C57B35" w14:textId="77777777" w:rsidR="002B367F" w:rsidRPr="00063F00" w:rsidRDefault="002B367F" w:rsidP="002B367F">
            <w:pPr>
              <w:rPr>
                <w:rFonts w:cs="Tahoma"/>
                <w:sz w:val="18"/>
                <w:szCs w:val="18"/>
              </w:rPr>
            </w:pPr>
            <w:r w:rsidRPr="00063F00">
              <w:rPr>
                <w:rFonts w:cs="Tahoma"/>
                <w:sz w:val="18"/>
                <w:szCs w:val="18"/>
              </w:rPr>
              <w:t>20</w:t>
            </w:r>
          </w:p>
        </w:tc>
        <w:tc>
          <w:tcPr>
            <w:tcW w:w="713" w:type="pct"/>
          </w:tcPr>
          <w:p w14:paraId="78145659" w14:textId="77777777" w:rsidR="002B367F" w:rsidRPr="00063F00" w:rsidRDefault="002B367F" w:rsidP="002B367F">
            <w:pPr>
              <w:rPr>
                <w:rFonts w:cs="Tahoma"/>
                <w:sz w:val="18"/>
                <w:szCs w:val="18"/>
              </w:rPr>
            </w:pPr>
            <w:r w:rsidRPr="00063F00">
              <w:rPr>
                <w:rFonts w:cs="Tahoma"/>
                <w:sz w:val="18"/>
                <w:szCs w:val="18"/>
              </w:rPr>
              <w:t>Text</w:t>
            </w:r>
          </w:p>
        </w:tc>
        <w:tc>
          <w:tcPr>
            <w:tcW w:w="1284" w:type="pct"/>
          </w:tcPr>
          <w:p w14:paraId="3F419A14" w14:textId="77777777" w:rsidR="002B367F" w:rsidRPr="00063F00" w:rsidRDefault="002B367F" w:rsidP="002B367F">
            <w:pPr>
              <w:rPr>
                <w:rFonts w:cs="Tahoma"/>
                <w:sz w:val="18"/>
                <w:szCs w:val="18"/>
              </w:rPr>
            </w:pPr>
            <w:r w:rsidRPr="00063F00">
              <w:rPr>
                <w:rFonts w:cs="Tahoma"/>
                <w:sz w:val="18"/>
                <w:szCs w:val="18"/>
              </w:rPr>
              <w:t>Not used for Pole n Duct.</w:t>
            </w:r>
          </w:p>
        </w:tc>
        <w:tc>
          <w:tcPr>
            <w:tcW w:w="1045" w:type="pct"/>
          </w:tcPr>
          <w:p w14:paraId="52C0D3F2" w14:textId="77777777" w:rsidR="002B367F" w:rsidRPr="00063F00" w:rsidRDefault="002B367F" w:rsidP="002B367F">
            <w:pPr>
              <w:rPr>
                <w:rFonts w:cs="Tahoma"/>
                <w:sz w:val="18"/>
                <w:szCs w:val="18"/>
              </w:rPr>
            </w:pPr>
          </w:p>
        </w:tc>
      </w:tr>
      <w:tr w:rsidR="002B367F" w:rsidRPr="00063F00" w14:paraId="40DE348C" w14:textId="77777777" w:rsidTr="00620FB8">
        <w:trPr>
          <w:trHeight w:val="403"/>
        </w:trPr>
        <w:tc>
          <w:tcPr>
            <w:tcW w:w="847" w:type="pct"/>
          </w:tcPr>
          <w:p w14:paraId="09C0C32D" w14:textId="77777777" w:rsidR="002B367F" w:rsidRPr="00063F00" w:rsidRDefault="002B367F" w:rsidP="002B367F">
            <w:pPr>
              <w:rPr>
                <w:rFonts w:cs="Tahoma"/>
                <w:sz w:val="18"/>
                <w:szCs w:val="18"/>
              </w:rPr>
            </w:pPr>
            <w:r w:rsidRPr="00063F00">
              <w:rPr>
                <w:rFonts w:cs="Tahoma"/>
                <w:sz w:val="18"/>
                <w:szCs w:val="18"/>
              </w:rPr>
              <w:t>*CLI</w:t>
            </w:r>
          </w:p>
        </w:tc>
        <w:tc>
          <w:tcPr>
            <w:tcW w:w="494" w:type="pct"/>
          </w:tcPr>
          <w:p w14:paraId="430C430E" w14:textId="77777777" w:rsidR="002B367F" w:rsidRPr="00063F00" w:rsidRDefault="002B367F" w:rsidP="002B367F">
            <w:pPr>
              <w:rPr>
                <w:rFonts w:cs="Tahoma"/>
                <w:sz w:val="18"/>
                <w:szCs w:val="18"/>
              </w:rPr>
            </w:pPr>
            <w:r w:rsidRPr="00063F00">
              <w:rPr>
                <w:rFonts w:cs="Tahoma"/>
                <w:sz w:val="18"/>
                <w:szCs w:val="18"/>
              </w:rPr>
              <w:t>29</w:t>
            </w:r>
          </w:p>
        </w:tc>
        <w:tc>
          <w:tcPr>
            <w:tcW w:w="617" w:type="pct"/>
          </w:tcPr>
          <w:p w14:paraId="48754248" w14:textId="77777777" w:rsidR="002B367F" w:rsidRPr="00063F00" w:rsidRDefault="002B367F" w:rsidP="002B367F">
            <w:pPr>
              <w:rPr>
                <w:rFonts w:cs="Tahoma"/>
                <w:sz w:val="18"/>
                <w:szCs w:val="18"/>
              </w:rPr>
            </w:pPr>
            <w:r w:rsidRPr="00063F00">
              <w:rPr>
                <w:rFonts w:cs="Tahoma"/>
                <w:sz w:val="18"/>
                <w:szCs w:val="18"/>
              </w:rPr>
              <w:t>20</w:t>
            </w:r>
          </w:p>
        </w:tc>
        <w:tc>
          <w:tcPr>
            <w:tcW w:w="713" w:type="pct"/>
          </w:tcPr>
          <w:p w14:paraId="557CA7F6" w14:textId="77777777" w:rsidR="002B367F" w:rsidRPr="00063F00" w:rsidRDefault="002B367F" w:rsidP="002B367F">
            <w:pPr>
              <w:rPr>
                <w:rFonts w:cs="Tahoma"/>
                <w:sz w:val="18"/>
                <w:szCs w:val="18"/>
              </w:rPr>
            </w:pPr>
            <w:r w:rsidRPr="00063F00">
              <w:rPr>
                <w:rFonts w:cs="Tahoma"/>
                <w:sz w:val="18"/>
                <w:szCs w:val="18"/>
              </w:rPr>
              <w:t>Text</w:t>
            </w:r>
          </w:p>
        </w:tc>
        <w:tc>
          <w:tcPr>
            <w:tcW w:w="1284" w:type="pct"/>
          </w:tcPr>
          <w:p w14:paraId="2A44601C" w14:textId="77777777" w:rsidR="002B367F" w:rsidRPr="00063F00" w:rsidRDefault="002B367F" w:rsidP="002B367F">
            <w:pPr>
              <w:rPr>
                <w:rFonts w:cs="Tahoma"/>
                <w:sz w:val="18"/>
                <w:szCs w:val="18"/>
              </w:rPr>
            </w:pPr>
            <w:r w:rsidRPr="00063F00">
              <w:rPr>
                <w:rFonts w:cs="Tahoma"/>
                <w:sz w:val="18"/>
                <w:szCs w:val="18"/>
              </w:rPr>
              <w:t>Not used for Pole n Duct.</w:t>
            </w:r>
          </w:p>
        </w:tc>
        <w:tc>
          <w:tcPr>
            <w:tcW w:w="1045" w:type="pct"/>
          </w:tcPr>
          <w:p w14:paraId="1C27E08D" w14:textId="77777777" w:rsidR="002B367F" w:rsidRPr="00063F00" w:rsidRDefault="002B367F" w:rsidP="002B367F">
            <w:pPr>
              <w:rPr>
                <w:rFonts w:cs="Tahoma"/>
                <w:sz w:val="18"/>
                <w:szCs w:val="18"/>
              </w:rPr>
            </w:pPr>
          </w:p>
        </w:tc>
      </w:tr>
      <w:tr w:rsidR="002B367F" w:rsidRPr="00063F00" w14:paraId="2E879F6E" w14:textId="77777777" w:rsidTr="00620FB8">
        <w:trPr>
          <w:trHeight w:val="300"/>
        </w:trPr>
        <w:tc>
          <w:tcPr>
            <w:tcW w:w="847" w:type="pct"/>
          </w:tcPr>
          <w:p w14:paraId="2792C8F6" w14:textId="77777777" w:rsidR="002B367F" w:rsidRPr="00063F00" w:rsidRDefault="002B367F" w:rsidP="002B367F">
            <w:pPr>
              <w:rPr>
                <w:rFonts w:cs="Tahoma"/>
                <w:sz w:val="18"/>
                <w:szCs w:val="18"/>
              </w:rPr>
            </w:pPr>
            <w:r w:rsidRPr="00063F00">
              <w:rPr>
                <w:rFonts w:cs="Tahoma"/>
                <w:sz w:val="18"/>
                <w:szCs w:val="18"/>
              </w:rPr>
              <w:t>*MAC code</w:t>
            </w:r>
          </w:p>
        </w:tc>
        <w:tc>
          <w:tcPr>
            <w:tcW w:w="494" w:type="pct"/>
          </w:tcPr>
          <w:p w14:paraId="453440A3" w14:textId="77777777" w:rsidR="002B367F" w:rsidRPr="00063F00" w:rsidRDefault="002B367F" w:rsidP="002B367F">
            <w:pPr>
              <w:rPr>
                <w:rFonts w:cs="Tahoma"/>
                <w:sz w:val="18"/>
                <w:szCs w:val="18"/>
              </w:rPr>
            </w:pPr>
            <w:r w:rsidRPr="00063F00">
              <w:rPr>
                <w:rFonts w:cs="Tahoma"/>
                <w:sz w:val="18"/>
                <w:szCs w:val="18"/>
              </w:rPr>
              <w:t>30</w:t>
            </w:r>
          </w:p>
        </w:tc>
        <w:tc>
          <w:tcPr>
            <w:tcW w:w="617" w:type="pct"/>
          </w:tcPr>
          <w:p w14:paraId="00A07AB2" w14:textId="77777777" w:rsidR="002B367F" w:rsidRPr="00063F00" w:rsidRDefault="002B367F" w:rsidP="002B367F">
            <w:pPr>
              <w:rPr>
                <w:rFonts w:cs="Tahoma"/>
                <w:sz w:val="18"/>
                <w:szCs w:val="18"/>
              </w:rPr>
            </w:pPr>
            <w:r w:rsidRPr="00063F00">
              <w:rPr>
                <w:rFonts w:cs="Tahoma"/>
                <w:sz w:val="18"/>
                <w:szCs w:val="18"/>
              </w:rPr>
              <w:t>20</w:t>
            </w:r>
          </w:p>
        </w:tc>
        <w:tc>
          <w:tcPr>
            <w:tcW w:w="713" w:type="pct"/>
          </w:tcPr>
          <w:p w14:paraId="278FAB19" w14:textId="77777777" w:rsidR="002B367F" w:rsidRPr="00063F00" w:rsidRDefault="002B367F" w:rsidP="002B367F">
            <w:pPr>
              <w:rPr>
                <w:rFonts w:cs="Tahoma"/>
                <w:sz w:val="18"/>
                <w:szCs w:val="18"/>
              </w:rPr>
            </w:pPr>
            <w:r w:rsidRPr="00063F00">
              <w:rPr>
                <w:rFonts w:cs="Tahoma"/>
                <w:sz w:val="18"/>
                <w:szCs w:val="18"/>
              </w:rPr>
              <w:t>Text</w:t>
            </w:r>
          </w:p>
        </w:tc>
        <w:tc>
          <w:tcPr>
            <w:tcW w:w="1284" w:type="pct"/>
          </w:tcPr>
          <w:p w14:paraId="4DA3ACE8" w14:textId="77777777" w:rsidR="002B367F" w:rsidRPr="00063F00" w:rsidRDefault="002B367F" w:rsidP="002B367F">
            <w:pPr>
              <w:rPr>
                <w:rFonts w:cs="Tahoma"/>
                <w:sz w:val="18"/>
                <w:szCs w:val="18"/>
              </w:rPr>
            </w:pPr>
            <w:r w:rsidRPr="00063F00">
              <w:rPr>
                <w:rFonts w:cs="Tahoma"/>
                <w:sz w:val="18"/>
                <w:szCs w:val="18"/>
              </w:rPr>
              <w:t>Not used for Pole n Duct.</w:t>
            </w:r>
          </w:p>
        </w:tc>
        <w:tc>
          <w:tcPr>
            <w:tcW w:w="1045" w:type="pct"/>
          </w:tcPr>
          <w:p w14:paraId="1B2D28EC" w14:textId="77777777" w:rsidR="002B367F" w:rsidRPr="00063F00" w:rsidRDefault="002B367F" w:rsidP="002B367F">
            <w:pPr>
              <w:rPr>
                <w:rFonts w:cs="Tahoma"/>
                <w:sz w:val="18"/>
                <w:szCs w:val="18"/>
              </w:rPr>
            </w:pPr>
          </w:p>
        </w:tc>
      </w:tr>
      <w:tr w:rsidR="002B367F" w:rsidRPr="00063F00" w14:paraId="4E7C30AE" w14:textId="77777777" w:rsidTr="00620FB8">
        <w:trPr>
          <w:trHeight w:val="385"/>
        </w:trPr>
        <w:tc>
          <w:tcPr>
            <w:tcW w:w="847" w:type="pct"/>
          </w:tcPr>
          <w:p w14:paraId="23FC138F" w14:textId="77777777" w:rsidR="002B367F" w:rsidRPr="00063F00" w:rsidRDefault="002B367F" w:rsidP="004372BD">
            <w:pPr>
              <w:rPr>
                <w:rFonts w:cs="Tahoma"/>
                <w:sz w:val="18"/>
                <w:szCs w:val="18"/>
              </w:rPr>
            </w:pPr>
            <w:r w:rsidRPr="00063F00">
              <w:rPr>
                <w:rFonts w:cs="Tahoma"/>
                <w:sz w:val="18"/>
                <w:szCs w:val="18"/>
              </w:rPr>
              <w:t>*</w:t>
            </w:r>
            <w:r w:rsidR="004372BD" w:rsidRPr="00E37833">
              <w:rPr>
                <w:rFonts w:cs="Tahoma"/>
                <w:sz w:val="18"/>
                <w:szCs w:val="18"/>
              </w:rPr>
              <w:t>Invoice Id</w:t>
            </w:r>
          </w:p>
        </w:tc>
        <w:tc>
          <w:tcPr>
            <w:tcW w:w="494" w:type="pct"/>
          </w:tcPr>
          <w:p w14:paraId="18870B33" w14:textId="77777777" w:rsidR="002B367F" w:rsidRPr="00063F00" w:rsidRDefault="002B367F" w:rsidP="002B367F">
            <w:pPr>
              <w:rPr>
                <w:rFonts w:cs="Tahoma"/>
                <w:sz w:val="18"/>
                <w:szCs w:val="18"/>
              </w:rPr>
            </w:pPr>
            <w:r w:rsidRPr="00063F00">
              <w:rPr>
                <w:rFonts w:cs="Tahoma"/>
                <w:sz w:val="18"/>
                <w:szCs w:val="18"/>
              </w:rPr>
              <w:t>31</w:t>
            </w:r>
          </w:p>
        </w:tc>
        <w:tc>
          <w:tcPr>
            <w:tcW w:w="617" w:type="pct"/>
          </w:tcPr>
          <w:p w14:paraId="0FC56A7D" w14:textId="77777777" w:rsidR="002B367F" w:rsidRPr="00063F00" w:rsidRDefault="002B367F" w:rsidP="002B367F">
            <w:pPr>
              <w:rPr>
                <w:rFonts w:cs="Tahoma"/>
                <w:sz w:val="18"/>
                <w:szCs w:val="18"/>
              </w:rPr>
            </w:pPr>
            <w:r w:rsidRPr="00063F00">
              <w:rPr>
                <w:rFonts w:cs="Tahoma"/>
                <w:sz w:val="18"/>
                <w:szCs w:val="18"/>
              </w:rPr>
              <w:t>2</w:t>
            </w:r>
            <w:r w:rsidR="004372BD">
              <w:rPr>
                <w:rFonts w:cs="Tahoma"/>
                <w:sz w:val="18"/>
                <w:szCs w:val="18"/>
              </w:rPr>
              <w:t>50</w:t>
            </w:r>
            <w:r w:rsidRPr="00063F00">
              <w:rPr>
                <w:rFonts w:cs="Tahoma"/>
                <w:sz w:val="18"/>
                <w:szCs w:val="18"/>
              </w:rPr>
              <w:t>0</w:t>
            </w:r>
          </w:p>
        </w:tc>
        <w:tc>
          <w:tcPr>
            <w:tcW w:w="713" w:type="pct"/>
          </w:tcPr>
          <w:p w14:paraId="2392F16A" w14:textId="77777777" w:rsidR="002B367F" w:rsidRPr="00063F00" w:rsidRDefault="002B367F" w:rsidP="002B367F">
            <w:pPr>
              <w:rPr>
                <w:rFonts w:cs="Tahoma"/>
                <w:sz w:val="18"/>
                <w:szCs w:val="18"/>
              </w:rPr>
            </w:pPr>
            <w:r w:rsidRPr="00063F00">
              <w:rPr>
                <w:rFonts w:cs="Tahoma"/>
                <w:sz w:val="18"/>
                <w:szCs w:val="18"/>
              </w:rPr>
              <w:t>Text</w:t>
            </w:r>
          </w:p>
        </w:tc>
        <w:tc>
          <w:tcPr>
            <w:tcW w:w="1284" w:type="pct"/>
          </w:tcPr>
          <w:p w14:paraId="5744253B" w14:textId="77777777" w:rsidR="00B804B1" w:rsidRDefault="00B804B1" w:rsidP="00AA6268">
            <w:pPr>
              <w:spacing w:after="120"/>
              <w:rPr>
                <w:rFonts w:ascii="Calibri" w:hAnsi="Calibri"/>
                <w:color w:val="000000"/>
                <w:sz w:val="22"/>
                <w:szCs w:val="22"/>
              </w:rPr>
            </w:pPr>
            <w:r>
              <w:rPr>
                <w:rFonts w:cs="Arial"/>
                <w:sz w:val="18"/>
                <w:szCs w:val="18"/>
              </w:rPr>
              <w:t>e.g.</w:t>
            </w:r>
            <w:r>
              <w:rPr>
                <w:rFonts w:ascii="Calibri" w:hAnsi="Calibri"/>
                <w:color w:val="000000"/>
                <w:sz w:val="22"/>
                <w:szCs w:val="22"/>
              </w:rPr>
              <w:t>GM00000023 M001 1/GM00000023 M002 1</w:t>
            </w:r>
          </w:p>
          <w:p w14:paraId="6C552B56" w14:textId="77777777" w:rsidR="002B367F" w:rsidRPr="00063F00" w:rsidRDefault="00B804B1" w:rsidP="00B804B1">
            <w:pPr>
              <w:rPr>
                <w:rFonts w:cs="Tahoma"/>
                <w:sz w:val="18"/>
                <w:szCs w:val="18"/>
              </w:rPr>
            </w:pPr>
            <w:r>
              <w:rPr>
                <w:rFonts w:ascii="Calibri" w:hAnsi="Calibri"/>
                <w:color w:val="000000"/>
                <w:sz w:val="22"/>
                <w:szCs w:val="22"/>
              </w:rPr>
              <w:t>etc..</w:t>
            </w:r>
            <w:r w:rsidRPr="004E6AA3">
              <w:rPr>
                <w:sz w:val="18"/>
                <w:szCs w:val="18"/>
              </w:rPr>
              <w:t>.</w:t>
            </w:r>
          </w:p>
        </w:tc>
        <w:tc>
          <w:tcPr>
            <w:tcW w:w="1045" w:type="pct"/>
          </w:tcPr>
          <w:p w14:paraId="1A6C7975" w14:textId="77777777" w:rsidR="002B367F" w:rsidRPr="00063F00" w:rsidRDefault="00EA4F53" w:rsidP="00B804B1">
            <w:pPr>
              <w:rPr>
                <w:rFonts w:cs="Tahoma"/>
                <w:sz w:val="18"/>
                <w:szCs w:val="18"/>
              </w:rPr>
            </w:pPr>
            <w:r>
              <w:rPr>
                <w:sz w:val="18"/>
                <w:szCs w:val="18"/>
              </w:rPr>
              <w:t>Invoice Id is list of invoice against which charges are reconciled.</w:t>
            </w:r>
          </w:p>
        </w:tc>
      </w:tr>
      <w:tr w:rsidR="002B367F" w:rsidRPr="00063F00" w14:paraId="0FC55D32" w14:textId="77777777" w:rsidTr="00620FB8">
        <w:trPr>
          <w:trHeight w:val="826"/>
        </w:trPr>
        <w:tc>
          <w:tcPr>
            <w:tcW w:w="847" w:type="pct"/>
          </w:tcPr>
          <w:p w14:paraId="0D645F60" w14:textId="77777777" w:rsidR="002B367F" w:rsidRPr="00063F00" w:rsidRDefault="002B367F" w:rsidP="002B367F">
            <w:pPr>
              <w:rPr>
                <w:rFonts w:cs="Tahoma"/>
                <w:sz w:val="18"/>
                <w:szCs w:val="18"/>
              </w:rPr>
            </w:pPr>
            <w:r w:rsidRPr="00063F00">
              <w:rPr>
                <w:rFonts w:cs="Tahoma"/>
                <w:sz w:val="18"/>
                <w:szCs w:val="18"/>
              </w:rPr>
              <w:t>*TRC Start date time</w:t>
            </w:r>
          </w:p>
        </w:tc>
        <w:tc>
          <w:tcPr>
            <w:tcW w:w="494" w:type="pct"/>
          </w:tcPr>
          <w:p w14:paraId="5EABA962" w14:textId="77777777" w:rsidR="002B367F" w:rsidRPr="00063F00" w:rsidRDefault="002B367F" w:rsidP="002B367F">
            <w:pPr>
              <w:rPr>
                <w:rFonts w:cs="Tahoma"/>
                <w:sz w:val="18"/>
                <w:szCs w:val="18"/>
              </w:rPr>
            </w:pPr>
            <w:r w:rsidRPr="00063F00">
              <w:rPr>
                <w:rFonts w:cs="Tahoma"/>
                <w:sz w:val="18"/>
                <w:szCs w:val="18"/>
              </w:rPr>
              <w:t>32</w:t>
            </w:r>
          </w:p>
        </w:tc>
        <w:tc>
          <w:tcPr>
            <w:tcW w:w="617" w:type="pct"/>
          </w:tcPr>
          <w:p w14:paraId="7A8E07B0" w14:textId="77777777" w:rsidR="002B367F" w:rsidRPr="00063F00" w:rsidRDefault="002B367F" w:rsidP="002B367F">
            <w:pPr>
              <w:rPr>
                <w:rFonts w:cs="Tahoma"/>
                <w:sz w:val="18"/>
                <w:szCs w:val="18"/>
              </w:rPr>
            </w:pPr>
            <w:r w:rsidRPr="00063F00">
              <w:rPr>
                <w:rFonts w:cs="Tahoma"/>
                <w:sz w:val="18"/>
                <w:szCs w:val="18"/>
              </w:rPr>
              <w:t>DATE</w:t>
            </w:r>
          </w:p>
        </w:tc>
        <w:tc>
          <w:tcPr>
            <w:tcW w:w="713" w:type="pct"/>
          </w:tcPr>
          <w:p w14:paraId="35C9EB24" w14:textId="77777777" w:rsidR="002B367F" w:rsidRPr="00063F00" w:rsidRDefault="002B367F" w:rsidP="002B367F">
            <w:pPr>
              <w:rPr>
                <w:rFonts w:cs="Tahoma"/>
                <w:sz w:val="18"/>
                <w:szCs w:val="18"/>
              </w:rPr>
            </w:pPr>
            <w:r w:rsidRPr="00063F00">
              <w:rPr>
                <w:rFonts w:cs="Tahoma"/>
                <w:sz w:val="18"/>
                <w:szCs w:val="18"/>
              </w:rPr>
              <w:t>YYYYMMDD</w:t>
            </w:r>
          </w:p>
        </w:tc>
        <w:tc>
          <w:tcPr>
            <w:tcW w:w="1284" w:type="pct"/>
          </w:tcPr>
          <w:p w14:paraId="1E4E95D4" w14:textId="77777777" w:rsidR="002B367F" w:rsidRPr="00063F00" w:rsidRDefault="002B367F" w:rsidP="002B367F">
            <w:pPr>
              <w:rPr>
                <w:rFonts w:cs="Tahoma"/>
                <w:sz w:val="18"/>
                <w:szCs w:val="18"/>
              </w:rPr>
            </w:pPr>
            <w:r w:rsidRPr="00063F00">
              <w:rPr>
                <w:rFonts w:cs="Tahoma"/>
                <w:sz w:val="18"/>
                <w:szCs w:val="18"/>
              </w:rPr>
              <w:t>Not used for Pole n Duct.</w:t>
            </w:r>
          </w:p>
        </w:tc>
        <w:tc>
          <w:tcPr>
            <w:tcW w:w="1045" w:type="pct"/>
          </w:tcPr>
          <w:p w14:paraId="47D6A003" w14:textId="77777777" w:rsidR="002B367F" w:rsidRPr="00063F00" w:rsidRDefault="002B367F" w:rsidP="002B367F">
            <w:pPr>
              <w:rPr>
                <w:rFonts w:cs="Tahoma"/>
                <w:sz w:val="18"/>
                <w:szCs w:val="18"/>
              </w:rPr>
            </w:pPr>
          </w:p>
        </w:tc>
      </w:tr>
      <w:tr w:rsidR="002B367F" w:rsidRPr="00063F00" w14:paraId="1A7C557C" w14:textId="77777777" w:rsidTr="00620FB8">
        <w:trPr>
          <w:trHeight w:val="526"/>
        </w:trPr>
        <w:tc>
          <w:tcPr>
            <w:tcW w:w="847" w:type="pct"/>
          </w:tcPr>
          <w:p w14:paraId="2195134B" w14:textId="77777777" w:rsidR="002B367F" w:rsidRPr="00063F00" w:rsidRDefault="002B367F" w:rsidP="002B367F">
            <w:pPr>
              <w:rPr>
                <w:rFonts w:cs="Tahoma"/>
                <w:sz w:val="18"/>
                <w:szCs w:val="18"/>
              </w:rPr>
            </w:pPr>
            <w:r w:rsidRPr="00063F00">
              <w:rPr>
                <w:rFonts w:cs="Tahoma"/>
                <w:sz w:val="18"/>
                <w:szCs w:val="18"/>
              </w:rPr>
              <w:t>*Clear code</w:t>
            </w:r>
          </w:p>
        </w:tc>
        <w:tc>
          <w:tcPr>
            <w:tcW w:w="494" w:type="pct"/>
          </w:tcPr>
          <w:p w14:paraId="6F11ECB3" w14:textId="77777777" w:rsidR="002B367F" w:rsidRPr="00063F00" w:rsidRDefault="002B367F" w:rsidP="002B367F">
            <w:pPr>
              <w:rPr>
                <w:rFonts w:cs="Tahoma"/>
                <w:sz w:val="18"/>
                <w:szCs w:val="18"/>
              </w:rPr>
            </w:pPr>
            <w:r w:rsidRPr="00063F00">
              <w:rPr>
                <w:rFonts w:cs="Tahoma"/>
                <w:sz w:val="18"/>
                <w:szCs w:val="18"/>
              </w:rPr>
              <w:t>33</w:t>
            </w:r>
          </w:p>
        </w:tc>
        <w:tc>
          <w:tcPr>
            <w:tcW w:w="617" w:type="pct"/>
          </w:tcPr>
          <w:p w14:paraId="1DB281AC" w14:textId="77777777" w:rsidR="002B367F" w:rsidRPr="00063F00" w:rsidRDefault="002B367F" w:rsidP="002B367F">
            <w:pPr>
              <w:rPr>
                <w:rFonts w:cs="Tahoma"/>
                <w:sz w:val="18"/>
                <w:szCs w:val="18"/>
              </w:rPr>
            </w:pPr>
            <w:r w:rsidRPr="00063F00">
              <w:rPr>
                <w:rFonts w:cs="Tahoma"/>
                <w:sz w:val="18"/>
                <w:szCs w:val="18"/>
              </w:rPr>
              <w:t>20</w:t>
            </w:r>
          </w:p>
        </w:tc>
        <w:tc>
          <w:tcPr>
            <w:tcW w:w="713" w:type="pct"/>
          </w:tcPr>
          <w:p w14:paraId="642553A9" w14:textId="77777777" w:rsidR="002B367F" w:rsidRPr="00063F00" w:rsidRDefault="002B367F" w:rsidP="002B367F">
            <w:pPr>
              <w:rPr>
                <w:rFonts w:cs="Tahoma"/>
                <w:sz w:val="18"/>
                <w:szCs w:val="18"/>
              </w:rPr>
            </w:pPr>
            <w:r w:rsidRPr="00063F00">
              <w:rPr>
                <w:rFonts w:cs="Tahoma"/>
                <w:sz w:val="18"/>
                <w:szCs w:val="18"/>
              </w:rPr>
              <w:t>Text</w:t>
            </w:r>
          </w:p>
        </w:tc>
        <w:tc>
          <w:tcPr>
            <w:tcW w:w="1284" w:type="pct"/>
          </w:tcPr>
          <w:p w14:paraId="070772BC" w14:textId="77777777" w:rsidR="002B367F" w:rsidRPr="00063F00" w:rsidRDefault="002B367F" w:rsidP="002B367F">
            <w:pPr>
              <w:rPr>
                <w:rFonts w:cs="Tahoma"/>
                <w:sz w:val="18"/>
                <w:szCs w:val="18"/>
              </w:rPr>
            </w:pPr>
            <w:r w:rsidRPr="00063F00">
              <w:rPr>
                <w:rFonts w:cs="Tahoma"/>
                <w:sz w:val="18"/>
                <w:szCs w:val="18"/>
              </w:rPr>
              <w:t>Not used for Pole n Duct.</w:t>
            </w:r>
          </w:p>
        </w:tc>
        <w:tc>
          <w:tcPr>
            <w:tcW w:w="1045" w:type="pct"/>
          </w:tcPr>
          <w:p w14:paraId="43C93ED5" w14:textId="77777777" w:rsidR="002B367F" w:rsidRPr="00063F00" w:rsidRDefault="002B367F" w:rsidP="002B367F">
            <w:pPr>
              <w:rPr>
                <w:rFonts w:cs="Tahoma"/>
                <w:sz w:val="18"/>
                <w:szCs w:val="18"/>
              </w:rPr>
            </w:pPr>
          </w:p>
        </w:tc>
      </w:tr>
      <w:tr w:rsidR="002B367F" w:rsidRPr="00063F00" w14:paraId="20BC2B78" w14:textId="77777777" w:rsidTr="00620FB8">
        <w:trPr>
          <w:trHeight w:val="1127"/>
        </w:trPr>
        <w:tc>
          <w:tcPr>
            <w:tcW w:w="847" w:type="pct"/>
          </w:tcPr>
          <w:p w14:paraId="2EE8434D" w14:textId="77777777" w:rsidR="002B367F" w:rsidRPr="00063F00" w:rsidRDefault="002B367F" w:rsidP="002B367F">
            <w:pPr>
              <w:rPr>
                <w:rFonts w:cs="Tahoma"/>
                <w:sz w:val="18"/>
                <w:szCs w:val="18"/>
              </w:rPr>
            </w:pPr>
            <w:r w:rsidRPr="00063F00">
              <w:rPr>
                <w:rFonts w:cs="Tahoma"/>
                <w:sz w:val="18"/>
                <w:szCs w:val="18"/>
              </w:rPr>
              <w:t>*TRC description code</w:t>
            </w:r>
          </w:p>
        </w:tc>
        <w:tc>
          <w:tcPr>
            <w:tcW w:w="494" w:type="pct"/>
          </w:tcPr>
          <w:p w14:paraId="1F6A9EDE" w14:textId="77777777" w:rsidR="002B367F" w:rsidRPr="00063F00" w:rsidRDefault="002B367F" w:rsidP="002B367F">
            <w:pPr>
              <w:rPr>
                <w:rFonts w:cs="Tahoma"/>
                <w:sz w:val="18"/>
                <w:szCs w:val="18"/>
              </w:rPr>
            </w:pPr>
            <w:r w:rsidRPr="00063F00">
              <w:rPr>
                <w:rFonts w:cs="Tahoma"/>
                <w:sz w:val="18"/>
                <w:szCs w:val="18"/>
              </w:rPr>
              <w:t>34</w:t>
            </w:r>
          </w:p>
        </w:tc>
        <w:tc>
          <w:tcPr>
            <w:tcW w:w="617" w:type="pct"/>
          </w:tcPr>
          <w:p w14:paraId="585D5F79" w14:textId="77777777" w:rsidR="002B367F" w:rsidRPr="00063F00" w:rsidRDefault="002B367F" w:rsidP="002B367F">
            <w:pPr>
              <w:rPr>
                <w:rFonts w:cs="Tahoma"/>
                <w:sz w:val="18"/>
                <w:szCs w:val="18"/>
              </w:rPr>
            </w:pPr>
            <w:r w:rsidRPr="00063F00">
              <w:rPr>
                <w:rFonts w:cs="Tahoma"/>
                <w:sz w:val="18"/>
                <w:szCs w:val="18"/>
              </w:rPr>
              <w:t>20</w:t>
            </w:r>
          </w:p>
        </w:tc>
        <w:tc>
          <w:tcPr>
            <w:tcW w:w="713" w:type="pct"/>
          </w:tcPr>
          <w:p w14:paraId="112480F9" w14:textId="77777777" w:rsidR="002B367F" w:rsidRPr="00063F00" w:rsidRDefault="002B367F" w:rsidP="002B367F">
            <w:pPr>
              <w:rPr>
                <w:rFonts w:cs="Tahoma"/>
                <w:sz w:val="18"/>
                <w:szCs w:val="18"/>
              </w:rPr>
            </w:pPr>
            <w:r w:rsidRPr="00063F00">
              <w:rPr>
                <w:rFonts w:cs="Tahoma"/>
                <w:sz w:val="18"/>
                <w:szCs w:val="18"/>
              </w:rPr>
              <w:t>Text</w:t>
            </w:r>
          </w:p>
        </w:tc>
        <w:tc>
          <w:tcPr>
            <w:tcW w:w="1284" w:type="pct"/>
          </w:tcPr>
          <w:p w14:paraId="40748608" w14:textId="77777777" w:rsidR="002B367F" w:rsidRPr="00063F00" w:rsidRDefault="002B367F" w:rsidP="002B367F">
            <w:pPr>
              <w:rPr>
                <w:rFonts w:cs="Tahoma"/>
                <w:sz w:val="18"/>
                <w:szCs w:val="18"/>
              </w:rPr>
            </w:pPr>
            <w:r w:rsidRPr="00063F00">
              <w:rPr>
                <w:rFonts w:cs="Tahoma"/>
                <w:sz w:val="18"/>
                <w:szCs w:val="18"/>
              </w:rPr>
              <w:t>Not used for Pole n Duct.</w:t>
            </w:r>
          </w:p>
        </w:tc>
        <w:tc>
          <w:tcPr>
            <w:tcW w:w="1045" w:type="pct"/>
          </w:tcPr>
          <w:p w14:paraId="5146B5E0" w14:textId="77777777" w:rsidR="002B367F" w:rsidRPr="00063F00" w:rsidRDefault="002B367F" w:rsidP="002B367F">
            <w:pPr>
              <w:rPr>
                <w:rFonts w:cs="Tahoma"/>
                <w:sz w:val="18"/>
                <w:szCs w:val="18"/>
              </w:rPr>
            </w:pPr>
          </w:p>
        </w:tc>
      </w:tr>
      <w:tr w:rsidR="002B367F" w:rsidRPr="00063F00" w14:paraId="1D88DD0F" w14:textId="77777777" w:rsidTr="00620FB8">
        <w:trPr>
          <w:trHeight w:val="826"/>
        </w:trPr>
        <w:tc>
          <w:tcPr>
            <w:tcW w:w="847" w:type="pct"/>
          </w:tcPr>
          <w:p w14:paraId="6DDC4CF1" w14:textId="77777777" w:rsidR="002B367F" w:rsidRPr="00063F00" w:rsidRDefault="002B367F" w:rsidP="002B367F">
            <w:pPr>
              <w:rPr>
                <w:rFonts w:cs="Tahoma"/>
                <w:sz w:val="18"/>
                <w:szCs w:val="18"/>
              </w:rPr>
            </w:pPr>
            <w:r w:rsidRPr="00063F00">
              <w:rPr>
                <w:rFonts w:cs="Tahoma"/>
                <w:sz w:val="18"/>
                <w:szCs w:val="18"/>
              </w:rPr>
              <w:t>Price list reference</w:t>
            </w:r>
          </w:p>
        </w:tc>
        <w:tc>
          <w:tcPr>
            <w:tcW w:w="494" w:type="pct"/>
          </w:tcPr>
          <w:p w14:paraId="3780BC27" w14:textId="77777777" w:rsidR="002B367F" w:rsidRPr="00063F00" w:rsidRDefault="002B367F" w:rsidP="002B367F">
            <w:pPr>
              <w:rPr>
                <w:rFonts w:cs="Tahoma"/>
                <w:sz w:val="18"/>
                <w:szCs w:val="18"/>
              </w:rPr>
            </w:pPr>
            <w:r w:rsidRPr="00063F00">
              <w:rPr>
                <w:rFonts w:cs="Tahoma"/>
                <w:sz w:val="18"/>
                <w:szCs w:val="18"/>
              </w:rPr>
              <w:t>35</w:t>
            </w:r>
          </w:p>
        </w:tc>
        <w:tc>
          <w:tcPr>
            <w:tcW w:w="617" w:type="pct"/>
          </w:tcPr>
          <w:p w14:paraId="60BEEEB8" w14:textId="77777777" w:rsidR="002B367F" w:rsidRPr="00063F00" w:rsidRDefault="002B367F" w:rsidP="002B367F">
            <w:pPr>
              <w:rPr>
                <w:rFonts w:cs="Tahoma"/>
                <w:sz w:val="18"/>
                <w:szCs w:val="18"/>
              </w:rPr>
            </w:pPr>
            <w:r w:rsidRPr="00063F00">
              <w:rPr>
                <w:rFonts w:cs="Tahoma"/>
                <w:sz w:val="18"/>
                <w:szCs w:val="18"/>
              </w:rPr>
              <w:t>256</w:t>
            </w:r>
          </w:p>
        </w:tc>
        <w:tc>
          <w:tcPr>
            <w:tcW w:w="713" w:type="pct"/>
          </w:tcPr>
          <w:p w14:paraId="17D8FEC9" w14:textId="77777777" w:rsidR="002B367F" w:rsidRPr="00063F00" w:rsidRDefault="002B367F" w:rsidP="002B367F">
            <w:pPr>
              <w:rPr>
                <w:rFonts w:cs="Tahoma"/>
                <w:sz w:val="18"/>
                <w:szCs w:val="18"/>
              </w:rPr>
            </w:pPr>
            <w:r w:rsidRPr="00063F00">
              <w:rPr>
                <w:rFonts w:cs="Tahoma"/>
                <w:sz w:val="18"/>
                <w:szCs w:val="18"/>
              </w:rPr>
              <w:t>Text</w:t>
            </w:r>
          </w:p>
        </w:tc>
        <w:tc>
          <w:tcPr>
            <w:tcW w:w="1284" w:type="pct"/>
          </w:tcPr>
          <w:p w14:paraId="7AB314BF" w14:textId="77777777" w:rsidR="002B367F" w:rsidRPr="00063F00" w:rsidRDefault="002B367F" w:rsidP="002B367F">
            <w:pPr>
              <w:rPr>
                <w:rFonts w:cs="Tahoma"/>
                <w:sz w:val="18"/>
                <w:szCs w:val="18"/>
              </w:rPr>
            </w:pPr>
            <w:r w:rsidRPr="00063F00">
              <w:rPr>
                <w:rFonts w:cs="Tahoma"/>
                <w:sz w:val="18"/>
                <w:szCs w:val="18"/>
              </w:rPr>
              <w:t>e.g. 6.1.2 Pole Products</w:t>
            </w:r>
          </w:p>
        </w:tc>
        <w:tc>
          <w:tcPr>
            <w:tcW w:w="1045" w:type="pct"/>
          </w:tcPr>
          <w:p w14:paraId="432FD846" w14:textId="77777777" w:rsidR="002B367F" w:rsidRPr="00063F00" w:rsidRDefault="002B367F" w:rsidP="002B367F">
            <w:pPr>
              <w:rPr>
                <w:rFonts w:cs="Tahoma"/>
                <w:sz w:val="18"/>
                <w:szCs w:val="18"/>
              </w:rPr>
            </w:pPr>
            <w:r>
              <w:rPr>
                <w:rFonts w:cs="Tahoma"/>
                <w:sz w:val="18"/>
                <w:szCs w:val="18"/>
              </w:rPr>
              <w:t>Price List reference will be displayed when available</w:t>
            </w:r>
          </w:p>
        </w:tc>
      </w:tr>
      <w:tr w:rsidR="002B367F" w:rsidRPr="00063F00" w14:paraId="20E3C2EB" w14:textId="77777777" w:rsidTr="00620FB8">
        <w:trPr>
          <w:trHeight w:val="1127"/>
        </w:trPr>
        <w:tc>
          <w:tcPr>
            <w:tcW w:w="847" w:type="pct"/>
          </w:tcPr>
          <w:p w14:paraId="269543F2" w14:textId="77777777" w:rsidR="002B367F" w:rsidRPr="00063F00" w:rsidRDefault="002B367F" w:rsidP="002B367F">
            <w:pPr>
              <w:rPr>
                <w:rFonts w:cs="Tahoma"/>
                <w:sz w:val="18"/>
                <w:szCs w:val="18"/>
              </w:rPr>
            </w:pPr>
            <w:r w:rsidRPr="00063F00">
              <w:rPr>
                <w:rFonts w:cs="Tahoma"/>
                <w:sz w:val="18"/>
                <w:szCs w:val="18"/>
              </w:rPr>
              <w:t>Price list description</w:t>
            </w:r>
          </w:p>
        </w:tc>
        <w:tc>
          <w:tcPr>
            <w:tcW w:w="494" w:type="pct"/>
          </w:tcPr>
          <w:p w14:paraId="475C56EE" w14:textId="77777777" w:rsidR="002B367F" w:rsidRPr="00063F00" w:rsidRDefault="002B367F" w:rsidP="002B367F">
            <w:pPr>
              <w:rPr>
                <w:rFonts w:cs="Tahoma"/>
                <w:sz w:val="18"/>
                <w:szCs w:val="18"/>
              </w:rPr>
            </w:pPr>
            <w:r w:rsidRPr="00063F00">
              <w:rPr>
                <w:rFonts w:cs="Tahoma"/>
                <w:sz w:val="18"/>
                <w:szCs w:val="18"/>
              </w:rPr>
              <w:t>36</w:t>
            </w:r>
          </w:p>
        </w:tc>
        <w:tc>
          <w:tcPr>
            <w:tcW w:w="617" w:type="pct"/>
          </w:tcPr>
          <w:p w14:paraId="3C7FD542" w14:textId="77777777" w:rsidR="002B367F" w:rsidRPr="00063F00" w:rsidRDefault="002B367F" w:rsidP="002B367F">
            <w:pPr>
              <w:rPr>
                <w:rFonts w:cs="Tahoma"/>
                <w:sz w:val="18"/>
                <w:szCs w:val="18"/>
              </w:rPr>
            </w:pPr>
            <w:r w:rsidRPr="00063F00">
              <w:rPr>
                <w:rFonts w:cs="Tahoma"/>
                <w:sz w:val="18"/>
                <w:szCs w:val="18"/>
              </w:rPr>
              <w:t>256</w:t>
            </w:r>
          </w:p>
        </w:tc>
        <w:tc>
          <w:tcPr>
            <w:tcW w:w="713" w:type="pct"/>
          </w:tcPr>
          <w:p w14:paraId="0F2514EE" w14:textId="77777777" w:rsidR="002B367F" w:rsidRPr="00063F00" w:rsidRDefault="002B367F" w:rsidP="002B367F">
            <w:pPr>
              <w:rPr>
                <w:rFonts w:cs="Tahoma"/>
                <w:sz w:val="18"/>
                <w:szCs w:val="18"/>
              </w:rPr>
            </w:pPr>
            <w:r w:rsidRPr="00063F00">
              <w:rPr>
                <w:rFonts w:cs="Tahoma"/>
                <w:sz w:val="18"/>
                <w:szCs w:val="18"/>
              </w:rPr>
              <w:t>Text</w:t>
            </w:r>
          </w:p>
        </w:tc>
        <w:tc>
          <w:tcPr>
            <w:tcW w:w="1284" w:type="pct"/>
            <w:vAlign w:val="center"/>
          </w:tcPr>
          <w:p w14:paraId="1CA09AAC" w14:textId="77777777" w:rsidR="002B367F" w:rsidRPr="00063F00" w:rsidRDefault="002B367F" w:rsidP="002B367F">
            <w:pPr>
              <w:rPr>
                <w:rFonts w:cs="Tahoma"/>
                <w:sz w:val="18"/>
                <w:szCs w:val="18"/>
              </w:rPr>
            </w:pPr>
            <w:r w:rsidRPr="00063F00">
              <w:rPr>
                <w:rFonts w:cs="Tahoma"/>
                <w:sz w:val="18"/>
                <w:szCs w:val="18"/>
              </w:rPr>
              <w:t>e.g. Facility on pole for Multi</w:t>
            </w:r>
            <w:r w:rsidR="00393CFE">
              <w:rPr>
                <w:rFonts w:cs="Tahoma"/>
                <w:sz w:val="18"/>
                <w:szCs w:val="18"/>
              </w:rPr>
              <w:t xml:space="preserve"> – </w:t>
            </w:r>
            <w:r w:rsidRPr="00063F00">
              <w:rPr>
                <w:rFonts w:cs="Tahoma"/>
                <w:sz w:val="18"/>
                <w:szCs w:val="18"/>
              </w:rPr>
              <w:t>end</w:t>
            </w:r>
            <w:r w:rsidR="00393CFE">
              <w:rPr>
                <w:rFonts w:cs="Tahoma"/>
                <w:sz w:val="18"/>
                <w:szCs w:val="18"/>
              </w:rPr>
              <w:t xml:space="preserve"> </w:t>
            </w:r>
            <w:r w:rsidRPr="00063F00">
              <w:rPr>
                <w:rFonts w:cs="Tahoma"/>
                <w:sz w:val="18"/>
                <w:szCs w:val="18"/>
              </w:rPr>
              <w:t>-</w:t>
            </w:r>
            <w:r w:rsidR="00393CFE">
              <w:rPr>
                <w:rFonts w:cs="Tahoma"/>
                <w:sz w:val="18"/>
                <w:szCs w:val="18"/>
              </w:rPr>
              <w:t xml:space="preserve"> </w:t>
            </w:r>
            <w:r w:rsidRPr="00063F00">
              <w:rPr>
                <w:rFonts w:cs="Tahoma"/>
                <w:sz w:val="18"/>
                <w:szCs w:val="18"/>
              </w:rPr>
              <w:t xml:space="preserve">user attachment </w:t>
            </w:r>
          </w:p>
        </w:tc>
        <w:tc>
          <w:tcPr>
            <w:tcW w:w="1045" w:type="pct"/>
          </w:tcPr>
          <w:p w14:paraId="585A7267" w14:textId="77777777" w:rsidR="002B367F" w:rsidRPr="00063F00" w:rsidRDefault="002B367F" w:rsidP="002B367F">
            <w:pPr>
              <w:rPr>
                <w:rFonts w:cs="Tahoma"/>
                <w:sz w:val="18"/>
                <w:szCs w:val="18"/>
              </w:rPr>
            </w:pPr>
            <w:r>
              <w:rPr>
                <w:rFonts w:cs="Tahoma"/>
                <w:sz w:val="18"/>
                <w:szCs w:val="18"/>
              </w:rPr>
              <w:t>Price List description will be displayed when available</w:t>
            </w:r>
          </w:p>
        </w:tc>
      </w:tr>
      <w:tr w:rsidR="002B367F" w:rsidRPr="00063F00" w14:paraId="675EC644" w14:textId="77777777" w:rsidTr="00620FB8">
        <w:trPr>
          <w:trHeight w:val="1352"/>
        </w:trPr>
        <w:tc>
          <w:tcPr>
            <w:tcW w:w="5000" w:type="pct"/>
            <w:gridSpan w:val="6"/>
          </w:tcPr>
          <w:p w14:paraId="5CB9819E" w14:textId="77777777" w:rsidR="002B367F" w:rsidRPr="00B84ADA" w:rsidRDefault="002B367F" w:rsidP="00CB205D">
            <w:pPr>
              <w:spacing w:after="0"/>
              <w:rPr>
                <w:rFonts w:cs="Tahoma"/>
                <w:szCs w:val="21"/>
              </w:rPr>
            </w:pPr>
            <w:r w:rsidRPr="00D31A75">
              <w:rPr>
                <w:rFonts w:cs="Tahoma"/>
                <w:szCs w:val="21"/>
              </w:rPr>
              <w:t>Note: Fields 37-</w:t>
            </w:r>
            <w:r w:rsidR="00AC79EC" w:rsidRPr="00B84ADA">
              <w:rPr>
                <w:rFonts w:cs="Tahoma"/>
                <w:szCs w:val="21"/>
              </w:rPr>
              <w:t xml:space="preserve">72 </w:t>
            </w:r>
            <w:r w:rsidRPr="00B84ADA">
              <w:rPr>
                <w:rFonts w:cs="Tahoma"/>
                <w:szCs w:val="21"/>
              </w:rPr>
              <w:t xml:space="preserve">are specific and unique to </w:t>
            </w:r>
            <w:r w:rsidR="00770633" w:rsidRPr="00B84ADA">
              <w:rPr>
                <w:rFonts w:cs="Tahoma"/>
                <w:szCs w:val="21"/>
              </w:rPr>
              <w:t>Physical Infrastructure Access (PIA)</w:t>
            </w:r>
            <w:r w:rsidRPr="00B84ADA">
              <w:rPr>
                <w:rFonts w:cs="Tahoma"/>
                <w:szCs w:val="21"/>
              </w:rPr>
              <w:t xml:space="preserve"> and will be displayed below if they carry any values. Refer table ‘</w:t>
            </w:r>
            <w:r w:rsidRPr="00B84ADA">
              <w:rPr>
                <w:rFonts w:cs="Tahoma"/>
                <w:b/>
                <w:szCs w:val="21"/>
              </w:rPr>
              <w:t>Product Attributes</w:t>
            </w:r>
            <w:r w:rsidRPr="00B84ADA">
              <w:rPr>
                <w:rFonts w:cs="Tahoma"/>
                <w:szCs w:val="21"/>
              </w:rPr>
              <w:t>’ below to see the applicable Attribute names and values.</w:t>
            </w:r>
          </w:p>
          <w:p w14:paraId="53AE78D8" w14:textId="77777777" w:rsidR="00AC79EC" w:rsidRPr="0060037A" w:rsidRDefault="00AC79EC" w:rsidP="00F1603A">
            <w:pPr>
              <w:spacing w:after="0"/>
              <w:rPr>
                <w:rFonts w:cs="Tahoma"/>
                <w:szCs w:val="21"/>
              </w:rPr>
            </w:pPr>
            <w:r w:rsidRPr="00B84ADA">
              <w:rPr>
                <w:rFonts w:cs="Tahoma"/>
                <w:szCs w:val="21"/>
              </w:rPr>
              <w:t>Field 37</w:t>
            </w:r>
            <w:r w:rsidR="007B06AA" w:rsidRPr="00B84ADA">
              <w:rPr>
                <w:rFonts w:cs="Tahoma"/>
                <w:szCs w:val="21"/>
              </w:rPr>
              <w:t>-40 and 60 is listed below s</w:t>
            </w:r>
            <w:r w:rsidRPr="00D31A75">
              <w:rPr>
                <w:rFonts w:cs="Tahoma"/>
                <w:szCs w:val="21"/>
              </w:rPr>
              <w:t>o field</w:t>
            </w:r>
            <w:r w:rsidR="007B06AA" w:rsidRPr="00B84ADA">
              <w:rPr>
                <w:rFonts w:cs="Tahoma"/>
                <w:szCs w:val="21"/>
              </w:rPr>
              <w:t>s</w:t>
            </w:r>
            <w:r w:rsidRPr="00D31A75">
              <w:rPr>
                <w:rFonts w:cs="Tahoma"/>
                <w:szCs w:val="21"/>
              </w:rPr>
              <w:t xml:space="preserve"> 41-59 and 61-70 is empty.</w:t>
            </w:r>
          </w:p>
        </w:tc>
      </w:tr>
      <w:tr w:rsidR="002B367F" w:rsidRPr="00063F00" w14:paraId="61F7556F" w14:textId="77777777" w:rsidTr="00620FB8">
        <w:trPr>
          <w:trHeight w:val="826"/>
        </w:trPr>
        <w:tc>
          <w:tcPr>
            <w:tcW w:w="847" w:type="pct"/>
          </w:tcPr>
          <w:p w14:paraId="39E909B4" w14:textId="77777777" w:rsidR="002B367F" w:rsidRPr="00063F00" w:rsidRDefault="002B367F" w:rsidP="002B367F">
            <w:pPr>
              <w:rPr>
                <w:rFonts w:cs="Tahoma"/>
                <w:sz w:val="18"/>
                <w:szCs w:val="18"/>
              </w:rPr>
            </w:pPr>
            <w:r w:rsidRPr="00063F00">
              <w:rPr>
                <w:rFonts w:cs="Tahoma"/>
                <w:sz w:val="18"/>
                <w:szCs w:val="18"/>
              </w:rPr>
              <w:t>Attribute</w:t>
            </w:r>
            <w:r>
              <w:rPr>
                <w:rFonts w:cs="Tahoma"/>
                <w:sz w:val="18"/>
                <w:szCs w:val="18"/>
              </w:rPr>
              <w:t>1_Name</w:t>
            </w:r>
          </w:p>
        </w:tc>
        <w:tc>
          <w:tcPr>
            <w:tcW w:w="494" w:type="pct"/>
          </w:tcPr>
          <w:p w14:paraId="3C26008E" w14:textId="77777777" w:rsidR="002B367F" w:rsidRPr="00063F00" w:rsidRDefault="002B367F" w:rsidP="002B367F">
            <w:pPr>
              <w:rPr>
                <w:rFonts w:cs="Tahoma"/>
                <w:sz w:val="18"/>
                <w:szCs w:val="18"/>
              </w:rPr>
            </w:pPr>
            <w:r w:rsidRPr="00063F00">
              <w:rPr>
                <w:rFonts w:cs="Tahoma"/>
                <w:sz w:val="18"/>
                <w:szCs w:val="18"/>
              </w:rPr>
              <w:t>37</w:t>
            </w:r>
          </w:p>
        </w:tc>
        <w:tc>
          <w:tcPr>
            <w:tcW w:w="617" w:type="pct"/>
          </w:tcPr>
          <w:p w14:paraId="18F009FA" w14:textId="77777777" w:rsidR="002B367F" w:rsidRPr="00063F00" w:rsidRDefault="002B367F" w:rsidP="002B367F">
            <w:pPr>
              <w:rPr>
                <w:rFonts w:cs="Tahoma"/>
                <w:sz w:val="18"/>
                <w:szCs w:val="18"/>
              </w:rPr>
            </w:pPr>
            <w:r w:rsidRPr="00063F00">
              <w:rPr>
                <w:rFonts w:cs="Tahoma"/>
                <w:sz w:val="18"/>
                <w:szCs w:val="18"/>
              </w:rPr>
              <w:t>40</w:t>
            </w:r>
          </w:p>
        </w:tc>
        <w:tc>
          <w:tcPr>
            <w:tcW w:w="713" w:type="pct"/>
          </w:tcPr>
          <w:p w14:paraId="4BBB6CC0" w14:textId="77777777" w:rsidR="002B367F" w:rsidRPr="00063F00" w:rsidRDefault="002B367F" w:rsidP="002B367F">
            <w:pPr>
              <w:rPr>
                <w:rFonts w:cs="Tahoma"/>
                <w:sz w:val="18"/>
                <w:szCs w:val="18"/>
              </w:rPr>
            </w:pPr>
            <w:r w:rsidRPr="00063F00">
              <w:rPr>
                <w:rFonts w:cs="Tahoma"/>
                <w:sz w:val="18"/>
                <w:szCs w:val="18"/>
              </w:rPr>
              <w:t>Text</w:t>
            </w:r>
          </w:p>
        </w:tc>
        <w:tc>
          <w:tcPr>
            <w:tcW w:w="1284" w:type="pct"/>
          </w:tcPr>
          <w:p w14:paraId="7047CCAD" w14:textId="77777777" w:rsidR="002B367F" w:rsidRDefault="002B367F" w:rsidP="002B367F">
            <w:pPr>
              <w:rPr>
                <w:rFonts w:cs="Tahoma"/>
                <w:sz w:val="18"/>
                <w:szCs w:val="18"/>
              </w:rPr>
            </w:pPr>
            <w:r>
              <w:rPr>
                <w:rFonts w:cs="Tahoma"/>
                <w:sz w:val="18"/>
                <w:szCs w:val="18"/>
              </w:rPr>
              <w:t xml:space="preserve">e.g. </w:t>
            </w:r>
            <w:r w:rsidRPr="00063F00">
              <w:rPr>
                <w:rFonts w:cs="Tahoma"/>
                <w:sz w:val="18"/>
                <w:szCs w:val="18"/>
              </w:rPr>
              <w:t xml:space="preserve">Bore count, </w:t>
            </w:r>
          </w:p>
          <w:p w14:paraId="0D83FB44" w14:textId="77777777" w:rsidR="00316C3E" w:rsidRDefault="002B367F" w:rsidP="002B367F">
            <w:pPr>
              <w:rPr>
                <w:rFonts w:cs="Tahoma"/>
                <w:sz w:val="18"/>
                <w:szCs w:val="18"/>
              </w:rPr>
            </w:pPr>
            <w:r w:rsidRPr="00063F00">
              <w:rPr>
                <w:rFonts w:cs="Tahoma"/>
                <w:sz w:val="18"/>
                <w:szCs w:val="18"/>
              </w:rPr>
              <w:t>Structure Type</w:t>
            </w:r>
            <w:r w:rsidR="00316C3E">
              <w:rPr>
                <w:rFonts w:cs="Tahoma"/>
                <w:sz w:val="18"/>
                <w:szCs w:val="18"/>
              </w:rPr>
              <w:t>,</w:t>
            </w:r>
          </w:p>
          <w:p w14:paraId="1B4B2145" w14:textId="77777777" w:rsidR="002B367F" w:rsidRPr="00063F00" w:rsidRDefault="00316C3E" w:rsidP="002B367F">
            <w:pPr>
              <w:rPr>
                <w:rFonts w:cs="Tahoma"/>
                <w:sz w:val="18"/>
                <w:szCs w:val="18"/>
              </w:rPr>
            </w:pPr>
            <w:r w:rsidRPr="00AF41CF">
              <w:rPr>
                <w:rFonts w:cs="Tahoma"/>
                <w:sz w:val="18"/>
                <w:szCs w:val="18"/>
              </w:rPr>
              <w:t>UPRN</w:t>
            </w:r>
          </w:p>
        </w:tc>
        <w:tc>
          <w:tcPr>
            <w:tcW w:w="1045" w:type="pct"/>
          </w:tcPr>
          <w:p w14:paraId="2C480512" w14:textId="77777777" w:rsidR="002B367F" w:rsidRPr="00063F00" w:rsidRDefault="002B367F" w:rsidP="002B367F">
            <w:pPr>
              <w:rPr>
                <w:rFonts w:cs="Tahoma"/>
                <w:sz w:val="18"/>
                <w:szCs w:val="18"/>
              </w:rPr>
            </w:pPr>
          </w:p>
        </w:tc>
      </w:tr>
      <w:tr w:rsidR="002B367F" w:rsidRPr="00063F00" w14:paraId="2F40DAA6" w14:textId="77777777" w:rsidTr="00620FB8">
        <w:trPr>
          <w:trHeight w:val="1127"/>
        </w:trPr>
        <w:tc>
          <w:tcPr>
            <w:tcW w:w="847" w:type="pct"/>
          </w:tcPr>
          <w:p w14:paraId="6895719E" w14:textId="77777777" w:rsidR="002B367F" w:rsidRPr="00063F00" w:rsidRDefault="002B367F" w:rsidP="002B367F">
            <w:pPr>
              <w:rPr>
                <w:rFonts w:cs="Tahoma"/>
                <w:sz w:val="18"/>
                <w:szCs w:val="18"/>
              </w:rPr>
            </w:pPr>
            <w:r w:rsidRPr="00063F00">
              <w:rPr>
                <w:rFonts w:cs="Tahoma"/>
                <w:sz w:val="18"/>
                <w:szCs w:val="18"/>
              </w:rPr>
              <w:t>Attribute</w:t>
            </w:r>
            <w:r>
              <w:rPr>
                <w:rFonts w:cs="Tahoma"/>
                <w:sz w:val="18"/>
                <w:szCs w:val="18"/>
              </w:rPr>
              <w:t>1_Value</w:t>
            </w:r>
          </w:p>
        </w:tc>
        <w:tc>
          <w:tcPr>
            <w:tcW w:w="494" w:type="pct"/>
          </w:tcPr>
          <w:p w14:paraId="4834A2A0" w14:textId="77777777" w:rsidR="002B367F" w:rsidRPr="00063F00" w:rsidRDefault="002B367F" w:rsidP="002B367F">
            <w:pPr>
              <w:rPr>
                <w:rFonts w:cs="Tahoma"/>
                <w:sz w:val="18"/>
                <w:szCs w:val="18"/>
              </w:rPr>
            </w:pPr>
            <w:r w:rsidRPr="00063F00">
              <w:rPr>
                <w:rFonts w:cs="Tahoma"/>
                <w:sz w:val="18"/>
                <w:szCs w:val="18"/>
              </w:rPr>
              <w:t>38</w:t>
            </w:r>
          </w:p>
        </w:tc>
        <w:tc>
          <w:tcPr>
            <w:tcW w:w="617" w:type="pct"/>
          </w:tcPr>
          <w:p w14:paraId="264FA101" w14:textId="77777777" w:rsidR="002B367F" w:rsidRPr="00063F00" w:rsidRDefault="002B367F" w:rsidP="002B367F">
            <w:pPr>
              <w:rPr>
                <w:rFonts w:cs="Tahoma"/>
                <w:sz w:val="18"/>
                <w:szCs w:val="18"/>
              </w:rPr>
            </w:pPr>
            <w:r w:rsidRPr="00063F00">
              <w:rPr>
                <w:rFonts w:cs="Tahoma"/>
                <w:sz w:val="18"/>
                <w:szCs w:val="18"/>
              </w:rPr>
              <w:t>40</w:t>
            </w:r>
          </w:p>
        </w:tc>
        <w:tc>
          <w:tcPr>
            <w:tcW w:w="713" w:type="pct"/>
          </w:tcPr>
          <w:p w14:paraId="57E064C6" w14:textId="77777777" w:rsidR="002B367F" w:rsidRPr="00063F00" w:rsidRDefault="002B367F" w:rsidP="002B367F">
            <w:pPr>
              <w:rPr>
                <w:rFonts w:cs="Tahoma"/>
                <w:sz w:val="18"/>
                <w:szCs w:val="18"/>
              </w:rPr>
            </w:pPr>
            <w:r w:rsidRPr="00063F00">
              <w:rPr>
                <w:rFonts w:cs="Tahoma"/>
                <w:sz w:val="18"/>
                <w:szCs w:val="18"/>
              </w:rPr>
              <w:t>Text</w:t>
            </w:r>
          </w:p>
        </w:tc>
        <w:tc>
          <w:tcPr>
            <w:tcW w:w="1284" w:type="pct"/>
          </w:tcPr>
          <w:p w14:paraId="5686EFB9" w14:textId="77777777" w:rsidR="002B367F" w:rsidRDefault="002B367F" w:rsidP="002B367F">
            <w:pPr>
              <w:rPr>
                <w:rFonts w:cs="Tahoma"/>
                <w:sz w:val="18"/>
                <w:szCs w:val="18"/>
              </w:rPr>
            </w:pPr>
            <w:r w:rsidRPr="00063F00">
              <w:rPr>
                <w:rFonts w:cs="Tahoma"/>
                <w:sz w:val="18"/>
                <w:szCs w:val="18"/>
              </w:rPr>
              <w:t xml:space="preserve">Single Bore, </w:t>
            </w:r>
          </w:p>
          <w:p w14:paraId="11A76659" w14:textId="77777777" w:rsidR="002B367F" w:rsidRDefault="002B367F" w:rsidP="002B367F">
            <w:pPr>
              <w:rPr>
                <w:rFonts w:cs="Tahoma"/>
                <w:sz w:val="18"/>
                <w:szCs w:val="18"/>
              </w:rPr>
            </w:pPr>
            <w:r w:rsidRPr="00063F00">
              <w:rPr>
                <w:rFonts w:cs="Tahoma"/>
                <w:sz w:val="18"/>
                <w:szCs w:val="18"/>
              </w:rPr>
              <w:t>Manhole</w:t>
            </w:r>
            <w:r w:rsidR="00316C3E">
              <w:rPr>
                <w:rFonts w:cs="Tahoma"/>
                <w:sz w:val="18"/>
                <w:szCs w:val="18"/>
              </w:rPr>
              <w:t>,</w:t>
            </w:r>
          </w:p>
          <w:p w14:paraId="5E0E2B83" w14:textId="77777777" w:rsidR="00316C3E" w:rsidRPr="00063F00" w:rsidRDefault="00316C3E" w:rsidP="00316C3E">
            <w:pPr>
              <w:rPr>
                <w:rFonts w:cs="Tahoma"/>
                <w:sz w:val="18"/>
                <w:szCs w:val="18"/>
              </w:rPr>
            </w:pPr>
            <w:r w:rsidRPr="00AF41CF">
              <w:rPr>
                <w:rFonts w:cs="Tahoma"/>
                <w:sz w:val="18"/>
                <w:szCs w:val="18"/>
              </w:rPr>
              <w:t>NA</w:t>
            </w:r>
          </w:p>
        </w:tc>
        <w:tc>
          <w:tcPr>
            <w:tcW w:w="1045" w:type="pct"/>
          </w:tcPr>
          <w:p w14:paraId="60A82FDB" w14:textId="77777777" w:rsidR="002B367F" w:rsidRPr="00063F00" w:rsidRDefault="006C7386" w:rsidP="002B367F">
            <w:pPr>
              <w:rPr>
                <w:rFonts w:cs="Tahoma"/>
                <w:sz w:val="18"/>
                <w:szCs w:val="18"/>
              </w:rPr>
            </w:pPr>
            <w:r w:rsidRPr="00AF41CF">
              <w:rPr>
                <w:rFonts w:cs="Tahoma"/>
                <w:sz w:val="18"/>
                <w:szCs w:val="18"/>
              </w:rPr>
              <w:t>The attribute value for Bore Count will be ‘NA’ if no value</w:t>
            </w:r>
          </w:p>
        </w:tc>
      </w:tr>
      <w:tr w:rsidR="002B367F" w:rsidRPr="00063F00" w14:paraId="4816EDC8" w14:textId="77777777" w:rsidTr="00620FB8">
        <w:trPr>
          <w:trHeight w:val="826"/>
        </w:trPr>
        <w:tc>
          <w:tcPr>
            <w:tcW w:w="847" w:type="pct"/>
          </w:tcPr>
          <w:p w14:paraId="6610CFF8" w14:textId="77777777" w:rsidR="002B367F" w:rsidRPr="00063F00" w:rsidRDefault="002B367F" w:rsidP="002B367F">
            <w:pPr>
              <w:rPr>
                <w:rFonts w:cs="Tahoma"/>
                <w:sz w:val="18"/>
                <w:szCs w:val="18"/>
              </w:rPr>
            </w:pPr>
            <w:r w:rsidRPr="00063F00">
              <w:rPr>
                <w:rFonts w:cs="Tahoma"/>
                <w:sz w:val="18"/>
                <w:szCs w:val="18"/>
              </w:rPr>
              <w:t>Attribute</w:t>
            </w:r>
            <w:r>
              <w:rPr>
                <w:rFonts w:cs="Tahoma"/>
                <w:sz w:val="18"/>
                <w:szCs w:val="18"/>
              </w:rPr>
              <w:t>2_Name</w:t>
            </w:r>
          </w:p>
        </w:tc>
        <w:tc>
          <w:tcPr>
            <w:tcW w:w="494" w:type="pct"/>
          </w:tcPr>
          <w:p w14:paraId="2E0749BE" w14:textId="77777777" w:rsidR="002B367F" w:rsidRPr="00063F00" w:rsidRDefault="002B367F" w:rsidP="002B367F">
            <w:pPr>
              <w:rPr>
                <w:rFonts w:cs="Tahoma"/>
                <w:sz w:val="18"/>
                <w:szCs w:val="18"/>
              </w:rPr>
            </w:pPr>
            <w:r w:rsidRPr="00063F00">
              <w:rPr>
                <w:rFonts w:cs="Tahoma"/>
                <w:sz w:val="18"/>
                <w:szCs w:val="18"/>
              </w:rPr>
              <w:t>39</w:t>
            </w:r>
          </w:p>
        </w:tc>
        <w:tc>
          <w:tcPr>
            <w:tcW w:w="617" w:type="pct"/>
          </w:tcPr>
          <w:p w14:paraId="68A4C008" w14:textId="77777777" w:rsidR="002B367F" w:rsidRPr="00063F00" w:rsidRDefault="002B367F" w:rsidP="002B367F">
            <w:pPr>
              <w:rPr>
                <w:rFonts w:cs="Tahoma"/>
                <w:sz w:val="18"/>
                <w:szCs w:val="18"/>
              </w:rPr>
            </w:pPr>
            <w:r w:rsidRPr="00063F00">
              <w:rPr>
                <w:rFonts w:cs="Tahoma"/>
                <w:sz w:val="18"/>
                <w:szCs w:val="18"/>
              </w:rPr>
              <w:t>40</w:t>
            </w:r>
          </w:p>
        </w:tc>
        <w:tc>
          <w:tcPr>
            <w:tcW w:w="713" w:type="pct"/>
          </w:tcPr>
          <w:p w14:paraId="1367F416" w14:textId="77777777" w:rsidR="002B367F" w:rsidRPr="00063F00" w:rsidRDefault="002B367F" w:rsidP="002B367F">
            <w:pPr>
              <w:rPr>
                <w:rFonts w:cs="Tahoma"/>
                <w:sz w:val="18"/>
                <w:szCs w:val="18"/>
              </w:rPr>
            </w:pPr>
            <w:r w:rsidRPr="00063F00">
              <w:rPr>
                <w:rFonts w:cs="Tahoma"/>
                <w:sz w:val="18"/>
                <w:szCs w:val="18"/>
              </w:rPr>
              <w:t>Text</w:t>
            </w:r>
          </w:p>
        </w:tc>
        <w:tc>
          <w:tcPr>
            <w:tcW w:w="1284" w:type="pct"/>
          </w:tcPr>
          <w:p w14:paraId="160BA92A" w14:textId="77777777" w:rsidR="002B367F" w:rsidRPr="00063F00" w:rsidRDefault="002B367F" w:rsidP="002B367F">
            <w:pPr>
              <w:rPr>
                <w:rFonts w:cs="Tahoma"/>
                <w:sz w:val="18"/>
                <w:szCs w:val="18"/>
              </w:rPr>
            </w:pPr>
            <w:r w:rsidRPr="00063F00">
              <w:rPr>
                <w:rFonts w:cs="Tahoma"/>
                <w:sz w:val="18"/>
                <w:szCs w:val="18"/>
              </w:rPr>
              <w:t>Size</w:t>
            </w:r>
            <w:r w:rsidR="00316C3E">
              <w:rPr>
                <w:rFonts w:cs="Tahoma"/>
                <w:sz w:val="18"/>
                <w:szCs w:val="18"/>
              </w:rPr>
              <w:t xml:space="preserve">, </w:t>
            </w:r>
            <w:r w:rsidR="00316C3E" w:rsidRPr="00AF41CF">
              <w:rPr>
                <w:rFonts w:cs="Tahoma"/>
                <w:sz w:val="18"/>
                <w:szCs w:val="18"/>
              </w:rPr>
              <w:t>Type</w:t>
            </w:r>
          </w:p>
        </w:tc>
        <w:tc>
          <w:tcPr>
            <w:tcW w:w="1045" w:type="pct"/>
          </w:tcPr>
          <w:p w14:paraId="58657A70" w14:textId="77777777" w:rsidR="002B367F" w:rsidRPr="00063F00" w:rsidRDefault="002B367F" w:rsidP="002B367F">
            <w:pPr>
              <w:rPr>
                <w:rFonts w:cs="Tahoma"/>
                <w:sz w:val="18"/>
                <w:szCs w:val="18"/>
              </w:rPr>
            </w:pPr>
          </w:p>
        </w:tc>
      </w:tr>
      <w:tr w:rsidR="002B367F" w:rsidRPr="00063F00" w14:paraId="58451A79" w14:textId="77777777" w:rsidTr="00620FB8">
        <w:trPr>
          <w:trHeight w:val="626"/>
        </w:trPr>
        <w:tc>
          <w:tcPr>
            <w:tcW w:w="847" w:type="pct"/>
          </w:tcPr>
          <w:p w14:paraId="32ACFC5B" w14:textId="77777777" w:rsidR="002B367F" w:rsidRPr="00063F00" w:rsidRDefault="002B367F" w:rsidP="002B367F">
            <w:pPr>
              <w:rPr>
                <w:rFonts w:cs="Tahoma"/>
                <w:sz w:val="18"/>
                <w:szCs w:val="18"/>
              </w:rPr>
            </w:pPr>
            <w:r w:rsidRPr="00063F00">
              <w:rPr>
                <w:rFonts w:cs="Tahoma"/>
                <w:sz w:val="18"/>
                <w:szCs w:val="18"/>
              </w:rPr>
              <w:t>Attribute</w:t>
            </w:r>
            <w:r>
              <w:rPr>
                <w:rFonts w:cs="Tahoma"/>
                <w:sz w:val="18"/>
                <w:szCs w:val="18"/>
              </w:rPr>
              <w:t>2_Value</w:t>
            </w:r>
          </w:p>
        </w:tc>
        <w:tc>
          <w:tcPr>
            <w:tcW w:w="494" w:type="pct"/>
          </w:tcPr>
          <w:p w14:paraId="3159FBB6" w14:textId="77777777" w:rsidR="002B367F" w:rsidRPr="00063F00" w:rsidRDefault="002B367F" w:rsidP="002B367F">
            <w:pPr>
              <w:rPr>
                <w:rFonts w:cs="Tahoma"/>
                <w:sz w:val="18"/>
                <w:szCs w:val="18"/>
              </w:rPr>
            </w:pPr>
            <w:r w:rsidRPr="00063F00">
              <w:rPr>
                <w:rFonts w:cs="Tahoma"/>
                <w:sz w:val="18"/>
                <w:szCs w:val="18"/>
              </w:rPr>
              <w:t>40</w:t>
            </w:r>
          </w:p>
        </w:tc>
        <w:tc>
          <w:tcPr>
            <w:tcW w:w="617" w:type="pct"/>
          </w:tcPr>
          <w:p w14:paraId="641A47FC" w14:textId="77777777" w:rsidR="002B367F" w:rsidRPr="00063F00" w:rsidRDefault="002B367F" w:rsidP="002B367F">
            <w:pPr>
              <w:rPr>
                <w:rFonts w:cs="Tahoma"/>
                <w:sz w:val="18"/>
                <w:szCs w:val="18"/>
              </w:rPr>
            </w:pPr>
            <w:r w:rsidRPr="00063F00">
              <w:rPr>
                <w:rFonts w:cs="Tahoma"/>
                <w:sz w:val="18"/>
                <w:szCs w:val="18"/>
              </w:rPr>
              <w:t>40</w:t>
            </w:r>
          </w:p>
        </w:tc>
        <w:tc>
          <w:tcPr>
            <w:tcW w:w="713" w:type="pct"/>
          </w:tcPr>
          <w:p w14:paraId="5F488AB4" w14:textId="77777777" w:rsidR="002B367F" w:rsidRPr="00063F00" w:rsidRDefault="002B367F" w:rsidP="002B367F">
            <w:pPr>
              <w:rPr>
                <w:rFonts w:cs="Tahoma"/>
                <w:sz w:val="18"/>
                <w:szCs w:val="18"/>
              </w:rPr>
            </w:pPr>
            <w:r w:rsidRPr="00063F00">
              <w:rPr>
                <w:rFonts w:cs="Tahoma"/>
                <w:sz w:val="18"/>
                <w:szCs w:val="18"/>
              </w:rPr>
              <w:t>Text</w:t>
            </w:r>
          </w:p>
        </w:tc>
        <w:tc>
          <w:tcPr>
            <w:tcW w:w="1284" w:type="pct"/>
          </w:tcPr>
          <w:p w14:paraId="7CFDF467" w14:textId="77777777" w:rsidR="002B367F" w:rsidRPr="00063F00" w:rsidRDefault="002B367F" w:rsidP="002B367F">
            <w:pPr>
              <w:rPr>
                <w:rFonts w:cs="Tahoma"/>
                <w:sz w:val="18"/>
                <w:szCs w:val="18"/>
              </w:rPr>
            </w:pPr>
            <w:r w:rsidRPr="00AF41CF">
              <w:rPr>
                <w:rFonts w:cs="Tahoma"/>
                <w:sz w:val="18"/>
                <w:szCs w:val="18"/>
              </w:rPr>
              <w:t>Small</w:t>
            </w:r>
            <w:r w:rsidR="00316C3E" w:rsidRPr="00AF41CF">
              <w:rPr>
                <w:rFonts w:cs="Tahoma"/>
                <w:sz w:val="18"/>
                <w:szCs w:val="18"/>
              </w:rPr>
              <w:t>, Spine</w:t>
            </w:r>
          </w:p>
        </w:tc>
        <w:tc>
          <w:tcPr>
            <w:tcW w:w="1045" w:type="pct"/>
          </w:tcPr>
          <w:p w14:paraId="35960B87" w14:textId="77777777" w:rsidR="002B367F" w:rsidRPr="00063F00" w:rsidRDefault="002B367F" w:rsidP="002B367F">
            <w:pPr>
              <w:rPr>
                <w:rFonts w:cs="Tahoma"/>
                <w:sz w:val="18"/>
                <w:szCs w:val="18"/>
              </w:rPr>
            </w:pPr>
          </w:p>
        </w:tc>
      </w:tr>
      <w:tr w:rsidR="003E2CF6" w:rsidRPr="00063F00" w14:paraId="2A2A36AD" w14:textId="77777777" w:rsidTr="00620FB8">
        <w:trPr>
          <w:trHeight w:val="626"/>
        </w:trPr>
        <w:tc>
          <w:tcPr>
            <w:tcW w:w="847" w:type="pct"/>
          </w:tcPr>
          <w:p w14:paraId="6E158B64" w14:textId="77777777" w:rsidR="003E2CF6" w:rsidRPr="007609EF" w:rsidRDefault="003E2CF6" w:rsidP="003E2CF6">
            <w:pPr>
              <w:spacing w:after="120"/>
              <w:rPr>
                <w:sz w:val="18"/>
                <w:szCs w:val="18"/>
              </w:rPr>
            </w:pPr>
            <w:r w:rsidRPr="00B84ADA">
              <w:rPr>
                <w:sz w:val="18"/>
                <w:szCs w:val="18"/>
              </w:rPr>
              <w:t>Unique Price Code</w:t>
            </w:r>
          </w:p>
        </w:tc>
        <w:tc>
          <w:tcPr>
            <w:tcW w:w="494" w:type="pct"/>
          </w:tcPr>
          <w:p w14:paraId="4B9169B2" w14:textId="77777777" w:rsidR="003E2CF6" w:rsidRPr="007609EF" w:rsidRDefault="003E2CF6" w:rsidP="003E2CF6">
            <w:pPr>
              <w:spacing w:after="120"/>
              <w:rPr>
                <w:sz w:val="18"/>
                <w:szCs w:val="18"/>
              </w:rPr>
            </w:pPr>
            <w:r>
              <w:rPr>
                <w:sz w:val="18"/>
                <w:szCs w:val="18"/>
              </w:rPr>
              <w:t>60</w:t>
            </w:r>
          </w:p>
        </w:tc>
        <w:tc>
          <w:tcPr>
            <w:tcW w:w="617" w:type="pct"/>
          </w:tcPr>
          <w:p w14:paraId="2490C0EF" w14:textId="77777777" w:rsidR="003E2CF6" w:rsidRPr="007609EF" w:rsidRDefault="00AD7C78" w:rsidP="003E2CF6">
            <w:pPr>
              <w:spacing w:after="120"/>
              <w:rPr>
                <w:sz w:val="18"/>
                <w:szCs w:val="18"/>
              </w:rPr>
            </w:pPr>
            <w:r>
              <w:rPr>
                <w:sz w:val="18"/>
                <w:szCs w:val="18"/>
              </w:rPr>
              <w:t>60</w:t>
            </w:r>
          </w:p>
        </w:tc>
        <w:tc>
          <w:tcPr>
            <w:tcW w:w="713" w:type="pct"/>
          </w:tcPr>
          <w:p w14:paraId="6046608C" w14:textId="77777777" w:rsidR="003E2CF6" w:rsidRPr="007609EF" w:rsidRDefault="003E2CF6" w:rsidP="003E2CF6">
            <w:pPr>
              <w:spacing w:after="120"/>
              <w:rPr>
                <w:sz w:val="18"/>
                <w:szCs w:val="18"/>
              </w:rPr>
            </w:pPr>
            <w:r>
              <w:rPr>
                <w:sz w:val="18"/>
                <w:szCs w:val="18"/>
              </w:rPr>
              <w:t>Text</w:t>
            </w:r>
          </w:p>
        </w:tc>
        <w:tc>
          <w:tcPr>
            <w:tcW w:w="1284" w:type="pct"/>
          </w:tcPr>
          <w:p w14:paraId="06F2BEE4" w14:textId="77777777" w:rsidR="003E2CF6" w:rsidRPr="00CA5D1F" w:rsidRDefault="003E2CF6" w:rsidP="003E2CF6">
            <w:pPr>
              <w:spacing w:after="120"/>
              <w:rPr>
                <w:sz w:val="18"/>
                <w:szCs w:val="18"/>
              </w:rPr>
            </w:pPr>
            <w:r w:rsidRPr="00CA5D1F">
              <w:rPr>
                <w:sz w:val="18"/>
                <w:szCs w:val="18"/>
              </w:rPr>
              <w:t>e.g</w:t>
            </w:r>
            <w:r w:rsidR="00635907" w:rsidRPr="00CA5D1F">
              <w:rPr>
                <w:sz w:val="18"/>
                <w:szCs w:val="18"/>
              </w:rPr>
              <w:t>. PIAXXXXXXXX</w:t>
            </w:r>
            <w:r w:rsidR="00447A20" w:rsidRPr="00CA5D1F">
              <w:rPr>
                <w:sz w:val="18"/>
                <w:szCs w:val="18"/>
              </w:rPr>
              <w:t>/</w:t>
            </w:r>
          </w:p>
          <w:p w14:paraId="2991F71D" w14:textId="77777777" w:rsidR="00447A20" w:rsidRDefault="00447A20" w:rsidP="003E2CF6">
            <w:pPr>
              <w:spacing w:after="120"/>
              <w:rPr>
                <w:sz w:val="18"/>
                <w:szCs w:val="18"/>
              </w:rPr>
            </w:pPr>
            <w:r w:rsidRPr="00CA5D1F">
              <w:rPr>
                <w:sz w:val="18"/>
                <w:szCs w:val="18"/>
              </w:rPr>
              <w:t>PIAYYYYYYYY</w:t>
            </w:r>
          </w:p>
        </w:tc>
        <w:tc>
          <w:tcPr>
            <w:tcW w:w="1045" w:type="pct"/>
          </w:tcPr>
          <w:p w14:paraId="5FC1D58C" w14:textId="77777777" w:rsidR="003E2CF6" w:rsidRPr="007609EF" w:rsidRDefault="00EA6C19" w:rsidP="00EA6C19">
            <w:pPr>
              <w:jc w:val="both"/>
              <w:rPr>
                <w:sz w:val="18"/>
                <w:szCs w:val="18"/>
              </w:rPr>
            </w:pPr>
            <w:r>
              <w:rPr>
                <w:rFonts w:ascii="Segoe UI" w:hAnsi="Segoe UI" w:cs="Segoe UI"/>
                <w:color w:val="000000"/>
                <w:sz w:val="20"/>
                <w:szCs w:val="20"/>
              </w:rPr>
              <w:t>PIA</w:t>
            </w:r>
            <w:r w:rsidR="003E180C">
              <w:rPr>
                <w:rFonts w:ascii="Segoe UI" w:hAnsi="Segoe UI" w:cs="Segoe UI"/>
                <w:color w:val="000000"/>
                <w:sz w:val="20"/>
                <w:szCs w:val="20"/>
              </w:rPr>
              <w:t xml:space="preserve"> </w:t>
            </w:r>
            <w:r>
              <w:rPr>
                <w:rFonts w:ascii="Segoe UI" w:hAnsi="Segoe UI" w:cs="Segoe UI"/>
                <w:color w:val="000000"/>
                <w:sz w:val="20"/>
                <w:szCs w:val="20"/>
              </w:rPr>
              <w:t>(wherever applicable) invoice will have "Unique Price code" populated from Feb</w:t>
            </w:r>
            <w:r w:rsidR="003E180C">
              <w:rPr>
                <w:rFonts w:ascii="Segoe UI" w:hAnsi="Segoe UI" w:cs="Segoe UI"/>
                <w:color w:val="000000"/>
                <w:sz w:val="20"/>
                <w:szCs w:val="20"/>
              </w:rPr>
              <w:t>ruary</w:t>
            </w:r>
            <w:r>
              <w:rPr>
                <w:rFonts w:ascii="Segoe UI" w:hAnsi="Segoe UI" w:cs="Segoe UI"/>
                <w:color w:val="000000"/>
                <w:sz w:val="20"/>
                <w:szCs w:val="20"/>
              </w:rPr>
              <w:t xml:space="preserve"> 2021. </w:t>
            </w:r>
          </w:p>
        </w:tc>
      </w:tr>
    </w:tbl>
    <w:p w14:paraId="30804405" w14:textId="77777777" w:rsidR="000C1F87" w:rsidRPr="00354074" w:rsidRDefault="000C1F87" w:rsidP="000C1F87">
      <w:pPr>
        <w:rPr>
          <w:rFonts w:cs="Tahoma"/>
          <w:szCs w:val="21"/>
        </w:rPr>
      </w:pPr>
      <w:r w:rsidRPr="00354074">
        <w:rPr>
          <w:rFonts w:cs="Tahoma"/>
          <w:szCs w:val="21"/>
        </w:rPr>
        <w:t>* Asterisk = Fields whose values will not get populated.</w:t>
      </w:r>
    </w:p>
    <w:p w14:paraId="43BE3DFF" w14:textId="77777777" w:rsidR="004F74AC" w:rsidRDefault="004F74AC" w:rsidP="000C1F87">
      <w:pPr>
        <w:spacing w:after="0"/>
        <w:rPr>
          <w:rFonts w:cs="Tahoma"/>
          <w:b/>
          <w:szCs w:val="21"/>
        </w:rPr>
      </w:pPr>
    </w:p>
    <w:p w14:paraId="745D32BB" w14:textId="77777777" w:rsidR="004F74AC" w:rsidRDefault="004F74AC" w:rsidP="000C1F87">
      <w:pPr>
        <w:spacing w:after="0"/>
        <w:rPr>
          <w:rFonts w:cs="Tahoma"/>
          <w:b/>
          <w:szCs w:val="21"/>
        </w:rPr>
      </w:pPr>
    </w:p>
    <w:p w14:paraId="36701AA2" w14:textId="77777777" w:rsidR="000C1F87" w:rsidRPr="00354074" w:rsidRDefault="005C373A" w:rsidP="000C1F87">
      <w:pPr>
        <w:spacing w:after="0"/>
        <w:rPr>
          <w:rFonts w:cs="Tahoma"/>
          <w:b/>
          <w:szCs w:val="21"/>
        </w:rPr>
      </w:pPr>
      <w:r w:rsidRPr="00354074">
        <w:rPr>
          <w:rFonts w:cs="Tahoma"/>
          <w:b/>
          <w:szCs w:val="21"/>
        </w:rPr>
        <w:t xml:space="preserve">Product </w:t>
      </w:r>
      <w:r w:rsidR="000C1F87" w:rsidRPr="00354074">
        <w:rPr>
          <w:rFonts w:cs="Tahoma"/>
          <w:b/>
          <w:szCs w:val="21"/>
        </w:rPr>
        <w:t>Attributes</w:t>
      </w:r>
    </w:p>
    <w:tbl>
      <w:tblPr>
        <w:tblW w:w="10345" w:type="dxa"/>
        <w:tblInd w:w="-34" w:type="dxa"/>
        <w:tblLook w:val="04A0" w:firstRow="1" w:lastRow="0" w:firstColumn="1" w:lastColumn="0" w:noHBand="0" w:noVBand="1"/>
      </w:tblPr>
      <w:tblGrid>
        <w:gridCol w:w="2265"/>
        <w:gridCol w:w="1786"/>
        <w:gridCol w:w="2467"/>
        <w:gridCol w:w="1786"/>
        <w:gridCol w:w="2041"/>
      </w:tblGrid>
      <w:tr w:rsidR="00BD7045" w:rsidRPr="0060037A" w14:paraId="0DCFBF56" w14:textId="77777777" w:rsidTr="00F84FDF">
        <w:trPr>
          <w:trHeight w:val="300"/>
          <w:tblHeader/>
        </w:trPr>
        <w:tc>
          <w:tcPr>
            <w:tcW w:w="2265" w:type="dxa"/>
            <w:tcBorders>
              <w:top w:val="single" w:sz="4" w:space="0" w:color="auto"/>
              <w:left w:val="single" w:sz="4" w:space="0" w:color="auto"/>
              <w:bottom w:val="single" w:sz="4" w:space="0" w:color="auto"/>
              <w:right w:val="single" w:sz="4" w:space="0" w:color="auto"/>
            </w:tcBorders>
            <w:noWrap/>
            <w:vAlign w:val="center"/>
            <w:hideMark/>
          </w:tcPr>
          <w:p w14:paraId="05BA8582" w14:textId="77777777" w:rsidR="000C1F87" w:rsidRPr="0060037A" w:rsidRDefault="000C1F87" w:rsidP="00620FB8">
            <w:pPr>
              <w:rPr>
                <w:rFonts w:cs="Tahoma"/>
                <w:b/>
                <w:sz w:val="18"/>
                <w:szCs w:val="18"/>
              </w:rPr>
            </w:pPr>
            <w:r w:rsidRPr="0060037A">
              <w:rPr>
                <w:rFonts w:cs="Tahoma"/>
                <w:b/>
                <w:sz w:val="18"/>
                <w:szCs w:val="18"/>
              </w:rPr>
              <w:t> </w:t>
            </w:r>
            <w:r w:rsidR="00340DBB" w:rsidRPr="0060037A">
              <w:rPr>
                <w:rFonts w:cs="Tahoma"/>
                <w:b/>
                <w:sz w:val="18"/>
                <w:szCs w:val="18"/>
              </w:rPr>
              <w:t>Pr</w:t>
            </w:r>
            <w:r w:rsidR="005C373A" w:rsidRPr="0060037A">
              <w:rPr>
                <w:rFonts w:cs="Tahoma"/>
                <w:b/>
                <w:sz w:val="18"/>
                <w:szCs w:val="18"/>
              </w:rPr>
              <w:t>od</w:t>
            </w:r>
            <w:r w:rsidRPr="0060037A">
              <w:rPr>
                <w:rFonts w:cs="Tahoma"/>
                <w:b/>
                <w:sz w:val="18"/>
                <w:szCs w:val="18"/>
              </w:rPr>
              <w:t>uct Name</w:t>
            </w:r>
          </w:p>
        </w:tc>
        <w:tc>
          <w:tcPr>
            <w:tcW w:w="1786" w:type="dxa"/>
            <w:tcBorders>
              <w:top w:val="single" w:sz="4" w:space="0" w:color="auto"/>
              <w:left w:val="nil"/>
              <w:bottom w:val="single" w:sz="4" w:space="0" w:color="auto"/>
              <w:right w:val="single" w:sz="4" w:space="0" w:color="auto"/>
            </w:tcBorders>
            <w:noWrap/>
            <w:vAlign w:val="center"/>
            <w:hideMark/>
          </w:tcPr>
          <w:p w14:paraId="5FA078BB" w14:textId="77777777" w:rsidR="000C1F87" w:rsidRPr="0060037A" w:rsidRDefault="005C373A" w:rsidP="005C373A">
            <w:pPr>
              <w:rPr>
                <w:rFonts w:cs="Tahoma"/>
                <w:b/>
                <w:sz w:val="18"/>
                <w:szCs w:val="18"/>
              </w:rPr>
            </w:pPr>
            <w:r w:rsidRPr="0060037A">
              <w:rPr>
                <w:rFonts w:cs="Tahoma"/>
                <w:b/>
                <w:sz w:val="18"/>
                <w:szCs w:val="18"/>
              </w:rPr>
              <w:t>Attribute</w:t>
            </w:r>
            <w:r w:rsidR="000C1F87" w:rsidRPr="0060037A">
              <w:rPr>
                <w:rFonts w:cs="Tahoma"/>
                <w:b/>
                <w:sz w:val="18"/>
                <w:szCs w:val="18"/>
              </w:rPr>
              <w:t>1</w:t>
            </w:r>
            <w:r w:rsidRPr="0060037A">
              <w:rPr>
                <w:rFonts w:cs="Tahoma"/>
                <w:b/>
                <w:sz w:val="18"/>
                <w:szCs w:val="18"/>
              </w:rPr>
              <w:t>_</w:t>
            </w:r>
            <w:r w:rsidR="000C1F87" w:rsidRPr="0060037A">
              <w:rPr>
                <w:rFonts w:cs="Tahoma"/>
                <w:b/>
                <w:sz w:val="18"/>
                <w:szCs w:val="18"/>
              </w:rPr>
              <w:t>Name</w:t>
            </w:r>
          </w:p>
        </w:tc>
        <w:tc>
          <w:tcPr>
            <w:tcW w:w="2467" w:type="dxa"/>
            <w:tcBorders>
              <w:top w:val="single" w:sz="4" w:space="0" w:color="auto"/>
              <w:left w:val="nil"/>
              <w:bottom w:val="single" w:sz="4" w:space="0" w:color="auto"/>
              <w:right w:val="single" w:sz="4" w:space="0" w:color="auto"/>
            </w:tcBorders>
            <w:noWrap/>
            <w:vAlign w:val="center"/>
            <w:hideMark/>
          </w:tcPr>
          <w:p w14:paraId="2A449A17" w14:textId="77777777" w:rsidR="000C1F87" w:rsidRPr="0060037A" w:rsidRDefault="005C373A" w:rsidP="00620FB8">
            <w:pPr>
              <w:rPr>
                <w:rFonts w:cs="Tahoma"/>
                <w:b/>
                <w:sz w:val="18"/>
                <w:szCs w:val="18"/>
              </w:rPr>
            </w:pPr>
            <w:r w:rsidRPr="0060037A">
              <w:rPr>
                <w:rFonts w:cs="Tahoma"/>
                <w:b/>
                <w:sz w:val="18"/>
                <w:szCs w:val="18"/>
              </w:rPr>
              <w:t>Attribute1_</w:t>
            </w:r>
            <w:r w:rsidR="000C1F87" w:rsidRPr="0060037A">
              <w:rPr>
                <w:rFonts w:cs="Tahoma"/>
                <w:b/>
                <w:sz w:val="18"/>
                <w:szCs w:val="18"/>
              </w:rPr>
              <w:t>Values</w:t>
            </w:r>
          </w:p>
        </w:tc>
        <w:tc>
          <w:tcPr>
            <w:tcW w:w="1786" w:type="dxa"/>
            <w:tcBorders>
              <w:top w:val="single" w:sz="4" w:space="0" w:color="auto"/>
              <w:left w:val="nil"/>
              <w:bottom w:val="single" w:sz="4" w:space="0" w:color="auto"/>
              <w:right w:val="single" w:sz="4" w:space="0" w:color="auto"/>
            </w:tcBorders>
            <w:noWrap/>
            <w:vAlign w:val="center"/>
            <w:hideMark/>
          </w:tcPr>
          <w:p w14:paraId="24D83D5F" w14:textId="77777777" w:rsidR="000C1F87" w:rsidRPr="0060037A" w:rsidRDefault="005C373A" w:rsidP="005C373A">
            <w:pPr>
              <w:rPr>
                <w:rFonts w:cs="Tahoma"/>
                <w:b/>
                <w:sz w:val="18"/>
                <w:szCs w:val="18"/>
              </w:rPr>
            </w:pPr>
            <w:r w:rsidRPr="0060037A">
              <w:rPr>
                <w:rFonts w:cs="Tahoma"/>
                <w:b/>
                <w:sz w:val="18"/>
                <w:szCs w:val="18"/>
              </w:rPr>
              <w:t>Attribute2_</w:t>
            </w:r>
            <w:r w:rsidR="000C1F87" w:rsidRPr="0060037A">
              <w:rPr>
                <w:rFonts w:cs="Tahoma"/>
                <w:b/>
                <w:sz w:val="18"/>
                <w:szCs w:val="18"/>
              </w:rPr>
              <w:t>Name</w:t>
            </w:r>
          </w:p>
        </w:tc>
        <w:tc>
          <w:tcPr>
            <w:tcW w:w="2041" w:type="dxa"/>
            <w:tcBorders>
              <w:top w:val="single" w:sz="4" w:space="0" w:color="auto"/>
              <w:left w:val="nil"/>
              <w:bottom w:val="single" w:sz="4" w:space="0" w:color="auto"/>
              <w:right w:val="single" w:sz="4" w:space="0" w:color="auto"/>
            </w:tcBorders>
            <w:noWrap/>
            <w:vAlign w:val="center"/>
            <w:hideMark/>
          </w:tcPr>
          <w:p w14:paraId="16B73743" w14:textId="77777777" w:rsidR="000C1F87" w:rsidRPr="0060037A" w:rsidRDefault="005C373A" w:rsidP="00620FB8">
            <w:pPr>
              <w:rPr>
                <w:rFonts w:cs="Tahoma"/>
                <w:b/>
                <w:sz w:val="18"/>
                <w:szCs w:val="18"/>
              </w:rPr>
            </w:pPr>
            <w:r w:rsidRPr="0060037A">
              <w:rPr>
                <w:rFonts w:cs="Tahoma"/>
                <w:b/>
                <w:sz w:val="18"/>
                <w:szCs w:val="18"/>
              </w:rPr>
              <w:t xml:space="preserve">Attribute2_ </w:t>
            </w:r>
            <w:r w:rsidR="000C1F87" w:rsidRPr="0060037A">
              <w:rPr>
                <w:rFonts w:cs="Tahoma"/>
                <w:b/>
                <w:sz w:val="18"/>
                <w:szCs w:val="18"/>
              </w:rPr>
              <w:t>Value</w:t>
            </w:r>
            <w:r w:rsidR="009F5E47" w:rsidRPr="0060037A">
              <w:rPr>
                <w:rFonts w:cs="Tahoma"/>
                <w:b/>
                <w:sz w:val="18"/>
                <w:szCs w:val="18"/>
              </w:rPr>
              <w:t>s</w:t>
            </w:r>
          </w:p>
        </w:tc>
      </w:tr>
      <w:tr w:rsidR="00BD7045" w:rsidRPr="00063F00" w14:paraId="1E2E9BFD" w14:textId="77777777" w:rsidTr="00F84FDF">
        <w:trPr>
          <w:trHeight w:val="773"/>
        </w:trPr>
        <w:tc>
          <w:tcPr>
            <w:tcW w:w="2265" w:type="dxa"/>
            <w:tcBorders>
              <w:top w:val="nil"/>
              <w:left w:val="single" w:sz="4" w:space="0" w:color="auto"/>
              <w:bottom w:val="single" w:sz="4" w:space="0" w:color="auto"/>
              <w:right w:val="single" w:sz="4" w:space="0" w:color="auto"/>
            </w:tcBorders>
            <w:noWrap/>
            <w:vAlign w:val="center"/>
            <w:hideMark/>
          </w:tcPr>
          <w:p w14:paraId="75EC1058" w14:textId="77777777" w:rsidR="000C1F87" w:rsidRPr="0060037A" w:rsidRDefault="000C1F87" w:rsidP="00620FB8">
            <w:pPr>
              <w:rPr>
                <w:rFonts w:cs="Tahoma"/>
                <w:sz w:val="18"/>
                <w:szCs w:val="18"/>
              </w:rPr>
            </w:pPr>
            <w:r w:rsidRPr="0060037A">
              <w:rPr>
                <w:rFonts w:cs="Tahoma"/>
                <w:sz w:val="18"/>
                <w:szCs w:val="18"/>
              </w:rPr>
              <w:t>Facility on pole</w:t>
            </w:r>
          </w:p>
        </w:tc>
        <w:tc>
          <w:tcPr>
            <w:tcW w:w="1786" w:type="dxa"/>
            <w:tcBorders>
              <w:top w:val="nil"/>
              <w:left w:val="nil"/>
              <w:bottom w:val="single" w:sz="4" w:space="0" w:color="auto"/>
              <w:right w:val="single" w:sz="4" w:space="0" w:color="auto"/>
            </w:tcBorders>
            <w:noWrap/>
            <w:vAlign w:val="center"/>
            <w:hideMark/>
          </w:tcPr>
          <w:p w14:paraId="7C3BF275" w14:textId="77777777" w:rsidR="000C1F87" w:rsidRPr="0060037A" w:rsidRDefault="000C1F87" w:rsidP="00620FB8">
            <w:pPr>
              <w:rPr>
                <w:rFonts w:cs="Tahoma"/>
                <w:sz w:val="18"/>
                <w:szCs w:val="18"/>
              </w:rPr>
            </w:pPr>
            <w:r w:rsidRPr="0060037A">
              <w:rPr>
                <w:rFonts w:cs="Tahoma"/>
                <w:sz w:val="18"/>
                <w:szCs w:val="18"/>
              </w:rPr>
              <w:t>AttachmentType</w:t>
            </w:r>
          </w:p>
        </w:tc>
        <w:tc>
          <w:tcPr>
            <w:tcW w:w="2467" w:type="dxa"/>
            <w:tcBorders>
              <w:top w:val="nil"/>
              <w:left w:val="nil"/>
              <w:bottom w:val="single" w:sz="4" w:space="0" w:color="auto"/>
              <w:right w:val="single" w:sz="4" w:space="0" w:color="auto"/>
            </w:tcBorders>
            <w:vAlign w:val="center"/>
            <w:hideMark/>
          </w:tcPr>
          <w:p w14:paraId="22D16153" w14:textId="77777777" w:rsidR="000C1F87" w:rsidRPr="0060037A" w:rsidRDefault="000C1F87" w:rsidP="00C564F6">
            <w:pPr>
              <w:rPr>
                <w:rFonts w:cs="Tahoma"/>
                <w:sz w:val="18"/>
                <w:szCs w:val="18"/>
              </w:rPr>
            </w:pPr>
            <w:r w:rsidRPr="0060037A">
              <w:rPr>
                <w:rFonts w:cs="Tahoma"/>
                <w:sz w:val="18"/>
                <w:szCs w:val="18"/>
              </w:rPr>
              <w:t>Multi</w:t>
            </w:r>
            <w:r w:rsidR="00393CFE">
              <w:rPr>
                <w:rFonts w:cs="Tahoma"/>
                <w:sz w:val="18"/>
                <w:szCs w:val="18"/>
              </w:rPr>
              <w:t xml:space="preserve"> – </w:t>
            </w:r>
            <w:r w:rsidRPr="0060037A">
              <w:rPr>
                <w:rFonts w:cs="Tahoma"/>
                <w:sz w:val="18"/>
                <w:szCs w:val="18"/>
              </w:rPr>
              <w:t>end</w:t>
            </w:r>
            <w:r w:rsidR="00393CFE">
              <w:rPr>
                <w:rFonts w:cs="Tahoma"/>
                <w:sz w:val="18"/>
                <w:szCs w:val="18"/>
              </w:rPr>
              <w:t xml:space="preserve"> </w:t>
            </w:r>
            <w:r w:rsidRPr="0060037A">
              <w:rPr>
                <w:rFonts w:cs="Tahoma"/>
                <w:sz w:val="18"/>
                <w:szCs w:val="18"/>
              </w:rPr>
              <w:t>-</w:t>
            </w:r>
            <w:r w:rsidR="00393CFE">
              <w:rPr>
                <w:rFonts w:cs="Tahoma"/>
                <w:sz w:val="18"/>
                <w:szCs w:val="18"/>
              </w:rPr>
              <w:t xml:space="preserve"> </w:t>
            </w:r>
            <w:r w:rsidRPr="0060037A">
              <w:rPr>
                <w:rFonts w:cs="Tahoma"/>
                <w:sz w:val="18"/>
                <w:szCs w:val="18"/>
              </w:rPr>
              <w:t>user attachment</w:t>
            </w:r>
          </w:p>
        </w:tc>
        <w:tc>
          <w:tcPr>
            <w:tcW w:w="1786" w:type="dxa"/>
            <w:tcBorders>
              <w:top w:val="nil"/>
              <w:left w:val="nil"/>
              <w:bottom w:val="single" w:sz="4" w:space="0" w:color="auto"/>
              <w:right w:val="single" w:sz="4" w:space="0" w:color="auto"/>
            </w:tcBorders>
            <w:noWrap/>
            <w:vAlign w:val="center"/>
            <w:hideMark/>
          </w:tcPr>
          <w:p w14:paraId="558F7981" w14:textId="77777777" w:rsidR="000C1F87" w:rsidRPr="0060037A" w:rsidRDefault="000C1F87" w:rsidP="00620FB8">
            <w:pPr>
              <w:rPr>
                <w:rFonts w:cs="Tahoma"/>
                <w:sz w:val="18"/>
                <w:szCs w:val="18"/>
              </w:rPr>
            </w:pPr>
            <w:r w:rsidRPr="0060037A">
              <w:rPr>
                <w:rFonts w:cs="Tahoma"/>
                <w:sz w:val="18"/>
                <w:szCs w:val="18"/>
              </w:rPr>
              <w:t> </w:t>
            </w:r>
            <w:r w:rsidR="005C373A" w:rsidRPr="0060037A">
              <w:rPr>
                <w:rFonts w:cs="Tahoma"/>
                <w:sz w:val="18"/>
                <w:szCs w:val="18"/>
              </w:rPr>
              <w:t>N/A</w:t>
            </w:r>
          </w:p>
        </w:tc>
        <w:tc>
          <w:tcPr>
            <w:tcW w:w="2041" w:type="dxa"/>
            <w:tcBorders>
              <w:top w:val="nil"/>
              <w:left w:val="nil"/>
              <w:bottom w:val="single" w:sz="4" w:space="0" w:color="auto"/>
              <w:right w:val="single" w:sz="4" w:space="0" w:color="auto"/>
            </w:tcBorders>
            <w:noWrap/>
            <w:vAlign w:val="center"/>
            <w:hideMark/>
          </w:tcPr>
          <w:p w14:paraId="7C352738" w14:textId="77777777" w:rsidR="000C1F87" w:rsidRPr="0060037A" w:rsidRDefault="005C373A" w:rsidP="00620FB8">
            <w:pPr>
              <w:rPr>
                <w:rFonts w:cs="Tahoma"/>
                <w:sz w:val="18"/>
                <w:szCs w:val="18"/>
              </w:rPr>
            </w:pPr>
            <w:r w:rsidRPr="0060037A">
              <w:rPr>
                <w:rFonts w:cs="Tahoma"/>
                <w:sz w:val="18"/>
                <w:szCs w:val="18"/>
              </w:rPr>
              <w:t>N/A</w:t>
            </w:r>
          </w:p>
        </w:tc>
      </w:tr>
      <w:tr w:rsidR="00BD7045" w:rsidRPr="00063F00" w14:paraId="2E97A977" w14:textId="77777777" w:rsidTr="00F84FDF">
        <w:trPr>
          <w:trHeight w:val="701"/>
        </w:trPr>
        <w:tc>
          <w:tcPr>
            <w:tcW w:w="2265" w:type="dxa"/>
            <w:tcBorders>
              <w:top w:val="nil"/>
              <w:left w:val="single" w:sz="4" w:space="0" w:color="auto"/>
              <w:bottom w:val="single" w:sz="4" w:space="0" w:color="auto"/>
              <w:right w:val="single" w:sz="4" w:space="0" w:color="auto"/>
            </w:tcBorders>
            <w:noWrap/>
            <w:vAlign w:val="center"/>
            <w:hideMark/>
          </w:tcPr>
          <w:p w14:paraId="7D22EA22" w14:textId="77777777" w:rsidR="000C1F87" w:rsidRPr="00063F00" w:rsidRDefault="000C1F87" w:rsidP="00620FB8">
            <w:pPr>
              <w:rPr>
                <w:rFonts w:cs="Tahoma"/>
                <w:sz w:val="18"/>
                <w:szCs w:val="18"/>
              </w:rPr>
            </w:pPr>
            <w:r w:rsidRPr="00063F00">
              <w:rPr>
                <w:rFonts w:cs="Tahoma"/>
                <w:sz w:val="18"/>
                <w:szCs w:val="18"/>
              </w:rPr>
              <w:t>Customer Apparatus In</w:t>
            </w:r>
            <w:r w:rsidR="00393CFE">
              <w:rPr>
                <w:rFonts w:cs="Tahoma"/>
                <w:sz w:val="18"/>
                <w:szCs w:val="18"/>
              </w:rPr>
              <w:t xml:space="preserve"> </w:t>
            </w:r>
            <w:r w:rsidRPr="00063F00">
              <w:rPr>
                <w:rFonts w:cs="Tahoma"/>
                <w:sz w:val="18"/>
                <w:szCs w:val="18"/>
              </w:rPr>
              <w:t>-</w:t>
            </w:r>
            <w:r w:rsidR="00393CFE">
              <w:rPr>
                <w:rFonts w:cs="Tahoma"/>
                <w:sz w:val="18"/>
                <w:szCs w:val="18"/>
              </w:rPr>
              <w:t xml:space="preserve"> </w:t>
            </w:r>
            <w:r w:rsidRPr="00063F00">
              <w:rPr>
                <w:rFonts w:cs="Tahoma"/>
                <w:sz w:val="18"/>
                <w:szCs w:val="18"/>
              </w:rPr>
              <w:t xml:space="preserve">line Splice  </w:t>
            </w:r>
          </w:p>
        </w:tc>
        <w:tc>
          <w:tcPr>
            <w:tcW w:w="1786" w:type="dxa"/>
            <w:tcBorders>
              <w:top w:val="nil"/>
              <w:left w:val="nil"/>
              <w:bottom w:val="single" w:sz="4" w:space="0" w:color="auto"/>
              <w:right w:val="single" w:sz="4" w:space="0" w:color="auto"/>
            </w:tcBorders>
            <w:noWrap/>
            <w:vAlign w:val="center"/>
            <w:hideMark/>
          </w:tcPr>
          <w:p w14:paraId="3F7D2784" w14:textId="77777777" w:rsidR="000C1F87" w:rsidRPr="00AD4C7D" w:rsidRDefault="000C1F87" w:rsidP="00620FB8">
            <w:pPr>
              <w:rPr>
                <w:rFonts w:cs="Tahoma"/>
                <w:sz w:val="18"/>
                <w:szCs w:val="18"/>
              </w:rPr>
            </w:pPr>
            <w:r w:rsidRPr="008B03AC">
              <w:rPr>
                <w:rFonts w:cs="Tahoma"/>
                <w:sz w:val="18"/>
                <w:szCs w:val="18"/>
              </w:rPr>
              <w:t>Structure</w:t>
            </w:r>
            <w:r w:rsidR="009F5300" w:rsidRPr="008B03AC">
              <w:rPr>
                <w:rFonts w:cs="Tahoma"/>
                <w:sz w:val="18"/>
                <w:szCs w:val="18"/>
              </w:rPr>
              <w:t xml:space="preserve"> </w:t>
            </w:r>
            <w:r w:rsidRPr="008B03AC">
              <w:rPr>
                <w:rFonts w:cs="Tahoma"/>
                <w:sz w:val="18"/>
                <w:szCs w:val="18"/>
              </w:rPr>
              <w:t>Type</w:t>
            </w:r>
          </w:p>
        </w:tc>
        <w:tc>
          <w:tcPr>
            <w:tcW w:w="2467" w:type="dxa"/>
            <w:tcBorders>
              <w:top w:val="nil"/>
              <w:left w:val="nil"/>
              <w:bottom w:val="single" w:sz="4" w:space="0" w:color="auto"/>
              <w:right w:val="single" w:sz="4" w:space="0" w:color="auto"/>
            </w:tcBorders>
            <w:vAlign w:val="center"/>
            <w:hideMark/>
          </w:tcPr>
          <w:p w14:paraId="3F61D4E2" w14:textId="77777777" w:rsidR="000C1F87" w:rsidRPr="00063F00" w:rsidRDefault="000C1F87" w:rsidP="00620FB8">
            <w:pPr>
              <w:rPr>
                <w:rFonts w:cs="Tahoma"/>
                <w:sz w:val="18"/>
                <w:szCs w:val="18"/>
              </w:rPr>
            </w:pPr>
            <w:r w:rsidRPr="00063F00">
              <w:rPr>
                <w:rFonts w:cs="Tahoma"/>
                <w:sz w:val="18"/>
                <w:szCs w:val="18"/>
              </w:rPr>
              <w:t>Manhole</w:t>
            </w:r>
            <w:r w:rsidR="00E845CF">
              <w:rPr>
                <w:rFonts w:cs="Tahoma"/>
                <w:sz w:val="18"/>
                <w:szCs w:val="18"/>
              </w:rPr>
              <w:t>,</w:t>
            </w:r>
            <w:r w:rsidRPr="00063F00">
              <w:rPr>
                <w:rFonts w:cs="Tahoma"/>
                <w:sz w:val="18"/>
                <w:szCs w:val="18"/>
              </w:rPr>
              <w:br/>
              <w:t>JointBox</w:t>
            </w:r>
          </w:p>
        </w:tc>
        <w:tc>
          <w:tcPr>
            <w:tcW w:w="1786" w:type="dxa"/>
            <w:tcBorders>
              <w:top w:val="nil"/>
              <w:left w:val="nil"/>
              <w:bottom w:val="single" w:sz="4" w:space="0" w:color="auto"/>
              <w:right w:val="single" w:sz="4" w:space="0" w:color="auto"/>
            </w:tcBorders>
            <w:noWrap/>
            <w:vAlign w:val="center"/>
            <w:hideMark/>
          </w:tcPr>
          <w:p w14:paraId="2730CB74" w14:textId="77777777" w:rsidR="000C1F87" w:rsidRPr="00063F00" w:rsidRDefault="000C1F87" w:rsidP="00620FB8">
            <w:pPr>
              <w:rPr>
                <w:rFonts w:cs="Tahoma"/>
                <w:sz w:val="18"/>
                <w:szCs w:val="18"/>
              </w:rPr>
            </w:pPr>
            <w:r w:rsidRPr="00063F00">
              <w:rPr>
                <w:rFonts w:cs="Tahoma"/>
                <w:sz w:val="18"/>
                <w:szCs w:val="18"/>
              </w:rPr>
              <w:t> </w:t>
            </w:r>
            <w:r w:rsidR="005C373A">
              <w:rPr>
                <w:rFonts w:cs="Tahoma"/>
                <w:sz w:val="18"/>
                <w:szCs w:val="18"/>
              </w:rPr>
              <w:t>N/A</w:t>
            </w:r>
          </w:p>
        </w:tc>
        <w:tc>
          <w:tcPr>
            <w:tcW w:w="2041" w:type="dxa"/>
            <w:tcBorders>
              <w:top w:val="nil"/>
              <w:left w:val="nil"/>
              <w:bottom w:val="single" w:sz="4" w:space="0" w:color="auto"/>
              <w:right w:val="single" w:sz="4" w:space="0" w:color="auto"/>
            </w:tcBorders>
            <w:noWrap/>
            <w:vAlign w:val="center"/>
            <w:hideMark/>
          </w:tcPr>
          <w:p w14:paraId="15F9E374" w14:textId="77777777" w:rsidR="000C1F87" w:rsidRPr="00063F00" w:rsidRDefault="000C1F87" w:rsidP="00620FB8">
            <w:pPr>
              <w:rPr>
                <w:rFonts w:cs="Tahoma"/>
                <w:sz w:val="18"/>
                <w:szCs w:val="18"/>
              </w:rPr>
            </w:pPr>
            <w:r w:rsidRPr="00063F00">
              <w:rPr>
                <w:rFonts w:cs="Tahoma"/>
                <w:sz w:val="18"/>
                <w:szCs w:val="18"/>
              </w:rPr>
              <w:t> </w:t>
            </w:r>
            <w:r w:rsidR="005C373A">
              <w:rPr>
                <w:rFonts w:cs="Tahoma"/>
                <w:sz w:val="18"/>
                <w:szCs w:val="18"/>
              </w:rPr>
              <w:t>N/A</w:t>
            </w:r>
          </w:p>
        </w:tc>
      </w:tr>
      <w:tr w:rsidR="00BD7045" w:rsidRPr="00063F00" w14:paraId="6B2B1F24" w14:textId="77777777" w:rsidTr="00F84FDF">
        <w:trPr>
          <w:trHeight w:val="764"/>
        </w:trPr>
        <w:tc>
          <w:tcPr>
            <w:tcW w:w="2265" w:type="dxa"/>
            <w:tcBorders>
              <w:top w:val="nil"/>
              <w:left w:val="single" w:sz="4" w:space="0" w:color="auto"/>
              <w:bottom w:val="single" w:sz="4" w:space="0" w:color="auto"/>
              <w:right w:val="single" w:sz="4" w:space="0" w:color="auto"/>
            </w:tcBorders>
            <w:vAlign w:val="center"/>
            <w:hideMark/>
          </w:tcPr>
          <w:p w14:paraId="0B4D0949" w14:textId="77777777" w:rsidR="000C1F87" w:rsidRPr="00063F00" w:rsidRDefault="000C1F87" w:rsidP="00620FB8">
            <w:pPr>
              <w:rPr>
                <w:rFonts w:cs="Tahoma"/>
                <w:sz w:val="18"/>
                <w:szCs w:val="18"/>
              </w:rPr>
            </w:pPr>
            <w:r w:rsidRPr="00063F00">
              <w:rPr>
                <w:rFonts w:cs="Tahoma"/>
                <w:sz w:val="18"/>
                <w:szCs w:val="18"/>
              </w:rPr>
              <w:t xml:space="preserve">Customer Apparatus Cable Coil </w:t>
            </w:r>
          </w:p>
        </w:tc>
        <w:tc>
          <w:tcPr>
            <w:tcW w:w="1786" w:type="dxa"/>
            <w:tcBorders>
              <w:top w:val="nil"/>
              <w:left w:val="nil"/>
              <w:bottom w:val="single" w:sz="4" w:space="0" w:color="auto"/>
              <w:right w:val="single" w:sz="4" w:space="0" w:color="auto"/>
            </w:tcBorders>
            <w:noWrap/>
            <w:vAlign w:val="center"/>
            <w:hideMark/>
          </w:tcPr>
          <w:p w14:paraId="2569DAD6" w14:textId="77777777" w:rsidR="000C1F87" w:rsidRPr="00AD4C7D" w:rsidRDefault="000C1F87" w:rsidP="00620FB8">
            <w:pPr>
              <w:rPr>
                <w:rFonts w:cs="Tahoma"/>
                <w:sz w:val="18"/>
                <w:szCs w:val="18"/>
              </w:rPr>
            </w:pPr>
            <w:r w:rsidRPr="008B03AC">
              <w:rPr>
                <w:rFonts w:cs="Tahoma"/>
                <w:sz w:val="18"/>
                <w:szCs w:val="18"/>
              </w:rPr>
              <w:t>Structure</w:t>
            </w:r>
            <w:r w:rsidR="009F5300" w:rsidRPr="008B03AC">
              <w:rPr>
                <w:rFonts w:cs="Tahoma"/>
                <w:sz w:val="18"/>
                <w:szCs w:val="18"/>
              </w:rPr>
              <w:t xml:space="preserve"> </w:t>
            </w:r>
            <w:r w:rsidRPr="008B03AC">
              <w:rPr>
                <w:rFonts w:cs="Tahoma"/>
                <w:sz w:val="18"/>
                <w:szCs w:val="18"/>
              </w:rPr>
              <w:t>Type</w:t>
            </w:r>
          </w:p>
        </w:tc>
        <w:tc>
          <w:tcPr>
            <w:tcW w:w="2467" w:type="dxa"/>
            <w:tcBorders>
              <w:top w:val="nil"/>
              <w:left w:val="nil"/>
              <w:bottom w:val="single" w:sz="4" w:space="0" w:color="auto"/>
              <w:right w:val="single" w:sz="4" w:space="0" w:color="auto"/>
            </w:tcBorders>
            <w:vAlign w:val="center"/>
            <w:hideMark/>
          </w:tcPr>
          <w:p w14:paraId="68FD08C0" w14:textId="77777777" w:rsidR="000C1F87" w:rsidRPr="00063F00" w:rsidRDefault="000C1F87" w:rsidP="00620FB8">
            <w:pPr>
              <w:rPr>
                <w:rFonts w:cs="Tahoma"/>
                <w:sz w:val="18"/>
                <w:szCs w:val="18"/>
              </w:rPr>
            </w:pPr>
            <w:r w:rsidRPr="00063F00">
              <w:rPr>
                <w:rFonts w:cs="Tahoma"/>
                <w:sz w:val="18"/>
                <w:szCs w:val="18"/>
              </w:rPr>
              <w:t>Manhole</w:t>
            </w:r>
            <w:r w:rsidRPr="00063F00">
              <w:rPr>
                <w:rFonts w:cs="Tahoma"/>
                <w:sz w:val="18"/>
                <w:szCs w:val="18"/>
              </w:rPr>
              <w:br/>
              <w:t>JointBox</w:t>
            </w:r>
          </w:p>
        </w:tc>
        <w:tc>
          <w:tcPr>
            <w:tcW w:w="1786" w:type="dxa"/>
            <w:tcBorders>
              <w:top w:val="nil"/>
              <w:left w:val="nil"/>
              <w:bottom w:val="single" w:sz="4" w:space="0" w:color="auto"/>
              <w:right w:val="single" w:sz="4" w:space="0" w:color="auto"/>
            </w:tcBorders>
            <w:noWrap/>
            <w:vAlign w:val="center"/>
            <w:hideMark/>
          </w:tcPr>
          <w:p w14:paraId="4E4592C1" w14:textId="77777777" w:rsidR="000C1F87" w:rsidRPr="00063F00" w:rsidRDefault="000C1F87" w:rsidP="00620FB8">
            <w:pPr>
              <w:rPr>
                <w:rFonts w:cs="Tahoma"/>
                <w:sz w:val="18"/>
                <w:szCs w:val="18"/>
              </w:rPr>
            </w:pPr>
            <w:r w:rsidRPr="00063F00">
              <w:rPr>
                <w:rFonts w:cs="Tahoma"/>
                <w:sz w:val="18"/>
                <w:szCs w:val="18"/>
              </w:rPr>
              <w:t>Size</w:t>
            </w:r>
          </w:p>
        </w:tc>
        <w:tc>
          <w:tcPr>
            <w:tcW w:w="2041" w:type="dxa"/>
            <w:tcBorders>
              <w:top w:val="nil"/>
              <w:left w:val="nil"/>
              <w:bottom w:val="single" w:sz="4" w:space="0" w:color="auto"/>
              <w:right w:val="single" w:sz="4" w:space="0" w:color="auto"/>
            </w:tcBorders>
            <w:vAlign w:val="center"/>
            <w:hideMark/>
          </w:tcPr>
          <w:p w14:paraId="5E1BCA42" w14:textId="77777777" w:rsidR="000C1F87" w:rsidRPr="00063F00" w:rsidRDefault="000C1F87" w:rsidP="00620FB8">
            <w:pPr>
              <w:rPr>
                <w:rFonts w:cs="Tahoma"/>
                <w:sz w:val="18"/>
                <w:szCs w:val="18"/>
              </w:rPr>
            </w:pPr>
            <w:r w:rsidRPr="00063F00">
              <w:rPr>
                <w:rFonts w:cs="Tahoma"/>
                <w:sz w:val="18"/>
                <w:szCs w:val="18"/>
              </w:rPr>
              <w:t>Small</w:t>
            </w:r>
            <w:r w:rsidR="00E845CF">
              <w:rPr>
                <w:rFonts w:cs="Tahoma"/>
                <w:sz w:val="18"/>
                <w:szCs w:val="18"/>
              </w:rPr>
              <w:t>,</w:t>
            </w:r>
            <w:r w:rsidRPr="00063F00">
              <w:rPr>
                <w:rFonts w:cs="Tahoma"/>
                <w:sz w:val="18"/>
                <w:szCs w:val="18"/>
              </w:rPr>
              <w:br/>
              <w:t>Medium</w:t>
            </w:r>
            <w:r w:rsidR="00E845CF">
              <w:rPr>
                <w:rFonts w:cs="Tahoma"/>
                <w:sz w:val="18"/>
                <w:szCs w:val="18"/>
              </w:rPr>
              <w:t>,</w:t>
            </w:r>
            <w:r w:rsidRPr="00063F00">
              <w:rPr>
                <w:rFonts w:cs="Tahoma"/>
                <w:sz w:val="18"/>
                <w:szCs w:val="18"/>
              </w:rPr>
              <w:br/>
              <w:t>Large</w:t>
            </w:r>
          </w:p>
        </w:tc>
      </w:tr>
      <w:tr w:rsidR="00BD7045" w:rsidRPr="00063F00" w14:paraId="64391265" w14:textId="77777777" w:rsidTr="00F84FDF">
        <w:trPr>
          <w:trHeight w:val="467"/>
        </w:trPr>
        <w:tc>
          <w:tcPr>
            <w:tcW w:w="2265" w:type="dxa"/>
            <w:tcBorders>
              <w:top w:val="nil"/>
              <w:left w:val="single" w:sz="4" w:space="0" w:color="auto"/>
              <w:bottom w:val="single" w:sz="4" w:space="0" w:color="auto"/>
              <w:right w:val="single" w:sz="4" w:space="0" w:color="auto"/>
            </w:tcBorders>
            <w:vAlign w:val="center"/>
            <w:hideMark/>
          </w:tcPr>
          <w:p w14:paraId="705687C2" w14:textId="77777777" w:rsidR="000C1F87" w:rsidRPr="00063F00" w:rsidRDefault="000C1F87" w:rsidP="00620FB8">
            <w:pPr>
              <w:rPr>
                <w:rFonts w:cs="Tahoma"/>
                <w:sz w:val="18"/>
                <w:szCs w:val="18"/>
              </w:rPr>
            </w:pPr>
            <w:r w:rsidRPr="00063F00">
              <w:rPr>
                <w:rFonts w:cs="Tahoma"/>
                <w:sz w:val="18"/>
                <w:szCs w:val="18"/>
              </w:rPr>
              <w:t>Facility in spine duct</w:t>
            </w:r>
          </w:p>
        </w:tc>
        <w:tc>
          <w:tcPr>
            <w:tcW w:w="1786" w:type="dxa"/>
            <w:tcBorders>
              <w:top w:val="nil"/>
              <w:left w:val="nil"/>
              <w:bottom w:val="single" w:sz="4" w:space="0" w:color="auto"/>
              <w:right w:val="single" w:sz="4" w:space="0" w:color="auto"/>
            </w:tcBorders>
            <w:noWrap/>
            <w:vAlign w:val="center"/>
            <w:hideMark/>
          </w:tcPr>
          <w:p w14:paraId="42A31C08" w14:textId="77777777" w:rsidR="000C1F87" w:rsidRPr="00063F00" w:rsidRDefault="000C1F87" w:rsidP="00620FB8">
            <w:pPr>
              <w:rPr>
                <w:rFonts w:cs="Tahoma"/>
                <w:sz w:val="18"/>
                <w:szCs w:val="18"/>
              </w:rPr>
            </w:pPr>
            <w:r w:rsidRPr="00063F00">
              <w:rPr>
                <w:rFonts w:cs="Tahoma"/>
                <w:sz w:val="18"/>
                <w:szCs w:val="18"/>
              </w:rPr>
              <w:t>BoreCount</w:t>
            </w:r>
          </w:p>
        </w:tc>
        <w:tc>
          <w:tcPr>
            <w:tcW w:w="2467" w:type="dxa"/>
            <w:tcBorders>
              <w:top w:val="nil"/>
              <w:left w:val="nil"/>
              <w:bottom w:val="single" w:sz="4" w:space="0" w:color="auto"/>
              <w:right w:val="single" w:sz="4" w:space="0" w:color="auto"/>
            </w:tcBorders>
            <w:vAlign w:val="center"/>
            <w:hideMark/>
          </w:tcPr>
          <w:p w14:paraId="067730CF" w14:textId="77777777" w:rsidR="00F07ABF" w:rsidRPr="00484C58" w:rsidRDefault="00F07ABF" w:rsidP="002455B5">
            <w:pPr>
              <w:spacing w:before="240" w:after="240" w:line="160" w:lineRule="exact"/>
              <w:rPr>
                <w:rFonts w:cs="Tahoma"/>
                <w:sz w:val="18"/>
                <w:szCs w:val="18"/>
                <w:lang w:val="da-DK"/>
              </w:rPr>
            </w:pPr>
            <w:r w:rsidRPr="00484C58">
              <w:rPr>
                <w:rFonts w:cs="Tahoma"/>
                <w:sz w:val="18"/>
                <w:szCs w:val="18"/>
                <w:lang w:val="da-DK"/>
              </w:rPr>
              <w:t>Single Bore,</w:t>
            </w:r>
          </w:p>
          <w:p w14:paraId="259816C5" w14:textId="77777777" w:rsidR="00F07ABF" w:rsidRPr="00484C58" w:rsidRDefault="00F07ABF" w:rsidP="002455B5">
            <w:pPr>
              <w:spacing w:before="240" w:after="240" w:line="160" w:lineRule="exact"/>
              <w:rPr>
                <w:rFonts w:cs="Tahoma"/>
                <w:sz w:val="18"/>
                <w:szCs w:val="18"/>
                <w:lang w:val="da-DK"/>
              </w:rPr>
            </w:pPr>
            <w:r w:rsidRPr="00484C58">
              <w:rPr>
                <w:rFonts w:cs="Tahoma"/>
                <w:sz w:val="18"/>
                <w:szCs w:val="18"/>
                <w:lang w:val="da-DK"/>
              </w:rPr>
              <w:t>2 Bores,</w:t>
            </w:r>
          </w:p>
          <w:p w14:paraId="56AE456D" w14:textId="77777777" w:rsidR="00F07ABF" w:rsidRPr="00484C58" w:rsidRDefault="00F07ABF" w:rsidP="002455B5">
            <w:pPr>
              <w:spacing w:before="240" w:after="240" w:line="160" w:lineRule="exact"/>
              <w:rPr>
                <w:rFonts w:cs="Tahoma"/>
                <w:sz w:val="18"/>
                <w:szCs w:val="18"/>
                <w:lang w:val="da-DK"/>
              </w:rPr>
            </w:pPr>
            <w:r w:rsidRPr="00484C58">
              <w:rPr>
                <w:rFonts w:cs="Tahoma"/>
                <w:sz w:val="18"/>
                <w:szCs w:val="18"/>
                <w:lang w:val="da-DK"/>
              </w:rPr>
              <w:t>3+ Bores,</w:t>
            </w:r>
          </w:p>
          <w:p w14:paraId="76AA59D6" w14:textId="77777777" w:rsidR="00B91BA6" w:rsidRPr="00484C58" w:rsidRDefault="00F07ABF" w:rsidP="002455B5">
            <w:pPr>
              <w:spacing w:before="240" w:after="240" w:line="160" w:lineRule="exact"/>
              <w:rPr>
                <w:rFonts w:cs="Tahoma"/>
                <w:sz w:val="18"/>
                <w:szCs w:val="18"/>
                <w:lang w:val="da-DK"/>
              </w:rPr>
            </w:pPr>
            <w:r w:rsidRPr="00484C58">
              <w:rPr>
                <w:rFonts w:cs="Tahoma"/>
                <w:sz w:val="18"/>
                <w:szCs w:val="18"/>
                <w:lang w:val="da-DK"/>
              </w:rPr>
              <w:t>NA</w:t>
            </w:r>
            <w:r w:rsidRPr="00484C58" w:rsidDel="00F07ABF">
              <w:rPr>
                <w:rFonts w:cs="Tahoma"/>
                <w:sz w:val="18"/>
                <w:szCs w:val="18"/>
                <w:lang w:val="da-DK"/>
              </w:rPr>
              <w:t xml:space="preserve"> </w:t>
            </w:r>
          </w:p>
        </w:tc>
        <w:tc>
          <w:tcPr>
            <w:tcW w:w="1786" w:type="dxa"/>
            <w:tcBorders>
              <w:top w:val="nil"/>
              <w:left w:val="nil"/>
              <w:bottom w:val="single" w:sz="4" w:space="0" w:color="auto"/>
              <w:right w:val="single" w:sz="4" w:space="0" w:color="auto"/>
            </w:tcBorders>
            <w:noWrap/>
            <w:vAlign w:val="center"/>
            <w:hideMark/>
          </w:tcPr>
          <w:p w14:paraId="00454E86" w14:textId="77777777" w:rsidR="000C1F87" w:rsidRPr="00063F00" w:rsidRDefault="000C1F87" w:rsidP="00620FB8">
            <w:pPr>
              <w:rPr>
                <w:rFonts w:cs="Tahoma"/>
                <w:sz w:val="18"/>
                <w:szCs w:val="18"/>
              </w:rPr>
            </w:pPr>
            <w:r w:rsidRPr="00484C58">
              <w:rPr>
                <w:rFonts w:cs="Tahoma"/>
                <w:sz w:val="18"/>
                <w:szCs w:val="18"/>
                <w:lang w:val="da-DK"/>
              </w:rPr>
              <w:t> </w:t>
            </w:r>
            <w:r w:rsidR="005C373A">
              <w:rPr>
                <w:rFonts w:cs="Tahoma"/>
                <w:sz w:val="18"/>
                <w:szCs w:val="18"/>
              </w:rPr>
              <w:t>N/A</w:t>
            </w:r>
          </w:p>
        </w:tc>
        <w:tc>
          <w:tcPr>
            <w:tcW w:w="2041" w:type="dxa"/>
            <w:tcBorders>
              <w:top w:val="nil"/>
              <w:left w:val="nil"/>
              <w:bottom w:val="single" w:sz="4" w:space="0" w:color="auto"/>
              <w:right w:val="single" w:sz="4" w:space="0" w:color="auto"/>
            </w:tcBorders>
            <w:noWrap/>
            <w:vAlign w:val="center"/>
            <w:hideMark/>
          </w:tcPr>
          <w:p w14:paraId="7DE20DD1" w14:textId="77777777" w:rsidR="000C1F87" w:rsidRPr="00063F00" w:rsidRDefault="000C1F87" w:rsidP="00620FB8">
            <w:pPr>
              <w:rPr>
                <w:rFonts w:cs="Tahoma"/>
                <w:sz w:val="18"/>
                <w:szCs w:val="18"/>
              </w:rPr>
            </w:pPr>
            <w:r w:rsidRPr="00063F00">
              <w:rPr>
                <w:rFonts w:cs="Tahoma"/>
                <w:sz w:val="18"/>
                <w:szCs w:val="18"/>
              </w:rPr>
              <w:t> </w:t>
            </w:r>
            <w:r w:rsidR="005C373A">
              <w:rPr>
                <w:rFonts w:cs="Tahoma"/>
                <w:sz w:val="18"/>
                <w:szCs w:val="18"/>
              </w:rPr>
              <w:t>N/A</w:t>
            </w:r>
          </w:p>
        </w:tc>
      </w:tr>
      <w:tr w:rsidR="00F13BA9" w:rsidRPr="00063F00" w14:paraId="58BC8BF7" w14:textId="77777777" w:rsidTr="00F84FDF">
        <w:trPr>
          <w:trHeight w:val="683"/>
        </w:trPr>
        <w:tc>
          <w:tcPr>
            <w:tcW w:w="2265" w:type="dxa"/>
            <w:tcBorders>
              <w:top w:val="nil"/>
              <w:left w:val="single" w:sz="4" w:space="0" w:color="auto"/>
              <w:bottom w:val="single" w:sz="4" w:space="0" w:color="auto"/>
              <w:right w:val="single" w:sz="4" w:space="0" w:color="auto"/>
            </w:tcBorders>
            <w:vAlign w:val="center"/>
            <w:hideMark/>
          </w:tcPr>
          <w:p w14:paraId="7C83A480" w14:textId="77777777" w:rsidR="00F13BA9" w:rsidRPr="00063F00" w:rsidRDefault="00F13BA9" w:rsidP="0033720E">
            <w:pPr>
              <w:rPr>
                <w:rFonts w:cs="Tahoma"/>
                <w:sz w:val="18"/>
                <w:szCs w:val="18"/>
              </w:rPr>
            </w:pPr>
            <w:r w:rsidRPr="00063F00">
              <w:rPr>
                <w:rFonts w:cs="Tahoma"/>
                <w:sz w:val="18"/>
                <w:szCs w:val="18"/>
              </w:rPr>
              <w:t>Facility Hosting</w:t>
            </w:r>
          </w:p>
        </w:tc>
        <w:tc>
          <w:tcPr>
            <w:tcW w:w="1786" w:type="dxa"/>
            <w:tcBorders>
              <w:top w:val="nil"/>
              <w:left w:val="nil"/>
              <w:bottom w:val="single" w:sz="4" w:space="0" w:color="auto"/>
              <w:right w:val="single" w:sz="4" w:space="0" w:color="auto"/>
            </w:tcBorders>
            <w:noWrap/>
            <w:vAlign w:val="center"/>
            <w:hideMark/>
          </w:tcPr>
          <w:p w14:paraId="614AAD59" w14:textId="77777777" w:rsidR="00F13BA9" w:rsidRPr="00063F00" w:rsidRDefault="00F13BA9" w:rsidP="0033720E">
            <w:pPr>
              <w:rPr>
                <w:rFonts w:cs="Tahoma"/>
                <w:sz w:val="18"/>
                <w:szCs w:val="18"/>
              </w:rPr>
            </w:pPr>
            <w:r w:rsidRPr="008B03AC">
              <w:rPr>
                <w:rFonts w:cs="Tahoma"/>
                <w:sz w:val="18"/>
                <w:szCs w:val="18"/>
              </w:rPr>
              <w:t>Structure</w:t>
            </w:r>
            <w:r w:rsidR="009F5300" w:rsidRPr="008B03AC">
              <w:rPr>
                <w:rFonts w:cs="Tahoma"/>
                <w:sz w:val="18"/>
                <w:szCs w:val="18"/>
              </w:rPr>
              <w:t xml:space="preserve"> </w:t>
            </w:r>
            <w:r w:rsidRPr="008B03AC">
              <w:rPr>
                <w:rFonts w:cs="Tahoma"/>
                <w:sz w:val="18"/>
                <w:szCs w:val="18"/>
              </w:rPr>
              <w:t>Type</w:t>
            </w:r>
          </w:p>
        </w:tc>
        <w:tc>
          <w:tcPr>
            <w:tcW w:w="2467" w:type="dxa"/>
            <w:tcBorders>
              <w:top w:val="nil"/>
              <w:left w:val="nil"/>
              <w:bottom w:val="single" w:sz="4" w:space="0" w:color="auto"/>
              <w:right w:val="single" w:sz="4" w:space="0" w:color="auto"/>
            </w:tcBorders>
            <w:vAlign w:val="center"/>
            <w:hideMark/>
          </w:tcPr>
          <w:p w14:paraId="08E90A13" w14:textId="77777777" w:rsidR="00F13BA9" w:rsidRPr="00063F00" w:rsidRDefault="00F13BA9" w:rsidP="0033720E">
            <w:pPr>
              <w:rPr>
                <w:rFonts w:cs="Tahoma"/>
                <w:sz w:val="18"/>
                <w:szCs w:val="18"/>
              </w:rPr>
            </w:pPr>
            <w:r w:rsidRPr="00063F00">
              <w:rPr>
                <w:rFonts w:cs="Tahoma"/>
                <w:sz w:val="18"/>
                <w:szCs w:val="18"/>
              </w:rPr>
              <w:t>Manhole</w:t>
            </w:r>
            <w:r>
              <w:rPr>
                <w:rFonts w:cs="Tahoma"/>
                <w:sz w:val="18"/>
                <w:szCs w:val="18"/>
              </w:rPr>
              <w:t>,</w:t>
            </w:r>
            <w:r w:rsidRPr="00063F00">
              <w:rPr>
                <w:rFonts w:cs="Tahoma"/>
                <w:sz w:val="18"/>
                <w:szCs w:val="18"/>
              </w:rPr>
              <w:br/>
              <w:t>JointBox</w:t>
            </w:r>
          </w:p>
        </w:tc>
        <w:tc>
          <w:tcPr>
            <w:tcW w:w="1786" w:type="dxa"/>
            <w:tcBorders>
              <w:top w:val="nil"/>
              <w:left w:val="nil"/>
              <w:bottom w:val="single" w:sz="4" w:space="0" w:color="auto"/>
              <w:right w:val="single" w:sz="4" w:space="0" w:color="auto"/>
            </w:tcBorders>
            <w:noWrap/>
            <w:vAlign w:val="center"/>
            <w:hideMark/>
          </w:tcPr>
          <w:p w14:paraId="6F342D1A" w14:textId="77777777" w:rsidR="00F13BA9" w:rsidRPr="00063F00" w:rsidRDefault="00F13BA9" w:rsidP="0033720E">
            <w:pPr>
              <w:rPr>
                <w:rFonts w:cs="Tahoma"/>
                <w:sz w:val="18"/>
                <w:szCs w:val="18"/>
              </w:rPr>
            </w:pPr>
            <w:r w:rsidRPr="00063F00">
              <w:rPr>
                <w:rFonts w:cs="Tahoma"/>
                <w:sz w:val="18"/>
                <w:szCs w:val="18"/>
              </w:rPr>
              <w:t> </w:t>
            </w:r>
            <w:r>
              <w:rPr>
                <w:rFonts w:cs="Tahoma"/>
                <w:sz w:val="18"/>
                <w:szCs w:val="18"/>
              </w:rPr>
              <w:t>N/A</w:t>
            </w:r>
          </w:p>
        </w:tc>
        <w:tc>
          <w:tcPr>
            <w:tcW w:w="2041" w:type="dxa"/>
            <w:tcBorders>
              <w:top w:val="nil"/>
              <w:left w:val="nil"/>
              <w:bottom w:val="single" w:sz="4" w:space="0" w:color="auto"/>
              <w:right w:val="single" w:sz="4" w:space="0" w:color="auto"/>
            </w:tcBorders>
            <w:noWrap/>
            <w:vAlign w:val="center"/>
            <w:hideMark/>
          </w:tcPr>
          <w:p w14:paraId="3FB3331C" w14:textId="77777777" w:rsidR="00F13BA9" w:rsidRPr="00063F00" w:rsidRDefault="00F13BA9" w:rsidP="0033720E">
            <w:pPr>
              <w:rPr>
                <w:rFonts w:cs="Tahoma"/>
                <w:sz w:val="18"/>
                <w:szCs w:val="18"/>
              </w:rPr>
            </w:pPr>
            <w:r w:rsidRPr="00063F00">
              <w:rPr>
                <w:rFonts w:cs="Tahoma"/>
                <w:sz w:val="18"/>
                <w:szCs w:val="18"/>
              </w:rPr>
              <w:t> </w:t>
            </w:r>
            <w:r>
              <w:rPr>
                <w:rFonts w:cs="Tahoma"/>
                <w:sz w:val="18"/>
                <w:szCs w:val="18"/>
              </w:rPr>
              <w:t>N/A</w:t>
            </w:r>
          </w:p>
        </w:tc>
      </w:tr>
      <w:tr w:rsidR="00F13BA9" w:rsidRPr="00063F00" w14:paraId="7D2FF8AB" w14:textId="77777777" w:rsidTr="00F84FDF">
        <w:trPr>
          <w:trHeight w:val="683"/>
        </w:trPr>
        <w:tc>
          <w:tcPr>
            <w:tcW w:w="2265" w:type="dxa"/>
            <w:tcBorders>
              <w:top w:val="nil"/>
              <w:left w:val="single" w:sz="4" w:space="0" w:color="auto"/>
              <w:bottom w:val="single" w:sz="4" w:space="0" w:color="auto"/>
              <w:right w:val="single" w:sz="4" w:space="0" w:color="auto"/>
            </w:tcBorders>
            <w:vAlign w:val="center"/>
            <w:hideMark/>
          </w:tcPr>
          <w:p w14:paraId="545277EB" w14:textId="77777777" w:rsidR="00F13BA9" w:rsidRPr="00063F00" w:rsidRDefault="00F13BA9" w:rsidP="0033720E">
            <w:pPr>
              <w:rPr>
                <w:rFonts w:cs="Tahoma"/>
                <w:sz w:val="18"/>
                <w:szCs w:val="18"/>
              </w:rPr>
            </w:pPr>
            <w:r w:rsidRPr="00F13BA9">
              <w:rPr>
                <w:rFonts w:cs="Tahoma"/>
                <w:sz w:val="18"/>
                <w:szCs w:val="18"/>
              </w:rPr>
              <w:t>Facility On Pole SingleEndUserAttachment</w:t>
            </w:r>
          </w:p>
        </w:tc>
        <w:tc>
          <w:tcPr>
            <w:tcW w:w="1786" w:type="dxa"/>
            <w:tcBorders>
              <w:top w:val="nil"/>
              <w:left w:val="nil"/>
              <w:bottom w:val="single" w:sz="4" w:space="0" w:color="auto"/>
              <w:right w:val="single" w:sz="4" w:space="0" w:color="auto"/>
            </w:tcBorders>
            <w:noWrap/>
            <w:vAlign w:val="center"/>
            <w:hideMark/>
          </w:tcPr>
          <w:p w14:paraId="7ACF4F81" w14:textId="77777777" w:rsidR="00F13BA9" w:rsidRPr="00063F00" w:rsidRDefault="00F13BA9" w:rsidP="0033720E">
            <w:pPr>
              <w:rPr>
                <w:rFonts w:cs="Tahoma"/>
                <w:sz w:val="18"/>
                <w:szCs w:val="18"/>
              </w:rPr>
            </w:pPr>
            <w:r w:rsidRPr="00F13BA9">
              <w:rPr>
                <w:rFonts w:cs="Tahoma"/>
                <w:sz w:val="18"/>
                <w:szCs w:val="18"/>
              </w:rPr>
              <w:t>UPRN</w:t>
            </w:r>
          </w:p>
        </w:tc>
        <w:tc>
          <w:tcPr>
            <w:tcW w:w="2467" w:type="dxa"/>
            <w:tcBorders>
              <w:top w:val="nil"/>
              <w:left w:val="nil"/>
              <w:bottom w:val="single" w:sz="4" w:space="0" w:color="auto"/>
              <w:right w:val="single" w:sz="4" w:space="0" w:color="auto"/>
            </w:tcBorders>
            <w:vAlign w:val="center"/>
            <w:hideMark/>
          </w:tcPr>
          <w:p w14:paraId="7E29FF98" w14:textId="77777777" w:rsidR="00F13BA9" w:rsidRPr="00063F00" w:rsidRDefault="00F13BA9" w:rsidP="0033720E">
            <w:pPr>
              <w:rPr>
                <w:rFonts w:cs="Tahoma"/>
                <w:sz w:val="18"/>
                <w:szCs w:val="18"/>
              </w:rPr>
            </w:pPr>
          </w:p>
        </w:tc>
        <w:tc>
          <w:tcPr>
            <w:tcW w:w="1786" w:type="dxa"/>
            <w:tcBorders>
              <w:top w:val="nil"/>
              <w:left w:val="nil"/>
              <w:bottom w:val="single" w:sz="4" w:space="0" w:color="auto"/>
              <w:right w:val="single" w:sz="4" w:space="0" w:color="auto"/>
            </w:tcBorders>
            <w:noWrap/>
            <w:vAlign w:val="center"/>
            <w:hideMark/>
          </w:tcPr>
          <w:p w14:paraId="2C3F749D" w14:textId="77777777" w:rsidR="00F13BA9" w:rsidRPr="00063F00" w:rsidRDefault="00F13BA9" w:rsidP="0033720E">
            <w:pPr>
              <w:rPr>
                <w:rFonts w:cs="Tahoma"/>
                <w:sz w:val="18"/>
                <w:szCs w:val="18"/>
              </w:rPr>
            </w:pPr>
            <w:r w:rsidRPr="00063F00">
              <w:rPr>
                <w:rFonts w:cs="Tahoma"/>
                <w:sz w:val="18"/>
                <w:szCs w:val="18"/>
              </w:rPr>
              <w:t> </w:t>
            </w:r>
            <w:r>
              <w:rPr>
                <w:rFonts w:cs="Tahoma"/>
                <w:sz w:val="18"/>
                <w:szCs w:val="18"/>
              </w:rPr>
              <w:t>N/A</w:t>
            </w:r>
          </w:p>
        </w:tc>
        <w:tc>
          <w:tcPr>
            <w:tcW w:w="2041" w:type="dxa"/>
            <w:tcBorders>
              <w:top w:val="nil"/>
              <w:left w:val="nil"/>
              <w:bottom w:val="single" w:sz="4" w:space="0" w:color="auto"/>
              <w:right w:val="single" w:sz="4" w:space="0" w:color="auto"/>
            </w:tcBorders>
            <w:noWrap/>
            <w:vAlign w:val="center"/>
            <w:hideMark/>
          </w:tcPr>
          <w:p w14:paraId="19697165" w14:textId="77777777" w:rsidR="00F13BA9" w:rsidRPr="00063F00" w:rsidRDefault="00F13BA9" w:rsidP="0033720E">
            <w:pPr>
              <w:rPr>
                <w:rFonts w:cs="Tahoma"/>
                <w:sz w:val="18"/>
                <w:szCs w:val="18"/>
              </w:rPr>
            </w:pPr>
            <w:r w:rsidRPr="00063F00">
              <w:rPr>
                <w:rFonts w:cs="Tahoma"/>
                <w:sz w:val="18"/>
                <w:szCs w:val="18"/>
              </w:rPr>
              <w:t> </w:t>
            </w:r>
            <w:r>
              <w:rPr>
                <w:rFonts w:cs="Tahoma"/>
                <w:sz w:val="18"/>
                <w:szCs w:val="18"/>
              </w:rPr>
              <w:t>N/A</w:t>
            </w:r>
          </w:p>
        </w:tc>
      </w:tr>
      <w:tr w:rsidR="00BD7045" w:rsidRPr="00063F00" w14:paraId="1A4E6B4C" w14:textId="77777777" w:rsidTr="00F84FDF">
        <w:trPr>
          <w:trHeight w:val="683"/>
        </w:trPr>
        <w:tc>
          <w:tcPr>
            <w:tcW w:w="2265" w:type="dxa"/>
            <w:tcBorders>
              <w:top w:val="nil"/>
              <w:left w:val="single" w:sz="4" w:space="0" w:color="auto"/>
              <w:bottom w:val="single" w:sz="4" w:space="0" w:color="auto"/>
              <w:right w:val="single" w:sz="4" w:space="0" w:color="auto"/>
            </w:tcBorders>
            <w:vAlign w:val="center"/>
            <w:hideMark/>
          </w:tcPr>
          <w:p w14:paraId="3463B52D" w14:textId="77777777" w:rsidR="000C1F87" w:rsidRPr="00063F00" w:rsidRDefault="00F13BA9" w:rsidP="00620FB8">
            <w:pPr>
              <w:rPr>
                <w:rFonts w:cs="Tahoma"/>
                <w:sz w:val="18"/>
                <w:szCs w:val="18"/>
              </w:rPr>
            </w:pPr>
            <w:r w:rsidRPr="00F13BA9">
              <w:rPr>
                <w:rFonts w:cs="Tahoma"/>
                <w:sz w:val="18"/>
                <w:szCs w:val="18"/>
              </w:rPr>
              <w:t>Underground Customer Connection</w:t>
            </w:r>
          </w:p>
        </w:tc>
        <w:tc>
          <w:tcPr>
            <w:tcW w:w="1786" w:type="dxa"/>
            <w:tcBorders>
              <w:top w:val="nil"/>
              <w:left w:val="nil"/>
              <w:bottom w:val="single" w:sz="4" w:space="0" w:color="auto"/>
              <w:right w:val="single" w:sz="4" w:space="0" w:color="auto"/>
            </w:tcBorders>
            <w:noWrap/>
            <w:vAlign w:val="center"/>
            <w:hideMark/>
          </w:tcPr>
          <w:p w14:paraId="702A5F54" w14:textId="77777777" w:rsidR="000C1F87" w:rsidRPr="00063F00" w:rsidRDefault="00F13BA9" w:rsidP="00620FB8">
            <w:pPr>
              <w:rPr>
                <w:rFonts w:cs="Tahoma"/>
                <w:sz w:val="18"/>
                <w:szCs w:val="18"/>
              </w:rPr>
            </w:pPr>
            <w:r w:rsidRPr="00F13BA9">
              <w:rPr>
                <w:rFonts w:cs="Tahoma"/>
                <w:sz w:val="18"/>
                <w:szCs w:val="18"/>
              </w:rPr>
              <w:t>UPRN</w:t>
            </w:r>
          </w:p>
        </w:tc>
        <w:tc>
          <w:tcPr>
            <w:tcW w:w="2467" w:type="dxa"/>
            <w:tcBorders>
              <w:top w:val="nil"/>
              <w:left w:val="nil"/>
              <w:bottom w:val="single" w:sz="4" w:space="0" w:color="auto"/>
              <w:right w:val="single" w:sz="4" w:space="0" w:color="auto"/>
            </w:tcBorders>
            <w:vAlign w:val="center"/>
            <w:hideMark/>
          </w:tcPr>
          <w:p w14:paraId="24980D82" w14:textId="77777777" w:rsidR="000C1F87" w:rsidRPr="00063F00" w:rsidRDefault="000C1F87" w:rsidP="00620FB8">
            <w:pPr>
              <w:rPr>
                <w:rFonts w:cs="Tahoma"/>
                <w:sz w:val="18"/>
                <w:szCs w:val="18"/>
              </w:rPr>
            </w:pPr>
          </w:p>
        </w:tc>
        <w:tc>
          <w:tcPr>
            <w:tcW w:w="1786" w:type="dxa"/>
            <w:tcBorders>
              <w:top w:val="nil"/>
              <w:left w:val="nil"/>
              <w:bottom w:val="single" w:sz="4" w:space="0" w:color="auto"/>
              <w:right w:val="single" w:sz="4" w:space="0" w:color="auto"/>
            </w:tcBorders>
            <w:noWrap/>
            <w:vAlign w:val="center"/>
            <w:hideMark/>
          </w:tcPr>
          <w:p w14:paraId="784AEE98" w14:textId="77777777" w:rsidR="000C1F87" w:rsidRPr="00063F00" w:rsidRDefault="000C1F87" w:rsidP="00620FB8">
            <w:pPr>
              <w:rPr>
                <w:rFonts w:cs="Tahoma"/>
                <w:sz w:val="18"/>
                <w:szCs w:val="18"/>
              </w:rPr>
            </w:pPr>
            <w:r w:rsidRPr="00063F00">
              <w:rPr>
                <w:rFonts w:cs="Tahoma"/>
                <w:sz w:val="18"/>
                <w:szCs w:val="18"/>
              </w:rPr>
              <w:t> </w:t>
            </w:r>
            <w:r w:rsidR="005C373A">
              <w:rPr>
                <w:rFonts w:cs="Tahoma"/>
                <w:sz w:val="18"/>
                <w:szCs w:val="18"/>
              </w:rPr>
              <w:t>N/A</w:t>
            </w:r>
          </w:p>
        </w:tc>
        <w:tc>
          <w:tcPr>
            <w:tcW w:w="2041" w:type="dxa"/>
            <w:tcBorders>
              <w:top w:val="nil"/>
              <w:left w:val="nil"/>
              <w:bottom w:val="single" w:sz="4" w:space="0" w:color="auto"/>
              <w:right w:val="single" w:sz="4" w:space="0" w:color="auto"/>
            </w:tcBorders>
            <w:noWrap/>
            <w:vAlign w:val="center"/>
            <w:hideMark/>
          </w:tcPr>
          <w:p w14:paraId="6DB02A29" w14:textId="77777777" w:rsidR="000C1F87" w:rsidRPr="00063F00" w:rsidRDefault="000C1F87" w:rsidP="00620FB8">
            <w:pPr>
              <w:rPr>
                <w:rFonts w:cs="Tahoma"/>
                <w:sz w:val="18"/>
                <w:szCs w:val="18"/>
              </w:rPr>
            </w:pPr>
            <w:r w:rsidRPr="00063F00">
              <w:rPr>
                <w:rFonts w:cs="Tahoma"/>
                <w:sz w:val="18"/>
                <w:szCs w:val="18"/>
              </w:rPr>
              <w:t> </w:t>
            </w:r>
            <w:r w:rsidR="005C373A">
              <w:rPr>
                <w:rFonts w:cs="Tahoma"/>
                <w:sz w:val="18"/>
                <w:szCs w:val="18"/>
              </w:rPr>
              <w:t>N/A</w:t>
            </w:r>
          </w:p>
        </w:tc>
      </w:tr>
      <w:tr w:rsidR="00F84FDF" w:rsidRPr="00063F00" w14:paraId="5F9793E8" w14:textId="77777777" w:rsidTr="00F84FDF">
        <w:trPr>
          <w:trHeight w:val="683"/>
        </w:trPr>
        <w:tc>
          <w:tcPr>
            <w:tcW w:w="2265" w:type="dxa"/>
            <w:tcBorders>
              <w:top w:val="nil"/>
              <w:left w:val="single" w:sz="4" w:space="0" w:color="auto"/>
              <w:bottom w:val="single" w:sz="4" w:space="0" w:color="auto"/>
              <w:right w:val="single" w:sz="4" w:space="0" w:color="auto"/>
            </w:tcBorders>
            <w:vAlign w:val="center"/>
            <w:hideMark/>
          </w:tcPr>
          <w:p w14:paraId="4D76F496" w14:textId="77777777" w:rsidR="00F84FDF" w:rsidRPr="00AF41CF" w:rsidRDefault="00F84FDF" w:rsidP="002C18CC">
            <w:pPr>
              <w:rPr>
                <w:rFonts w:cs="Tahoma"/>
                <w:sz w:val="18"/>
                <w:szCs w:val="18"/>
              </w:rPr>
            </w:pPr>
            <w:bookmarkStart w:id="371" w:name="_Toc541689"/>
            <w:bookmarkStart w:id="372" w:name="_Ref4779660"/>
            <w:r w:rsidRPr="00AF41CF">
              <w:rPr>
                <w:rFonts w:cs="Tahoma"/>
                <w:sz w:val="18"/>
                <w:szCs w:val="18"/>
              </w:rPr>
              <w:t>Facility in Lead</w:t>
            </w:r>
            <w:r w:rsidR="00393CFE">
              <w:rPr>
                <w:rFonts w:cs="Tahoma"/>
                <w:sz w:val="18"/>
                <w:szCs w:val="18"/>
              </w:rPr>
              <w:t xml:space="preserve"> </w:t>
            </w:r>
            <w:r w:rsidRPr="00AF41CF">
              <w:rPr>
                <w:rFonts w:cs="Tahoma"/>
                <w:sz w:val="18"/>
                <w:szCs w:val="18"/>
              </w:rPr>
              <w:t>-</w:t>
            </w:r>
            <w:r w:rsidR="00393CFE">
              <w:rPr>
                <w:rFonts w:cs="Tahoma"/>
                <w:sz w:val="18"/>
                <w:szCs w:val="18"/>
              </w:rPr>
              <w:t xml:space="preserve"> </w:t>
            </w:r>
            <w:r w:rsidRPr="00AF41CF">
              <w:rPr>
                <w:rFonts w:cs="Tahoma"/>
                <w:sz w:val="18"/>
                <w:szCs w:val="18"/>
              </w:rPr>
              <w:t>in Link Duct</w:t>
            </w:r>
          </w:p>
        </w:tc>
        <w:tc>
          <w:tcPr>
            <w:tcW w:w="1786" w:type="dxa"/>
            <w:tcBorders>
              <w:top w:val="nil"/>
              <w:left w:val="nil"/>
              <w:bottom w:val="single" w:sz="4" w:space="0" w:color="auto"/>
              <w:right w:val="single" w:sz="4" w:space="0" w:color="auto"/>
            </w:tcBorders>
            <w:noWrap/>
            <w:vAlign w:val="center"/>
            <w:hideMark/>
          </w:tcPr>
          <w:p w14:paraId="6791FE40" w14:textId="77777777" w:rsidR="00F84FDF" w:rsidRPr="00AF41CF" w:rsidRDefault="00F84FDF" w:rsidP="002C18CC">
            <w:pPr>
              <w:rPr>
                <w:rFonts w:cs="Tahoma"/>
                <w:sz w:val="18"/>
                <w:szCs w:val="18"/>
              </w:rPr>
            </w:pPr>
            <w:r w:rsidRPr="00AF41CF">
              <w:rPr>
                <w:rFonts w:cs="Tahoma"/>
                <w:sz w:val="18"/>
                <w:szCs w:val="18"/>
              </w:rPr>
              <w:t>BoreCount</w:t>
            </w:r>
          </w:p>
        </w:tc>
        <w:tc>
          <w:tcPr>
            <w:tcW w:w="2467" w:type="dxa"/>
            <w:tcBorders>
              <w:top w:val="nil"/>
              <w:left w:val="nil"/>
              <w:bottom w:val="single" w:sz="4" w:space="0" w:color="auto"/>
              <w:right w:val="single" w:sz="4" w:space="0" w:color="auto"/>
            </w:tcBorders>
            <w:vAlign w:val="center"/>
            <w:hideMark/>
          </w:tcPr>
          <w:p w14:paraId="66D3BC55" w14:textId="77777777" w:rsidR="00F07ABF" w:rsidRPr="00484C58" w:rsidRDefault="00F07ABF" w:rsidP="00F07ABF">
            <w:pPr>
              <w:spacing w:before="240" w:after="240" w:line="160" w:lineRule="exact"/>
              <w:rPr>
                <w:rFonts w:cs="Tahoma"/>
                <w:sz w:val="18"/>
                <w:szCs w:val="18"/>
                <w:lang w:val="da-DK"/>
              </w:rPr>
            </w:pPr>
            <w:r w:rsidRPr="00484C58">
              <w:rPr>
                <w:rFonts w:cs="Tahoma"/>
                <w:sz w:val="18"/>
                <w:szCs w:val="18"/>
                <w:lang w:val="da-DK"/>
              </w:rPr>
              <w:t>Single Bore,</w:t>
            </w:r>
          </w:p>
          <w:p w14:paraId="63ECF5F9" w14:textId="77777777" w:rsidR="00F07ABF" w:rsidRPr="00484C58" w:rsidRDefault="00F07ABF" w:rsidP="00F07ABF">
            <w:pPr>
              <w:spacing w:before="240" w:after="240" w:line="160" w:lineRule="exact"/>
              <w:rPr>
                <w:rFonts w:cs="Tahoma"/>
                <w:sz w:val="18"/>
                <w:szCs w:val="18"/>
                <w:lang w:val="da-DK"/>
              </w:rPr>
            </w:pPr>
            <w:r w:rsidRPr="00484C58">
              <w:rPr>
                <w:rFonts w:cs="Tahoma"/>
                <w:sz w:val="18"/>
                <w:szCs w:val="18"/>
                <w:lang w:val="da-DK"/>
              </w:rPr>
              <w:t>2 Bores,</w:t>
            </w:r>
          </w:p>
          <w:p w14:paraId="14A53D48" w14:textId="77777777" w:rsidR="00F07ABF" w:rsidRPr="00484C58" w:rsidRDefault="00F07ABF" w:rsidP="00F07ABF">
            <w:pPr>
              <w:spacing w:before="240" w:after="240" w:line="160" w:lineRule="exact"/>
              <w:rPr>
                <w:rFonts w:cs="Tahoma"/>
                <w:sz w:val="18"/>
                <w:szCs w:val="18"/>
                <w:lang w:val="da-DK"/>
              </w:rPr>
            </w:pPr>
            <w:r w:rsidRPr="00484C58">
              <w:rPr>
                <w:rFonts w:cs="Tahoma"/>
                <w:sz w:val="18"/>
                <w:szCs w:val="18"/>
                <w:lang w:val="da-DK"/>
              </w:rPr>
              <w:t>3+ Bores,</w:t>
            </w:r>
          </w:p>
          <w:p w14:paraId="222CB53F" w14:textId="77777777" w:rsidR="00F84FDF" w:rsidRPr="00484C58" w:rsidRDefault="00F07ABF" w:rsidP="002455B5">
            <w:pPr>
              <w:spacing w:before="240" w:after="240" w:line="240" w:lineRule="exact"/>
              <w:rPr>
                <w:rFonts w:cs="Tahoma"/>
                <w:sz w:val="18"/>
                <w:szCs w:val="18"/>
                <w:lang w:val="da-DK"/>
              </w:rPr>
            </w:pPr>
            <w:r w:rsidRPr="00484C58">
              <w:rPr>
                <w:rFonts w:cs="Tahoma"/>
                <w:sz w:val="18"/>
                <w:szCs w:val="18"/>
                <w:lang w:val="da-DK"/>
              </w:rPr>
              <w:t>NA</w:t>
            </w:r>
          </w:p>
        </w:tc>
        <w:tc>
          <w:tcPr>
            <w:tcW w:w="1786" w:type="dxa"/>
            <w:tcBorders>
              <w:top w:val="nil"/>
              <w:left w:val="nil"/>
              <w:bottom w:val="single" w:sz="4" w:space="0" w:color="auto"/>
              <w:right w:val="single" w:sz="4" w:space="0" w:color="auto"/>
            </w:tcBorders>
            <w:noWrap/>
            <w:vAlign w:val="center"/>
            <w:hideMark/>
          </w:tcPr>
          <w:p w14:paraId="2831ED4E" w14:textId="77777777" w:rsidR="00F84FDF" w:rsidRPr="00AF41CF" w:rsidRDefault="00F84FDF" w:rsidP="002C18CC">
            <w:pPr>
              <w:rPr>
                <w:rFonts w:cs="Tahoma"/>
                <w:sz w:val="18"/>
                <w:szCs w:val="18"/>
              </w:rPr>
            </w:pPr>
            <w:r w:rsidRPr="00484C58">
              <w:rPr>
                <w:rFonts w:cs="Tahoma"/>
                <w:sz w:val="18"/>
                <w:szCs w:val="18"/>
                <w:lang w:val="da-DK"/>
              </w:rPr>
              <w:t> </w:t>
            </w:r>
            <w:r w:rsidRPr="00AF41CF">
              <w:rPr>
                <w:rFonts w:cs="Tahoma"/>
                <w:sz w:val="18"/>
                <w:szCs w:val="18"/>
              </w:rPr>
              <w:t>Type</w:t>
            </w:r>
          </w:p>
        </w:tc>
        <w:tc>
          <w:tcPr>
            <w:tcW w:w="2041" w:type="dxa"/>
            <w:tcBorders>
              <w:top w:val="nil"/>
              <w:left w:val="nil"/>
              <w:bottom w:val="single" w:sz="4" w:space="0" w:color="auto"/>
              <w:right w:val="single" w:sz="4" w:space="0" w:color="auto"/>
            </w:tcBorders>
            <w:noWrap/>
            <w:vAlign w:val="center"/>
            <w:hideMark/>
          </w:tcPr>
          <w:p w14:paraId="1E69A4C0" w14:textId="77777777" w:rsidR="005675F0" w:rsidRPr="00AF41CF" w:rsidRDefault="005675F0" w:rsidP="002455B5">
            <w:pPr>
              <w:spacing w:before="240" w:line="120" w:lineRule="exact"/>
              <w:rPr>
                <w:rFonts w:cs="Tahoma"/>
                <w:sz w:val="18"/>
                <w:szCs w:val="18"/>
              </w:rPr>
            </w:pPr>
            <w:r w:rsidRPr="00AF41CF">
              <w:rPr>
                <w:rFonts w:cs="Tahoma"/>
                <w:sz w:val="18"/>
                <w:szCs w:val="18"/>
              </w:rPr>
              <w:t>Spine,</w:t>
            </w:r>
          </w:p>
          <w:p w14:paraId="55E2244D" w14:textId="77777777" w:rsidR="00F84FDF" w:rsidRPr="00AF41CF" w:rsidRDefault="005675F0" w:rsidP="002455B5">
            <w:pPr>
              <w:spacing w:before="240" w:line="120" w:lineRule="exact"/>
              <w:rPr>
                <w:rFonts w:cs="Tahoma"/>
                <w:sz w:val="18"/>
                <w:szCs w:val="18"/>
              </w:rPr>
            </w:pPr>
            <w:r w:rsidRPr="00AF41CF">
              <w:rPr>
                <w:rFonts w:cs="Tahoma"/>
                <w:sz w:val="18"/>
                <w:szCs w:val="18"/>
              </w:rPr>
              <w:t>Lead In</w:t>
            </w:r>
          </w:p>
        </w:tc>
      </w:tr>
    </w:tbl>
    <w:p w14:paraId="551227BC" w14:textId="77777777" w:rsidR="00354074" w:rsidRDefault="00354074" w:rsidP="00354074"/>
    <w:p w14:paraId="348B4C30" w14:textId="77777777" w:rsidR="000C1F87" w:rsidRPr="00063F00" w:rsidRDefault="000C1F87" w:rsidP="00870DEA">
      <w:pPr>
        <w:pStyle w:val="Heading2"/>
      </w:pPr>
      <w:bookmarkStart w:id="373" w:name="_EVENT_CHARGES_RECORD_2"/>
      <w:bookmarkStart w:id="374" w:name="_Toc205994594"/>
      <w:bookmarkEnd w:id="373"/>
      <w:r w:rsidRPr="00870DEA">
        <w:t>EVENT</w:t>
      </w:r>
      <w:r w:rsidRPr="00063F00">
        <w:t xml:space="preserve"> CHARGES RECORD</w:t>
      </w:r>
      <w:bookmarkEnd w:id="371"/>
      <w:bookmarkEnd w:id="372"/>
      <w:bookmarkEnd w:id="374"/>
      <w:r w:rsidRPr="00063F00">
        <w:t xml:space="preserve"> </w:t>
      </w:r>
    </w:p>
    <w:p w14:paraId="5EF68EB3" w14:textId="77777777" w:rsidR="000C1F87" w:rsidRPr="00354074" w:rsidRDefault="000C1F87" w:rsidP="000C1F87">
      <w:pPr>
        <w:rPr>
          <w:rFonts w:cs="Tahoma"/>
          <w:szCs w:val="21"/>
        </w:rPr>
      </w:pPr>
      <w:r w:rsidRPr="00354074">
        <w:rPr>
          <w:rFonts w:cs="Tahoma"/>
          <w:szCs w:val="21"/>
        </w:rPr>
        <w:t>The following event detail records will be included in the output file and will contain the following character separated bill data.</w:t>
      </w:r>
    </w:p>
    <w:p w14:paraId="33CD4AE2" w14:textId="77777777" w:rsidR="000C1F87" w:rsidRPr="00354074" w:rsidRDefault="000C1F87" w:rsidP="000C1F87">
      <w:pPr>
        <w:rPr>
          <w:rFonts w:cs="Tahoma"/>
          <w:b/>
          <w:szCs w:val="21"/>
        </w:rPr>
      </w:pPr>
      <w:r w:rsidRPr="00354074">
        <w:rPr>
          <w:rFonts w:cs="Tahoma"/>
          <w:szCs w:val="21"/>
        </w:rPr>
        <w:t>Record Type:</w:t>
      </w:r>
      <w:r w:rsidRPr="00354074">
        <w:rPr>
          <w:rFonts w:cs="Tahoma"/>
          <w:b/>
          <w:szCs w:val="21"/>
        </w:rPr>
        <w:t xml:space="preserve"> EVENT</w:t>
      </w:r>
    </w:p>
    <w:tbl>
      <w:tblPr>
        <w:tblW w:w="5273"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727"/>
        <w:gridCol w:w="992"/>
        <w:gridCol w:w="1079"/>
        <w:gridCol w:w="1440"/>
        <w:gridCol w:w="2790"/>
        <w:gridCol w:w="1712"/>
      </w:tblGrid>
      <w:tr w:rsidR="000C1F87" w:rsidRPr="00063F00" w14:paraId="4DF67263" w14:textId="77777777" w:rsidTr="00620FB8">
        <w:tc>
          <w:tcPr>
            <w:tcW w:w="887" w:type="pct"/>
          </w:tcPr>
          <w:p w14:paraId="65BEA27B" w14:textId="77777777" w:rsidR="000C1F87" w:rsidRPr="00063F00" w:rsidRDefault="000C1F87" w:rsidP="00620FB8">
            <w:pPr>
              <w:rPr>
                <w:rFonts w:cs="Tahoma"/>
                <w:b/>
                <w:sz w:val="18"/>
                <w:szCs w:val="18"/>
              </w:rPr>
            </w:pPr>
            <w:r w:rsidRPr="00063F00">
              <w:rPr>
                <w:rFonts w:cs="Tahoma"/>
                <w:b/>
                <w:sz w:val="18"/>
                <w:szCs w:val="18"/>
              </w:rPr>
              <w:t>Field Name</w:t>
            </w:r>
          </w:p>
        </w:tc>
        <w:tc>
          <w:tcPr>
            <w:tcW w:w="509" w:type="pct"/>
          </w:tcPr>
          <w:p w14:paraId="5D6C357A" w14:textId="77777777" w:rsidR="000C1F87" w:rsidRPr="00063F00" w:rsidRDefault="000C1F87" w:rsidP="00620FB8">
            <w:pPr>
              <w:rPr>
                <w:rFonts w:cs="Tahoma"/>
                <w:b/>
                <w:sz w:val="18"/>
                <w:szCs w:val="18"/>
              </w:rPr>
            </w:pPr>
            <w:r w:rsidRPr="00063F00">
              <w:rPr>
                <w:rFonts w:cs="Tahoma"/>
                <w:b/>
                <w:sz w:val="18"/>
                <w:szCs w:val="18"/>
              </w:rPr>
              <w:t>Field No</w:t>
            </w:r>
          </w:p>
        </w:tc>
        <w:tc>
          <w:tcPr>
            <w:tcW w:w="554" w:type="pct"/>
          </w:tcPr>
          <w:p w14:paraId="1B4C7FA2" w14:textId="77777777" w:rsidR="000C1F87" w:rsidRPr="00063F00" w:rsidRDefault="000C1F87" w:rsidP="00620FB8">
            <w:pPr>
              <w:rPr>
                <w:rFonts w:cs="Tahoma"/>
                <w:b/>
                <w:sz w:val="18"/>
                <w:szCs w:val="18"/>
              </w:rPr>
            </w:pPr>
            <w:r w:rsidRPr="00063F00">
              <w:rPr>
                <w:rFonts w:cs="Tahoma"/>
                <w:b/>
                <w:sz w:val="18"/>
                <w:szCs w:val="18"/>
              </w:rPr>
              <w:t xml:space="preserve">Maximum Field Length          </w:t>
            </w:r>
          </w:p>
        </w:tc>
        <w:tc>
          <w:tcPr>
            <w:tcW w:w="739" w:type="pct"/>
          </w:tcPr>
          <w:p w14:paraId="60C93C6C" w14:textId="77777777" w:rsidR="000C1F87" w:rsidRPr="00063F00" w:rsidRDefault="000C1F87" w:rsidP="00620FB8">
            <w:pPr>
              <w:rPr>
                <w:rFonts w:cs="Tahoma"/>
                <w:b/>
                <w:sz w:val="18"/>
                <w:szCs w:val="18"/>
              </w:rPr>
            </w:pPr>
            <w:r w:rsidRPr="00063F00">
              <w:rPr>
                <w:rFonts w:cs="Tahoma"/>
                <w:b/>
                <w:sz w:val="18"/>
                <w:szCs w:val="18"/>
              </w:rPr>
              <w:t>Format</w:t>
            </w:r>
          </w:p>
        </w:tc>
        <w:tc>
          <w:tcPr>
            <w:tcW w:w="1432" w:type="pct"/>
          </w:tcPr>
          <w:p w14:paraId="231FDB85" w14:textId="77777777" w:rsidR="000C1F87" w:rsidRPr="00063F00" w:rsidRDefault="000C1F87" w:rsidP="00620FB8">
            <w:pPr>
              <w:rPr>
                <w:rFonts w:cs="Tahoma"/>
                <w:b/>
                <w:sz w:val="18"/>
                <w:szCs w:val="18"/>
              </w:rPr>
            </w:pPr>
            <w:r w:rsidRPr="00063F00">
              <w:rPr>
                <w:rFonts w:cs="Tahoma"/>
                <w:b/>
                <w:sz w:val="18"/>
                <w:szCs w:val="18"/>
              </w:rPr>
              <w:t>Value</w:t>
            </w:r>
          </w:p>
        </w:tc>
        <w:tc>
          <w:tcPr>
            <w:tcW w:w="879" w:type="pct"/>
          </w:tcPr>
          <w:p w14:paraId="18354074" w14:textId="77777777" w:rsidR="000C1F87" w:rsidRPr="00063F00" w:rsidRDefault="000C1F87" w:rsidP="00620FB8">
            <w:pPr>
              <w:rPr>
                <w:rFonts w:cs="Tahoma"/>
                <w:b/>
                <w:sz w:val="18"/>
                <w:szCs w:val="18"/>
              </w:rPr>
            </w:pPr>
            <w:r w:rsidRPr="00063F00">
              <w:rPr>
                <w:rFonts w:cs="Tahoma"/>
                <w:b/>
                <w:sz w:val="18"/>
                <w:szCs w:val="18"/>
              </w:rPr>
              <w:t>Notes</w:t>
            </w:r>
          </w:p>
        </w:tc>
      </w:tr>
      <w:tr w:rsidR="000C1F87" w:rsidRPr="00063F00" w14:paraId="6C988616" w14:textId="77777777" w:rsidTr="00620FB8">
        <w:tc>
          <w:tcPr>
            <w:tcW w:w="887" w:type="pct"/>
          </w:tcPr>
          <w:p w14:paraId="028F2E6A" w14:textId="77777777" w:rsidR="000C1F87" w:rsidRPr="00063F00" w:rsidRDefault="000C1F87" w:rsidP="00620FB8">
            <w:pPr>
              <w:rPr>
                <w:rFonts w:cs="Tahoma"/>
                <w:sz w:val="18"/>
                <w:szCs w:val="18"/>
              </w:rPr>
            </w:pPr>
            <w:r w:rsidRPr="00063F00">
              <w:rPr>
                <w:rFonts w:cs="Tahoma"/>
                <w:sz w:val="18"/>
                <w:szCs w:val="18"/>
              </w:rPr>
              <w:t>Record Type</w:t>
            </w:r>
          </w:p>
        </w:tc>
        <w:tc>
          <w:tcPr>
            <w:tcW w:w="509" w:type="pct"/>
          </w:tcPr>
          <w:p w14:paraId="49F441F1" w14:textId="77777777" w:rsidR="000C1F87" w:rsidRPr="00063F00" w:rsidRDefault="000C1F87" w:rsidP="00620FB8">
            <w:pPr>
              <w:rPr>
                <w:rFonts w:cs="Tahoma"/>
                <w:sz w:val="18"/>
                <w:szCs w:val="18"/>
              </w:rPr>
            </w:pPr>
            <w:r w:rsidRPr="00063F00">
              <w:rPr>
                <w:rFonts w:cs="Tahoma"/>
                <w:sz w:val="18"/>
                <w:szCs w:val="18"/>
              </w:rPr>
              <w:t>1</w:t>
            </w:r>
          </w:p>
        </w:tc>
        <w:tc>
          <w:tcPr>
            <w:tcW w:w="554" w:type="pct"/>
          </w:tcPr>
          <w:p w14:paraId="3A92A58D" w14:textId="77777777" w:rsidR="000C1F87" w:rsidRPr="00063F00" w:rsidRDefault="000C1F87" w:rsidP="00620FB8">
            <w:pPr>
              <w:rPr>
                <w:rFonts w:cs="Tahoma"/>
                <w:sz w:val="18"/>
                <w:szCs w:val="18"/>
              </w:rPr>
            </w:pPr>
            <w:r w:rsidRPr="00063F00">
              <w:rPr>
                <w:rFonts w:cs="Tahoma"/>
                <w:sz w:val="18"/>
                <w:szCs w:val="18"/>
              </w:rPr>
              <w:t>255</w:t>
            </w:r>
          </w:p>
        </w:tc>
        <w:tc>
          <w:tcPr>
            <w:tcW w:w="739" w:type="pct"/>
          </w:tcPr>
          <w:p w14:paraId="26E5EB64" w14:textId="77777777" w:rsidR="000C1F87" w:rsidRPr="00063F00" w:rsidRDefault="000C1F87" w:rsidP="00620FB8">
            <w:pPr>
              <w:rPr>
                <w:rFonts w:cs="Tahoma"/>
                <w:sz w:val="18"/>
                <w:szCs w:val="18"/>
              </w:rPr>
            </w:pPr>
            <w:r w:rsidRPr="00063F00">
              <w:rPr>
                <w:rFonts w:cs="Tahoma"/>
                <w:sz w:val="18"/>
                <w:szCs w:val="18"/>
              </w:rPr>
              <w:t>Text</w:t>
            </w:r>
          </w:p>
        </w:tc>
        <w:tc>
          <w:tcPr>
            <w:tcW w:w="1432" w:type="pct"/>
          </w:tcPr>
          <w:p w14:paraId="5D8414A6" w14:textId="77777777" w:rsidR="000C1F87" w:rsidRPr="00063F00" w:rsidRDefault="000C1F87" w:rsidP="00620FB8">
            <w:pPr>
              <w:rPr>
                <w:rFonts w:cs="Tahoma"/>
                <w:sz w:val="18"/>
                <w:szCs w:val="18"/>
              </w:rPr>
            </w:pPr>
            <w:r w:rsidRPr="00063F00">
              <w:rPr>
                <w:rFonts w:cs="Tahoma"/>
                <w:sz w:val="18"/>
                <w:szCs w:val="18"/>
              </w:rPr>
              <w:t>EVENT</w:t>
            </w:r>
          </w:p>
        </w:tc>
        <w:tc>
          <w:tcPr>
            <w:tcW w:w="879" w:type="pct"/>
          </w:tcPr>
          <w:p w14:paraId="2F18FC6C" w14:textId="77777777" w:rsidR="000C1F87" w:rsidRPr="00063F00" w:rsidRDefault="000C1F87" w:rsidP="00620FB8">
            <w:pPr>
              <w:rPr>
                <w:rFonts w:cs="Tahoma"/>
                <w:sz w:val="18"/>
                <w:szCs w:val="18"/>
              </w:rPr>
            </w:pPr>
          </w:p>
        </w:tc>
      </w:tr>
      <w:tr w:rsidR="000C1F87" w:rsidRPr="00063F00" w14:paraId="5982B228" w14:textId="77777777" w:rsidTr="00620FB8">
        <w:trPr>
          <w:trHeight w:val="420"/>
        </w:trPr>
        <w:tc>
          <w:tcPr>
            <w:tcW w:w="887" w:type="pct"/>
          </w:tcPr>
          <w:p w14:paraId="325CE571" w14:textId="77777777" w:rsidR="000C1F87" w:rsidRPr="00063F00" w:rsidRDefault="000C1F87" w:rsidP="00620FB8">
            <w:pPr>
              <w:rPr>
                <w:rFonts w:cs="Tahoma"/>
                <w:sz w:val="18"/>
                <w:szCs w:val="18"/>
              </w:rPr>
            </w:pPr>
            <w:r w:rsidRPr="00063F00">
              <w:rPr>
                <w:rFonts w:cs="Tahoma"/>
                <w:sz w:val="18"/>
                <w:szCs w:val="18"/>
              </w:rPr>
              <w:t>*Product Description</w:t>
            </w:r>
          </w:p>
        </w:tc>
        <w:tc>
          <w:tcPr>
            <w:tcW w:w="509" w:type="pct"/>
          </w:tcPr>
          <w:p w14:paraId="30DAE5CF" w14:textId="77777777" w:rsidR="000C1F87" w:rsidRPr="00063F00" w:rsidRDefault="000C1F87" w:rsidP="00620FB8">
            <w:pPr>
              <w:rPr>
                <w:rFonts w:cs="Tahoma"/>
                <w:sz w:val="18"/>
                <w:szCs w:val="18"/>
              </w:rPr>
            </w:pPr>
            <w:r w:rsidRPr="00063F00">
              <w:rPr>
                <w:rFonts w:cs="Tahoma"/>
                <w:sz w:val="18"/>
                <w:szCs w:val="18"/>
              </w:rPr>
              <w:t>2</w:t>
            </w:r>
          </w:p>
        </w:tc>
        <w:tc>
          <w:tcPr>
            <w:tcW w:w="554" w:type="pct"/>
          </w:tcPr>
          <w:p w14:paraId="58AF1428" w14:textId="77777777" w:rsidR="000C1F87" w:rsidRPr="00063F00" w:rsidRDefault="000C1F87" w:rsidP="00620FB8">
            <w:pPr>
              <w:rPr>
                <w:rFonts w:cs="Tahoma"/>
                <w:sz w:val="18"/>
                <w:szCs w:val="18"/>
              </w:rPr>
            </w:pPr>
            <w:r w:rsidRPr="00063F00">
              <w:rPr>
                <w:rFonts w:cs="Tahoma"/>
                <w:sz w:val="18"/>
                <w:szCs w:val="18"/>
              </w:rPr>
              <w:t>40</w:t>
            </w:r>
          </w:p>
        </w:tc>
        <w:tc>
          <w:tcPr>
            <w:tcW w:w="739" w:type="pct"/>
          </w:tcPr>
          <w:p w14:paraId="4FA53A31" w14:textId="77777777" w:rsidR="000C1F87" w:rsidRPr="00063F00" w:rsidRDefault="000C1F87" w:rsidP="00620FB8">
            <w:pPr>
              <w:rPr>
                <w:rFonts w:cs="Tahoma"/>
                <w:sz w:val="18"/>
                <w:szCs w:val="18"/>
              </w:rPr>
            </w:pPr>
            <w:r w:rsidRPr="00063F00">
              <w:rPr>
                <w:rFonts w:cs="Tahoma"/>
                <w:sz w:val="18"/>
                <w:szCs w:val="18"/>
              </w:rPr>
              <w:t>Text</w:t>
            </w:r>
          </w:p>
        </w:tc>
        <w:tc>
          <w:tcPr>
            <w:tcW w:w="1432" w:type="pct"/>
          </w:tcPr>
          <w:p w14:paraId="10B646B7" w14:textId="77777777" w:rsidR="000C1F87" w:rsidRPr="00031E8B" w:rsidRDefault="000C1F87" w:rsidP="00620FB8">
            <w:pPr>
              <w:rPr>
                <w:rFonts w:cs="Tahoma"/>
                <w:sz w:val="18"/>
                <w:szCs w:val="18"/>
              </w:rPr>
            </w:pPr>
            <w:r w:rsidRPr="00031E8B">
              <w:rPr>
                <w:rFonts w:cs="Tahoma"/>
                <w:sz w:val="18"/>
                <w:szCs w:val="18"/>
              </w:rPr>
              <w:t>N/A  for Pole n Duct events</w:t>
            </w:r>
          </w:p>
        </w:tc>
        <w:tc>
          <w:tcPr>
            <w:tcW w:w="879" w:type="pct"/>
          </w:tcPr>
          <w:p w14:paraId="3BC396F3" w14:textId="77777777" w:rsidR="000C1F87" w:rsidRPr="00031E8B" w:rsidRDefault="000C1F87" w:rsidP="00620FB8">
            <w:pPr>
              <w:rPr>
                <w:rFonts w:cs="Tahoma"/>
                <w:sz w:val="18"/>
                <w:szCs w:val="18"/>
              </w:rPr>
            </w:pPr>
          </w:p>
        </w:tc>
      </w:tr>
      <w:tr w:rsidR="000C1F87" w:rsidRPr="00063F00" w14:paraId="74895B1D" w14:textId="77777777" w:rsidTr="00620FB8">
        <w:tc>
          <w:tcPr>
            <w:tcW w:w="887" w:type="pct"/>
          </w:tcPr>
          <w:p w14:paraId="05F9861F" w14:textId="77777777" w:rsidR="000C1F87" w:rsidRPr="00063F00" w:rsidRDefault="000C1F87" w:rsidP="00620FB8">
            <w:pPr>
              <w:rPr>
                <w:rFonts w:cs="Tahoma"/>
                <w:sz w:val="18"/>
                <w:szCs w:val="18"/>
              </w:rPr>
            </w:pPr>
            <w:r w:rsidRPr="00063F00">
              <w:rPr>
                <w:rFonts w:cs="Tahoma"/>
                <w:sz w:val="18"/>
                <w:szCs w:val="18"/>
              </w:rPr>
              <w:t xml:space="preserve">*Product Tariff Name </w:t>
            </w:r>
          </w:p>
        </w:tc>
        <w:tc>
          <w:tcPr>
            <w:tcW w:w="509" w:type="pct"/>
          </w:tcPr>
          <w:p w14:paraId="509B01B7" w14:textId="77777777" w:rsidR="000C1F87" w:rsidRPr="00063F00" w:rsidRDefault="000C1F87" w:rsidP="00620FB8">
            <w:pPr>
              <w:rPr>
                <w:rFonts w:cs="Tahoma"/>
                <w:sz w:val="18"/>
                <w:szCs w:val="18"/>
              </w:rPr>
            </w:pPr>
            <w:r w:rsidRPr="00063F00">
              <w:rPr>
                <w:rFonts w:cs="Tahoma"/>
                <w:sz w:val="18"/>
                <w:szCs w:val="18"/>
              </w:rPr>
              <w:t>3</w:t>
            </w:r>
          </w:p>
        </w:tc>
        <w:tc>
          <w:tcPr>
            <w:tcW w:w="554" w:type="pct"/>
          </w:tcPr>
          <w:p w14:paraId="659DBAFF" w14:textId="77777777" w:rsidR="000C1F87" w:rsidRPr="00063F00" w:rsidRDefault="000C1F87" w:rsidP="00620FB8">
            <w:pPr>
              <w:rPr>
                <w:rFonts w:cs="Tahoma"/>
                <w:sz w:val="18"/>
                <w:szCs w:val="18"/>
              </w:rPr>
            </w:pPr>
            <w:r w:rsidRPr="00063F00">
              <w:rPr>
                <w:rFonts w:cs="Tahoma"/>
                <w:sz w:val="18"/>
                <w:szCs w:val="18"/>
              </w:rPr>
              <w:t>40</w:t>
            </w:r>
          </w:p>
        </w:tc>
        <w:tc>
          <w:tcPr>
            <w:tcW w:w="739" w:type="pct"/>
          </w:tcPr>
          <w:p w14:paraId="6F1BA997" w14:textId="77777777" w:rsidR="000C1F87" w:rsidRPr="00063F00" w:rsidRDefault="000C1F87" w:rsidP="00620FB8">
            <w:pPr>
              <w:rPr>
                <w:rFonts w:cs="Tahoma"/>
                <w:sz w:val="18"/>
                <w:szCs w:val="18"/>
              </w:rPr>
            </w:pPr>
            <w:r w:rsidRPr="00063F00">
              <w:rPr>
                <w:rFonts w:cs="Tahoma"/>
                <w:sz w:val="18"/>
                <w:szCs w:val="18"/>
              </w:rPr>
              <w:t>Text</w:t>
            </w:r>
          </w:p>
        </w:tc>
        <w:tc>
          <w:tcPr>
            <w:tcW w:w="1432" w:type="pct"/>
          </w:tcPr>
          <w:p w14:paraId="134607B6" w14:textId="77777777" w:rsidR="000C1F87" w:rsidRPr="00063F00" w:rsidRDefault="000C1F87" w:rsidP="00620FB8">
            <w:pPr>
              <w:rPr>
                <w:rFonts w:cs="Tahoma"/>
                <w:sz w:val="18"/>
                <w:szCs w:val="18"/>
              </w:rPr>
            </w:pPr>
            <w:r w:rsidRPr="00063F00">
              <w:rPr>
                <w:rFonts w:cs="Tahoma"/>
                <w:sz w:val="18"/>
                <w:szCs w:val="18"/>
              </w:rPr>
              <w:t>N/A  for Pole n Duct events</w:t>
            </w:r>
          </w:p>
        </w:tc>
        <w:tc>
          <w:tcPr>
            <w:tcW w:w="879" w:type="pct"/>
          </w:tcPr>
          <w:p w14:paraId="00A27C5B" w14:textId="77777777" w:rsidR="000C1F87" w:rsidRPr="00063F00" w:rsidRDefault="000C1F87" w:rsidP="00620FB8">
            <w:pPr>
              <w:rPr>
                <w:rFonts w:cs="Tahoma"/>
                <w:sz w:val="18"/>
                <w:szCs w:val="18"/>
              </w:rPr>
            </w:pPr>
          </w:p>
        </w:tc>
      </w:tr>
      <w:tr w:rsidR="000C1F87" w:rsidRPr="00063F00" w14:paraId="52F82CC1" w14:textId="77777777" w:rsidTr="00620FB8">
        <w:tc>
          <w:tcPr>
            <w:tcW w:w="887" w:type="pct"/>
          </w:tcPr>
          <w:p w14:paraId="5479603F" w14:textId="77777777" w:rsidR="000C1F87" w:rsidRPr="00063F00" w:rsidRDefault="000C1F87" w:rsidP="00620FB8">
            <w:pPr>
              <w:rPr>
                <w:rFonts w:cs="Tahoma"/>
                <w:sz w:val="18"/>
                <w:szCs w:val="18"/>
              </w:rPr>
            </w:pPr>
            <w:r w:rsidRPr="00063F00">
              <w:rPr>
                <w:rFonts w:cs="Tahoma"/>
                <w:sz w:val="18"/>
                <w:szCs w:val="18"/>
              </w:rPr>
              <w:t>Event Source</w:t>
            </w:r>
          </w:p>
        </w:tc>
        <w:tc>
          <w:tcPr>
            <w:tcW w:w="509" w:type="pct"/>
          </w:tcPr>
          <w:p w14:paraId="4F6E27E1" w14:textId="77777777" w:rsidR="000C1F87" w:rsidRPr="00063F00" w:rsidRDefault="000C1F87" w:rsidP="00620FB8">
            <w:pPr>
              <w:rPr>
                <w:rFonts w:cs="Tahoma"/>
                <w:sz w:val="18"/>
                <w:szCs w:val="18"/>
              </w:rPr>
            </w:pPr>
            <w:r w:rsidRPr="00063F00">
              <w:rPr>
                <w:rFonts w:cs="Tahoma"/>
                <w:sz w:val="18"/>
                <w:szCs w:val="18"/>
              </w:rPr>
              <w:t>4</w:t>
            </w:r>
          </w:p>
        </w:tc>
        <w:tc>
          <w:tcPr>
            <w:tcW w:w="554" w:type="pct"/>
          </w:tcPr>
          <w:p w14:paraId="4FFCB828" w14:textId="77777777" w:rsidR="000C1F87" w:rsidRPr="00063F00" w:rsidRDefault="000C1F87" w:rsidP="00620FB8">
            <w:pPr>
              <w:rPr>
                <w:rFonts w:cs="Tahoma"/>
                <w:sz w:val="18"/>
                <w:szCs w:val="18"/>
              </w:rPr>
            </w:pPr>
            <w:r w:rsidRPr="00063F00">
              <w:rPr>
                <w:rFonts w:cs="Tahoma"/>
                <w:sz w:val="18"/>
                <w:szCs w:val="18"/>
              </w:rPr>
              <w:t>40</w:t>
            </w:r>
          </w:p>
        </w:tc>
        <w:tc>
          <w:tcPr>
            <w:tcW w:w="739" w:type="pct"/>
          </w:tcPr>
          <w:p w14:paraId="2D31B312" w14:textId="77777777" w:rsidR="000C1F87" w:rsidRPr="00063F00" w:rsidRDefault="000C1F87" w:rsidP="00620FB8">
            <w:pPr>
              <w:rPr>
                <w:rFonts w:cs="Tahoma"/>
                <w:sz w:val="18"/>
                <w:szCs w:val="18"/>
              </w:rPr>
            </w:pPr>
            <w:r w:rsidRPr="00063F00">
              <w:rPr>
                <w:rFonts w:cs="Tahoma"/>
                <w:sz w:val="18"/>
                <w:szCs w:val="18"/>
              </w:rPr>
              <w:t>Text</w:t>
            </w:r>
          </w:p>
        </w:tc>
        <w:tc>
          <w:tcPr>
            <w:tcW w:w="1432" w:type="pct"/>
          </w:tcPr>
          <w:p w14:paraId="66AF7987" w14:textId="77777777" w:rsidR="000C1F87" w:rsidRPr="00063F00" w:rsidRDefault="000C1F87" w:rsidP="00620FB8">
            <w:pPr>
              <w:rPr>
                <w:rFonts w:cs="Tahoma"/>
                <w:sz w:val="18"/>
                <w:szCs w:val="18"/>
              </w:rPr>
            </w:pPr>
            <w:r w:rsidRPr="00063F00">
              <w:rPr>
                <w:rFonts w:cs="Tahoma"/>
                <w:sz w:val="18"/>
                <w:szCs w:val="18"/>
              </w:rPr>
              <w:t>e.g. PIA1672995501</w:t>
            </w:r>
          </w:p>
        </w:tc>
        <w:tc>
          <w:tcPr>
            <w:tcW w:w="879" w:type="pct"/>
          </w:tcPr>
          <w:p w14:paraId="74D60E86" w14:textId="77777777" w:rsidR="000C1F87" w:rsidRPr="00063F00" w:rsidRDefault="000C1F87" w:rsidP="00620FB8">
            <w:pPr>
              <w:rPr>
                <w:rFonts w:cs="Tahoma"/>
                <w:sz w:val="18"/>
                <w:szCs w:val="18"/>
              </w:rPr>
            </w:pPr>
            <w:r w:rsidRPr="00063F00">
              <w:rPr>
                <w:rFonts w:cs="Tahoma"/>
                <w:sz w:val="18"/>
                <w:szCs w:val="18"/>
              </w:rPr>
              <w:t>NoIReferenceNumber for Pole n Duct</w:t>
            </w:r>
          </w:p>
        </w:tc>
      </w:tr>
      <w:tr w:rsidR="000C1F87" w:rsidRPr="00063F00" w14:paraId="350F5306" w14:textId="77777777" w:rsidTr="00620FB8">
        <w:tc>
          <w:tcPr>
            <w:tcW w:w="887" w:type="pct"/>
          </w:tcPr>
          <w:p w14:paraId="15D9CE8B" w14:textId="77777777" w:rsidR="000C1F87" w:rsidRPr="00063F00" w:rsidRDefault="000C1F87" w:rsidP="00620FB8">
            <w:pPr>
              <w:rPr>
                <w:rFonts w:cs="Tahoma"/>
                <w:sz w:val="18"/>
                <w:szCs w:val="18"/>
              </w:rPr>
            </w:pPr>
            <w:r w:rsidRPr="00063F00">
              <w:rPr>
                <w:rFonts w:cs="Tahoma"/>
                <w:sz w:val="18"/>
                <w:szCs w:val="18"/>
              </w:rPr>
              <w:t>Event Description</w:t>
            </w:r>
          </w:p>
        </w:tc>
        <w:tc>
          <w:tcPr>
            <w:tcW w:w="509" w:type="pct"/>
          </w:tcPr>
          <w:p w14:paraId="5FD56996" w14:textId="77777777" w:rsidR="000C1F87" w:rsidRPr="00063F00" w:rsidRDefault="000C1F87" w:rsidP="00620FB8">
            <w:pPr>
              <w:rPr>
                <w:rFonts w:cs="Tahoma"/>
                <w:sz w:val="18"/>
                <w:szCs w:val="18"/>
              </w:rPr>
            </w:pPr>
            <w:r w:rsidRPr="00063F00">
              <w:rPr>
                <w:rFonts w:cs="Tahoma"/>
                <w:sz w:val="18"/>
                <w:szCs w:val="18"/>
              </w:rPr>
              <w:t>5</w:t>
            </w:r>
          </w:p>
        </w:tc>
        <w:tc>
          <w:tcPr>
            <w:tcW w:w="554" w:type="pct"/>
          </w:tcPr>
          <w:p w14:paraId="19407716" w14:textId="77777777" w:rsidR="000C1F87" w:rsidRPr="00063F00" w:rsidRDefault="000C1F87" w:rsidP="00620FB8">
            <w:pPr>
              <w:rPr>
                <w:rFonts w:cs="Tahoma"/>
                <w:sz w:val="18"/>
                <w:szCs w:val="18"/>
              </w:rPr>
            </w:pPr>
            <w:r w:rsidRPr="00063F00">
              <w:rPr>
                <w:rFonts w:cs="Tahoma"/>
                <w:sz w:val="18"/>
                <w:szCs w:val="18"/>
              </w:rPr>
              <w:t>40</w:t>
            </w:r>
          </w:p>
        </w:tc>
        <w:tc>
          <w:tcPr>
            <w:tcW w:w="739" w:type="pct"/>
          </w:tcPr>
          <w:p w14:paraId="5925476E" w14:textId="77777777" w:rsidR="000C1F87" w:rsidRPr="00063F00" w:rsidRDefault="000C1F87" w:rsidP="00620FB8">
            <w:pPr>
              <w:rPr>
                <w:rFonts w:cs="Tahoma"/>
                <w:sz w:val="18"/>
                <w:szCs w:val="18"/>
              </w:rPr>
            </w:pPr>
            <w:r w:rsidRPr="00063F00">
              <w:rPr>
                <w:rFonts w:cs="Tahoma"/>
                <w:sz w:val="18"/>
                <w:szCs w:val="18"/>
              </w:rPr>
              <w:t>Text</w:t>
            </w:r>
          </w:p>
        </w:tc>
        <w:tc>
          <w:tcPr>
            <w:tcW w:w="1432" w:type="pct"/>
          </w:tcPr>
          <w:p w14:paraId="063228E5" w14:textId="77777777" w:rsidR="000C1F87" w:rsidRPr="00063F00" w:rsidRDefault="000C1F87" w:rsidP="00620FB8">
            <w:pPr>
              <w:rPr>
                <w:rFonts w:cs="Tahoma"/>
                <w:sz w:val="18"/>
                <w:szCs w:val="18"/>
              </w:rPr>
            </w:pPr>
            <w:r w:rsidRPr="00063F00">
              <w:rPr>
                <w:rFonts w:cs="Tahoma"/>
                <w:sz w:val="18"/>
                <w:szCs w:val="18"/>
              </w:rPr>
              <w:t>e.g. New Duct</w:t>
            </w:r>
            <w:r w:rsidR="00393CFE">
              <w:rPr>
                <w:rFonts w:cs="Tahoma"/>
                <w:sz w:val="18"/>
                <w:szCs w:val="18"/>
              </w:rPr>
              <w:t xml:space="preserve"> </w:t>
            </w:r>
            <w:r w:rsidRPr="00063F00">
              <w:rPr>
                <w:rFonts w:cs="Tahoma"/>
                <w:sz w:val="18"/>
                <w:szCs w:val="18"/>
              </w:rPr>
              <w:t>-</w:t>
            </w:r>
            <w:r w:rsidR="00393CFE">
              <w:rPr>
                <w:rFonts w:cs="Tahoma"/>
                <w:sz w:val="18"/>
                <w:szCs w:val="18"/>
              </w:rPr>
              <w:t xml:space="preserve"> </w:t>
            </w:r>
            <w:r w:rsidRPr="00063F00">
              <w:rPr>
                <w:rFonts w:cs="Tahoma"/>
                <w:sz w:val="18"/>
                <w:szCs w:val="18"/>
              </w:rPr>
              <w:t>Carriageway</w:t>
            </w:r>
          </w:p>
        </w:tc>
        <w:tc>
          <w:tcPr>
            <w:tcW w:w="879" w:type="pct"/>
          </w:tcPr>
          <w:p w14:paraId="4D579C2D" w14:textId="77777777" w:rsidR="000C1F87" w:rsidRPr="00063F00" w:rsidRDefault="000C1F87" w:rsidP="00620FB8">
            <w:pPr>
              <w:rPr>
                <w:rFonts w:cs="Tahoma"/>
                <w:sz w:val="18"/>
                <w:szCs w:val="18"/>
              </w:rPr>
            </w:pPr>
            <w:r w:rsidRPr="00063F00">
              <w:rPr>
                <w:rFonts w:cs="Tahoma"/>
                <w:sz w:val="18"/>
                <w:szCs w:val="18"/>
              </w:rPr>
              <w:t>Charge description</w:t>
            </w:r>
          </w:p>
        </w:tc>
      </w:tr>
      <w:tr w:rsidR="000C1F87" w:rsidRPr="00063F00" w14:paraId="405B541E" w14:textId="77777777" w:rsidTr="00620FB8">
        <w:tc>
          <w:tcPr>
            <w:tcW w:w="887" w:type="pct"/>
          </w:tcPr>
          <w:p w14:paraId="27F0DD81" w14:textId="77777777" w:rsidR="000C1F87" w:rsidRPr="00063F00" w:rsidRDefault="000C1F87" w:rsidP="00620FB8">
            <w:pPr>
              <w:rPr>
                <w:rFonts w:cs="Tahoma"/>
                <w:sz w:val="18"/>
                <w:szCs w:val="18"/>
              </w:rPr>
            </w:pPr>
            <w:r w:rsidRPr="00063F00">
              <w:rPr>
                <w:rFonts w:cs="Tahoma"/>
                <w:sz w:val="18"/>
                <w:szCs w:val="18"/>
              </w:rPr>
              <w:t>*Charge Reason</w:t>
            </w:r>
          </w:p>
        </w:tc>
        <w:tc>
          <w:tcPr>
            <w:tcW w:w="509" w:type="pct"/>
          </w:tcPr>
          <w:p w14:paraId="5E6E6CE9" w14:textId="77777777" w:rsidR="000C1F87" w:rsidRPr="00063F00" w:rsidRDefault="000C1F87" w:rsidP="00620FB8">
            <w:pPr>
              <w:rPr>
                <w:rFonts w:cs="Tahoma"/>
                <w:sz w:val="18"/>
                <w:szCs w:val="18"/>
              </w:rPr>
            </w:pPr>
            <w:r w:rsidRPr="00063F00">
              <w:rPr>
                <w:rFonts w:cs="Tahoma"/>
                <w:sz w:val="18"/>
                <w:szCs w:val="18"/>
              </w:rPr>
              <w:t>6</w:t>
            </w:r>
          </w:p>
        </w:tc>
        <w:tc>
          <w:tcPr>
            <w:tcW w:w="554" w:type="pct"/>
          </w:tcPr>
          <w:p w14:paraId="4D5518AF" w14:textId="77777777" w:rsidR="000C1F87" w:rsidRPr="00063F00" w:rsidRDefault="000C1F87" w:rsidP="00620FB8">
            <w:pPr>
              <w:rPr>
                <w:rFonts w:cs="Tahoma"/>
                <w:sz w:val="18"/>
                <w:szCs w:val="18"/>
              </w:rPr>
            </w:pPr>
            <w:r w:rsidRPr="00063F00">
              <w:rPr>
                <w:rFonts w:cs="Tahoma"/>
                <w:sz w:val="18"/>
                <w:szCs w:val="18"/>
              </w:rPr>
              <w:t>40</w:t>
            </w:r>
          </w:p>
        </w:tc>
        <w:tc>
          <w:tcPr>
            <w:tcW w:w="739" w:type="pct"/>
          </w:tcPr>
          <w:p w14:paraId="54A0DCF2" w14:textId="77777777" w:rsidR="000C1F87" w:rsidRPr="00063F00" w:rsidRDefault="000C1F87" w:rsidP="00620FB8">
            <w:pPr>
              <w:rPr>
                <w:rFonts w:cs="Tahoma"/>
                <w:sz w:val="18"/>
                <w:szCs w:val="18"/>
              </w:rPr>
            </w:pPr>
            <w:r w:rsidRPr="00063F00">
              <w:rPr>
                <w:rFonts w:cs="Tahoma"/>
                <w:sz w:val="18"/>
                <w:szCs w:val="18"/>
              </w:rPr>
              <w:t>Text</w:t>
            </w:r>
          </w:p>
        </w:tc>
        <w:tc>
          <w:tcPr>
            <w:tcW w:w="1432" w:type="pct"/>
          </w:tcPr>
          <w:p w14:paraId="3A4914EB" w14:textId="77777777" w:rsidR="000C1F87" w:rsidRPr="00063F00" w:rsidRDefault="000C1F87" w:rsidP="00620FB8">
            <w:pPr>
              <w:rPr>
                <w:rFonts w:cs="Tahoma"/>
                <w:sz w:val="18"/>
                <w:szCs w:val="18"/>
              </w:rPr>
            </w:pPr>
            <w:r w:rsidRPr="00063F00">
              <w:rPr>
                <w:rFonts w:cs="Tahoma"/>
                <w:sz w:val="18"/>
                <w:szCs w:val="18"/>
              </w:rPr>
              <w:t>N/A  for Pole n Duct events</w:t>
            </w:r>
          </w:p>
        </w:tc>
        <w:tc>
          <w:tcPr>
            <w:tcW w:w="879" w:type="pct"/>
          </w:tcPr>
          <w:p w14:paraId="20B44F85" w14:textId="77777777" w:rsidR="000C1F87" w:rsidRPr="00063F00" w:rsidRDefault="000C1F87" w:rsidP="00620FB8">
            <w:pPr>
              <w:rPr>
                <w:rFonts w:cs="Tahoma"/>
                <w:sz w:val="18"/>
                <w:szCs w:val="18"/>
              </w:rPr>
            </w:pPr>
          </w:p>
        </w:tc>
      </w:tr>
      <w:tr w:rsidR="000C1F87" w:rsidRPr="00063F00" w14:paraId="024E1386" w14:textId="77777777" w:rsidTr="00620FB8">
        <w:tc>
          <w:tcPr>
            <w:tcW w:w="887" w:type="pct"/>
          </w:tcPr>
          <w:p w14:paraId="0AB6E296" w14:textId="77777777" w:rsidR="000C1F87" w:rsidRPr="00CA5D1F" w:rsidRDefault="000C1F87" w:rsidP="00620FB8">
            <w:pPr>
              <w:rPr>
                <w:rFonts w:cs="Tahoma"/>
                <w:sz w:val="18"/>
                <w:szCs w:val="18"/>
              </w:rPr>
            </w:pPr>
            <w:r w:rsidRPr="00CA5D1F">
              <w:rPr>
                <w:rFonts w:cs="Tahoma"/>
                <w:sz w:val="18"/>
                <w:szCs w:val="18"/>
              </w:rPr>
              <w:t>Event Date</w:t>
            </w:r>
          </w:p>
        </w:tc>
        <w:tc>
          <w:tcPr>
            <w:tcW w:w="509" w:type="pct"/>
          </w:tcPr>
          <w:p w14:paraId="251F463F" w14:textId="77777777" w:rsidR="000C1F87" w:rsidRPr="00CA5D1F" w:rsidRDefault="000C1F87" w:rsidP="00620FB8">
            <w:pPr>
              <w:rPr>
                <w:rFonts w:cs="Tahoma"/>
                <w:sz w:val="18"/>
                <w:szCs w:val="18"/>
              </w:rPr>
            </w:pPr>
            <w:r w:rsidRPr="00CA5D1F">
              <w:rPr>
                <w:rFonts w:cs="Tahoma"/>
                <w:sz w:val="18"/>
                <w:szCs w:val="18"/>
              </w:rPr>
              <w:t>7</w:t>
            </w:r>
          </w:p>
        </w:tc>
        <w:tc>
          <w:tcPr>
            <w:tcW w:w="554" w:type="pct"/>
          </w:tcPr>
          <w:p w14:paraId="3BD6A9BE" w14:textId="77777777" w:rsidR="000C1F87" w:rsidRPr="00CA5D1F" w:rsidRDefault="000C1F87" w:rsidP="00620FB8">
            <w:pPr>
              <w:rPr>
                <w:rFonts w:cs="Tahoma"/>
                <w:sz w:val="18"/>
                <w:szCs w:val="18"/>
              </w:rPr>
            </w:pPr>
            <w:r w:rsidRPr="00CA5D1F">
              <w:rPr>
                <w:rFonts w:cs="Tahoma"/>
                <w:sz w:val="18"/>
                <w:szCs w:val="18"/>
              </w:rPr>
              <w:t>DATE</w:t>
            </w:r>
          </w:p>
        </w:tc>
        <w:tc>
          <w:tcPr>
            <w:tcW w:w="739" w:type="pct"/>
          </w:tcPr>
          <w:p w14:paraId="353AA31C" w14:textId="77777777" w:rsidR="009D1781" w:rsidRPr="00CA5D1F" w:rsidRDefault="000C1F87" w:rsidP="009D1781">
            <w:pPr>
              <w:rPr>
                <w:rFonts w:cs="Tahoma"/>
                <w:sz w:val="18"/>
                <w:szCs w:val="18"/>
              </w:rPr>
            </w:pPr>
            <w:r w:rsidRPr="00CA5D1F">
              <w:rPr>
                <w:rFonts w:cs="Tahoma"/>
                <w:sz w:val="18"/>
                <w:szCs w:val="18"/>
              </w:rPr>
              <w:t>YYYYMMDD</w:t>
            </w:r>
            <w:r w:rsidR="009D1781" w:rsidRPr="00CA5D1F">
              <w:rPr>
                <w:rFonts w:cs="Tahoma"/>
                <w:sz w:val="18"/>
                <w:szCs w:val="18"/>
              </w:rPr>
              <w:t xml:space="preserve">   or</w:t>
            </w:r>
          </w:p>
          <w:p w14:paraId="25902EC8" w14:textId="77777777" w:rsidR="009D1781" w:rsidRPr="00CA5D1F" w:rsidRDefault="009D1781" w:rsidP="009D1781">
            <w:pPr>
              <w:rPr>
                <w:rFonts w:cs="Tahoma"/>
                <w:sz w:val="18"/>
                <w:szCs w:val="18"/>
              </w:rPr>
            </w:pPr>
            <w:r w:rsidRPr="00CA5D1F">
              <w:rPr>
                <w:rFonts w:ascii="Arial" w:hAnsi="Arial" w:cs="Arial"/>
                <w:sz w:val="18"/>
                <w:szCs w:val="18"/>
              </w:rPr>
              <w:t>YYYYMMDD HH</w:t>
            </w:r>
            <w:r w:rsidR="00AF4CD0" w:rsidRPr="00CA5D1F">
              <w:rPr>
                <w:rFonts w:ascii="Arial" w:hAnsi="Arial" w:cs="Arial"/>
                <w:sz w:val="18"/>
                <w:szCs w:val="18"/>
              </w:rPr>
              <w:t>:</w:t>
            </w:r>
            <w:r w:rsidRPr="00CA5D1F">
              <w:rPr>
                <w:rFonts w:ascii="Arial" w:hAnsi="Arial" w:cs="Arial"/>
                <w:sz w:val="18"/>
                <w:szCs w:val="18"/>
              </w:rPr>
              <w:t>M</w:t>
            </w:r>
            <w:r w:rsidR="00AF4CD0" w:rsidRPr="00CA5D1F">
              <w:rPr>
                <w:rFonts w:ascii="Arial" w:hAnsi="Arial" w:cs="Arial"/>
                <w:sz w:val="18"/>
                <w:szCs w:val="18"/>
              </w:rPr>
              <w:t>M:</w:t>
            </w:r>
            <w:r w:rsidRPr="00CA5D1F">
              <w:rPr>
                <w:rFonts w:ascii="Arial" w:hAnsi="Arial" w:cs="Arial"/>
                <w:sz w:val="18"/>
                <w:szCs w:val="18"/>
              </w:rPr>
              <w:t>SS</w:t>
            </w:r>
          </w:p>
        </w:tc>
        <w:tc>
          <w:tcPr>
            <w:tcW w:w="1432" w:type="pct"/>
          </w:tcPr>
          <w:p w14:paraId="275F7EAE" w14:textId="77777777" w:rsidR="000C1F87" w:rsidRPr="00CA5D1F" w:rsidRDefault="00DF61DD" w:rsidP="00620FB8">
            <w:pPr>
              <w:rPr>
                <w:rFonts w:cs="Tahoma"/>
                <w:sz w:val="18"/>
                <w:szCs w:val="18"/>
              </w:rPr>
            </w:pPr>
            <w:r w:rsidRPr="00CA5D1F">
              <w:rPr>
                <w:rFonts w:cs="Tahoma"/>
                <w:sz w:val="18"/>
                <w:szCs w:val="18"/>
              </w:rPr>
              <w:t>e.g. 201</w:t>
            </w:r>
            <w:r w:rsidR="000C1F87" w:rsidRPr="00CA5D1F">
              <w:rPr>
                <w:rFonts w:cs="Tahoma"/>
                <w:sz w:val="18"/>
                <w:szCs w:val="18"/>
              </w:rPr>
              <w:t>90101</w:t>
            </w:r>
            <w:r w:rsidR="009D1781" w:rsidRPr="00CA5D1F">
              <w:rPr>
                <w:rFonts w:cs="Tahoma"/>
                <w:sz w:val="18"/>
                <w:szCs w:val="18"/>
              </w:rPr>
              <w:t xml:space="preserve"> or</w:t>
            </w:r>
          </w:p>
          <w:p w14:paraId="158BB2C1" w14:textId="77777777" w:rsidR="009D1781" w:rsidRPr="00CA5D1F" w:rsidRDefault="009D1781" w:rsidP="00620FB8">
            <w:pPr>
              <w:rPr>
                <w:rFonts w:cs="Tahoma"/>
                <w:sz w:val="18"/>
                <w:szCs w:val="18"/>
              </w:rPr>
            </w:pPr>
            <w:r w:rsidRPr="00CA5D1F">
              <w:rPr>
                <w:rFonts w:cs="Tahoma"/>
                <w:sz w:val="18"/>
                <w:szCs w:val="18"/>
              </w:rPr>
              <w:t>20090101 15</w:t>
            </w:r>
            <w:r w:rsidR="00AF4CD0" w:rsidRPr="00CA5D1F">
              <w:rPr>
                <w:rFonts w:cs="Tahoma"/>
                <w:sz w:val="18"/>
                <w:szCs w:val="18"/>
              </w:rPr>
              <w:t>:</w:t>
            </w:r>
            <w:r w:rsidRPr="00CA5D1F">
              <w:rPr>
                <w:rFonts w:cs="Tahoma"/>
                <w:sz w:val="18"/>
                <w:szCs w:val="18"/>
              </w:rPr>
              <w:t>10</w:t>
            </w:r>
            <w:r w:rsidR="00AF4CD0" w:rsidRPr="00CA5D1F">
              <w:rPr>
                <w:rFonts w:cs="Tahoma"/>
                <w:sz w:val="18"/>
                <w:szCs w:val="18"/>
              </w:rPr>
              <w:t>:</w:t>
            </w:r>
            <w:r w:rsidRPr="00CA5D1F">
              <w:rPr>
                <w:rFonts w:cs="Tahoma"/>
                <w:sz w:val="18"/>
                <w:szCs w:val="18"/>
              </w:rPr>
              <w:t>10</w:t>
            </w:r>
          </w:p>
        </w:tc>
        <w:tc>
          <w:tcPr>
            <w:tcW w:w="879" w:type="pct"/>
          </w:tcPr>
          <w:p w14:paraId="2B554BEA" w14:textId="77777777" w:rsidR="000C1F87" w:rsidRPr="00A051F5" w:rsidRDefault="009D1781" w:rsidP="00620FB8">
            <w:pPr>
              <w:rPr>
                <w:rFonts w:cs="Tahoma"/>
                <w:sz w:val="18"/>
                <w:szCs w:val="18"/>
              </w:rPr>
            </w:pPr>
            <w:r w:rsidRPr="00CA5D1F">
              <w:rPr>
                <w:rFonts w:cs="Tahoma"/>
                <w:sz w:val="18"/>
                <w:szCs w:val="18"/>
              </w:rPr>
              <w:t>Date with Time will be populated only for TRC charges</w:t>
            </w:r>
            <w:r w:rsidR="00071BF9" w:rsidRPr="00CA5D1F">
              <w:rPr>
                <w:rFonts w:cs="Tahoma"/>
                <w:sz w:val="18"/>
                <w:szCs w:val="18"/>
              </w:rPr>
              <w:t>,</w:t>
            </w:r>
            <w:r w:rsidR="006A0CC0" w:rsidRPr="00CA5D1F">
              <w:rPr>
                <w:sz w:val="18"/>
                <w:szCs w:val="18"/>
              </w:rPr>
              <w:t xml:space="preserve"> </w:t>
            </w:r>
            <w:bookmarkStart w:id="375" w:name="_Hlk72844223"/>
            <w:r w:rsidR="006A0CC0" w:rsidRPr="00CA5D1F">
              <w:rPr>
                <w:sz w:val="18"/>
                <w:szCs w:val="18"/>
              </w:rPr>
              <w:t xml:space="preserve">effective from </w:t>
            </w:r>
            <w:r w:rsidR="009024B6" w:rsidRPr="00CA5D1F">
              <w:rPr>
                <w:sz w:val="18"/>
                <w:szCs w:val="18"/>
              </w:rPr>
              <w:t>1</w:t>
            </w:r>
            <w:r w:rsidR="009024B6" w:rsidRPr="00CA5D1F">
              <w:rPr>
                <w:sz w:val="18"/>
                <w:szCs w:val="18"/>
                <w:vertAlign w:val="superscript"/>
              </w:rPr>
              <w:t>st</w:t>
            </w:r>
            <w:r w:rsidR="009024B6" w:rsidRPr="00CA5D1F">
              <w:rPr>
                <w:sz w:val="18"/>
                <w:szCs w:val="18"/>
              </w:rPr>
              <w:t xml:space="preserve"> August </w:t>
            </w:r>
            <w:r w:rsidR="006A0CC0" w:rsidRPr="00CA5D1F">
              <w:rPr>
                <w:sz w:val="18"/>
                <w:szCs w:val="18"/>
              </w:rPr>
              <w:t>2021 bills.</w:t>
            </w:r>
            <w:bookmarkEnd w:id="375"/>
          </w:p>
        </w:tc>
      </w:tr>
      <w:tr w:rsidR="000C1F87" w:rsidRPr="00063F00" w14:paraId="1AA2259D" w14:textId="77777777" w:rsidTr="00620FB8">
        <w:tc>
          <w:tcPr>
            <w:tcW w:w="887" w:type="pct"/>
          </w:tcPr>
          <w:p w14:paraId="084FA20C" w14:textId="77777777" w:rsidR="000C1F87" w:rsidRPr="00063F00" w:rsidRDefault="000C1F87" w:rsidP="00620FB8">
            <w:pPr>
              <w:rPr>
                <w:rFonts w:cs="Tahoma"/>
                <w:sz w:val="18"/>
                <w:szCs w:val="18"/>
              </w:rPr>
            </w:pPr>
            <w:r w:rsidRPr="00063F00">
              <w:rPr>
                <w:rFonts w:cs="Tahoma"/>
                <w:sz w:val="18"/>
                <w:szCs w:val="18"/>
              </w:rPr>
              <w:t>*End Date</w:t>
            </w:r>
          </w:p>
        </w:tc>
        <w:tc>
          <w:tcPr>
            <w:tcW w:w="509" w:type="pct"/>
          </w:tcPr>
          <w:p w14:paraId="720859D6" w14:textId="77777777" w:rsidR="000C1F87" w:rsidRPr="00063F00" w:rsidRDefault="000C1F87" w:rsidP="00620FB8">
            <w:pPr>
              <w:rPr>
                <w:rFonts w:cs="Tahoma"/>
                <w:sz w:val="18"/>
                <w:szCs w:val="18"/>
              </w:rPr>
            </w:pPr>
            <w:r w:rsidRPr="00063F00">
              <w:rPr>
                <w:rFonts w:cs="Tahoma"/>
                <w:sz w:val="18"/>
                <w:szCs w:val="18"/>
              </w:rPr>
              <w:t>8</w:t>
            </w:r>
          </w:p>
        </w:tc>
        <w:tc>
          <w:tcPr>
            <w:tcW w:w="554" w:type="pct"/>
          </w:tcPr>
          <w:p w14:paraId="456B4F68" w14:textId="77777777" w:rsidR="000C1F87" w:rsidRPr="00063F00" w:rsidRDefault="000C1F87" w:rsidP="00620FB8">
            <w:pPr>
              <w:rPr>
                <w:rFonts w:cs="Tahoma"/>
                <w:sz w:val="18"/>
                <w:szCs w:val="18"/>
              </w:rPr>
            </w:pPr>
            <w:r w:rsidRPr="00063F00">
              <w:rPr>
                <w:rFonts w:cs="Tahoma"/>
                <w:sz w:val="18"/>
                <w:szCs w:val="18"/>
              </w:rPr>
              <w:t>DATE</w:t>
            </w:r>
          </w:p>
        </w:tc>
        <w:tc>
          <w:tcPr>
            <w:tcW w:w="739" w:type="pct"/>
          </w:tcPr>
          <w:p w14:paraId="40D23042" w14:textId="77777777" w:rsidR="000C1F87" w:rsidRPr="00063F00" w:rsidRDefault="000C1F87" w:rsidP="00620FB8">
            <w:pPr>
              <w:rPr>
                <w:rFonts w:cs="Tahoma"/>
                <w:sz w:val="18"/>
                <w:szCs w:val="18"/>
              </w:rPr>
            </w:pPr>
            <w:r w:rsidRPr="00063F00">
              <w:rPr>
                <w:rFonts w:cs="Tahoma"/>
                <w:sz w:val="18"/>
                <w:szCs w:val="18"/>
              </w:rPr>
              <w:t>YYYYMMDD</w:t>
            </w:r>
          </w:p>
        </w:tc>
        <w:tc>
          <w:tcPr>
            <w:tcW w:w="1432" w:type="pct"/>
          </w:tcPr>
          <w:p w14:paraId="5A9227E5" w14:textId="77777777" w:rsidR="000C1F87" w:rsidRPr="00063F00" w:rsidRDefault="000C1F87" w:rsidP="00620FB8">
            <w:pPr>
              <w:rPr>
                <w:rFonts w:cs="Tahoma"/>
                <w:sz w:val="18"/>
                <w:szCs w:val="18"/>
              </w:rPr>
            </w:pPr>
            <w:r w:rsidRPr="00063F00">
              <w:rPr>
                <w:rFonts w:cs="Tahoma"/>
                <w:sz w:val="18"/>
                <w:szCs w:val="18"/>
              </w:rPr>
              <w:t>N/A  for Pole n Duct events</w:t>
            </w:r>
          </w:p>
        </w:tc>
        <w:tc>
          <w:tcPr>
            <w:tcW w:w="879" w:type="pct"/>
          </w:tcPr>
          <w:p w14:paraId="341166D1" w14:textId="77777777" w:rsidR="000C1F87" w:rsidRPr="00063F00" w:rsidRDefault="000C1F87" w:rsidP="00620FB8">
            <w:pPr>
              <w:rPr>
                <w:rFonts w:cs="Tahoma"/>
                <w:sz w:val="18"/>
                <w:szCs w:val="18"/>
              </w:rPr>
            </w:pPr>
          </w:p>
        </w:tc>
      </w:tr>
      <w:tr w:rsidR="000C1F87" w:rsidRPr="00063F00" w14:paraId="5C2685F3" w14:textId="77777777" w:rsidTr="00620FB8">
        <w:tc>
          <w:tcPr>
            <w:tcW w:w="887" w:type="pct"/>
          </w:tcPr>
          <w:p w14:paraId="5989A8AA" w14:textId="77777777" w:rsidR="000C1F87" w:rsidRPr="00063F00" w:rsidRDefault="000C1F87" w:rsidP="00620FB8">
            <w:pPr>
              <w:rPr>
                <w:rFonts w:cs="Tahoma"/>
                <w:sz w:val="18"/>
                <w:szCs w:val="18"/>
              </w:rPr>
            </w:pPr>
            <w:r w:rsidRPr="00063F00">
              <w:rPr>
                <w:rFonts w:cs="Tahoma"/>
                <w:sz w:val="18"/>
                <w:szCs w:val="18"/>
              </w:rPr>
              <w:t>*Address Line 1</w:t>
            </w:r>
          </w:p>
        </w:tc>
        <w:tc>
          <w:tcPr>
            <w:tcW w:w="509" w:type="pct"/>
          </w:tcPr>
          <w:p w14:paraId="1118572E" w14:textId="77777777" w:rsidR="000C1F87" w:rsidRPr="00063F00" w:rsidRDefault="000C1F87" w:rsidP="00620FB8">
            <w:pPr>
              <w:rPr>
                <w:rFonts w:cs="Tahoma"/>
                <w:sz w:val="18"/>
                <w:szCs w:val="18"/>
              </w:rPr>
            </w:pPr>
            <w:r w:rsidRPr="00063F00">
              <w:rPr>
                <w:rFonts w:cs="Tahoma"/>
                <w:sz w:val="18"/>
                <w:szCs w:val="18"/>
              </w:rPr>
              <w:t>9</w:t>
            </w:r>
          </w:p>
        </w:tc>
        <w:tc>
          <w:tcPr>
            <w:tcW w:w="554" w:type="pct"/>
          </w:tcPr>
          <w:p w14:paraId="6DD535E2" w14:textId="77777777" w:rsidR="000C1F87" w:rsidRPr="00063F00" w:rsidRDefault="000C1F87" w:rsidP="00620FB8">
            <w:pPr>
              <w:rPr>
                <w:rFonts w:cs="Tahoma"/>
                <w:sz w:val="18"/>
                <w:szCs w:val="18"/>
              </w:rPr>
            </w:pPr>
            <w:r w:rsidRPr="00063F00">
              <w:rPr>
                <w:rFonts w:cs="Tahoma"/>
                <w:sz w:val="18"/>
                <w:szCs w:val="18"/>
              </w:rPr>
              <w:t>80</w:t>
            </w:r>
          </w:p>
        </w:tc>
        <w:tc>
          <w:tcPr>
            <w:tcW w:w="739" w:type="pct"/>
          </w:tcPr>
          <w:p w14:paraId="27810575" w14:textId="77777777" w:rsidR="000C1F87" w:rsidRPr="00063F00" w:rsidRDefault="000C1F87" w:rsidP="00620FB8">
            <w:pPr>
              <w:rPr>
                <w:rFonts w:cs="Tahoma"/>
                <w:sz w:val="18"/>
                <w:szCs w:val="18"/>
              </w:rPr>
            </w:pPr>
            <w:r w:rsidRPr="00063F00">
              <w:rPr>
                <w:rFonts w:cs="Tahoma"/>
                <w:sz w:val="18"/>
                <w:szCs w:val="18"/>
              </w:rPr>
              <w:t>Text</w:t>
            </w:r>
          </w:p>
        </w:tc>
        <w:tc>
          <w:tcPr>
            <w:tcW w:w="1432" w:type="pct"/>
          </w:tcPr>
          <w:p w14:paraId="1BBB11C7" w14:textId="77777777" w:rsidR="000C1F87" w:rsidRPr="00063F00" w:rsidRDefault="000C1F87" w:rsidP="00620FB8">
            <w:pPr>
              <w:rPr>
                <w:rFonts w:cs="Tahoma"/>
                <w:sz w:val="18"/>
                <w:szCs w:val="18"/>
              </w:rPr>
            </w:pPr>
            <w:r w:rsidRPr="00063F00">
              <w:rPr>
                <w:rFonts w:cs="Tahoma"/>
                <w:sz w:val="18"/>
                <w:szCs w:val="18"/>
              </w:rPr>
              <w:t>N/A  for Pole n Duct events</w:t>
            </w:r>
          </w:p>
        </w:tc>
        <w:tc>
          <w:tcPr>
            <w:tcW w:w="879" w:type="pct"/>
          </w:tcPr>
          <w:p w14:paraId="72A5C293" w14:textId="77777777" w:rsidR="000C1F87" w:rsidRPr="00063F00" w:rsidRDefault="000C1F87" w:rsidP="00620FB8">
            <w:pPr>
              <w:rPr>
                <w:rFonts w:cs="Tahoma"/>
                <w:sz w:val="18"/>
                <w:szCs w:val="18"/>
              </w:rPr>
            </w:pPr>
          </w:p>
        </w:tc>
      </w:tr>
      <w:tr w:rsidR="000C1F87" w:rsidRPr="00063F00" w14:paraId="0A346C96" w14:textId="77777777" w:rsidTr="00620FB8">
        <w:tc>
          <w:tcPr>
            <w:tcW w:w="887" w:type="pct"/>
          </w:tcPr>
          <w:p w14:paraId="4CEDA18E" w14:textId="77777777" w:rsidR="000C1F87" w:rsidRPr="00063F00" w:rsidRDefault="000C1F87" w:rsidP="00620FB8">
            <w:pPr>
              <w:rPr>
                <w:rFonts w:cs="Tahoma"/>
                <w:sz w:val="18"/>
                <w:szCs w:val="18"/>
              </w:rPr>
            </w:pPr>
            <w:r w:rsidRPr="00063F00">
              <w:rPr>
                <w:rFonts w:cs="Tahoma"/>
                <w:sz w:val="18"/>
                <w:szCs w:val="18"/>
              </w:rPr>
              <w:t>*Post Code</w:t>
            </w:r>
          </w:p>
        </w:tc>
        <w:tc>
          <w:tcPr>
            <w:tcW w:w="509" w:type="pct"/>
          </w:tcPr>
          <w:p w14:paraId="535B9C1A" w14:textId="77777777" w:rsidR="000C1F87" w:rsidRPr="00063F00" w:rsidRDefault="000C1F87" w:rsidP="00620FB8">
            <w:pPr>
              <w:rPr>
                <w:rFonts w:cs="Tahoma"/>
                <w:sz w:val="18"/>
                <w:szCs w:val="18"/>
              </w:rPr>
            </w:pPr>
            <w:r w:rsidRPr="00063F00">
              <w:rPr>
                <w:rFonts w:cs="Tahoma"/>
                <w:sz w:val="18"/>
                <w:szCs w:val="18"/>
              </w:rPr>
              <w:t>10</w:t>
            </w:r>
          </w:p>
        </w:tc>
        <w:tc>
          <w:tcPr>
            <w:tcW w:w="554" w:type="pct"/>
          </w:tcPr>
          <w:p w14:paraId="7C807146" w14:textId="77777777" w:rsidR="000C1F87" w:rsidRPr="00063F00" w:rsidRDefault="000C1F87" w:rsidP="00620FB8">
            <w:pPr>
              <w:rPr>
                <w:rFonts w:cs="Tahoma"/>
                <w:sz w:val="18"/>
                <w:szCs w:val="18"/>
              </w:rPr>
            </w:pPr>
            <w:r w:rsidRPr="00063F00">
              <w:rPr>
                <w:rFonts w:cs="Tahoma"/>
                <w:sz w:val="18"/>
                <w:szCs w:val="18"/>
              </w:rPr>
              <w:t>16</w:t>
            </w:r>
          </w:p>
        </w:tc>
        <w:tc>
          <w:tcPr>
            <w:tcW w:w="739" w:type="pct"/>
          </w:tcPr>
          <w:p w14:paraId="668696D8" w14:textId="77777777" w:rsidR="000C1F87" w:rsidRPr="00063F00" w:rsidRDefault="000C1F87" w:rsidP="00620FB8">
            <w:pPr>
              <w:rPr>
                <w:rFonts w:cs="Tahoma"/>
                <w:sz w:val="18"/>
                <w:szCs w:val="18"/>
              </w:rPr>
            </w:pPr>
            <w:r w:rsidRPr="00063F00">
              <w:rPr>
                <w:rFonts w:cs="Tahoma"/>
                <w:sz w:val="18"/>
                <w:szCs w:val="18"/>
              </w:rPr>
              <w:t>Text</w:t>
            </w:r>
          </w:p>
        </w:tc>
        <w:tc>
          <w:tcPr>
            <w:tcW w:w="1432" w:type="pct"/>
          </w:tcPr>
          <w:p w14:paraId="5455C598" w14:textId="77777777" w:rsidR="000C1F87" w:rsidRPr="00063F00" w:rsidRDefault="000C1F87" w:rsidP="00620FB8">
            <w:pPr>
              <w:rPr>
                <w:rFonts w:cs="Tahoma"/>
                <w:sz w:val="18"/>
                <w:szCs w:val="18"/>
              </w:rPr>
            </w:pPr>
            <w:r w:rsidRPr="00063F00">
              <w:rPr>
                <w:rFonts w:cs="Tahoma"/>
                <w:sz w:val="18"/>
                <w:szCs w:val="18"/>
              </w:rPr>
              <w:t>N/A  for Pole n Duct events</w:t>
            </w:r>
          </w:p>
        </w:tc>
        <w:tc>
          <w:tcPr>
            <w:tcW w:w="879" w:type="pct"/>
          </w:tcPr>
          <w:p w14:paraId="798A2BFC" w14:textId="77777777" w:rsidR="000C1F87" w:rsidRPr="00063F00" w:rsidRDefault="000C1F87" w:rsidP="00620FB8">
            <w:pPr>
              <w:rPr>
                <w:rFonts w:cs="Tahoma"/>
                <w:sz w:val="18"/>
                <w:szCs w:val="18"/>
              </w:rPr>
            </w:pPr>
          </w:p>
          <w:p w14:paraId="44C66599" w14:textId="77777777" w:rsidR="000C1F87" w:rsidRPr="00063F00" w:rsidRDefault="000C1F87" w:rsidP="00620FB8">
            <w:pPr>
              <w:rPr>
                <w:rFonts w:cs="Tahoma"/>
                <w:sz w:val="18"/>
                <w:szCs w:val="18"/>
              </w:rPr>
            </w:pPr>
          </w:p>
        </w:tc>
      </w:tr>
      <w:tr w:rsidR="000C1F87" w:rsidRPr="00063F00" w14:paraId="565C14AC" w14:textId="77777777" w:rsidTr="00620FB8">
        <w:tc>
          <w:tcPr>
            <w:tcW w:w="887" w:type="pct"/>
          </w:tcPr>
          <w:p w14:paraId="18366D58" w14:textId="77777777" w:rsidR="000C1F87" w:rsidRPr="00063F00" w:rsidRDefault="000C1F87" w:rsidP="00620FB8">
            <w:pPr>
              <w:rPr>
                <w:rFonts w:cs="Tahoma"/>
                <w:sz w:val="18"/>
                <w:szCs w:val="18"/>
              </w:rPr>
            </w:pPr>
            <w:r w:rsidRPr="00063F00">
              <w:rPr>
                <w:rFonts w:cs="Tahoma"/>
                <w:sz w:val="18"/>
                <w:szCs w:val="18"/>
              </w:rPr>
              <w:t>CSS/</w:t>
            </w:r>
            <w:r w:rsidR="00A26F4E">
              <w:rPr>
                <w:rFonts w:cs="Tahoma"/>
                <w:sz w:val="18"/>
                <w:szCs w:val="18"/>
              </w:rPr>
              <w:t>Siebel</w:t>
            </w:r>
            <w:r w:rsidRPr="00063F00">
              <w:rPr>
                <w:rFonts w:cs="Tahoma"/>
                <w:sz w:val="18"/>
                <w:szCs w:val="18"/>
              </w:rPr>
              <w:t xml:space="preserve"> Job No</w:t>
            </w:r>
          </w:p>
        </w:tc>
        <w:tc>
          <w:tcPr>
            <w:tcW w:w="509" w:type="pct"/>
          </w:tcPr>
          <w:p w14:paraId="7B0D7AF1" w14:textId="77777777" w:rsidR="000C1F87" w:rsidRPr="00063F00" w:rsidRDefault="000C1F87" w:rsidP="00620FB8">
            <w:pPr>
              <w:rPr>
                <w:rFonts w:cs="Tahoma"/>
                <w:sz w:val="18"/>
                <w:szCs w:val="18"/>
              </w:rPr>
            </w:pPr>
            <w:r w:rsidRPr="00063F00">
              <w:rPr>
                <w:rFonts w:cs="Tahoma"/>
                <w:sz w:val="18"/>
                <w:szCs w:val="18"/>
              </w:rPr>
              <w:t>11</w:t>
            </w:r>
          </w:p>
        </w:tc>
        <w:tc>
          <w:tcPr>
            <w:tcW w:w="554" w:type="pct"/>
          </w:tcPr>
          <w:p w14:paraId="4F3275AC" w14:textId="77777777" w:rsidR="000C1F87" w:rsidRPr="00063F00" w:rsidRDefault="000C1F87" w:rsidP="00620FB8">
            <w:pPr>
              <w:rPr>
                <w:rFonts w:cs="Tahoma"/>
                <w:sz w:val="18"/>
                <w:szCs w:val="18"/>
              </w:rPr>
            </w:pPr>
            <w:r w:rsidRPr="00063F00">
              <w:rPr>
                <w:rFonts w:cs="Tahoma"/>
                <w:sz w:val="18"/>
                <w:szCs w:val="18"/>
              </w:rPr>
              <w:t>20</w:t>
            </w:r>
          </w:p>
        </w:tc>
        <w:tc>
          <w:tcPr>
            <w:tcW w:w="739" w:type="pct"/>
          </w:tcPr>
          <w:p w14:paraId="5DD926B7" w14:textId="77777777" w:rsidR="000C1F87" w:rsidRPr="00063F00" w:rsidRDefault="000C1F87" w:rsidP="00620FB8">
            <w:pPr>
              <w:rPr>
                <w:rFonts w:cs="Tahoma"/>
                <w:sz w:val="18"/>
                <w:szCs w:val="18"/>
              </w:rPr>
            </w:pPr>
            <w:r w:rsidRPr="00063F00">
              <w:rPr>
                <w:rFonts w:cs="Tahoma"/>
                <w:sz w:val="18"/>
                <w:szCs w:val="18"/>
              </w:rPr>
              <w:t>Text</w:t>
            </w:r>
          </w:p>
        </w:tc>
        <w:tc>
          <w:tcPr>
            <w:tcW w:w="1432" w:type="pct"/>
          </w:tcPr>
          <w:p w14:paraId="6EAF3583" w14:textId="77777777" w:rsidR="000C1F87" w:rsidRPr="009A4215" w:rsidRDefault="000C1F87" w:rsidP="00620FB8">
            <w:pPr>
              <w:rPr>
                <w:rFonts w:cs="Tahoma"/>
                <w:sz w:val="18"/>
                <w:szCs w:val="18"/>
              </w:rPr>
            </w:pPr>
            <w:r w:rsidRPr="009A4215">
              <w:rPr>
                <w:rFonts w:cs="Tahoma"/>
                <w:sz w:val="18"/>
                <w:szCs w:val="18"/>
              </w:rPr>
              <w:t>e.g. OR011-11173995</w:t>
            </w:r>
          </w:p>
          <w:p w14:paraId="52A4C62B" w14:textId="77777777" w:rsidR="00633E73" w:rsidRPr="009A4215" w:rsidRDefault="00633E73" w:rsidP="00633E73">
            <w:pPr>
              <w:rPr>
                <w:rFonts w:cs="Tahoma"/>
                <w:sz w:val="18"/>
                <w:szCs w:val="18"/>
              </w:rPr>
            </w:pPr>
            <w:r w:rsidRPr="009A4215">
              <w:rPr>
                <w:rFonts w:cs="Tahoma"/>
                <w:sz w:val="18"/>
                <w:szCs w:val="18"/>
              </w:rPr>
              <w:t xml:space="preserve">OPIA00826373 or 865367438 </w:t>
            </w:r>
            <w:r w:rsidR="00D63320" w:rsidRPr="009A4215">
              <w:rPr>
                <w:rFonts w:cs="Tahoma"/>
                <w:sz w:val="18"/>
                <w:szCs w:val="18"/>
              </w:rPr>
              <w:t xml:space="preserve">or 082022-123456 </w:t>
            </w:r>
            <w:r w:rsidR="00130A72" w:rsidRPr="009A4215">
              <w:rPr>
                <w:rFonts w:cs="Tahoma"/>
                <w:sz w:val="18"/>
                <w:szCs w:val="18"/>
              </w:rPr>
              <w:t>etc. (</w:t>
            </w:r>
            <w:r w:rsidRPr="009A4215">
              <w:rPr>
                <w:rFonts w:cs="Tahoma"/>
                <w:sz w:val="18"/>
                <w:szCs w:val="18"/>
              </w:rPr>
              <w:t>One-off reference)</w:t>
            </w:r>
          </w:p>
          <w:p w14:paraId="165348E6" w14:textId="77777777" w:rsidR="00633E73" w:rsidRPr="009A4215" w:rsidRDefault="00633E73" w:rsidP="00633E73">
            <w:pPr>
              <w:rPr>
                <w:rFonts w:cs="Tahoma"/>
                <w:sz w:val="18"/>
                <w:szCs w:val="18"/>
              </w:rPr>
            </w:pPr>
            <w:r w:rsidRPr="009A4215">
              <w:rPr>
                <w:rFonts w:cs="Tahoma"/>
                <w:sz w:val="18"/>
                <w:szCs w:val="18"/>
              </w:rPr>
              <w:t>SZGFKH5B (JSV estimate reference)</w:t>
            </w:r>
          </w:p>
        </w:tc>
        <w:tc>
          <w:tcPr>
            <w:tcW w:w="879" w:type="pct"/>
          </w:tcPr>
          <w:p w14:paraId="14205AE7" w14:textId="77777777" w:rsidR="000C1F87" w:rsidRPr="009A4215" w:rsidRDefault="000C1F87" w:rsidP="00620FB8">
            <w:pPr>
              <w:rPr>
                <w:rFonts w:cs="Tahoma"/>
                <w:sz w:val="18"/>
                <w:szCs w:val="18"/>
              </w:rPr>
            </w:pPr>
            <w:r w:rsidRPr="009A4215">
              <w:rPr>
                <w:rFonts w:cs="Tahoma"/>
                <w:sz w:val="18"/>
                <w:szCs w:val="18"/>
              </w:rPr>
              <w:t>The CSS Job number from the CSS order.</w:t>
            </w:r>
          </w:p>
          <w:p w14:paraId="384BFE00" w14:textId="77777777" w:rsidR="003905E2" w:rsidRPr="009A4215" w:rsidRDefault="00EA3CC0" w:rsidP="00620FB8">
            <w:pPr>
              <w:rPr>
                <w:rFonts w:cs="Tahoma"/>
                <w:sz w:val="18"/>
                <w:szCs w:val="18"/>
              </w:rPr>
            </w:pPr>
            <w:r w:rsidRPr="009A4215">
              <w:rPr>
                <w:rFonts w:cs="Tahoma"/>
                <w:sz w:val="18"/>
                <w:szCs w:val="18"/>
              </w:rPr>
              <w:t>Will also be</w:t>
            </w:r>
            <w:r w:rsidR="003905E2" w:rsidRPr="009A4215">
              <w:rPr>
                <w:rFonts w:cs="Tahoma"/>
                <w:sz w:val="18"/>
                <w:szCs w:val="18"/>
              </w:rPr>
              <w:t xml:space="preserve"> used to populate “One-off reference” and “JSV estimate reference”</w:t>
            </w:r>
            <w:r w:rsidR="00231A35" w:rsidRPr="009A4215">
              <w:rPr>
                <w:rFonts w:cs="Tahoma"/>
                <w:sz w:val="18"/>
                <w:szCs w:val="18"/>
              </w:rPr>
              <w:t>.</w:t>
            </w:r>
          </w:p>
        </w:tc>
      </w:tr>
      <w:tr w:rsidR="000C1F87" w:rsidRPr="00063F00" w14:paraId="0AFECDB5" w14:textId="77777777" w:rsidTr="00620FB8">
        <w:tc>
          <w:tcPr>
            <w:tcW w:w="887" w:type="pct"/>
          </w:tcPr>
          <w:p w14:paraId="2592000C" w14:textId="77777777" w:rsidR="000C1F87" w:rsidRPr="00063F00" w:rsidRDefault="000C1F87" w:rsidP="00620FB8">
            <w:pPr>
              <w:rPr>
                <w:rFonts w:cs="Tahoma"/>
                <w:sz w:val="18"/>
                <w:szCs w:val="18"/>
              </w:rPr>
            </w:pPr>
            <w:r w:rsidRPr="00063F00">
              <w:rPr>
                <w:rFonts w:cs="Tahoma"/>
                <w:sz w:val="18"/>
                <w:szCs w:val="18"/>
              </w:rPr>
              <w:t>Cust/SP Order No/Fault No.1/2</w:t>
            </w:r>
          </w:p>
        </w:tc>
        <w:tc>
          <w:tcPr>
            <w:tcW w:w="509" w:type="pct"/>
          </w:tcPr>
          <w:p w14:paraId="6D18A5F9" w14:textId="77777777" w:rsidR="000C1F87" w:rsidRPr="00063F00" w:rsidRDefault="000C1F87" w:rsidP="00620FB8">
            <w:pPr>
              <w:rPr>
                <w:rFonts w:cs="Tahoma"/>
                <w:sz w:val="18"/>
                <w:szCs w:val="18"/>
              </w:rPr>
            </w:pPr>
            <w:r w:rsidRPr="00063F00">
              <w:rPr>
                <w:rFonts w:cs="Tahoma"/>
                <w:sz w:val="18"/>
                <w:szCs w:val="18"/>
              </w:rPr>
              <w:t>12</w:t>
            </w:r>
          </w:p>
        </w:tc>
        <w:tc>
          <w:tcPr>
            <w:tcW w:w="554" w:type="pct"/>
          </w:tcPr>
          <w:p w14:paraId="65A42496" w14:textId="77777777" w:rsidR="000C1F87" w:rsidRPr="00063F00" w:rsidRDefault="000C1F87" w:rsidP="00620FB8">
            <w:pPr>
              <w:rPr>
                <w:rFonts w:cs="Tahoma"/>
                <w:sz w:val="18"/>
                <w:szCs w:val="18"/>
              </w:rPr>
            </w:pPr>
            <w:r w:rsidRPr="00063F00">
              <w:rPr>
                <w:rFonts w:cs="Tahoma"/>
                <w:sz w:val="18"/>
                <w:szCs w:val="18"/>
              </w:rPr>
              <w:t>80</w:t>
            </w:r>
          </w:p>
        </w:tc>
        <w:tc>
          <w:tcPr>
            <w:tcW w:w="739" w:type="pct"/>
          </w:tcPr>
          <w:p w14:paraId="651C7451" w14:textId="77777777" w:rsidR="000C1F87" w:rsidRPr="00063F00" w:rsidRDefault="000C1F87" w:rsidP="00620FB8">
            <w:pPr>
              <w:rPr>
                <w:rFonts w:cs="Tahoma"/>
                <w:sz w:val="18"/>
                <w:szCs w:val="18"/>
              </w:rPr>
            </w:pPr>
            <w:r w:rsidRPr="00063F00">
              <w:rPr>
                <w:rFonts w:cs="Tahoma"/>
                <w:sz w:val="18"/>
                <w:szCs w:val="18"/>
              </w:rPr>
              <w:t>Text</w:t>
            </w:r>
          </w:p>
        </w:tc>
        <w:tc>
          <w:tcPr>
            <w:tcW w:w="1432" w:type="pct"/>
          </w:tcPr>
          <w:p w14:paraId="0FA741DD" w14:textId="77777777" w:rsidR="000C1F87" w:rsidRPr="00063F00" w:rsidRDefault="000C1F87" w:rsidP="00620FB8">
            <w:pPr>
              <w:rPr>
                <w:rFonts w:cs="Tahoma"/>
                <w:sz w:val="18"/>
                <w:szCs w:val="18"/>
              </w:rPr>
            </w:pPr>
            <w:r w:rsidRPr="00063F00">
              <w:rPr>
                <w:rFonts w:cs="Tahoma"/>
                <w:sz w:val="18"/>
                <w:szCs w:val="18"/>
              </w:rPr>
              <w:t>e.g. OPIA12789672</w:t>
            </w:r>
          </w:p>
        </w:tc>
        <w:tc>
          <w:tcPr>
            <w:tcW w:w="879" w:type="pct"/>
          </w:tcPr>
          <w:p w14:paraId="1E96671F" w14:textId="77777777" w:rsidR="000C1F87" w:rsidRPr="00063F00" w:rsidRDefault="000C1F87" w:rsidP="00620FB8">
            <w:pPr>
              <w:rPr>
                <w:rFonts w:cs="Tahoma"/>
                <w:sz w:val="18"/>
                <w:szCs w:val="18"/>
              </w:rPr>
            </w:pPr>
            <w:r w:rsidRPr="00063F00">
              <w:rPr>
                <w:rFonts w:cs="Tahoma"/>
                <w:sz w:val="18"/>
                <w:szCs w:val="18"/>
              </w:rPr>
              <w:t>CP order reference.</w:t>
            </w:r>
          </w:p>
        </w:tc>
      </w:tr>
      <w:tr w:rsidR="000C1F87" w:rsidRPr="00063F00" w14:paraId="6BB0E833" w14:textId="77777777" w:rsidTr="00620FB8">
        <w:tc>
          <w:tcPr>
            <w:tcW w:w="887" w:type="pct"/>
          </w:tcPr>
          <w:p w14:paraId="6C264A21" w14:textId="77777777" w:rsidR="000C1F87" w:rsidRPr="00063F00" w:rsidRDefault="000C1F87" w:rsidP="00620FB8">
            <w:pPr>
              <w:rPr>
                <w:rFonts w:cs="Tahoma"/>
                <w:sz w:val="18"/>
                <w:szCs w:val="18"/>
              </w:rPr>
            </w:pPr>
            <w:r w:rsidRPr="00063F00">
              <w:rPr>
                <w:rFonts w:cs="Tahoma"/>
                <w:sz w:val="18"/>
                <w:szCs w:val="18"/>
              </w:rPr>
              <w:t>*Spare</w:t>
            </w:r>
          </w:p>
        </w:tc>
        <w:tc>
          <w:tcPr>
            <w:tcW w:w="509" w:type="pct"/>
          </w:tcPr>
          <w:p w14:paraId="13F6C8BB" w14:textId="77777777" w:rsidR="000C1F87" w:rsidRPr="00063F00" w:rsidRDefault="000C1F87" w:rsidP="00620FB8">
            <w:pPr>
              <w:rPr>
                <w:rFonts w:cs="Tahoma"/>
                <w:sz w:val="18"/>
                <w:szCs w:val="18"/>
              </w:rPr>
            </w:pPr>
            <w:r w:rsidRPr="00063F00">
              <w:rPr>
                <w:rFonts w:cs="Tahoma"/>
                <w:sz w:val="18"/>
                <w:szCs w:val="18"/>
              </w:rPr>
              <w:t>13</w:t>
            </w:r>
          </w:p>
        </w:tc>
        <w:tc>
          <w:tcPr>
            <w:tcW w:w="554" w:type="pct"/>
          </w:tcPr>
          <w:p w14:paraId="7D7F6168" w14:textId="77777777" w:rsidR="000C1F87" w:rsidRPr="00063F00" w:rsidRDefault="000C1F87" w:rsidP="00620FB8">
            <w:pPr>
              <w:rPr>
                <w:rFonts w:cs="Tahoma"/>
                <w:sz w:val="18"/>
                <w:szCs w:val="18"/>
              </w:rPr>
            </w:pPr>
            <w:r w:rsidRPr="00063F00">
              <w:rPr>
                <w:rFonts w:cs="Tahoma"/>
                <w:sz w:val="18"/>
                <w:szCs w:val="18"/>
              </w:rPr>
              <w:t>N/A</w:t>
            </w:r>
          </w:p>
        </w:tc>
        <w:tc>
          <w:tcPr>
            <w:tcW w:w="739" w:type="pct"/>
          </w:tcPr>
          <w:p w14:paraId="1AC8CAD2" w14:textId="77777777" w:rsidR="000C1F87" w:rsidRPr="00063F00" w:rsidRDefault="000C1F87" w:rsidP="00620FB8">
            <w:pPr>
              <w:rPr>
                <w:rFonts w:cs="Tahoma"/>
                <w:sz w:val="18"/>
                <w:szCs w:val="18"/>
              </w:rPr>
            </w:pPr>
            <w:r w:rsidRPr="00063F00">
              <w:rPr>
                <w:rFonts w:cs="Tahoma"/>
                <w:sz w:val="18"/>
                <w:szCs w:val="18"/>
              </w:rPr>
              <w:t>N/A</w:t>
            </w:r>
          </w:p>
        </w:tc>
        <w:tc>
          <w:tcPr>
            <w:tcW w:w="1432" w:type="pct"/>
          </w:tcPr>
          <w:p w14:paraId="24198D78" w14:textId="77777777" w:rsidR="000C1F87" w:rsidRPr="00063F00" w:rsidRDefault="000C1F87" w:rsidP="00620FB8">
            <w:pPr>
              <w:pStyle w:val="tables"/>
              <w:spacing w:after="120" w:line="240" w:lineRule="auto"/>
              <w:rPr>
                <w:rFonts w:ascii="Tahoma" w:eastAsia="MS Mincho" w:hAnsi="Tahoma" w:cs="Tahoma"/>
                <w:noProof w:val="0"/>
                <w:sz w:val="18"/>
                <w:szCs w:val="18"/>
                <w:lang w:val="en-US"/>
              </w:rPr>
            </w:pPr>
            <w:r w:rsidRPr="00063F00">
              <w:rPr>
                <w:rFonts w:ascii="Tahoma" w:eastAsia="MS Mincho" w:hAnsi="Tahoma" w:cs="Tahoma"/>
                <w:noProof w:val="0"/>
                <w:sz w:val="18"/>
                <w:szCs w:val="18"/>
                <w:lang w:val="en-US"/>
              </w:rPr>
              <w:t>Not used for Pole n Duct events</w:t>
            </w:r>
          </w:p>
        </w:tc>
        <w:tc>
          <w:tcPr>
            <w:tcW w:w="879" w:type="pct"/>
          </w:tcPr>
          <w:p w14:paraId="0354EA65" w14:textId="77777777" w:rsidR="000C1F87" w:rsidRPr="00063F00" w:rsidRDefault="000C1F87" w:rsidP="00620FB8">
            <w:pPr>
              <w:pStyle w:val="tables"/>
              <w:spacing w:after="120" w:line="240" w:lineRule="auto"/>
              <w:rPr>
                <w:rFonts w:ascii="Tahoma" w:eastAsia="MS Mincho" w:hAnsi="Tahoma" w:cs="Tahoma"/>
                <w:noProof w:val="0"/>
                <w:sz w:val="18"/>
                <w:szCs w:val="18"/>
                <w:lang w:val="en-US"/>
              </w:rPr>
            </w:pPr>
          </w:p>
        </w:tc>
      </w:tr>
      <w:tr w:rsidR="000D7E0E" w:rsidRPr="00063F00" w14:paraId="759F8AAE" w14:textId="77777777" w:rsidTr="00620FB8">
        <w:tc>
          <w:tcPr>
            <w:tcW w:w="887" w:type="pct"/>
          </w:tcPr>
          <w:p w14:paraId="7CC8DF9E" w14:textId="77777777" w:rsidR="000D7E0E" w:rsidRPr="00063F00" w:rsidRDefault="000D7E0E" w:rsidP="000D7E0E">
            <w:pPr>
              <w:rPr>
                <w:rFonts w:cs="Tahoma"/>
                <w:sz w:val="18"/>
                <w:szCs w:val="18"/>
              </w:rPr>
            </w:pPr>
            <w:r w:rsidRPr="00063F00">
              <w:rPr>
                <w:rFonts w:cs="Tahoma"/>
                <w:sz w:val="18"/>
                <w:szCs w:val="18"/>
              </w:rPr>
              <w:t xml:space="preserve">Quantity/HDFP air count </w:t>
            </w:r>
          </w:p>
        </w:tc>
        <w:tc>
          <w:tcPr>
            <w:tcW w:w="509" w:type="pct"/>
          </w:tcPr>
          <w:p w14:paraId="4137A151" w14:textId="77777777" w:rsidR="000D7E0E" w:rsidRPr="00063F00" w:rsidRDefault="000D7E0E" w:rsidP="000D7E0E">
            <w:pPr>
              <w:rPr>
                <w:rFonts w:cs="Tahoma"/>
                <w:sz w:val="18"/>
                <w:szCs w:val="18"/>
              </w:rPr>
            </w:pPr>
            <w:r w:rsidRPr="00063F00">
              <w:rPr>
                <w:rFonts w:cs="Tahoma"/>
                <w:sz w:val="18"/>
                <w:szCs w:val="18"/>
              </w:rPr>
              <w:t>14</w:t>
            </w:r>
          </w:p>
        </w:tc>
        <w:tc>
          <w:tcPr>
            <w:tcW w:w="554" w:type="pct"/>
          </w:tcPr>
          <w:p w14:paraId="0E347014" w14:textId="77777777" w:rsidR="000D7E0E" w:rsidRPr="00063F00" w:rsidRDefault="000D7E0E" w:rsidP="000D7E0E">
            <w:pPr>
              <w:rPr>
                <w:rFonts w:cs="Tahoma"/>
                <w:sz w:val="18"/>
                <w:szCs w:val="18"/>
              </w:rPr>
            </w:pPr>
            <w:r w:rsidRPr="00063F00">
              <w:rPr>
                <w:rFonts w:cs="Tahoma"/>
                <w:sz w:val="18"/>
                <w:szCs w:val="18"/>
              </w:rPr>
              <w:t>9</w:t>
            </w:r>
          </w:p>
        </w:tc>
        <w:tc>
          <w:tcPr>
            <w:tcW w:w="739" w:type="pct"/>
          </w:tcPr>
          <w:p w14:paraId="0CBC65F7" w14:textId="77777777" w:rsidR="000D7E0E" w:rsidRPr="00063F00" w:rsidRDefault="000D7E0E" w:rsidP="000D7E0E">
            <w:pPr>
              <w:rPr>
                <w:rFonts w:cs="Tahoma"/>
                <w:sz w:val="18"/>
                <w:szCs w:val="18"/>
              </w:rPr>
            </w:pPr>
            <w:r w:rsidRPr="00063F00">
              <w:rPr>
                <w:rFonts w:cs="Tahoma"/>
                <w:sz w:val="18"/>
                <w:szCs w:val="18"/>
              </w:rPr>
              <w:t>Num</w:t>
            </w:r>
          </w:p>
        </w:tc>
        <w:tc>
          <w:tcPr>
            <w:tcW w:w="1432" w:type="pct"/>
          </w:tcPr>
          <w:p w14:paraId="32A07F23" w14:textId="77777777" w:rsidR="000D7E0E" w:rsidRPr="00063F00" w:rsidRDefault="000D7E0E" w:rsidP="000D7E0E">
            <w:pPr>
              <w:ind w:right="-1260"/>
              <w:rPr>
                <w:rFonts w:cs="Tahoma"/>
                <w:sz w:val="18"/>
                <w:szCs w:val="18"/>
              </w:rPr>
            </w:pPr>
            <w:r w:rsidRPr="00063F00">
              <w:rPr>
                <w:rFonts w:cs="Tahoma"/>
                <w:sz w:val="18"/>
                <w:szCs w:val="18"/>
              </w:rPr>
              <w:t>e.g. 1</w:t>
            </w:r>
          </w:p>
          <w:p w14:paraId="523A235A" w14:textId="77777777" w:rsidR="000D7E0E" w:rsidRPr="00063F00" w:rsidRDefault="000D7E0E" w:rsidP="000D7E0E">
            <w:pPr>
              <w:rPr>
                <w:rFonts w:cs="Tahoma"/>
                <w:sz w:val="18"/>
                <w:szCs w:val="18"/>
              </w:rPr>
            </w:pPr>
          </w:p>
        </w:tc>
        <w:tc>
          <w:tcPr>
            <w:tcW w:w="879" w:type="pct"/>
          </w:tcPr>
          <w:p w14:paraId="1B6B1208" w14:textId="77777777" w:rsidR="000D7E0E" w:rsidRPr="00063F00" w:rsidRDefault="000D7E0E" w:rsidP="00C564F6">
            <w:pPr>
              <w:rPr>
                <w:rFonts w:cs="Tahoma"/>
                <w:sz w:val="18"/>
                <w:szCs w:val="18"/>
              </w:rPr>
            </w:pPr>
            <w:r w:rsidRPr="00063F00">
              <w:rPr>
                <w:rFonts w:cs="Tahoma"/>
                <w:sz w:val="18"/>
                <w:szCs w:val="18"/>
              </w:rPr>
              <w:t xml:space="preserve">Quantity of </w:t>
            </w:r>
            <w:r w:rsidR="002B367F">
              <w:rPr>
                <w:rFonts w:cs="Tahoma"/>
                <w:sz w:val="18"/>
                <w:szCs w:val="18"/>
              </w:rPr>
              <w:t>One off charge</w:t>
            </w:r>
            <w:r w:rsidRPr="00063F00">
              <w:rPr>
                <w:rFonts w:cs="Tahoma"/>
                <w:sz w:val="18"/>
                <w:szCs w:val="18"/>
              </w:rPr>
              <w:t xml:space="preserve"> (*Populated when applicable)</w:t>
            </w:r>
          </w:p>
        </w:tc>
      </w:tr>
      <w:tr w:rsidR="000D7E0E" w:rsidRPr="00063F00" w14:paraId="37DD6841" w14:textId="77777777" w:rsidTr="00620FB8">
        <w:tc>
          <w:tcPr>
            <w:tcW w:w="887" w:type="pct"/>
          </w:tcPr>
          <w:p w14:paraId="049823E2" w14:textId="77777777" w:rsidR="000D7E0E" w:rsidRPr="00063F00" w:rsidRDefault="000D7E0E" w:rsidP="000D7E0E">
            <w:pPr>
              <w:rPr>
                <w:rFonts w:cs="Tahoma"/>
                <w:sz w:val="18"/>
                <w:szCs w:val="18"/>
              </w:rPr>
            </w:pPr>
            <w:r w:rsidRPr="00063F00">
              <w:rPr>
                <w:rFonts w:cs="Tahoma"/>
                <w:sz w:val="18"/>
                <w:szCs w:val="18"/>
              </w:rPr>
              <w:t>*Units</w:t>
            </w:r>
          </w:p>
        </w:tc>
        <w:tc>
          <w:tcPr>
            <w:tcW w:w="509" w:type="pct"/>
          </w:tcPr>
          <w:p w14:paraId="5BA55384" w14:textId="77777777" w:rsidR="000D7E0E" w:rsidRPr="00063F00" w:rsidRDefault="000D7E0E" w:rsidP="000D7E0E">
            <w:pPr>
              <w:rPr>
                <w:rFonts w:cs="Tahoma"/>
                <w:sz w:val="18"/>
                <w:szCs w:val="18"/>
              </w:rPr>
            </w:pPr>
            <w:r w:rsidRPr="00063F00">
              <w:rPr>
                <w:rFonts w:cs="Tahoma"/>
                <w:sz w:val="18"/>
                <w:szCs w:val="18"/>
              </w:rPr>
              <w:t>15</w:t>
            </w:r>
          </w:p>
        </w:tc>
        <w:tc>
          <w:tcPr>
            <w:tcW w:w="554" w:type="pct"/>
          </w:tcPr>
          <w:p w14:paraId="7081D48E" w14:textId="77777777" w:rsidR="000D7E0E" w:rsidRPr="00063F00" w:rsidRDefault="000D7E0E" w:rsidP="000D7E0E">
            <w:pPr>
              <w:rPr>
                <w:rFonts w:cs="Tahoma"/>
                <w:sz w:val="18"/>
                <w:szCs w:val="18"/>
              </w:rPr>
            </w:pPr>
            <w:r w:rsidRPr="00063F00">
              <w:rPr>
                <w:rFonts w:cs="Tahoma"/>
                <w:sz w:val="18"/>
                <w:szCs w:val="18"/>
              </w:rPr>
              <w:t>40</w:t>
            </w:r>
          </w:p>
        </w:tc>
        <w:tc>
          <w:tcPr>
            <w:tcW w:w="739" w:type="pct"/>
          </w:tcPr>
          <w:p w14:paraId="3FC4311D" w14:textId="77777777" w:rsidR="000D7E0E" w:rsidRPr="00063F00" w:rsidRDefault="000D7E0E" w:rsidP="000D7E0E">
            <w:pPr>
              <w:rPr>
                <w:rFonts w:cs="Tahoma"/>
                <w:sz w:val="18"/>
                <w:szCs w:val="18"/>
              </w:rPr>
            </w:pPr>
            <w:r w:rsidRPr="00063F00">
              <w:rPr>
                <w:rFonts w:cs="Tahoma"/>
                <w:sz w:val="18"/>
                <w:szCs w:val="18"/>
              </w:rPr>
              <w:t>Text</w:t>
            </w:r>
          </w:p>
        </w:tc>
        <w:tc>
          <w:tcPr>
            <w:tcW w:w="1432" w:type="pct"/>
          </w:tcPr>
          <w:p w14:paraId="649D042B" w14:textId="77777777" w:rsidR="000D7E0E" w:rsidRPr="00063F00" w:rsidRDefault="00CA662A" w:rsidP="000D7E0E">
            <w:pPr>
              <w:rPr>
                <w:rFonts w:cs="Tahoma"/>
                <w:sz w:val="18"/>
                <w:szCs w:val="18"/>
              </w:rPr>
            </w:pPr>
            <w:r w:rsidRPr="00063F00">
              <w:rPr>
                <w:rFonts w:cs="Tahoma"/>
                <w:sz w:val="18"/>
                <w:szCs w:val="18"/>
              </w:rPr>
              <w:t>e.g.</w:t>
            </w:r>
            <w:r>
              <w:rPr>
                <w:rFonts w:cs="Tahoma"/>
                <w:sz w:val="18"/>
                <w:szCs w:val="18"/>
              </w:rPr>
              <w:t xml:space="preserve"> </w:t>
            </w:r>
            <w:r w:rsidRPr="00063F00">
              <w:rPr>
                <w:rFonts w:cs="Tahoma"/>
                <w:sz w:val="18"/>
                <w:szCs w:val="18"/>
              </w:rPr>
              <w:t>2000,</w:t>
            </w:r>
            <w:r>
              <w:rPr>
                <w:rFonts w:cs="Tahoma"/>
                <w:sz w:val="18"/>
                <w:szCs w:val="18"/>
              </w:rPr>
              <w:t xml:space="preserve"> </w:t>
            </w:r>
            <w:r w:rsidRPr="00063F00">
              <w:rPr>
                <w:rFonts w:cs="Tahoma"/>
                <w:sz w:val="18"/>
                <w:szCs w:val="18"/>
              </w:rPr>
              <w:t>175.5</w:t>
            </w:r>
          </w:p>
        </w:tc>
        <w:tc>
          <w:tcPr>
            <w:tcW w:w="879" w:type="pct"/>
          </w:tcPr>
          <w:p w14:paraId="76B5CF44" w14:textId="77777777" w:rsidR="000D7E0E" w:rsidRPr="00063F00" w:rsidRDefault="000D7E0E" w:rsidP="000D7E0E">
            <w:pPr>
              <w:rPr>
                <w:rFonts w:cs="Tahoma"/>
                <w:sz w:val="18"/>
                <w:szCs w:val="18"/>
              </w:rPr>
            </w:pPr>
            <w:r w:rsidRPr="00063F00">
              <w:rPr>
                <w:rFonts w:cs="Tahoma"/>
                <w:sz w:val="18"/>
                <w:szCs w:val="18"/>
              </w:rPr>
              <w:t>Length in meters (*Populated when applicable)</w:t>
            </w:r>
          </w:p>
        </w:tc>
      </w:tr>
      <w:tr w:rsidR="000C1F87" w:rsidRPr="00063F00" w14:paraId="0056169B" w14:textId="77777777" w:rsidTr="00620FB8">
        <w:tc>
          <w:tcPr>
            <w:tcW w:w="887" w:type="pct"/>
          </w:tcPr>
          <w:p w14:paraId="43F54587" w14:textId="77777777" w:rsidR="000C1F87" w:rsidRPr="00063F00" w:rsidRDefault="000C1F87" w:rsidP="00620FB8">
            <w:pPr>
              <w:rPr>
                <w:rFonts w:cs="Tahoma"/>
                <w:sz w:val="18"/>
                <w:szCs w:val="18"/>
              </w:rPr>
            </w:pPr>
            <w:r w:rsidRPr="00063F00">
              <w:rPr>
                <w:rFonts w:cs="Tahoma"/>
                <w:sz w:val="18"/>
                <w:szCs w:val="18"/>
              </w:rPr>
              <w:t>Unit rate</w:t>
            </w:r>
          </w:p>
        </w:tc>
        <w:tc>
          <w:tcPr>
            <w:tcW w:w="509" w:type="pct"/>
          </w:tcPr>
          <w:p w14:paraId="3379238F" w14:textId="77777777" w:rsidR="000C1F87" w:rsidRPr="00063F00" w:rsidRDefault="000C1F87" w:rsidP="00620FB8">
            <w:pPr>
              <w:rPr>
                <w:rFonts w:cs="Tahoma"/>
                <w:sz w:val="18"/>
                <w:szCs w:val="18"/>
              </w:rPr>
            </w:pPr>
            <w:r w:rsidRPr="00063F00">
              <w:rPr>
                <w:rFonts w:cs="Tahoma"/>
                <w:sz w:val="18"/>
                <w:szCs w:val="18"/>
              </w:rPr>
              <w:t>16</w:t>
            </w:r>
          </w:p>
        </w:tc>
        <w:tc>
          <w:tcPr>
            <w:tcW w:w="554" w:type="pct"/>
          </w:tcPr>
          <w:p w14:paraId="495604C8" w14:textId="77777777" w:rsidR="000C1F87" w:rsidRPr="00063F00" w:rsidRDefault="000C1F87" w:rsidP="00620FB8">
            <w:pPr>
              <w:rPr>
                <w:rFonts w:cs="Tahoma"/>
                <w:sz w:val="18"/>
                <w:szCs w:val="18"/>
              </w:rPr>
            </w:pPr>
            <w:r w:rsidRPr="00063F00">
              <w:rPr>
                <w:rFonts w:cs="Tahoma"/>
                <w:sz w:val="18"/>
                <w:szCs w:val="18"/>
              </w:rPr>
              <w:t>18</w:t>
            </w:r>
          </w:p>
        </w:tc>
        <w:tc>
          <w:tcPr>
            <w:tcW w:w="739" w:type="pct"/>
          </w:tcPr>
          <w:p w14:paraId="040252B6" w14:textId="77777777" w:rsidR="000C1F87" w:rsidRPr="00063F00" w:rsidRDefault="000C1F87" w:rsidP="00620FB8">
            <w:pPr>
              <w:rPr>
                <w:rFonts w:cs="Tahoma"/>
                <w:sz w:val="18"/>
                <w:szCs w:val="18"/>
              </w:rPr>
            </w:pPr>
            <w:r w:rsidRPr="00063F00">
              <w:rPr>
                <w:rFonts w:cs="Tahoma"/>
                <w:sz w:val="18"/>
                <w:szCs w:val="18"/>
              </w:rPr>
              <w:t>Num</w:t>
            </w:r>
          </w:p>
        </w:tc>
        <w:tc>
          <w:tcPr>
            <w:tcW w:w="1432" w:type="pct"/>
          </w:tcPr>
          <w:p w14:paraId="682BD2BA" w14:textId="77777777" w:rsidR="000C1F87" w:rsidRPr="00063F00" w:rsidRDefault="000C1F87" w:rsidP="00620FB8">
            <w:pPr>
              <w:rPr>
                <w:rFonts w:cs="Tahoma"/>
                <w:sz w:val="18"/>
                <w:szCs w:val="18"/>
              </w:rPr>
            </w:pPr>
            <w:r w:rsidRPr="00063F00">
              <w:rPr>
                <w:rFonts w:cs="Tahoma"/>
                <w:sz w:val="18"/>
                <w:szCs w:val="18"/>
              </w:rPr>
              <w:t>e.g. 650</w:t>
            </w:r>
          </w:p>
          <w:p w14:paraId="744015C4" w14:textId="77777777" w:rsidR="000C1F87" w:rsidRPr="00063F00" w:rsidRDefault="000C1F87" w:rsidP="00620FB8">
            <w:pPr>
              <w:rPr>
                <w:rFonts w:cs="Tahoma"/>
                <w:sz w:val="18"/>
                <w:szCs w:val="18"/>
              </w:rPr>
            </w:pPr>
          </w:p>
        </w:tc>
        <w:tc>
          <w:tcPr>
            <w:tcW w:w="879" w:type="pct"/>
          </w:tcPr>
          <w:p w14:paraId="598FE521" w14:textId="77777777" w:rsidR="000C1F87" w:rsidRPr="00063F00" w:rsidRDefault="000C1F87" w:rsidP="00620FB8">
            <w:pPr>
              <w:rPr>
                <w:rFonts w:cs="Tahoma"/>
                <w:sz w:val="18"/>
                <w:szCs w:val="18"/>
              </w:rPr>
            </w:pPr>
          </w:p>
        </w:tc>
      </w:tr>
      <w:tr w:rsidR="000C1F87" w:rsidRPr="00063F00" w14:paraId="4FE9B111" w14:textId="77777777" w:rsidTr="00620FB8">
        <w:tc>
          <w:tcPr>
            <w:tcW w:w="887" w:type="pct"/>
          </w:tcPr>
          <w:p w14:paraId="01ADF634" w14:textId="77777777" w:rsidR="000C1F87" w:rsidRPr="00063F00" w:rsidRDefault="000C1F87" w:rsidP="00620FB8">
            <w:pPr>
              <w:rPr>
                <w:rFonts w:cs="Tahoma"/>
                <w:sz w:val="18"/>
                <w:szCs w:val="18"/>
              </w:rPr>
            </w:pPr>
            <w:r w:rsidRPr="00063F00">
              <w:rPr>
                <w:rFonts w:cs="Tahoma"/>
                <w:sz w:val="18"/>
                <w:szCs w:val="18"/>
              </w:rPr>
              <w:t>Event Cost</w:t>
            </w:r>
          </w:p>
        </w:tc>
        <w:tc>
          <w:tcPr>
            <w:tcW w:w="509" w:type="pct"/>
          </w:tcPr>
          <w:p w14:paraId="09CADDB8" w14:textId="77777777" w:rsidR="000C1F87" w:rsidRPr="00063F00" w:rsidRDefault="000C1F87" w:rsidP="00620FB8">
            <w:pPr>
              <w:rPr>
                <w:rFonts w:cs="Tahoma"/>
                <w:sz w:val="18"/>
                <w:szCs w:val="18"/>
              </w:rPr>
            </w:pPr>
            <w:r w:rsidRPr="00063F00">
              <w:rPr>
                <w:rFonts w:cs="Tahoma"/>
                <w:sz w:val="18"/>
                <w:szCs w:val="18"/>
              </w:rPr>
              <w:t>17</w:t>
            </w:r>
          </w:p>
        </w:tc>
        <w:tc>
          <w:tcPr>
            <w:tcW w:w="554" w:type="pct"/>
          </w:tcPr>
          <w:p w14:paraId="46A89FDE" w14:textId="77777777" w:rsidR="000C1F87" w:rsidRPr="00063F00" w:rsidRDefault="000C1F87" w:rsidP="00620FB8">
            <w:pPr>
              <w:rPr>
                <w:rFonts w:cs="Tahoma"/>
                <w:sz w:val="18"/>
                <w:szCs w:val="18"/>
              </w:rPr>
            </w:pPr>
            <w:r w:rsidRPr="00063F00">
              <w:rPr>
                <w:rFonts w:cs="Tahoma"/>
                <w:sz w:val="18"/>
                <w:szCs w:val="18"/>
              </w:rPr>
              <w:t>18</w:t>
            </w:r>
          </w:p>
        </w:tc>
        <w:tc>
          <w:tcPr>
            <w:tcW w:w="739" w:type="pct"/>
          </w:tcPr>
          <w:p w14:paraId="4E09DEE7" w14:textId="77777777" w:rsidR="000C1F87" w:rsidRPr="00063F00" w:rsidRDefault="000C1F87" w:rsidP="00620FB8">
            <w:pPr>
              <w:rPr>
                <w:rFonts w:cs="Tahoma"/>
                <w:sz w:val="18"/>
                <w:szCs w:val="18"/>
              </w:rPr>
            </w:pPr>
            <w:r w:rsidRPr="00063F00">
              <w:rPr>
                <w:rFonts w:cs="Tahoma"/>
                <w:sz w:val="18"/>
                <w:szCs w:val="18"/>
              </w:rPr>
              <w:t>Num</w:t>
            </w:r>
          </w:p>
        </w:tc>
        <w:tc>
          <w:tcPr>
            <w:tcW w:w="1432" w:type="pct"/>
          </w:tcPr>
          <w:p w14:paraId="6BB91E94" w14:textId="77777777" w:rsidR="000C1F87" w:rsidRPr="00063F00" w:rsidRDefault="000C1F87" w:rsidP="00620FB8">
            <w:pPr>
              <w:rPr>
                <w:rFonts w:cs="Tahoma"/>
                <w:sz w:val="18"/>
                <w:szCs w:val="18"/>
              </w:rPr>
            </w:pPr>
            <w:r w:rsidRPr="00063F00">
              <w:rPr>
                <w:rFonts w:cs="Tahoma"/>
                <w:sz w:val="18"/>
                <w:szCs w:val="18"/>
              </w:rPr>
              <w:t>e.g. 141 = £1.41</w:t>
            </w:r>
          </w:p>
        </w:tc>
        <w:tc>
          <w:tcPr>
            <w:tcW w:w="879" w:type="pct"/>
          </w:tcPr>
          <w:p w14:paraId="37D70BBA" w14:textId="77777777" w:rsidR="000C1F87" w:rsidRPr="00063F00" w:rsidRDefault="000C1F87" w:rsidP="00620FB8">
            <w:pPr>
              <w:rPr>
                <w:rFonts w:cs="Tahoma"/>
                <w:sz w:val="18"/>
                <w:szCs w:val="18"/>
              </w:rPr>
            </w:pPr>
          </w:p>
        </w:tc>
      </w:tr>
      <w:tr w:rsidR="000C1F87" w:rsidRPr="00484C58" w14:paraId="5ADA715B" w14:textId="77777777" w:rsidTr="00620FB8">
        <w:tc>
          <w:tcPr>
            <w:tcW w:w="887" w:type="pct"/>
          </w:tcPr>
          <w:p w14:paraId="533AB27D" w14:textId="77777777" w:rsidR="000C1F87" w:rsidRPr="00063F00" w:rsidRDefault="000C1F87" w:rsidP="00620FB8">
            <w:pPr>
              <w:rPr>
                <w:rFonts w:cs="Tahoma"/>
                <w:sz w:val="18"/>
                <w:szCs w:val="18"/>
              </w:rPr>
            </w:pPr>
            <w:r w:rsidRPr="00063F00">
              <w:rPr>
                <w:rFonts w:cs="Tahoma"/>
                <w:sz w:val="18"/>
                <w:szCs w:val="18"/>
              </w:rPr>
              <w:t>VAT Status</w:t>
            </w:r>
          </w:p>
        </w:tc>
        <w:tc>
          <w:tcPr>
            <w:tcW w:w="509" w:type="pct"/>
          </w:tcPr>
          <w:p w14:paraId="0DDE5309" w14:textId="77777777" w:rsidR="000C1F87" w:rsidRPr="00063F00" w:rsidRDefault="000C1F87" w:rsidP="00620FB8">
            <w:pPr>
              <w:rPr>
                <w:rFonts w:cs="Tahoma"/>
                <w:sz w:val="18"/>
                <w:szCs w:val="18"/>
              </w:rPr>
            </w:pPr>
            <w:r w:rsidRPr="00063F00">
              <w:rPr>
                <w:rFonts w:cs="Tahoma"/>
                <w:sz w:val="18"/>
                <w:szCs w:val="18"/>
              </w:rPr>
              <w:t>18</w:t>
            </w:r>
          </w:p>
        </w:tc>
        <w:tc>
          <w:tcPr>
            <w:tcW w:w="554" w:type="pct"/>
          </w:tcPr>
          <w:p w14:paraId="252429C8" w14:textId="77777777" w:rsidR="000C1F87" w:rsidRPr="00063F00" w:rsidRDefault="000C1F87" w:rsidP="00620FB8">
            <w:pPr>
              <w:rPr>
                <w:rFonts w:cs="Tahoma"/>
                <w:sz w:val="18"/>
                <w:szCs w:val="18"/>
              </w:rPr>
            </w:pPr>
            <w:r w:rsidRPr="00063F00">
              <w:rPr>
                <w:rFonts w:cs="Tahoma"/>
                <w:sz w:val="18"/>
                <w:szCs w:val="18"/>
              </w:rPr>
              <w:t>2</w:t>
            </w:r>
          </w:p>
        </w:tc>
        <w:tc>
          <w:tcPr>
            <w:tcW w:w="739" w:type="pct"/>
          </w:tcPr>
          <w:p w14:paraId="7763A941" w14:textId="77777777" w:rsidR="000C1F87" w:rsidRPr="00063F00" w:rsidRDefault="000C1F87" w:rsidP="00620FB8">
            <w:pPr>
              <w:rPr>
                <w:rFonts w:cs="Tahoma"/>
                <w:sz w:val="18"/>
                <w:szCs w:val="18"/>
              </w:rPr>
            </w:pPr>
            <w:r w:rsidRPr="00063F00">
              <w:rPr>
                <w:rFonts w:cs="Tahoma"/>
                <w:sz w:val="18"/>
                <w:szCs w:val="18"/>
              </w:rPr>
              <w:t>Num</w:t>
            </w:r>
          </w:p>
        </w:tc>
        <w:tc>
          <w:tcPr>
            <w:tcW w:w="1432" w:type="pct"/>
          </w:tcPr>
          <w:p w14:paraId="45612D61" w14:textId="77777777" w:rsidR="000C1F87" w:rsidRPr="00484C58" w:rsidRDefault="000C1F87" w:rsidP="00B00211">
            <w:pPr>
              <w:tabs>
                <w:tab w:val="right" w:pos="2574"/>
              </w:tabs>
              <w:rPr>
                <w:rFonts w:cs="Tahoma"/>
                <w:sz w:val="18"/>
                <w:szCs w:val="18"/>
                <w:lang w:val="sv-SE"/>
              </w:rPr>
            </w:pPr>
            <w:r w:rsidRPr="00484C58">
              <w:rPr>
                <w:rFonts w:cs="Tahoma"/>
                <w:sz w:val="18"/>
                <w:szCs w:val="18"/>
                <w:lang w:val="sv-SE"/>
              </w:rPr>
              <w:t>e.g.</w:t>
            </w:r>
            <w:r w:rsidR="00B00211" w:rsidRPr="00484C58">
              <w:rPr>
                <w:rFonts w:cs="Tahoma"/>
                <w:sz w:val="18"/>
                <w:szCs w:val="18"/>
                <w:lang w:val="sv-SE"/>
              </w:rPr>
              <w:tab/>
            </w:r>
          </w:p>
          <w:p w14:paraId="3C16CB5D" w14:textId="77777777" w:rsidR="000C1F87" w:rsidRPr="00484C58" w:rsidRDefault="000C1F87" w:rsidP="00620FB8">
            <w:pPr>
              <w:rPr>
                <w:rFonts w:cs="Tahoma"/>
                <w:sz w:val="18"/>
                <w:szCs w:val="18"/>
                <w:lang w:val="sv-SE"/>
              </w:rPr>
            </w:pPr>
            <w:r w:rsidRPr="00484C58">
              <w:rPr>
                <w:rFonts w:cs="Tahoma"/>
                <w:sz w:val="18"/>
                <w:szCs w:val="18"/>
                <w:lang w:val="sv-SE"/>
              </w:rPr>
              <w:t>1 = standard</w:t>
            </w:r>
          </w:p>
          <w:p w14:paraId="5184828E" w14:textId="77777777" w:rsidR="00BC39C4" w:rsidRPr="00484C58" w:rsidRDefault="00BC39C4" w:rsidP="00B85077">
            <w:pPr>
              <w:rPr>
                <w:rFonts w:cs="Tahoma"/>
                <w:sz w:val="18"/>
                <w:szCs w:val="18"/>
                <w:lang w:val="sv-SE"/>
              </w:rPr>
            </w:pPr>
            <w:r w:rsidRPr="00484C58">
              <w:rPr>
                <w:rFonts w:cs="Tahoma"/>
                <w:sz w:val="18"/>
                <w:szCs w:val="18"/>
                <w:lang w:val="sv-SE"/>
              </w:rPr>
              <w:t>2</w:t>
            </w:r>
            <w:r w:rsidR="000C1F87" w:rsidRPr="00484C58">
              <w:rPr>
                <w:rFonts w:cs="Tahoma"/>
                <w:sz w:val="18"/>
                <w:szCs w:val="18"/>
                <w:lang w:val="sv-SE"/>
              </w:rPr>
              <w:t>= VAT exempt</w:t>
            </w:r>
          </w:p>
        </w:tc>
        <w:tc>
          <w:tcPr>
            <w:tcW w:w="879" w:type="pct"/>
          </w:tcPr>
          <w:p w14:paraId="63915E45" w14:textId="77777777" w:rsidR="000C1F87" w:rsidRPr="00484C58" w:rsidRDefault="000C1F87" w:rsidP="00620FB8">
            <w:pPr>
              <w:rPr>
                <w:rFonts w:cs="Tahoma"/>
                <w:sz w:val="18"/>
                <w:szCs w:val="18"/>
                <w:lang w:val="sv-SE"/>
              </w:rPr>
            </w:pPr>
          </w:p>
        </w:tc>
      </w:tr>
      <w:tr w:rsidR="000C1F87" w:rsidRPr="00063F00" w14:paraId="4B48584B" w14:textId="77777777" w:rsidTr="00620FB8">
        <w:tc>
          <w:tcPr>
            <w:tcW w:w="887" w:type="pct"/>
          </w:tcPr>
          <w:p w14:paraId="093B864E" w14:textId="77777777" w:rsidR="000C1F87" w:rsidRPr="00063F00" w:rsidRDefault="000C1F87" w:rsidP="00620FB8">
            <w:pPr>
              <w:rPr>
                <w:rFonts w:cs="Tahoma"/>
                <w:sz w:val="18"/>
                <w:szCs w:val="18"/>
              </w:rPr>
            </w:pPr>
            <w:r w:rsidRPr="00063F00">
              <w:rPr>
                <w:rFonts w:cs="Tahoma"/>
                <w:sz w:val="18"/>
                <w:szCs w:val="18"/>
              </w:rPr>
              <w:t>*CSS Account Number</w:t>
            </w:r>
          </w:p>
        </w:tc>
        <w:tc>
          <w:tcPr>
            <w:tcW w:w="509" w:type="pct"/>
          </w:tcPr>
          <w:p w14:paraId="4B9C146F" w14:textId="77777777" w:rsidR="000C1F87" w:rsidRPr="00063F00" w:rsidRDefault="000C1F87" w:rsidP="00620FB8">
            <w:pPr>
              <w:rPr>
                <w:rFonts w:cs="Tahoma"/>
                <w:sz w:val="18"/>
                <w:szCs w:val="18"/>
              </w:rPr>
            </w:pPr>
            <w:r w:rsidRPr="00063F00">
              <w:rPr>
                <w:rFonts w:cs="Tahoma"/>
                <w:sz w:val="18"/>
                <w:szCs w:val="18"/>
              </w:rPr>
              <w:t>19</w:t>
            </w:r>
          </w:p>
        </w:tc>
        <w:tc>
          <w:tcPr>
            <w:tcW w:w="554" w:type="pct"/>
          </w:tcPr>
          <w:p w14:paraId="3DC8C5B5" w14:textId="77777777" w:rsidR="000C1F87" w:rsidRPr="00063F00" w:rsidRDefault="000C1F87" w:rsidP="00620FB8">
            <w:pPr>
              <w:rPr>
                <w:rFonts w:cs="Tahoma"/>
                <w:sz w:val="18"/>
                <w:szCs w:val="18"/>
              </w:rPr>
            </w:pPr>
            <w:r w:rsidRPr="00063F00">
              <w:rPr>
                <w:rFonts w:cs="Tahoma"/>
                <w:sz w:val="18"/>
                <w:szCs w:val="18"/>
              </w:rPr>
              <w:t>20</w:t>
            </w:r>
          </w:p>
        </w:tc>
        <w:tc>
          <w:tcPr>
            <w:tcW w:w="739" w:type="pct"/>
          </w:tcPr>
          <w:p w14:paraId="5A55935C" w14:textId="77777777" w:rsidR="000C1F87" w:rsidRPr="00063F00" w:rsidRDefault="000C1F87" w:rsidP="00620FB8">
            <w:pPr>
              <w:rPr>
                <w:rFonts w:cs="Tahoma"/>
                <w:sz w:val="18"/>
                <w:szCs w:val="18"/>
              </w:rPr>
            </w:pPr>
            <w:r w:rsidRPr="00063F00">
              <w:rPr>
                <w:rFonts w:cs="Tahoma"/>
                <w:sz w:val="18"/>
                <w:szCs w:val="18"/>
              </w:rPr>
              <w:t>Text</w:t>
            </w:r>
          </w:p>
        </w:tc>
        <w:tc>
          <w:tcPr>
            <w:tcW w:w="1432" w:type="pct"/>
          </w:tcPr>
          <w:p w14:paraId="20030BC3" w14:textId="77777777" w:rsidR="000C1F87" w:rsidRPr="00063F00" w:rsidRDefault="000C1F87" w:rsidP="00620FB8">
            <w:pPr>
              <w:rPr>
                <w:rFonts w:cs="Tahoma"/>
                <w:sz w:val="18"/>
                <w:szCs w:val="18"/>
              </w:rPr>
            </w:pPr>
            <w:r w:rsidRPr="00063F00">
              <w:rPr>
                <w:rFonts w:cs="Tahoma"/>
                <w:sz w:val="18"/>
                <w:szCs w:val="18"/>
              </w:rPr>
              <w:t>Not used for Pole n Duct events</w:t>
            </w:r>
          </w:p>
        </w:tc>
        <w:tc>
          <w:tcPr>
            <w:tcW w:w="879" w:type="pct"/>
          </w:tcPr>
          <w:p w14:paraId="2FE6FB6D" w14:textId="77777777" w:rsidR="000C1F87" w:rsidRPr="00063F00" w:rsidRDefault="000C1F87" w:rsidP="00620FB8">
            <w:pPr>
              <w:rPr>
                <w:rFonts w:cs="Tahoma"/>
                <w:sz w:val="18"/>
                <w:szCs w:val="18"/>
              </w:rPr>
            </w:pPr>
          </w:p>
        </w:tc>
      </w:tr>
      <w:tr w:rsidR="000C1F87" w:rsidRPr="00063F00" w14:paraId="78FF18E5" w14:textId="77777777" w:rsidTr="00620FB8">
        <w:tc>
          <w:tcPr>
            <w:tcW w:w="887" w:type="pct"/>
          </w:tcPr>
          <w:p w14:paraId="31700AF7" w14:textId="77777777" w:rsidR="000C1F87" w:rsidRPr="00063F00" w:rsidRDefault="000C1F87" w:rsidP="00620FB8">
            <w:pPr>
              <w:rPr>
                <w:rFonts w:cs="Tahoma"/>
                <w:sz w:val="18"/>
                <w:szCs w:val="18"/>
              </w:rPr>
            </w:pPr>
            <w:r w:rsidRPr="00063F00">
              <w:rPr>
                <w:rFonts w:cs="Tahoma"/>
                <w:sz w:val="18"/>
                <w:szCs w:val="18"/>
              </w:rPr>
              <w:t>*Prod Type</w:t>
            </w:r>
          </w:p>
        </w:tc>
        <w:tc>
          <w:tcPr>
            <w:tcW w:w="509" w:type="pct"/>
          </w:tcPr>
          <w:p w14:paraId="326177C7" w14:textId="77777777" w:rsidR="000C1F87" w:rsidRPr="00063F00" w:rsidRDefault="000C1F87" w:rsidP="00620FB8">
            <w:pPr>
              <w:rPr>
                <w:rFonts w:cs="Tahoma"/>
                <w:sz w:val="18"/>
                <w:szCs w:val="18"/>
              </w:rPr>
            </w:pPr>
            <w:r w:rsidRPr="00063F00">
              <w:rPr>
                <w:rFonts w:cs="Tahoma"/>
                <w:sz w:val="18"/>
                <w:szCs w:val="18"/>
              </w:rPr>
              <w:t>20</w:t>
            </w:r>
          </w:p>
        </w:tc>
        <w:tc>
          <w:tcPr>
            <w:tcW w:w="554" w:type="pct"/>
          </w:tcPr>
          <w:p w14:paraId="603CE329" w14:textId="77777777" w:rsidR="000C1F87" w:rsidRPr="00063F00" w:rsidRDefault="000C1F87" w:rsidP="00620FB8">
            <w:pPr>
              <w:rPr>
                <w:rFonts w:cs="Tahoma"/>
                <w:sz w:val="18"/>
                <w:szCs w:val="18"/>
              </w:rPr>
            </w:pPr>
            <w:r w:rsidRPr="00063F00">
              <w:rPr>
                <w:rFonts w:cs="Tahoma"/>
                <w:sz w:val="18"/>
                <w:szCs w:val="18"/>
              </w:rPr>
              <w:t>20</w:t>
            </w:r>
          </w:p>
        </w:tc>
        <w:tc>
          <w:tcPr>
            <w:tcW w:w="739" w:type="pct"/>
          </w:tcPr>
          <w:p w14:paraId="1AE37BE1" w14:textId="77777777" w:rsidR="000C1F87" w:rsidRPr="00063F00" w:rsidRDefault="000C1F87" w:rsidP="00620FB8">
            <w:pPr>
              <w:rPr>
                <w:rFonts w:cs="Tahoma"/>
                <w:sz w:val="18"/>
                <w:szCs w:val="18"/>
              </w:rPr>
            </w:pPr>
            <w:r w:rsidRPr="00063F00">
              <w:rPr>
                <w:rFonts w:cs="Tahoma"/>
                <w:sz w:val="18"/>
                <w:szCs w:val="18"/>
              </w:rPr>
              <w:t>Text</w:t>
            </w:r>
          </w:p>
        </w:tc>
        <w:tc>
          <w:tcPr>
            <w:tcW w:w="1432" w:type="pct"/>
          </w:tcPr>
          <w:p w14:paraId="2414345E" w14:textId="77777777" w:rsidR="000C1F87" w:rsidRPr="00063F00" w:rsidRDefault="000C1F87" w:rsidP="00620FB8">
            <w:pPr>
              <w:rPr>
                <w:rFonts w:cs="Tahoma"/>
                <w:sz w:val="18"/>
                <w:szCs w:val="18"/>
              </w:rPr>
            </w:pPr>
            <w:r w:rsidRPr="00063F00">
              <w:rPr>
                <w:rFonts w:cs="Tahoma"/>
                <w:sz w:val="18"/>
                <w:szCs w:val="18"/>
              </w:rPr>
              <w:t>Not used for Pole n Duct events</w:t>
            </w:r>
          </w:p>
        </w:tc>
        <w:tc>
          <w:tcPr>
            <w:tcW w:w="879" w:type="pct"/>
          </w:tcPr>
          <w:p w14:paraId="3629B485" w14:textId="77777777" w:rsidR="000C1F87" w:rsidRPr="00063F00" w:rsidRDefault="000C1F87" w:rsidP="00620FB8">
            <w:pPr>
              <w:rPr>
                <w:rFonts w:cs="Tahoma"/>
                <w:sz w:val="18"/>
                <w:szCs w:val="18"/>
              </w:rPr>
            </w:pPr>
          </w:p>
        </w:tc>
      </w:tr>
      <w:tr w:rsidR="00BC39C4" w:rsidRPr="00063F00" w14:paraId="793C1E05" w14:textId="77777777" w:rsidTr="00620FB8">
        <w:tc>
          <w:tcPr>
            <w:tcW w:w="887" w:type="pct"/>
          </w:tcPr>
          <w:p w14:paraId="6D6B0D70" w14:textId="77777777" w:rsidR="00BC39C4" w:rsidRPr="00063F00" w:rsidRDefault="00BC39C4" w:rsidP="00BC39C4">
            <w:pPr>
              <w:rPr>
                <w:rFonts w:cs="Tahoma"/>
                <w:sz w:val="18"/>
                <w:szCs w:val="18"/>
              </w:rPr>
            </w:pPr>
            <w:r w:rsidRPr="00063F00">
              <w:rPr>
                <w:rFonts w:cs="Tahoma"/>
                <w:sz w:val="18"/>
                <w:szCs w:val="18"/>
              </w:rPr>
              <w:t>*OR Service ID</w:t>
            </w:r>
          </w:p>
        </w:tc>
        <w:tc>
          <w:tcPr>
            <w:tcW w:w="509" w:type="pct"/>
          </w:tcPr>
          <w:p w14:paraId="3EEF7274" w14:textId="77777777" w:rsidR="00BC39C4" w:rsidRPr="00063F00" w:rsidRDefault="00BC39C4" w:rsidP="00BC39C4">
            <w:pPr>
              <w:rPr>
                <w:rFonts w:cs="Tahoma"/>
                <w:sz w:val="18"/>
                <w:szCs w:val="18"/>
              </w:rPr>
            </w:pPr>
            <w:r w:rsidRPr="00063F00">
              <w:rPr>
                <w:rFonts w:cs="Tahoma"/>
                <w:sz w:val="18"/>
                <w:szCs w:val="18"/>
              </w:rPr>
              <w:t>21</w:t>
            </w:r>
          </w:p>
        </w:tc>
        <w:tc>
          <w:tcPr>
            <w:tcW w:w="554" w:type="pct"/>
          </w:tcPr>
          <w:p w14:paraId="0306B438" w14:textId="77777777" w:rsidR="00BC39C4" w:rsidRPr="00063F00" w:rsidRDefault="00BC39C4" w:rsidP="00BC39C4">
            <w:pPr>
              <w:rPr>
                <w:rFonts w:cs="Tahoma"/>
                <w:sz w:val="18"/>
                <w:szCs w:val="18"/>
              </w:rPr>
            </w:pPr>
            <w:r w:rsidRPr="00063F00">
              <w:rPr>
                <w:rFonts w:cs="Tahoma"/>
                <w:sz w:val="18"/>
                <w:szCs w:val="18"/>
              </w:rPr>
              <w:t>20</w:t>
            </w:r>
          </w:p>
        </w:tc>
        <w:tc>
          <w:tcPr>
            <w:tcW w:w="739" w:type="pct"/>
          </w:tcPr>
          <w:p w14:paraId="333C8749" w14:textId="77777777" w:rsidR="00BC39C4" w:rsidRPr="00063F00" w:rsidRDefault="00BC39C4" w:rsidP="00BC39C4">
            <w:pPr>
              <w:rPr>
                <w:rFonts w:cs="Tahoma"/>
                <w:sz w:val="18"/>
                <w:szCs w:val="18"/>
              </w:rPr>
            </w:pPr>
            <w:r w:rsidRPr="00063F00">
              <w:rPr>
                <w:rFonts w:cs="Tahoma"/>
                <w:sz w:val="18"/>
                <w:szCs w:val="18"/>
              </w:rPr>
              <w:t>Text</w:t>
            </w:r>
          </w:p>
        </w:tc>
        <w:tc>
          <w:tcPr>
            <w:tcW w:w="1432" w:type="pct"/>
          </w:tcPr>
          <w:p w14:paraId="341EC52D" w14:textId="77777777" w:rsidR="00BC39C4" w:rsidRPr="00BC39C4" w:rsidRDefault="00BC39C4" w:rsidP="00BC39C4">
            <w:pPr>
              <w:rPr>
                <w:rFonts w:cs="Tahoma"/>
                <w:sz w:val="18"/>
                <w:szCs w:val="18"/>
              </w:rPr>
            </w:pPr>
            <w:r w:rsidRPr="00BC39C4">
              <w:rPr>
                <w:rFonts w:cs="Tahoma"/>
                <w:sz w:val="18"/>
                <w:szCs w:val="18"/>
              </w:rPr>
              <w:t xml:space="preserve">e.g. </w:t>
            </w:r>
            <w:r>
              <w:rPr>
                <w:rFonts w:cs="Tahoma"/>
                <w:sz w:val="18"/>
                <w:szCs w:val="18"/>
              </w:rPr>
              <w:t>OPIA1234599</w:t>
            </w:r>
            <w:r w:rsidRPr="00BC39C4">
              <w:rPr>
                <w:rFonts w:cs="Tahoma"/>
                <w:sz w:val="18"/>
                <w:szCs w:val="18"/>
              </w:rPr>
              <w:t>8</w:t>
            </w:r>
          </w:p>
        </w:tc>
        <w:tc>
          <w:tcPr>
            <w:tcW w:w="879" w:type="pct"/>
          </w:tcPr>
          <w:p w14:paraId="1B7F2F09" w14:textId="77777777" w:rsidR="00BC39C4" w:rsidRPr="00063F00" w:rsidRDefault="00BC39C4" w:rsidP="00BC39C4">
            <w:pPr>
              <w:rPr>
                <w:rFonts w:cs="Tahoma"/>
                <w:sz w:val="18"/>
                <w:szCs w:val="18"/>
              </w:rPr>
            </w:pPr>
          </w:p>
        </w:tc>
      </w:tr>
      <w:tr w:rsidR="00BC39C4" w:rsidRPr="00063F00" w14:paraId="4F077D0B" w14:textId="77777777" w:rsidTr="00620FB8">
        <w:tc>
          <w:tcPr>
            <w:tcW w:w="887" w:type="pct"/>
          </w:tcPr>
          <w:p w14:paraId="12589709" w14:textId="77777777" w:rsidR="00BC39C4" w:rsidRPr="00063F00" w:rsidRDefault="00BC39C4" w:rsidP="00BC39C4">
            <w:pPr>
              <w:rPr>
                <w:rFonts w:cs="Tahoma"/>
                <w:sz w:val="18"/>
                <w:szCs w:val="18"/>
              </w:rPr>
            </w:pPr>
            <w:r w:rsidRPr="00063F00">
              <w:rPr>
                <w:rFonts w:cs="Tahoma"/>
                <w:sz w:val="18"/>
                <w:szCs w:val="18"/>
              </w:rPr>
              <w:t>*Circuit ID</w:t>
            </w:r>
          </w:p>
        </w:tc>
        <w:tc>
          <w:tcPr>
            <w:tcW w:w="509" w:type="pct"/>
          </w:tcPr>
          <w:p w14:paraId="6BA6F96D" w14:textId="77777777" w:rsidR="00BC39C4" w:rsidRPr="00063F00" w:rsidRDefault="00BC39C4" w:rsidP="00BC39C4">
            <w:pPr>
              <w:rPr>
                <w:rFonts w:cs="Tahoma"/>
                <w:sz w:val="18"/>
                <w:szCs w:val="18"/>
              </w:rPr>
            </w:pPr>
            <w:r w:rsidRPr="00063F00">
              <w:rPr>
                <w:rFonts w:cs="Tahoma"/>
                <w:sz w:val="18"/>
                <w:szCs w:val="18"/>
              </w:rPr>
              <w:t>22</w:t>
            </w:r>
          </w:p>
        </w:tc>
        <w:tc>
          <w:tcPr>
            <w:tcW w:w="554" w:type="pct"/>
          </w:tcPr>
          <w:p w14:paraId="7FBBBD89" w14:textId="77777777" w:rsidR="00BC39C4" w:rsidRPr="00063F00" w:rsidRDefault="00BC39C4" w:rsidP="00BC39C4">
            <w:pPr>
              <w:rPr>
                <w:rFonts w:cs="Tahoma"/>
                <w:sz w:val="18"/>
                <w:szCs w:val="18"/>
              </w:rPr>
            </w:pPr>
            <w:r w:rsidRPr="00063F00">
              <w:rPr>
                <w:rFonts w:cs="Tahoma"/>
                <w:sz w:val="18"/>
                <w:szCs w:val="18"/>
              </w:rPr>
              <w:t>20</w:t>
            </w:r>
          </w:p>
        </w:tc>
        <w:tc>
          <w:tcPr>
            <w:tcW w:w="739" w:type="pct"/>
          </w:tcPr>
          <w:p w14:paraId="6063232F" w14:textId="77777777" w:rsidR="00BC39C4" w:rsidRPr="00063F00" w:rsidRDefault="00BC39C4" w:rsidP="00BC39C4">
            <w:pPr>
              <w:rPr>
                <w:rFonts w:cs="Tahoma"/>
                <w:sz w:val="18"/>
                <w:szCs w:val="18"/>
              </w:rPr>
            </w:pPr>
            <w:r w:rsidRPr="00063F00">
              <w:rPr>
                <w:rFonts w:cs="Tahoma"/>
                <w:sz w:val="18"/>
                <w:szCs w:val="18"/>
              </w:rPr>
              <w:t>Text</w:t>
            </w:r>
          </w:p>
        </w:tc>
        <w:tc>
          <w:tcPr>
            <w:tcW w:w="1432" w:type="pct"/>
          </w:tcPr>
          <w:p w14:paraId="5649AA00" w14:textId="77777777" w:rsidR="00BC39C4" w:rsidRPr="00063F00" w:rsidRDefault="00BC39C4" w:rsidP="00BC39C4">
            <w:pPr>
              <w:rPr>
                <w:rFonts w:cs="Tahoma"/>
                <w:sz w:val="18"/>
                <w:szCs w:val="18"/>
              </w:rPr>
            </w:pPr>
            <w:r w:rsidRPr="00063F00">
              <w:rPr>
                <w:rFonts w:cs="Tahoma"/>
                <w:sz w:val="18"/>
                <w:szCs w:val="18"/>
              </w:rPr>
              <w:t>Not used for Pole n Duct events</w:t>
            </w:r>
          </w:p>
        </w:tc>
        <w:tc>
          <w:tcPr>
            <w:tcW w:w="879" w:type="pct"/>
          </w:tcPr>
          <w:p w14:paraId="630B995D" w14:textId="77777777" w:rsidR="00BC39C4" w:rsidRPr="00063F00" w:rsidRDefault="00BC39C4" w:rsidP="00BC39C4">
            <w:pPr>
              <w:rPr>
                <w:rFonts w:cs="Tahoma"/>
                <w:sz w:val="18"/>
                <w:szCs w:val="18"/>
              </w:rPr>
            </w:pPr>
          </w:p>
        </w:tc>
      </w:tr>
      <w:tr w:rsidR="00BC39C4" w:rsidRPr="00063F00" w14:paraId="2087B6E3" w14:textId="77777777" w:rsidTr="00620FB8">
        <w:tc>
          <w:tcPr>
            <w:tcW w:w="887" w:type="pct"/>
          </w:tcPr>
          <w:p w14:paraId="6D54FD4A" w14:textId="77777777" w:rsidR="00BC39C4" w:rsidRPr="00063F00" w:rsidRDefault="00BC39C4" w:rsidP="00BC39C4">
            <w:pPr>
              <w:rPr>
                <w:rFonts w:cs="Tahoma"/>
                <w:sz w:val="18"/>
                <w:szCs w:val="18"/>
              </w:rPr>
            </w:pPr>
            <w:r w:rsidRPr="00063F00">
              <w:rPr>
                <w:rFonts w:cs="Tahoma"/>
                <w:sz w:val="18"/>
                <w:szCs w:val="18"/>
              </w:rPr>
              <w:t>*MDF Site</w:t>
            </w:r>
          </w:p>
        </w:tc>
        <w:tc>
          <w:tcPr>
            <w:tcW w:w="509" w:type="pct"/>
          </w:tcPr>
          <w:p w14:paraId="7085E81B" w14:textId="77777777" w:rsidR="00BC39C4" w:rsidRPr="00063F00" w:rsidRDefault="00BC39C4" w:rsidP="00BC39C4">
            <w:pPr>
              <w:rPr>
                <w:rFonts w:cs="Tahoma"/>
                <w:sz w:val="18"/>
                <w:szCs w:val="18"/>
              </w:rPr>
            </w:pPr>
            <w:r w:rsidRPr="00063F00">
              <w:rPr>
                <w:rFonts w:cs="Tahoma"/>
                <w:sz w:val="18"/>
                <w:szCs w:val="18"/>
              </w:rPr>
              <w:t>23</w:t>
            </w:r>
          </w:p>
        </w:tc>
        <w:tc>
          <w:tcPr>
            <w:tcW w:w="554" w:type="pct"/>
          </w:tcPr>
          <w:p w14:paraId="5C26471F" w14:textId="77777777" w:rsidR="00BC39C4" w:rsidRPr="00063F00" w:rsidRDefault="00BC39C4" w:rsidP="00BC39C4">
            <w:pPr>
              <w:rPr>
                <w:rFonts w:cs="Tahoma"/>
                <w:sz w:val="18"/>
                <w:szCs w:val="18"/>
              </w:rPr>
            </w:pPr>
            <w:r w:rsidRPr="00063F00">
              <w:rPr>
                <w:rFonts w:cs="Tahoma"/>
                <w:sz w:val="18"/>
                <w:szCs w:val="18"/>
              </w:rPr>
              <w:t>20</w:t>
            </w:r>
          </w:p>
        </w:tc>
        <w:tc>
          <w:tcPr>
            <w:tcW w:w="739" w:type="pct"/>
          </w:tcPr>
          <w:p w14:paraId="43835F15" w14:textId="77777777" w:rsidR="00BC39C4" w:rsidRPr="00063F00" w:rsidRDefault="00BC39C4" w:rsidP="00BC39C4">
            <w:pPr>
              <w:rPr>
                <w:rFonts w:cs="Tahoma"/>
                <w:sz w:val="18"/>
                <w:szCs w:val="18"/>
              </w:rPr>
            </w:pPr>
            <w:r w:rsidRPr="00063F00">
              <w:rPr>
                <w:rFonts w:cs="Tahoma"/>
                <w:sz w:val="18"/>
                <w:szCs w:val="18"/>
              </w:rPr>
              <w:t>Text</w:t>
            </w:r>
          </w:p>
        </w:tc>
        <w:tc>
          <w:tcPr>
            <w:tcW w:w="1432" w:type="pct"/>
          </w:tcPr>
          <w:p w14:paraId="21E374E8" w14:textId="77777777" w:rsidR="00BC39C4" w:rsidRPr="00063F00" w:rsidRDefault="00BC39C4" w:rsidP="00BC39C4">
            <w:pPr>
              <w:rPr>
                <w:rFonts w:cs="Tahoma"/>
                <w:sz w:val="18"/>
                <w:szCs w:val="18"/>
              </w:rPr>
            </w:pPr>
            <w:r w:rsidRPr="00063F00">
              <w:rPr>
                <w:rFonts w:cs="Tahoma"/>
                <w:sz w:val="18"/>
                <w:szCs w:val="18"/>
              </w:rPr>
              <w:t>Not used for Pole n Duct events</w:t>
            </w:r>
          </w:p>
        </w:tc>
        <w:tc>
          <w:tcPr>
            <w:tcW w:w="879" w:type="pct"/>
          </w:tcPr>
          <w:p w14:paraId="2E08BEAD" w14:textId="77777777" w:rsidR="00BC39C4" w:rsidRPr="00063F00" w:rsidRDefault="00BC39C4" w:rsidP="00BC39C4">
            <w:pPr>
              <w:rPr>
                <w:rFonts w:cs="Tahoma"/>
                <w:sz w:val="18"/>
                <w:szCs w:val="18"/>
              </w:rPr>
            </w:pPr>
          </w:p>
        </w:tc>
      </w:tr>
      <w:tr w:rsidR="00BC39C4" w:rsidRPr="00063F00" w14:paraId="25B9076D" w14:textId="77777777" w:rsidTr="00620FB8">
        <w:tc>
          <w:tcPr>
            <w:tcW w:w="887" w:type="pct"/>
          </w:tcPr>
          <w:p w14:paraId="117FD33F" w14:textId="77777777" w:rsidR="00BC39C4" w:rsidRPr="00063F00" w:rsidRDefault="00BC39C4" w:rsidP="00BC39C4">
            <w:pPr>
              <w:rPr>
                <w:rFonts w:cs="Tahoma"/>
                <w:sz w:val="18"/>
                <w:szCs w:val="18"/>
              </w:rPr>
            </w:pPr>
            <w:r w:rsidRPr="00063F00">
              <w:rPr>
                <w:rFonts w:cs="Tahoma"/>
                <w:sz w:val="18"/>
                <w:szCs w:val="18"/>
              </w:rPr>
              <w:t>*Room ID</w:t>
            </w:r>
          </w:p>
        </w:tc>
        <w:tc>
          <w:tcPr>
            <w:tcW w:w="509" w:type="pct"/>
          </w:tcPr>
          <w:p w14:paraId="6FD7D4E0" w14:textId="77777777" w:rsidR="00BC39C4" w:rsidRPr="00063F00" w:rsidRDefault="00BC39C4" w:rsidP="00BC39C4">
            <w:pPr>
              <w:rPr>
                <w:rFonts w:cs="Tahoma"/>
                <w:sz w:val="18"/>
                <w:szCs w:val="18"/>
              </w:rPr>
            </w:pPr>
            <w:r w:rsidRPr="00063F00">
              <w:rPr>
                <w:rFonts w:cs="Tahoma"/>
                <w:sz w:val="18"/>
                <w:szCs w:val="18"/>
              </w:rPr>
              <w:t>24</w:t>
            </w:r>
          </w:p>
        </w:tc>
        <w:tc>
          <w:tcPr>
            <w:tcW w:w="554" w:type="pct"/>
          </w:tcPr>
          <w:p w14:paraId="460E9008" w14:textId="77777777" w:rsidR="00BC39C4" w:rsidRPr="00063F00" w:rsidRDefault="00BC39C4" w:rsidP="00BC39C4">
            <w:pPr>
              <w:rPr>
                <w:rFonts w:cs="Tahoma"/>
                <w:sz w:val="18"/>
                <w:szCs w:val="18"/>
              </w:rPr>
            </w:pPr>
            <w:r w:rsidRPr="00063F00">
              <w:rPr>
                <w:rFonts w:cs="Tahoma"/>
                <w:sz w:val="18"/>
                <w:szCs w:val="18"/>
              </w:rPr>
              <w:t>20</w:t>
            </w:r>
          </w:p>
        </w:tc>
        <w:tc>
          <w:tcPr>
            <w:tcW w:w="739" w:type="pct"/>
          </w:tcPr>
          <w:p w14:paraId="37B86A15" w14:textId="77777777" w:rsidR="00BC39C4" w:rsidRPr="00063F00" w:rsidRDefault="00BC39C4" w:rsidP="00BC39C4">
            <w:pPr>
              <w:rPr>
                <w:rFonts w:cs="Tahoma"/>
                <w:sz w:val="18"/>
                <w:szCs w:val="18"/>
              </w:rPr>
            </w:pPr>
            <w:r w:rsidRPr="00063F00">
              <w:rPr>
                <w:rFonts w:cs="Tahoma"/>
                <w:sz w:val="18"/>
                <w:szCs w:val="18"/>
              </w:rPr>
              <w:t>Text</w:t>
            </w:r>
          </w:p>
        </w:tc>
        <w:tc>
          <w:tcPr>
            <w:tcW w:w="1432" w:type="pct"/>
          </w:tcPr>
          <w:p w14:paraId="38CA860A" w14:textId="77777777" w:rsidR="00BC39C4" w:rsidRPr="00063F00" w:rsidRDefault="00BC39C4" w:rsidP="00BC39C4">
            <w:pPr>
              <w:rPr>
                <w:rFonts w:cs="Tahoma"/>
                <w:sz w:val="18"/>
                <w:szCs w:val="18"/>
              </w:rPr>
            </w:pPr>
            <w:r w:rsidRPr="00063F00">
              <w:rPr>
                <w:rFonts w:cs="Tahoma"/>
                <w:sz w:val="18"/>
                <w:szCs w:val="18"/>
              </w:rPr>
              <w:t>Not used for Pole n Duct events</w:t>
            </w:r>
          </w:p>
        </w:tc>
        <w:tc>
          <w:tcPr>
            <w:tcW w:w="879" w:type="pct"/>
          </w:tcPr>
          <w:p w14:paraId="4C850260" w14:textId="77777777" w:rsidR="00BC39C4" w:rsidRPr="00063F00" w:rsidRDefault="00BC39C4" w:rsidP="00BC39C4">
            <w:pPr>
              <w:rPr>
                <w:rFonts w:cs="Tahoma"/>
                <w:sz w:val="18"/>
                <w:szCs w:val="18"/>
              </w:rPr>
            </w:pPr>
          </w:p>
        </w:tc>
      </w:tr>
      <w:tr w:rsidR="00BC39C4" w:rsidRPr="00063F00" w14:paraId="13696525" w14:textId="77777777" w:rsidTr="00620FB8">
        <w:trPr>
          <w:trHeight w:val="498"/>
        </w:trPr>
        <w:tc>
          <w:tcPr>
            <w:tcW w:w="887" w:type="pct"/>
            <w:tcBorders>
              <w:bottom w:val="single" w:sz="6" w:space="0" w:color="000000"/>
            </w:tcBorders>
          </w:tcPr>
          <w:p w14:paraId="465E9F50" w14:textId="77777777" w:rsidR="00BC39C4" w:rsidRPr="00063F00" w:rsidRDefault="00BC39C4" w:rsidP="00BC39C4">
            <w:pPr>
              <w:rPr>
                <w:rFonts w:cs="Tahoma"/>
                <w:sz w:val="18"/>
                <w:szCs w:val="18"/>
              </w:rPr>
            </w:pPr>
            <w:r w:rsidRPr="00063F00">
              <w:rPr>
                <w:rFonts w:cs="Tahoma"/>
                <w:sz w:val="18"/>
                <w:szCs w:val="18"/>
              </w:rPr>
              <w:t>*Service ID</w:t>
            </w:r>
          </w:p>
        </w:tc>
        <w:tc>
          <w:tcPr>
            <w:tcW w:w="509" w:type="pct"/>
            <w:tcBorders>
              <w:bottom w:val="single" w:sz="6" w:space="0" w:color="000000"/>
            </w:tcBorders>
          </w:tcPr>
          <w:p w14:paraId="37129B2D" w14:textId="77777777" w:rsidR="00BC39C4" w:rsidRPr="00063F00" w:rsidRDefault="00BC39C4" w:rsidP="00BC39C4">
            <w:pPr>
              <w:rPr>
                <w:rFonts w:cs="Tahoma"/>
                <w:sz w:val="18"/>
                <w:szCs w:val="18"/>
              </w:rPr>
            </w:pPr>
            <w:r w:rsidRPr="00063F00">
              <w:rPr>
                <w:rFonts w:cs="Tahoma"/>
                <w:sz w:val="18"/>
                <w:szCs w:val="18"/>
              </w:rPr>
              <w:t>25</w:t>
            </w:r>
          </w:p>
        </w:tc>
        <w:tc>
          <w:tcPr>
            <w:tcW w:w="554" w:type="pct"/>
            <w:tcBorders>
              <w:bottom w:val="single" w:sz="6" w:space="0" w:color="000000"/>
            </w:tcBorders>
          </w:tcPr>
          <w:p w14:paraId="5FD7E264" w14:textId="77777777" w:rsidR="00BC39C4" w:rsidRPr="00063F00" w:rsidRDefault="00BC39C4" w:rsidP="00BC39C4">
            <w:pPr>
              <w:rPr>
                <w:rFonts w:cs="Tahoma"/>
                <w:sz w:val="18"/>
                <w:szCs w:val="18"/>
              </w:rPr>
            </w:pPr>
            <w:r w:rsidRPr="00063F00">
              <w:rPr>
                <w:rFonts w:cs="Tahoma"/>
                <w:sz w:val="18"/>
                <w:szCs w:val="18"/>
              </w:rPr>
              <w:t>40</w:t>
            </w:r>
          </w:p>
        </w:tc>
        <w:tc>
          <w:tcPr>
            <w:tcW w:w="739" w:type="pct"/>
            <w:tcBorders>
              <w:bottom w:val="single" w:sz="6" w:space="0" w:color="000000"/>
            </w:tcBorders>
          </w:tcPr>
          <w:p w14:paraId="7814F662" w14:textId="77777777" w:rsidR="00BC39C4" w:rsidRPr="00063F00" w:rsidRDefault="00BC39C4" w:rsidP="00BC39C4">
            <w:pPr>
              <w:rPr>
                <w:rFonts w:cs="Tahoma"/>
                <w:sz w:val="18"/>
                <w:szCs w:val="18"/>
              </w:rPr>
            </w:pPr>
            <w:r w:rsidRPr="00063F00">
              <w:rPr>
                <w:rFonts w:cs="Tahoma"/>
                <w:sz w:val="18"/>
                <w:szCs w:val="18"/>
              </w:rPr>
              <w:t>Text</w:t>
            </w:r>
          </w:p>
        </w:tc>
        <w:tc>
          <w:tcPr>
            <w:tcW w:w="1432" w:type="pct"/>
            <w:tcBorders>
              <w:bottom w:val="single" w:sz="6" w:space="0" w:color="000000"/>
            </w:tcBorders>
          </w:tcPr>
          <w:p w14:paraId="573D088F" w14:textId="77777777" w:rsidR="00BC39C4" w:rsidRPr="00063F00" w:rsidRDefault="00BC39C4" w:rsidP="00BC39C4">
            <w:pPr>
              <w:rPr>
                <w:rFonts w:cs="Tahoma"/>
                <w:sz w:val="18"/>
                <w:szCs w:val="18"/>
              </w:rPr>
            </w:pPr>
            <w:r w:rsidRPr="00063F00">
              <w:rPr>
                <w:rFonts w:cs="Tahoma"/>
                <w:sz w:val="18"/>
                <w:szCs w:val="18"/>
              </w:rPr>
              <w:t>Not used for Pole n Duct events</w:t>
            </w:r>
          </w:p>
        </w:tc>
        <w:tc>
          <w:tcPr>
            <w:tcW w:w="879" w:type="pct"/>
            <w:tcBorders>
              <w:bottom w:val="single" w:sz="6" w:space="0" w:color="000000"/>
            </w:tcBorders>
          </w:tcPr>
          <w:p w14:paraId="5B7E32A2" w14:textId="77777777" w:rsidR="00BC39C4" w:rsidRPr="00063F00" w:rsidRDefault="00BC39C4" w:rsidP="00BC39C4">
            <w:pPr>
              <w:rPr>
                <w:rFonts w:cs="Tahoma"/>
                <w:sz w:val="18"/>
                <w:szCs w:val="18"/>
              </w:rPr>
            </w:pPr>
          </w:p>
        </w:tc>
      </w:tr>
      <w:tr w:rsidR="00BC39C4" w:rsidRPr="00063F00" w14:paraId="21BD5EC8" w14:textId="77777777" w:rsidTr="00620FB8">
        <w:tc>
          <w:tcPr>
            <w:tcW w:w="887" w:type="pct"/>
          </w:tcPr>
          <w:p w14:paraId="4D59EC52" w14:textId="77777777" w:rsidR="00BC39C4" w:rsidRPr="00063F00" w:rsidRDefault="00BC39C4" w:rsidP="00BC39C4">
            <w:pPr>
              <w:rPr>
                <w:rFonts w:cs="Tahoma"/>
                <w:sz w:val="18"/>
                <w:szCs w:val="18"/>
              </w:rPr>
            </w:pPr>
            <w:r w:rsidRPr="00063F00">
              <w:rPr>
                <w:rFonts w:cs="Tahoma"/>
                <w:sz w:val="18"/>
                <w:szCs w:val="18"/>
              </w:rPr>
              <w:t>Event Class</w:t>
            </w:r>
          </w:p>
        </w:tc>
        <w:tc>
          <w:tcPr>
            <w:tcW w:w="509" w:type="pct"/>
          </w:tcPr>
          <w:p w14:paraId="0DCBE241" w14:textId="77777777" w:rsidR="00BC39C4" w:rsidRPr="00063F00" w:rsidRDefault="00BC39C4" w:rsidP="00BC39C4">
            <w:pPr>
              <w:rPr>
                <w:rFonts w:cs="Tahoma"/>
                <w:sz w:val="18"/>
                <w:szCs w:val="18"/>
              </w:rPr>
            </w:pPr>
            <w:r w:rsidRPr="00063F00">
              <w:rPr>
                <w:rFonts w:cs="Tahoma"/>
                <w:sz w:val="18"/>
                <w:szCs w:val="18"/>
              </w:rPr>
              <w:t>26</w:t>
            </w:r>
          </w:p>
        </w:tc>
        <w:tc>
          <w:tcPr>
            <w:tcW w:w="554" w:type="pct"/>
          </w:tcPr>
          <w:p w14:paraId="61B390A2" w14:textId="77777777" w:rsidR="00BC39C4" w:rsidRPr="00063F00" w:rsidRDefault="00BC39C4" w:rsidP="00BC39C4">
            <w:pPr>
              <w:rPr>
                <w:rFonts w:cs="Tahoma"/>
                <w:sz w:val="18"/>
                <w:szCs w:val="18"/>
              </w:rPr>
            </w:pPr>
            <w:r w:rsidRPr="00063F00">
              <w:rPr>
                <w:rFonts w:cs="Tahoma"/>
                <w:sz w:val="18"/>
                <w:szCs w:val="18"/>
              </w:rPr>
              <w:t>40</w:t>
            </w:r>
          </w:p>
        </w:tc>
        <w:tc>
          <w:tcPr>
            <w:tcW w:w="739" w:type="pct"/>
          </w:tcPr>
          <w:p w14:paraId="40C07975" w14:textId="77777777" w:rsidR="00BC39C4" w:rsidRPr="00063F00" w:rsidRDefault="00BC39C4" w:rsidP="00BC39C4">
            <w:pPr>
              <w:rPr>
                <w:rFonts w:cs="Tahoma"/>
                <w:sz w:val="18"/>
                <w:szCs w:val="18"/>
              </w:rPr>
            </w:pPr>
            <w:r w:rsidRPr="00063F00">
              <w:rPr>
                <w:rFonts w:cs="Tahoma"/>
                <w:sz w:val="18"/>
                <w:szCs w:val="18"/>
              </w:rPr>
              <w:t>Text</w:t>
            </w:r>
          </w:p>
        </w:tc>
        <w:tc>
          <w:tcPr>
            <w:tcW w:w="1432" w:type="pct"/>
          </w:tcPr>
          <w:p w14:paraId="330058D8" w14:textId="77777777" w:rsidR="00BC39C4" w:rsidRPr="00063F00" w:rsidRDefault="00BC39C4" w:rsidP="00BC39C4">
            <w:pPr>
              <w:rPr>
                <w:rFonts w:cs="Tahoma"/>
                <w:sz w:val="18"/>
                <w:szCs w:val="18"/>
              </w:rPr>
            </w:pPr>
            <w:r w:rsidRPr="00063F00">
              <w:rPr>
                <w:rFonts w:cs="Tahoma"/>
                <w:sz w:val="18"/>
                <w:szCs w:val="18"/>
              </w:rPr>
              <w:t>Not used for Pole n Duct events</w:t>
            </w:r>
          </w:p>
        </w:tc>
        <w:tc>
          <w:tcPr>
            <w:tcW w:w="879" w:type="pct"/>
          </w:tcPr>
          <w:p w14:paraId="2F5D1A0E" w14:textId="77777777" w:rsidR="00BC39C4" w:rsidRPr="00063F00" w:rsidRDefault="00BC39C4" w:rsidP="00BC39C4">
            <w:pPr>
              <w:rPr>
                <w:rFonts w:cs="Tahoma"/>
                <w:sz w:val="18"/>
                <w:szCs w:val="18"/>
              </w:rPr>
            </w:pPr>
          </w:p>
        </w:tc>
      </w:tr>
      <w:tr w:rsidR="00BC39C4" w:rsidRPr="00063F00" w14:paraId="77BA0B85" w14:textId="77777777" w:rsidTr="00620FB8">
        <w:tc>
          <w:tcPr>
            <w:tcW w:w="887" w:type="pct"/>
          </w:tcPr>
          <w:p w14:paraId="78E9F45F" w14:textId="77777777" w:rsidR="00BC39C4" w:rsidRPr="00063F00" w:rsidRDefault="00BC39C4" w:rsidP="00BC39C4">
            <w:pPr>
              <w:rPr>
                <w:rFonts w:cs="Tahoma"/>
                <w:sz w:val="18"/>
                <w:szCs w:val="18"/>
              </w:rPr>
            </w:pPr>
            <w:r w:rsidRPr="00063F00">
              <w:rPr>
                <w:rFonts w:cs="Tahoma"/>
                <w:sz w:val="18"/>
                <w:szCs w:val="18"/>
              </w:rPr>
              <w:t>*Event Name</w:t>
            </w:r>
          </w:p>
        </w:tc>
        <w:tc>
          <w:tcPr>
            <w:tcW w:w="509" w:type="pct"/>
          </w:tcPr>
          <w:p w14:paraId="4250D8EC" w14:textId="77777777" w:rsidR="00BC39C4" w:rsidRPr="00063F00" w:rsidRDefault="00BC39C4" w:rsidP="00BC39C4">
            <w:pPr>
              <w:rPr>
                <w:rFonts w:cs="Tahoma"/>
                <w:sz w:val="18"/>
                <w:szCs w:val="18"/>
              </w:rPr>
            </w:pPr>
            <w:r w:rsidRPr="00063F00">
              <w:rPr>
                <w:rFonts w:cs="Tahoma"/>
                <w:sz w:val="18"/>
                <w:szCs w:val="18"/>
              </w:rPr>
              <w:t>27</w:t>
            </w:r>
          </w:p>
        </w:tc>
        <w:tc>
          <w:tcPr>
            <w:tcW w:w="554" w:type="pct"/>
          </w:tcPr>
          <w:p w14:paraId="329EABAE" w14:textId="77777777" w:rsidR="00BC39C4" w:rsidRPr="00063F00" w:rsidRDefault="00BC39C4" w:rsidP="00BC39C4">
            <w:pPr>
              <w:rPr>
                <w:rFonts w:cs="Tahoma"/>
                <w:sz w:val="18"/>
                <w:szCs w:val="18"/>
              </w:rPr>
            </w:pPr>
            <w:r w:rsidRPr="00063F00">
              <w:rPr>
                <w:rFonts w:cs="Tahoma"/>
                <w:sz w:val="18"/>
                <w:szCs w:val="18"/>
              </w:rPr>
              <w:t>40</w:t>
            </w:r>
          </w:p>
        </w:tc>
        <w:tc>
          <w:tcPr>
            <w:tcW w:w="739" w:type="pct"/>
          </w:tcPr>
          <w:p w14:paraId="0C2CF2CD" w14:textId="77777777" w:rsidR="00BC39C4" w:rsidRPr="00063F00" w:rsidRDefault="00BC39C4" w:rsidP="00BC39C4">
            <w:pPr>
              <w:rPr>
                <w:rFonts w:cs="Tahoma"/>
                <w:sz w:val="18"/>
                <w:szCs w:val="18"/>
              </w:rPr>
            </w:pPr>
            <w:r w:rsidRPr="00063F00">
              <w:rPr>
                <w:rFonts w:cs="Tahoma"/>
                <w:sz w:val="18"/>
                <w:szCs w:val="18"/>
              </w:rPr>
              <w:t>Text</w:t>
            </w:r>
          </w:p>
        </w:tc>
        <w:tc>
          <w:tcPr>
            <w:tcW w:w="1432" w:type="pct"/>
          </w:tcPr>
          <w:p w14:paraId="336B6BFA" w14:textId="77777777" w:rsidR="00BC39C4" w:rsidRPr="00063F00" w:rsidRDefault="00BC39C4" w:rsidP="00BC39C4">
            <w:pPr>
              <w:rPr>
                <w:rFonts w:cs="Tahoma"/>
                <w:sz w:val="18"/>
                <w:szCs w:val="18"/>
              </w:rPr>
            </w:pPr>
            <w:r w:rsidRPr="00063F00">
              <w:rPr>
                <w:rFonts w:cs="Tahoma"/>
                <w:sz w:val="18"/>
                <w:szCs w:val="18"/>
              </w:rPr>
              <w:t>Not used for Pole n Duct events</w:t>
            </w:r>
          </w:p>
        </w:tc>
        <w:tc>
          <w:tcPr>
            <w:tcW w:w="879" w:type="pct"/>
          </w:tcPr>
          <w:p w14:paraId="3B1A36EE" w14:textId="77777777" w:rsidR="00BC39C4" w:rsidRPr="00063F00" w:rsidRDefault="00BC39C4" w:rsidP="00BC39C4">
            <w:pPr>
              <w:rPr>
                <w:rFonts w:cs="Tahoma"/>
                <w:sz w:val="18"/>
                <w:szCs w:val="18"/>
              </w:rPr>
            </w:pPr>
          </w:p>
        </w:tc>
      </w:tr>
      <w:tr w:rsidR="00BC39C4" w:rsidRPr="00063F00" w14:paraId="0679EDEA" w14:textId="77777777" w:rsidTr="00620FB8">
        <w:tc>
          <w:tcPr>
            <w:tcW w:w="887" w:type="pct"/>
          </w:tcPr>
          <w:p w14:paraId="3758DCF6" w14:textId="77777777" w:rsidR="00BC39C4" w:rsidRPr="00063F00" w:rsidRDefault="00BC39C4" w:rsidP="00BC39C4">
            <w:pPr>
              <w:rPr>
                <w:rFonts w:cs="Tahoma"/>
                <w:sz w:val="18"/>
                <w:szCs w:val="18"/>
              </w:rPr>
            </w:pPr>
            <w:r w:rsidRPr="00063F00">
              <w:rPr>
                <w:rFonts w:cs="Tahoma"/>
                <w:sz w:val="18"/>
                <w:szCs w:val="18"/>
              </w:rPr>
              <w:t>*CBUK reference number</w:t>
            </w:r>
          </w:p>
        </w:tc>
        <w:tc>
          <w:tcPr>
            <w:tcW w:w="509" w:type="pct"/>
          </w:tcPr>
          <w:p w14:paraId="672195B8" w14:textId="77777777" w:rsidR="00BC39C4" w:rsidRPr="00063F00" w:rsidRDefault="00BC39C4" w:rsidP="00BC39C4">
            <w:pPr>
              <w:rPr>
                <w:rFonts w:cs="Tahoma"/>
                <w:sz w:val="18"/>
                <w:szCs w:val="18"/>
              </w:rPr>
            </w:pPr>
            <w:r w:rsidRPr="00063F00">
              <w:rPr>
                <w:rFonts w:cs="Tahoma"/>
                <w:sz w:val="18"/>
                <w:szCs w:val="18"/>
              </w:rPr>
              <w:t>28</w:t>
            </w:r>
          </w:p>
        </w:tc>
        <w:tc>
          <w:tcPr>
            <w:tcW w:w="554" w:type="pct"/>
          </w:tcPr>
          <w:p w14:paraId="0E799135" w14:textId="77777777" w:rsidR="00BC39C4" w:rsidRPr="00063F00" w:rsidRDefault="00BC39C4" w:rsidP="00BC39C4">
            <w:pPr>
              <w:rPr>
                <w:rFonts w:cs="Tahoma"/>
                <w:sz w:val="18"/>
                <w:szCs w:val="18"/>
              </w:rPr>
            </w:pPr>
            <w:r w:rsidRPr="00063F00">
              <w:rPr>
                <w:rFonts w:cs="Tahoma"/>
                <w:sz w:val="18"/>
                <w:szCs w:val="18"/>
              </w:rPr>
              <w:t>20</w:t>
            </w:r>
          </w:p>
        </w:tc>
        <w:tc>
          <w:tcPr>
            <w:tcW w:w="739" w:type="pct"/>
          </w:tcPr>
          <w:p w14:paraId="68C45E2A" w14:textId="77777777" w:rsidR="00BC39C4" w:rsidRPr="00063F00" w:rsidRDefault="00BC39C4" w:rsidP="00BC39C4">
            <w:pPr>
              <w:rPr>
                <w:rFonts w:cs="Tahoma"/>
                <w:sz w:val="18"/>
                <w:szCs w:val="18"/>
              </w:rPr>
            </w:pPr>
            <w:r w:rsidRPr="00063F00">
              <w:rPr>
                <w:rFonts w:cs="Tahoma"/>
                <w:sz w:val="18"/>
                <w:szCs w:val="18"/>
              </w:rPr>
              <w:t>Text</w:t>
            </w:r>
          </w:p>
        </w:tc>
        <w:tc>
          <w:tcPr>
            <w:tcW w:w="1432" w:type="pct"/>
          </w:tcPr>
          <w:p w14:paraId="505D6F23" w14:textId="77777777" w:rsidR="00BC39C4" w:rsidRPr="00063F00" w:rsidRDefault="00BC39C4" w:rsidP="00BC39C4">
            <w:pPr>
              <w:rPr>
                <w:rFonts w:cs="Tahoma"/>
                <w:sz w:val="18"/>
                <w:szCs w:val="18"/>
              </w:rPr>
            </w:pPr>
            <w:r w:rsidRPr="00063F00">
              <w:rPr>
                <w:rFonts w:cs="Tahoma"/>
                <w:sz w:val="18"/>
                <w:szCs w:val="18"/>
              </w:rPr>
              <w:t>Not used for Pole n Duct events</w:t>
            </w:r>
          </w:p>
        </w:tc>
        <w:tc>
          <w:tcPr>
            <w:tcW w:w="879" w:type="pct"/>
          </w:tcPr>
          <w:p w14:paraId="2B7D718D" w14:textId="77777777" w:rsidR="00BC39C4" w:rsidRPr="00063F00" w:rsidRDefault="00BC39C4" w:rsidP="00BC39C4">
            <w:pPr>
              <w:rPr>
                <w:rFonts w:cs="Tahoma"/>
                <w:sz w:val="18"/>
                <w:szCs w:val="18"/>
              </w:rPr>
            </w:pPr>
          </w:p>
        </w:tc>
      </w:tr>
      <w:tr w:rsidR="00BC39C4" w:rsidRPr="00063F00" w14:paraId="6D4986BB" w14:textId="77777777" w:rsidTr="00620FB8">
        <w:tc>
          <w:tcPr>
            <w:tcW w:w="887" w:type="pct"/>
          </w:tcPr>
          <w:p w14:paraId="0EA8EC9F" w14:textId="77777777" w:rsidR="00BC39C4" w:rsidRPr="00063F00" w:rsidRDefault="00BC39C4" w:rsidP="00BC39C4">
            <w:pPr>
              <w:rPr>
                <w:rFonts w:cs="Tahoma"/>
                <w:sz w:val="18"/>
                <w:szCs w:val="18"/>
              </w:rPr>
            </w:pPr>
            <w:r w:rsidRPr="00063F00">
              <w:rPr>
                <w:rFonts w:cs="Tahoma"/>
                <w:sz w:val="18"/>
                <w:szCs w:val="18"/>
              </w:rPr>
              <w:t>*CLI</w:t>
            </w:r>
          </w:p>
        </w:tc>
        <w:tc>
          <w:tcPr>
            <w:tcW w:w="509" w:type="pct"/>
          </w:tcPr>
          <w:p w14:paraId="018A5599" w14:textId="77777777" w:rsidR="00BC39C4" w:rsidRPr="00063F00" w:rsidRDefault="00BC39C4" w:rsidP="00BC39C4">
            <w:pPr>
              <w:rPr>
                <w:rFonts w:cs="Tahoma"/>
                <w:sz w:val="18"/>
                <w:szCs w:val="18"/>
              </w:rPr>
            </w:pPr>
            <w:r w:rsidRPr="00063F00">
              <w:rPr>
                <w:rFonts w:cs="Tahoma"/>
                <w:sz w:val="18"/>
                <w:szCs w:val="18"/>
              </w:rPr>
              <w:t>29</w:t>
            </w:r>
          </w:p>
        </w:tc>
        <w:tc>
          <w:tcPr>
            <w:tcW w:w="554" w:type="pct"/>
          </w:tcPr>
          <w:p w14:paraId="33028D26" w14:textId="77777777" w:rsidR="00BC39C4" w:rsidRPr="00063F00" w:rsidRDefault="00BC39C4" w:rsidP="00BC39C4">
            <w:pPr>
              <w:rPr>
                <w:rFonts w:cs="Tahoma"/>
                <w:sz w:val="18"/>
                <w:szCs w:val="18"/>
              </w:rPr>
            </w:pPr>
            <w:r w:rsidRPr="00063F00">
              <w:rPr>
                <w:rFonts w:cs="Tahoma"/>
                <w:sz w:val="18"/>
                <w:szCs w:val="18"/>
              </w:rPr>
              <w:t>20</w:t>
            </w:r>
          </w:p>
        </w:tc>
        <w:tc>
          <w:tcPr>
            <w:tcW w:w="739" w:type="pct"/>
          </w:tcPr>
          <w:p w14:paraId="03EDB7FC" w14:textId="77777777" w:rsidR="00BC39C4" w:rsidRPr="00063F00" w:rsidRDefault="00BC39C4" w:rsidP="00BC39C4">
            <w:pPr>
              <w:rPr>
                <w:rFonts w:cs="Tahoma"/>
                <w:sz w:val="18"/>
                <w:szCs w:val="18"/>
              </w:rPr>
            </w:pPr>
            <w:r w:rsidRPr="00063F00">
              <w:rPr>
                <w:rFonts w:cs="Tahoma"/>
                <w:sz w:val="18"/>
                <w:szCs w:val="18"/>
              </w:rPr>
              <w:t>Text</w:t>
            </w:r>
          </w:p>
        </w:tc>
        <w:tc>
          <w:tcPr>
            <w:tcW w:w="1432" w:type="pct"/>
          </w:tcPr>
          <w:p w14:paraId="51B800F8" w14:textId="77777777" w:rsidR="00BC39C4" w:rsidRPr="00063F00" w:rsidRDefault="00BC39C4" w:rsidP="00BC39C4">
            <w:pPr>
              <w:rPr>
                <w:rFonts w:cs="Tahoma"/>
                <w:sz w:val="18"/>
                <w:szCs w:val="18"/>
              </w:rPr>
            </w:pPr>
            <w:r w:rsidRPr="00063F00">
              <w:rPr>
                <w:rFonts w:cs="Tahoma"/>
                <w:sz w:val="18"/>
                <w:szCs w:val="18"/>
              </w:rPr>
              <w:t>Not used for Pole n Duct events</w:t>
            </w:r>
          </w:p>
        </w:tc>
        <w:tc>
          <w:tcPr>
            <w:tcW w:w="879" w:type="pct"/>
          </w:tcPr>
          <w:p w14:paraId="1B0A180E" w14:textId="77777777" w:rsidR="00BC39C4" w:rsidRPr="00063F00" w:rsidRDefault="00BC39C4" w:rsidP="00BC39C4">
            <w:pPr>
              <w:rPr>
                <w:rFonts w:cs="Tahoma"/>
                <w:sz w:val="18"/>
                <w:szCs w:val="18"/>
              </w:rPr>
            </w:pPr>
          </w:p>
        </w:tc>
      </w:tr>
      <w:tr w:rsidR="00BC39C4" w:rsidRPr="00063F00" w14:paraId="220D56E6" w14:textId="77777777" w:rsidTr="00620FB8">
        <w:tc>
          <w:tcPr>
            <w:tcW w:w="887" w:type="pct"/>
          </w:tcPr>
          <w:p w14:paraId="38C2B63C" w14:textId="77777777" w:rsidR="00BC39C4" w:rsidRPr="00063F00" w:rsidRDefault="00BC39C4" w:rsidP="00BC39C4">
            <w:pPr>
              <w:rPr>
                <w:rFonts w:cs="Tahoma"/>
                <w:sz w:val="18"/>
                <w:szCs w:val="18"/>
              </w:rPr>
            </w:pPr>
            <w:r w:rsidRPr="00063F00">
              <w:rPr>
                <w:rFonts w:cs="Tahoma"/>
                <w:sz w:val="18"/>
                <w:szCs w:val="18"/>
              </w:rPr>
              <w:t>*MAC code</w:t>
            </w:r>
          </w:p>
        </w:tc>
        <w:tc>
          <w:tcPr>
            <w:tcW w:w="509" w:type="pct"/>
          </w:tcPr>
          <w:p w14:paraId="20D5F0D8" w14:textId="77777777" w:rsidR="00BC39C4" w:rsidRPr="00063F00" w:rsidRDefault="00BC39C4" w:rsidP="00BC39C4">
            <w:pPr>
              <w:rPr>
                <w:rFonts w:cs="Tahoma"/>
                <w:sz w:val="18"/>
                <w:szCs w:val="18"/>
              </w:rPr>
            </w:pPr>
            <w:r w:rsidRPr="00063F00">
              <w:rPr>
                <w:rFonts w:cs="Tahoma"/>
                <w:sz w:val="18"/>
                <w:szCs w:val="18"/>
              </w:rPr>
              <w:t>30</w:t>
            </w:r>
          </w:p>
        </w:tc>
        <w:tc>
          <w:tcPr>
            <w:tcW w:w="554" w:type="pct"/>
          </w:tcPr>
          <w:p w14:paraId="4A85482A" w14:textId="77777777" w:rsidR="00BC39C4" w:rsidRPr="00063F00" w:rsidRDefault="00BC39C4" w:rsidP="00BC39C4">
            <w:pPr>
              <w:rPr>
                <w:rFonts w:cs="Tahoma"/>
                <w:sz w:val="18"/>
                <w:szCs w:val="18"/>
              </w:rPr>
            </w:pPr>
            <w:r w:rsidRPr="00063F00">
              <w:rPr>
                <w:rFonts w:cs="Tahoma"/>
                <w:sz w:val="18"/>
                <w:szCs w:val="18"/>
              </w:rPr>
              <w:t>20</w:t>
            </w:r>
          </w:p>
        </w:tc>
        <w:tc>
          <w:tcPr>
            <w:tcW w:w="739" w:type="pct"/>
          </w:tcPr>
          <w:p w14:paraId="762E47D9" w14:textId="77777777" w:rsidR="00BC39C4" w:rsidRPr="00063F00" w:rsidRDefault="00BC39C4" w:rsidP="00BC39C4">
            <w:pPr>
              <w:rPr>
                <w:rFonts w:cs="Tahoma"/>
                <w:sz w:val="18"/>
                <w:szCs w:val="18"/>
              </w:rPr>
            </w:pPr>
            <w:r w:rsidRPr="00063F00">
              <w:rPr>
                <w:rFonts w:cs="Tahoma"/>
                <w:sz w:val="18"/>
                <w:szCs w:val="18"/>
              </w:rPr>
              <w:t>Text</w:t>
            </w:r>
          </w:p>
        </w:tc>
        <w:tc>
          <w:tcPr>
            <w:tcW w:w="1432" w:type="pct"/>
          </w:tcPr>
          <w:p w14:paraId="688752CE" w14:textId="77777777" w:rsidR="00BC39C4" w:rsidRPr="00063F00" w:rsidRDefault="00BC39C4" w:rsidP="00BC39C4">
            <w:pPr>
              <w:rPr>
                <w:rFonts w:cs="Tahoma"/>
                <w:sz w:val="18"/>
                <w:szCs w:val="18"/>
              </w:rPr>
            </w:pPr>
            <w:r w:rsidRPr="00063F00">
              <w:rPr>
                <w:rFonts w:cs="Tahoma"/>
                <w:sz w:val="18"/>
                <w:szCs w:val="18"/>
              </w:rPr>
              <w:t>Not used for Pole n Duct events</w:t>
            </w:r>
          </w:p>
        </w:tc>
        <w:tc>
          <w:tcPr>
            <w:tcW w:w="879" w:type="pct"/>
          </w:tcPr>
          <w:p w14:paraId="2A809628" w14:textId="77777777" w:rsidR="00BC39C4" w:rsidRPr="00063F00" w:rsidRDefault="00BC39C4" w:rsidP="00BC39C4">
            <w:pPr>
              <w:rPr>
                <w:rFonts w:cs="Tahoma"/>
                <w:sz w:val="18"/>
                <w:szCs w:val="18"/>
              </w:rPr>
            </w:pPr>
          </w:p>
        </w:tc>
      </w:tr>
      <w:tr w:rsidR="00BC39C4" w:rsidRPr="00063F00" w14:paraId="4BDF86C1" w14:textId="77777777" w:rsidTr="00620FB8">
        <w:tc>
          <w:tcPr>
            <w:tcW w:w="887" w:type="pct"/>
          </w:tcPr>
          <w:p w14:paraId="74CB6B46" w14:textId="77777777" w:rsidR="00BC39C4" w:rsidRPr="00063F00" w:rsidRDefault="00BC39C4" w:rsidP="004372BD">
            <w:pPr>
              <w:rPr>
                <w:rFonts w:cs="Tahoma"/>
                <w:sz w:val="18"/>
                <w:szCs w:val="18"/>
              </w:rPr>
            </w:pPr>
            <w:r w:rsidRPr="00063F00">
              <w:rPr>
                <w:rFonts w:cs="Tahoma"/>
                <w:sz w:val="18"/>
                <w:szCs w:val="18"/>
              </w:rPr>
              <w:t>*</w:t>
            </w:r>
            <w:r w:rsidR="004372BD" w:rsidRPr="00E37833">
              <w:rPr>
                <w:rFonts w:cs="Tahoma"/>
                <w:sz w:val="18"/>
                <w:szCs w:val="18"/>
              </w:rPr>
              <w:t>Invoice Id</w:t>
            </w:r>
          </w:p>
        </w:tc>
        <w:tc>
          <w:tcPr>
            <w:tcW w:w="509" w:type="pct"/>
          </w:tcPr>
          <w:p w14:paraId="3ADF65B3" w14:textId="77777777" w:rsidR="00BC39C4" w:rsidRPr="00063F00" w:rsidRDefault="00BC39C4" w:rsidP="00BC39C4">
            <w:pPr>
              <w:rPr>
                <w:rFonts w:cs="Tahoma"/>
                <w:sz w:val="18"/>
                <w:szCs w:val="18"/>
              </w:rPr>
            </w:pPr>
            <w:r w:rsidRPr="00063F00">
              <w:rPr>
                <w:rFonts w:cs="Tahoma"/>
                <w:sz w:val="18"/>
                <w:szCs w:val="18"/>
              </w:rPr>
              <w:t>31</w:t>
            </w:r>
          </w:p>
        </w:tc>
        <w:tc>
          <w:tcPr>
            <w:tcW w:w="554" w:type="pct"/>
          </w:tcPr>
          <w:p w14:paraId="274D54E0" w14:textId="77777777" w:rsidR="00BC39C4" w:rsidRPr="00063F00" w:rsidRDefault="00BC39C4" w:rsidP="00BC39C4">
            <w:pPr>
              <w:rPr>
                <w:rFonts w:cs="Tahoma"/>
                <w:sz w:val="18"/>
                <w:szCs w:val="18"/>
              </w:rPr>
            </w:pPr>
            <w:r w:rsidRPr="00063F00">
              <w:rPr>
                <w:rFonts w:cs="Tahoma"/>
                <w:sz w:val="18"/>
                <w:szCs w:val="18"/>
              </w:rPr>
              <w:t>2</w:t>
            </w:r>
            <w:r w:rsidR="004372BD">
              <w:rPr>
                <w:rFonts w:cs="Tahoma"/>
                <w:sz w:val="18"/>
                <w:szCs w:val="18"/>
              </w:rPr>
              <w:t>50</w:t>
            </w:r>
            <w:r w:rsidRPr="00063F00">
              <w:rPr>
                <w:rFonts w:cs="Tahoma"/>
                <w:sz w:val="18"/>
                <w:szCs w:val="18"/>
              </w:rPr>
              <w:t>0</w:t>
            </w:r>
          </w:p>
        </w:tc>
        <w:tc>
          <w:tcPr>
            <w:tcW w:w="739" w:type="pct"/>
          </w:tcPr>
          <w:p w14:paraId="5CBDEED7" w14:textId="77777777" w:rsidR="00BC39C4" w:rsidRPr="00063F00" w:rsidRDefault="00BC39C4" w:rsidP="00BC39C4">
            <w:pPr>
              <w:rPr>
                <w:rFonts w:cs="Tahoma"/>
                <w:sz w:val="18"/>
                <w:szCs w:val="18"/>
              </w:rPr>
            </w:pPr>
            <w:r w:rsidRPr="00063F00">
              <w:rPr>
                <w:rFonts w:cs="Tahoma"/>
                <w:sz w:val="18"/>
                <w:szCs w:val="18"/>
              </w:rPr>
              <w:t>Text</w:t>
            </w:r>
          </w:p>
        </w:tc>
        <w:tc>
          <w:tcPr>
            <w:tcW w:w="1432" w:type="pct"/>
          </w:tcPr>
          <w:p w14:paraId="7D80834C" w14:textId="77777777" w:rsidR="00B804B1" w:rsidRDefault="00B804B1" w:rsidP="00AA6268">
            <w:pPr>
              <w:spacing w:after="120"/>
              <w:rPr>
                <w:rFonts w:ascii="Calibri" w:hAnsi="Calibri"/>
                <w:color w:val="000000"/>
                <w:sz w:val="22"/>
                <w:szCs w:val="22"/>
              </w:rPr>
            </w:pPr>
            <w:r>
              <w:rPr>
                <w:rFonts w:cs="Arial"/>
                <w:sz w:val="18"/>
                <w:szCs w:val="18"/>
              </w:rPr>
              <w:t>e.g.</w:t>
            </w:r>
            <w:r>
              <w:rPr>
                <w:rFonts w:ascii="Calibri" w:hAnsi="Calibri"/>
                <w:color w:val="000000"/>
                <w:sz w:val="22"/>
                <w:szCs w:val="22"/>
              </w:rPr>
              <w:t>GM00000023 M001 1/GM00000023 M002 1</w:t>
            </w:r>
          </w:p>
          <w:p w14:paraId="4639E89B" w14:textId="77777777" w:rsidR="00BC39C4" w:rsidRPr="00063F00" w:rsidRDefault="00B804B1" w:rsidP="00B804B1">
            <w:pPr>
              <w:rPr>
                <w:rFonts w:cs="Tahoma"/>
                <w:sz w:val="18"/>
                <w:szCs w:val="18"/>
              </w:rPr>
            </w:pPr>
            <w:r>
              <w:rPr>
                <w:rFonts w:ascii="Calibri" w:hAnsi="Calibri"/>
                <w:color w:val="000000"/>
                <w:sz w:val="22"/>
                <w:szCs w:val="22"/>
              </w:rPr>
              <w:t>etc..</w:t>
            </w:r>
            <w:r w:rsidRPr="004E6AA3">
              <w:rPr>
                <w:sz w:val="18"/>
                <w:szCs w:val="18"/>
              </w:rPr>
              <w:t>.</w:t>
            </w:r>
          </w:p>
        </w:tc>
        <w:tc>
          <w:tcPr>
            <w:tcW w:w="879" w:type="pct"/>
          </w:tcPr>
          <w:p w14:paraId="369D4EA9" w14:textId="77777777" w:rsidR="00BC39C4" w:rsidRPr="00063F00" w:rsidRDefault="00EA4F53" w:rsidP="00B804B1">
            <w:pPr>
              <w:rPr>
                <w:rFonts w:cs="Tahoma"/>
                <w:sz w:val="18"/>
                <w:szCs w:val="18"/>
              </w:rPr>
            </w:pPr>
            <w:r>
              <w:rPr>
                <w:sz w:val="18"/>
                <w:szCs w:val="18"/>
              </w:rPr>
              <w:t>Invoice Id is list of invoice against which charges are reconciled.</w:t>
            </w:r>
          </w:p>
        </w:tc>
      </w:tr>
      <w:tr w:rsidR="00BC39C4" w:rsidRPr="00063F00" w14:paraId="0EA634B8" w14:textId="77777777" w:rsidTr="00620FB8">
        <w:tc>
          <w:tcPr>
            <w:tcW w:w="887" w:type="pct"/>
          </w:tcPr>
          <w:p w14:paraId="59418064" w14:textId="77777777" w:rsidR="00BC39C4" w:rsidRPr="00063F00" w:rsidRDefault="00BC39C4" w:rsidP="00BC39C4">
            <w:pPr>
              <w:rPr>
                <w:rFonts w:cs="Tahoma"/>
                <w:sz w:val="18"/>
                <w:szCs w:val="18"/>
              </w:rPr>
            </w:pPr>
            <w:r w:rsidRPr="00063F00">
              <w:rPr>
                <w:rFonts w:cs="Tahoma"/>
                <w:sz w:val="18"/>
                <w:szCs w:val="18"/>
              </w:rPr>
              <w:t>*TRC Start date time</w:t>
            </w:r>
          </w:p>
        </w:tc>
        <w:tc>
          <w:tcPr>
            <w:tcW w:w="509" w:type="pct"/>
          </w:tcPr>
          <w:p w14:paraId="40E753D8" w14:textId="77777777" w:rsidR="00BC39C4" w:rsidRPr="00063F00" w:rsidRDefault="00BC39C4" w:rsidP="00BC39C4">
            <w:pPr>
              <w:rPr>
                <w:rFonts w:cs="Tahoma"/>
                <w:sz w:val="18"/>
                <w:szCs w:val="18"/>
              </w:rPr>
            </w:pPr>
            <w:r w:rsidRPr="00063F00">
              <w:rPr>
                <w:rFonts w:cs="Tahoma"/>
                <w:sz w:val="18"/>
                <w:szCs w:val="18"/>
              </w:rPr>
              <w:t>32</w:t>
            </w:r>
          </w:p>
        </w:tc>
        <w:tc>
          <w:tcPr>
            <w:tcW w:w="554" w:type="pct"/>
          </w:tcPr>
          <w:p w14:paraId="0588654E" w14:textId="77777777" w:rsidR="00BC39C4" w:rsidRPr="00063F00" w:rsidRDefault="00BC39C4" w:rsidP="00BC39C4">
            <w:pPr>
              <w:rPr>
                <w:rFonts w:cs="Tahoma"/>
                <w:sz w:val="18"/>
                <w:szCs w:val="18"/>
              </w:rPr>
            </w:pPr>
          </w:p>
        </w:tc>
        <w:tc>
          <w:tcPr>
            <w:tcW w:w="739" w:type="pct"/>
          </w:tcPr>
          <w:p w14:paraId="5CA32106" w14:textId="77777777" w:rsidR="00BC39C4" w:rsidRPr="00063F00" w:rsidRDefault="00BC39C4" w:rsidP="00BC39C4">
            <w:pPr>
              <w:rPr>
                <w:rFonts w:cs="Tahoma"/>
                <w:sz w:val="18"/>
                <w:szCs w:val="18"/>
              </w:rPr>
            </w:pPr>
            <w:r w:rsidRPr="00063F00">
              <w:rPr>
                <w:rFonts w:cs="Tahoma"/>
                <w:sz w:val="18"/>
                <w:szCs w:val="18"/>
              </w:rPr>
              <w:t>DATE</w:t>
            </w:r>
          </w:p>
        </w:tc>
        <w:tc>
          <w:tcPr>
            <w:tcW w:w="1432" w:type="pct"/>
          </w:tcPr>
          <w:p w14:paraId="7936CC27" w14:textId="77777777" w:rsidR="00BC39C4" w:rsidRPr="00063F00" w:rsidRDefault="00BC39C4" w:rsidP="00BC39C4">
            <w:pPr>
              <w:rPr>
                <w:rFonts w:cs="Tahoma"/>
                <w:sz w:val="18"/>
                <w:szCs w:val="18"/>
              </w:rPr>
            </w:pPr>
            <w:r w:rsidRPr="00063F00">
              <w:rPr>
                <w:rFonts w:cs="Tahoma"/>
                <w:sz w:val="18"/>
                <w:szCs w:val="18"/>
              </w:rPr>
              <w:t>Not used for Pole n Duct events</w:t>
            </w:r>
          </w:p>
        </w:tc>
        <w:tc>
          <w:tcPr>
            <w:tcW w:w="879" w:type="pct"/>
          </w:tcPr>
          <w:p w14:paraId="4642E05D" w14:textId="77777777" w:rsidR="00BC39C4" w:rsidRPr="00063F00" w:rsidRDefault="00BC39C4" w:rsidP="00BC39C4">
            <w:pPr>
              <w:rPr>
                <w:rFonts w:cs="Tahoma"/>
                <w:sz w:val="18"/>
                <w:szCs w:val="18"/>
              </w:rPr>
            </w:pPr>
          </w:p>
        </w:tc>
      </w:tr>
      <w:tr w:rsidR="00BC39C4" w:rsidRPr="00063F00" w14:paraId="2979F027" w14:textId="77777777" w:rsidTr="00620FB8">
        <w:tc>
          <w:tcPr>
            <w:tcW w:w="887" w:type="pct"/>
          </w:tcPr>
          <w:p w14:paraId="19411DA9" w14:textId="77777777" w:rsidR="00BC39C4" w:rsidRPr="00063F00" w:rsidRDefault="00BC39C4" w:rsidP="00BC39C4">
            <w:pPr>
              <w:rPr>
                <w:rFonts w:cs="Tahoma"/>
                <w:sz w:val="18"/>
                <w:szCs w:val="18"/>
              </w:rPr>
            </w:pPr>
            <w:r w:rsidRPr="00063F00">
              <w:rPr>
                <w:rFonts w:cs="Tahoma"/>
                <w:sz w:val="18"/>
                <w:szCs w:val="18"/>
              </w:rPr>
              <w:t>*Clear code</w:t>
            </w:r>
          </w:p>
        </w:tc>
        <w:tc>
          <w:tcPr>
            <w:tcW w:w="509" w:type="pct"/>
          </w:tcPr>
          <w:p w14:paraId="721B9350" w14:textId="77777777" w:rsidR="00BC39C4" w:rsidRPr="00063F00" w:rsidRDefault="00BC39C4" w:rsidP="00BC39C4">
            <w:pPr>
              <w:rPr>
                <w:rFonts w:cs="Tahoma"/>
                <w:sz w:val="18"/>
                <w:szCs w:val="18"/>
              </w:rPr>
            </w:pPr>
            <w:r w:rsidRPr="00063F00">
              <w:rPr>
                <w:rFonts w:cs="Tahoma"/>
                <w:sz w:val="18"/>
                <w:szCs w:val="18"/>
              </w:rPr>
              <w:t>33</w:t>
            </w:r>
          </w:p>
        </w:tc>
        <w:tc>
          <w:tcPr>
            <w:tcW w:w="554" w:type="pct"/>
          </w:tcPr>
          <w:p w14:paraId="26EF69BD" w14:textId="77777777" w:rsidR="00BC39C4" w:rsidRPr="00063F00" w:rsidRDefault="00BC39C4" w:rsidP="00BC39C4">
            <w:pPr>
              <w:rPr>
                <w:rFonts w:cs="Tahoma"/>
                <w:sz w:val="18"/>
                <w:szCs w:val="18"/>
              </w:rPr>
            </w:pPr>
            <w:r w:rsidRPr="00063F00">
              <w:rPr>
                <w:rFonts w:cs="Tahoma"/>
                <w:sz w:val="18"/>
                <w:szCs w:val="18"/>
              </w:rPr>
              <w:t>20</w:t>
            </w:r>
          </w:p>
        </w:tc>
        <w:tc>
          <w:tcPr>
            <w:tcW w:w="739" w:type="pct"/>
          </w:tcPr>
          <w:p w14:paraId="49B82CEF" w14:textId="77777777" w:rsidR="00BC39C4" w:rsidRPr="00063F00" w:rsidRDefault="00BC39C4" w:rsidP="00BC39C4">
            <w:pPr>
              <w:rPr>
                <w:rFonts w:cs="Tahoma"/>
                <w:sz w:val="18"/>
                <w:szCs w:val="18"/>
              </w:rPr>
            </w:pPr>
            <w:r w:rsidRPr="00063F00">
              <w:rPr>
                <w:rFonts w:cs="Tahoma"/>
                <w:sz w:val="18"/>
                <w:szCs w:val="18"/>
              </w:rPr>
              <w:t>Text</w:t>
            </w:r>
          </w:p>
        </w:tc>
        <w:tc>
          <w:tcPr>
            <w:tcW w:w="1432" w:type="pct"/>
          </w:tcPr>
          <w:p w14:paraId="39A0AC49" w14:textId="77777777" w:rsidR="00BC39C4" w:rsidRPr="00063F00" w:rsidRDefault="00BC39C4" w:rsidP="00BC39C4">
            <w:pPr>
              <w:rPr>
                <w:rFonts w:cs="Tahoma"/>
                <w:sz w:val="18"/>
                <w:szCs w:val="18"/>
              </w:rPr>
            </w:pPr>
            <w:r w:rsidRPr="00063F00">
              <w:rPr>
                <w:rFonts w:cs="Tahoma"/>
                <w:sz w:val="18"/>
                <w:szCs w:val="18"/>
              </w:rPr>
              <w:t>Not used for Pole n Duct events</w:t>
            </w:r>
          </w:p>
        </w:tc>
        <w:tc>
          <w:tcPr>
            <w:tcW w:w="879" w:type="pct"/>
          </w:tcPr>
          <w:p w14:paraId="63FE2FBA" w14:textId="77777777" w:rsidR="00BC39C4" w:rsidRPr="00063F00" w:rsidRDefault="00BC39C4" w:rsidP="00BC39C4">
            <w:pPr>
              <w:rPr>
                <w:rFonts w:cs="Tahoma"/>
                <w:sz w:val="18"/>
                <w:szCs w:val="18"/>
              </w:rPr>
            </w:pPr>
          </w:p>
        </w:tc>
      </w:tr>
      <w:tr w:rsidR="00BC39C4" w:rsidRPr="00063F00" w14:paraId="38BA6D36" w14:textId="77777777" w:rsidTr="00620FB8">
        <w:trPr>
          <w:trHeight w:val="699"/>
        </w:trPr>
        <w:tc>
          <w:tcPr>
            <w:tcW w:w="887" w:type="pct"/>
          </w:tcPr>
          <w:p w14:paraId="45FECC21" w14:textId="77777777" w:rsidR="00BC39C4" w:rsidRPr="00063F00" w:rsidRDefault="00BC39C4" w:rsidP="00BC39C4">
            <w:pPr>
              <w:rPr>
                <w:rFonts w:cs="Tahoma"/>
                <w:sz w:val="18"/>
                <w:szCs w:val="18"/>
              </w:rPr>
            </w:pPr>
            <w:r w:rsidRPr="00063F00">
              <w:rPr>
                <w:rFonts w:cs="Tahoma"/>
                <w:sz w:val="18"/>
                <w:szCs w:val="18"/>
              </w:rPr>
              <w:t>*TRC description code</w:t>
            </w:r>
          </w:p>
        </w:tc>
        <w:tc>
          <w:tcPr>
            <w:tcW w:w="509" w:type="pct"/>
          </w:tcPr>
          <w:p w14:paraId="5AE9DE29" w14:textId="77777777" w:rsidR="00BC39C4" w:rsidRPr="00063F00" w:rsidRDefault="00BC39C4" w:rsidP="00BC39C4">
            <w:pPr>
              <w:rPr>
                <w:rFonts w:cs="Tahoma"/>
                <w:sz w:val="18"/>
                <w:szCs w:val="18"/>
              </w:rPr>
            </w:pPr>
            <w:r w:rsidRPr="00063F00">
              <w:rPr>
                <w:rFonts w:cs="Tahoma"/>
                <w:sz w:val="18"/>
                <w:szCs w:val="18"/>
              </w:rPr>
              <w:t>34</w:t>
            </w:r>
          </w:p>
        </w:tc>
        <w:tc>
          <w:tcPr>
            <w:tcW w:w="554" w:type="pct"/>
          </w:tcPr>
          <w:p w14:paraId="58FCB25F" w14:textId="77777777" w:rsidR="00BC39C4" w:rsidRPr="00063F00" w:rsidRDefault="00BC39C4" w:rsidP="00BC39C4">
            <w:pPr>
              <w:rPr>
                <w:rFonts w:cs="Tahoma"/>
                <w:sz w:val="18"/>
                <w:szCs w:val="18"/>
              </w:rPr>
            </w:pPr>
            <w:r w:rsidRPr="00063F00">
              <w:rPr>
                <w:rFonts w:cs="Tahoma"/>
                <w:sz w:val="18"/>
                <w:szCs w:val="18"/>
              </w:rPr>
              <w:t>20</w:t>
            </w:r>
          </w:p>
        </w:tc>
        <w:tc>
          <w:tcPr>
            <w:tcW w:w="739" w:type="pct"/>
          </w:tcPr>
          <w:p w14:paraId="7153BA6E" w14:textId="77777777" w:rsidR="00BC39C4" w:rsidRPr="00063F00" w:rsidRDefault="00BC39C4" w:rsidP="00BC39C4">
            <w:pPr>
              <w:rPr>
                <w:rFonts w:cs="Tahoma"/>
                <w:sz w:val="18"/>
                <w:szCs w:val="18"/>
              </w:rPr>
            </w:pPr>
            <w:r w:rsidRPr="00063F00">
              <w:rPr>
                <w:rFonts w:cs="Tahoma"/>
                <w:sz w:val="18"/>
                <w:szCs w:val="18"/>
              </w:rPr>
              <w:t>Text</w:t>
            </w:r>
          </w:p>
        </w:tc>
        <w:tc>
          <w:tcPr>
            <w:tcW w:w="1432" w:type="pct"/>
          </w:tcPr>
          <w:p w14:paraId="3423F896" w14:textId="77777777" w:rsidR="00BC39C4" w:rsidRPr="00063F00" w:rsidRDefault="00BC39C4" w:rsidP="00BC39C4">
            <w:pPr>
              <w:rPr>
                <w:rFonts w:cs="Tahoma"/>
                <w:sz w:val="18"/>
                <w:szCs w:val="18"/>
              </w:rPr>
            </w:pPr>
            <w:r w:rsidRPr="00063F00">
              <w:rPr>
                <w:rFonts w:cs="Tahoma"/>
                <w:sz w:val="18"/>
                <w:szCs w:val="18"/>
              </w:rPr>
              <w:t>Not used for Pole n Duct events</w:t>
            </w:r>
          </w:p>
        </w:tc>
        <w:tc>
          <w:tcPr>
            <w:tcW w:w="879" w:type="pct"/>
          </w:tcPr>
          <w:p w14:paraId="63045840" w14:textId="77777777" w:rsidR="00BC39C4" w:rsidRPr="00063F00" w:rsidRDefault="00BC39C4" w:rsidP="00BC39C4">
            <w:pPr>
              <w:rPr>
                <w:rFonts w:cs="Tahoma"/>
                <w:sz w:val="18"/>
                <w:szCs w:val="18"/>
              </w:rPr>
            </w:pPr>
          </w:p>
        </w:tc>
      </w:tr>
      <w:tr w:rsidR="00DF61DD" w:rsidRPr="00063F00" w14:paraId="3F13DFD8" w14:textId="77777777" w:rsidTr="00620FB8">
        <w:tc>
          <w:tcPr>
            <w:tcW w:w="887" w:type="pct"/>
          </w:tcPr>
          <w:p w14:paraId="62FC81EA" w14:textId="77777777" w:rsidR="00DF61DD" w:rsidRPr="00063F00" w:rsidRDefault="00DF61DD" w:rsidP="00DF61DD">
            <w:pPr>
              <w:rPr>
                <w:rFonts w:cs="Tahoma"/>
                <w:sz w:val="18"/>
                <w:szCs w:val="18"/>
              </w:rPr>
            </w:pPr>
            <w:r w:rsidRPr="00063F00">
              <w:rPr>
                <w:rFonts w:cs="Tahoma"/>
                <w:sz w:val="18"/>
                <w:szCs w:val="18"/>
              </w:rPr>
              <w:t>Price list reference</w:t>
            </w:r>
          </w:p>
        </w:tc>
        <w:tc>
          <w:tcPr>
            <w:tcW w:w="509" w:type="pct"/>
          </w:tcPr>
          <w:p w14:paraId="0C10CAEC" w14:textId="77777777" w:rsidR="00DF61DD" w:rsidRPr="00063F00" w:rsidRDefault="00DF61DD" w:rsidP="00DF61DD">
            <w:pPr>
              <w:rPr>
                <w:rFonts w:cs="Tahoma"/>
                <w:sz w:val="18"/>
                <w:szCs w:val="18"/>
              </w:rPr>
            </w:pPr>
            <w:r w:rsidRPr="00063F00">
              <w:rPr>
                <w:rFonts w:cs="Tahoma"/>
                <w:sz w:val="18"/>
                <w:szCs w:val="18"/>
              </w:rPr>
              <w:t>35</w:t>
            </w:r>
          </w:p>
        </w:tc>
        <w:tc>
          <w:tcPr>
            <w:tcW w:w="554" w:type="pct"/>
          </w:tcPr>
          <w:p w14:paraId="7B457C33" w14:textId="77777777" w:rsidR="00DF61DD" w:rsidRPr="00063F00" w:rsidRDefault="00DF61DD" w:rsidP="00DF61DD">
            <w:pPr>
              <w:rPr>
                <w:rFonts w:cs="Tahoma"/>
                <w:sz w:val="18"/>
                <w:szCs w:val="18"/>
              </w:rPr>
            </w:pPr>
            <w:r w:rsidRPr="00063F00">
              <w:rPr>
                <w:rFonts w:cs="Tahoma"/>
                <w:sz w:val="18"/>
                <w:szCs w:val="18"/>
              </w:rPr>
              <w:t>256</w:t>
            </w:r>
          </w:p>
        </w:tc>
        <w:tc>
          <w:tcPr>
            <w:tcW w:w="739" w:type="pct"/>
          </w:tcPr>
          <w:p w14:paraId="33BAA0C5" w14:textId="77777777" w:rsidR="00DF61DD" w:rsidRPr="00063F00" w:rsidRDefault="00DF61DD" w:rsidP="00DF61DD">
            <w:pPr>
              <w:rPr>
                <w:rFonts w:cs="Tahoma"/>
                <w:sz w:val="18"/>
                <w:szCs w:val="18"/>
              </w:rPr>
            </w:pPr>
            <w:r w:rsidRPr="00063F00">
              <w:rPr>
                <w:rFonts w:cs="Tahoma"/>
                <w:sz w:val="18"/>
                <w:szCs w:val="18"/>
              </w:rPr>
              <w:t>Text</w:t>
            </w:r>
          </w:p>
        </w:tc>
        <w:tc>
          <w:tcPr>
            <w:tcW w:w="1432" w:type="pct"/>
          </w:tcPr>
          <w:p w14:paraId="19B6834E" w14:textId="77777777" w:rsidR="00DF61DD" w:rsidRPr="00063F00" w:rsidRDefault="00DF61DD" w:rsidP="00DF61DD">
            <w:pPr>
              <w:rPr>
                <w:rFonts w:cs="Tahoma"/>
                <w:sz w:val="18"/>
                <w:szCs w:val="18"/>
              </w:rPr>
            </w:pPr>
            <w:r w:rsidRPr="00063F00">
              <w:rPr>
                <w:rFonts w:cs="Tahoma"/>
                <w:sz w:val="18"/>
                <w:szCs w:val="18"/>
              </w:rPr>
              <w:t>e.g. 6.1.5 Ancillary Activities</w:t>
            </w:r>
          </w:p>
        </w:tc>
        <w:tc>
          <w:tcPr>
            <w:tcW w:w="879" w:type="pct"/>
          </w:tcPr>
          <w:p w14:paraId="09D803BB" w14:textId="77777777" w:rsidR="00DF61DD" w:rsidRPr="00063F00" w:rsidRDefault="00DF61DD" w:rsidP="00DF61DD">
            <w:pPr>
              <w:rPr>
                <w:rFonts w:cs="Tahoma"/>
                <w:sz w:val="18"/>
                <w:szCs w:val="18"/>
              </w:rPr>
            </w:pPr>
            <w:r>
              <w:rPr>
                <w:rFonts w:cs="Tahoma"/>
                <w:sz w:val="18"/>
                <w:szCs w:val="18"/>
              </w:rPr>
              <w:t>Price List reference will be displayed when available</w:t>
            </w:r>
          </w:p>
        </w:tc>
      </w:tr>
      <w:tr w:rsidR="00DF61DD" w:rsidRPr="00063F00" w14:paraId="169EAA8D" w14:textId="77777777" w:rsidTr="00620FB8">
        <w:tc>
          <w:tcPr>
            <w:tcW w:w="887" w:type="pct"/>
          </w:tcPr>
          <w:p w14:paraId="787F432C" w14:textId="77777777" w:rsidR="00DF61DD" w:rsidRPr="00063F00" w:rsidRDefault="00DF61DD" w:rsidP="00DF61DD">
            <w:pPr>
              <w:rPr>
                <w:rFonts w:cs="Tahoma"/>
                <w:sz w:val="18"/>
                <w:szCs w:val="18"/>
              </w:rPr>
            </w:pPr>
            <w:r w:rsidRPr="00063F00">
              <w:rPr>
                <w:rFonts w:cs="Tahoma"/>
                <w:sz w:val="18"/>
                <w:szCs w:val="18"/>
              </w:rPr>
              <w:t>Price list description</w:t>
            </w:r>
          </w:p>
        </w:tc>
        <w:tc>
          <w:tcPr>
            <w:tcW w:w="509" w:type="pct"/>
          </w:tcPr>
          <w:p w14:paraId="4540E9CB" w14:textId="77777777" w:rsidR="00DF61DD" w:rsidRPr="00063F00" w:rsidRDefault="00DF61DD" w:rsidP="00DF61DD">
            <w:pPr>
              <w:rPr>
                <w:rFonts w:cs="Tahoma"/>
                <w:sz w:val="18"/>
                <w:szCs w:val="18"/>
              </w:rPr>
            </w:pPr>
            <w:r w:rsidRPr="00063F00">
              <w:rPr>
                <w:rFonts w:cs="Tahoma"/>
                <w:sz w:val="18"/>
                <w:szCs w:val="18"/>
              </w:rPr>
              <w:t>36</w:t>
            </w:r>
          </w:p>
        </w:tc>
        <w:tc>
          <w:tcPr>
            <w:tcW w:w="554" w:type="pct"/>
          </w:tcPr>
          <w:p w14:paraId="6655DF7E" w14:textId="77777777" w:rsidR="00DF61DD" w:rsidRPr="00063F00" w:rsidRDefault="00DF61DD" w:rsidP="00DF61DD">
            <w:pPr>
              <w:rPr>
                <w:rFonts w:cs="Tahoma"/>
                <w:sz w:val="18"/>
                <w:szCs w:val="18"/>
              </w:rPr>
            </w:pPr>
            <w:r w:rsidRPr="00063F00">
              <w:rPr>
                <w:rFonts w:cs="Tahoma"/>
                <w:sz w:val="18"/>
                <w:szCs w:val="18"/>
              </w:rPr>
              <w:t>256</w:t>
            </w:r>
          </w:p>
        </w:tc>
        <w:tc>
          <w:tcPr>
            <w:tcW w:w="739" w:type="pct"/>
          </w:tcPr>
          <w:p w14:paraId="076BE14F" w14:textId="77777777" w:rsidR="00DF61DD" w:rsidRPr="00063F00" w:rsidRDefault="00DF61DD" w:rsidP="00DF61DD">
            <w:pPr>
              <w:rPr>
                <w:rFonts w:cs="Tahoma"/>
                <w:sz w:val="18"/>
                <w:szCs w:val="18"/>
              </w:rPr>
            </w:pPr>
            <w:r w:rsidRPr="00063F00">
              <w:rPr>
                <w:rFonts w:cs="Tahoma"/>
                <w:sz w:val="18"/>
                <w:szCs w:val="18"/>
              </w:rPr>
              <w:t>Text</w:t>
            </w:r>
          </w:p>
        </w:tc>
        <w:tc>
          <w:tcPr>
            <w:tcW w:w="1432" w:type="pct"/>
          </w:tcPr>
          <w:p w14:paraId="50AF42D4" w14:textId="77777777" w:rsidR="00DF61DD" w:rsidRPr="00063F00" w:rsidRDefault="00DF61DD" w:rsidP="00DF61DD">
            <w:pPr>
              <w:rPr>
                <w:rFonts w:cs="Tahoma"/>
                <w:sz w:val="18"/>
                <w:szCs w:val="18"/>
              </w:rPr>
            </w:pPr>
            <w:r w:rsidRPr="00063F00">
              <w:rPr>
                <w:rFonts w:cs="Tahoma"/>
                <w:sz w:val="18"/>
                <w:szCs w:val="18"/>
              </w:rPr>
              <w:t>e.g. Customer changeover - hourly rate</w:t>
            </w:r>
          </w:p>
        </w:tc>
        <w:tc>
          <w:tcPr>
            <w:tcW w:w="879" w:type="pct"/>
          </w:tcPr>
          <w:p w14:paraId="6EA3A285" w14:textId="77777777" w:rsidR="00DF61DD" w:rsidRPr="00063F00" w:rsidRDefault="00DF61DD" w:rsidP="00DF61DD">
            <w:pPr>
              <w:rPr>
                <w:rFonts w:cs="Tahoma"/>
                <w:sz w:val="18"/>
                <w:szCs w:val="18"/>
              </w:rPr>
            </w:pPr>
            <w:r>
              <w:rPr>
                <w:rFonts w:cs="Tahoma"/>
                <w:sz w:val="18"/>
                <w:szCs w:val="18"/>
              </w:rPr>
              <w:t>Price List description will be displayed when available</w:t>
            </w:r>
          </w:p>
        </w:tc>
      </w:tr>
      <w:tr w:rsidR="00400EF3" w:rsidRPr="00063F00" w14:paraId="38C299E8" w14:textId="77777777" w:rsidTr="00400EF3">
        <w:tc>
          <w:tcPr>
            <w:tcW w:w="5000" w:type="pct"/>
            <w:gridSpan w:val="6"/>
          </w:tcPr>
          <w:p w14:paraId="60019BCB" w14:textId="77777777" w:rsidR="00AC79EC" w:rsidRPr="00B84ADA" w:rsidRDefault="00400EF3" w:rsidP="00CB205D">
            <w:pPr>
              <w:rPr>
                <w:rFonts w:cs="Tahoma"/>
                <w:szCs w:val="21"/>
              </w:rPr>
            </w:pPr>
            <w:r w:rsidRPr="00D31A75">
              <w:rPr>
                <w:rFonts w:cs="Tahoma"/>
                <w:szCs w:val="21"/>
              </w:rPr>
              <w:t>Note: Fields 37-</w:t>
            </w:r>
            <w:r w:rsidR="00AC79EC" w:rsidRPr="00B84ADA">
              <w:rPr>
                <w:rFonts w:cs="Tahoma"/>
                <w:szCs w:val="21"/>
              </w:rPr>
              <w:t xml:space="preserve">72 </w:t>
            </w:r>
            <w:r w:rsidRPr="00B84ADA">
              <w:rPr>
                <w:rFonts w:cs="Tahoma"/>
                <w:szCs w:val="21"/>
              </w:rPr>
              <w:t xml:space="preserve">are specific and unique to </w:t>
            </w:r>
            <w:r w:rsidR="00770633" w:rsidRPr="00B84ADA">
              <w:rPr>
                <w:rFonts w:cs="Tahoma"/>
                <w:szCs w:val="21"/>
              </w:rPr>
              <w:t xml:space="preserve">Physical Infrastructure Access (PIA) </w:t>
            </w:r>
            <w:r w:rsidRPr="00B84ADA">
              <w:rPr>
                <w:rFonts w:cs="Tahoma"/>
                <w:szCs w:val="21"/>
              </w:rPr>
              <w:t>and will be displayed below if they carry any values. Refer table ‘</w:t>
            </w:r>
            <w:r w:rsidRPr="00B84ADA">
              <w:rPr>
                <w:rFonts w:cs="Tahoma"/>
                <w:b/>
                <w:szCs w:val="21"/>
              </w:rPr>
              <w:t>Event Attributes</w:t>
            </w:r>
            <w:r w:rsidRPr="00B84ADA">
              <w:rPr>
                <w:rFonts w:cs="Tahoma"/>
                <w:szCs w:val="21"/>
              </w:rPr>
              <w:t>’ below to see the applicable Attribute names and values.</w:t>
            </w:r>
            <w:r w:rsidR="007B06AA" w:rsidRPr="00B84ADA">
              <w:rPr>
                <w:rFonts w:cs="Tahoma"/>
                <w:szCs w:val="21"/>
              </w:rPr>
              <w:t xml:space="preserve"> </w:t>
            </w:r>
            <w:r w:rsidR="00AC79EC" w:rsidRPr="00D31A75">
              <w:rPr>
                <w:rFonts w:cs="Tahoma"/>
                <w:szCs w:val="21"/>
              </w:rPr>
              <w:t>Field number 37-40 and 60 is listed below</w:t>
            </w:r>
            <w:r w:rsidR="007B06AA" w:rsidRPr="00B84ADA">
              <w:rPr>
                <w:rFonts w:cs="Tahoma"/>
                <w:szCs w:val="21"/>
              </w:rPr>
              <w:t xml:space="preserve"> s</w:t>
            </w:r>
            <w:r w:rsidR="00AC79EC" w:rsidRPr="00D31A75">
              <w:rPr>
                <w:rFonts w:cs="Tahoma"/>
                <w:szCs w:val="21"/>
              </w:rPr>
              <w:t>o field</w:t>
            </w:r>
            <w:r w:rsidR="007B06AA" w:rsidRPr="00B84ADA">
              <w:rPr>
                <w:rFonts w:cs="Tahoma"/>
                <w:szCs w:val="21"/>
              </w:rPr>
              <w:t>s</w:t>
            </w:r>
            <w:r w:rsidR="00AC79EC" w:rsidRPr="00D31A75">
              <w:rPr>
                <w:rFonts w:cs="Tahoma"/>
                <w:szCs w:val="21"/>
              </w:rPr>
              <w:t xml:space="preserve"> 41-59 and 61-72 is empty.</w:t>
            </w:r>
          </w:p>
        </w:tc>
      </w:tr>
      <w:tr w:rsidR="00DF61DD" w:rsidRPr="00484C58" w14:paraId="4EEE5478" w14:textId="77777777" w:rsidTr="00620FB8">
        <w:tc>
          <w:tcPr>
            <w:tcW w:w="887" w:type="pct"/>
          </w:tcPr>
          <w:p w14:paraId="1C9726FC" w14:textId="77777777" w:rsidR="00DF61DD" w:rsidRPr="00063F00" w:rsidRDefault="00DF61DD" w:rsidP="00DF61DD">
            <w:pPr>
              <w:rPr>
                <w:rFonts w:cs="Tahoma"/>
                <w:sz w:val="18"/>
                <w:szCs w:val="18"/>
              </w:rPr>
            </w:pPr>
            <w:r w:rsidRPr="00063F00">
              <w:rPr>
                <w:rFonts w:cs="Tahoma"/>
                <w:sz w:val="18"/>
                <w:szCs w:val="18"/>
              </w:rPr>
              <w:t>Attribute</w:t>
            </w:r>
            <w:r>
              <w:rPr>
                <w:rFonts w:cs="Tahoma"/>
                <w:sz w:val="18"/>
                <w:szCs w:val="18"/>
              </w:rPr>
              <w:t>1_</w:t>
            </w:r>
            <w:r w:rsidRPr="00063F00">
              <w:rPr>
                <w:rFonts w:cs="Tahoma"/>
                <w:sz w:val="18"/>
                <w:szCs w:val="18"/>
              </w:rPr>
              <w:t>Name</w:t>
            </w:r>
          </w:p>
        </w:tc>
        <w:tc>
          <w:tcPr>
            <w:tcW w:w="509" w:type="pct"/>
          </w:tcPr>
          <w:p w14:paraId="6DBF52E2" w14:textId="77777777" w:rsidR="00DF61DD" w:rsidRPr="00063F00" w:rsidRDefault="00DF61DD" w:rsidP="00DF61DD">
            <w:pPr>
              <w:rPr>
                <w:rFonts w:cs="Tahoma"/>
                <w:sz w:val="18"/>
                <w:szCs w:val="18"/>
              </w:rPr>
            </w:pPr>
            <w:r w:rsidRPr="00063F00">
              <w:rPr>
                <w:rFonts w:cs="Tahoma"/>
                <w:sz w:val="18"/>
                <w:szCs w:val="18"/>
              </w:rPr>
              <w:t>37</w:t>
            </w:r>
          </w:p>
        </w:tc>
        <w:tc>
          <w:tcPr>
            <w:tcW w:w="554" w:type="pct"/>
          </w:tcPr>
          <w:p w14:paraId="5FDB90ED" w14:textId="77777777" w:rsidR="00DF61DD" w:rsidRPr="00063F00" w:rsidRDefault="00DF61DD" w:rsidP="00DF61DD">
            <w:pPr>
              <w:rPr>
                <w:rFonts w:cs="Tahoma"/>
                <w:sz w:val="18"/>
                <w:szCs w:val="18"/>
              </w:rPr>
            </w:pPr>
            <w:r w:rsidRPr="00063F00">
              <w:rPr>
                <w:rFonts w:cs="Tahoma"/>
                <w:sz w:val="18"/>
                <w:szCs w:val="18"/>
              </w:rPr>
              <w:t>40</w:t>
            </w:r>
          </w:p>
        </w:tc>
        <w:tc>
          <w:tcPr>
            <w:tcW w:w="739" w:type="pct"/>
          </w:tcPr>
          <w:p w14:paraId="0553B270" w14:textId="77777777" w:rsidR="00DF61DD" w:rsidRPr="00063F00" w:rsidRDefault="00DF61DD" w:rsidP="00DF61DD">
            <w:pPr>
              <w:rPr>
                <w:rFonts w:cs="Tahoma"/>
                <w:sz w:val="18"/>
                <w:szCs w:val="18"/>
              </w:rPr>
            </w:pPr>
            <w:r w:rsidRPr="00063F00">
              <w:rPr>
                <w:rFonts w:cs="Tahoma"/>
                <w:sz w:val="18"/>
                <w:szCs w:val="18"/>
              </w:rPr>
              <w:t>Text</w:t>
            </w:r>
          </w:p>
        </w:tc>
        <w:tc>
          <w:tcPr>
            <w:tcW w:w="1432" w:type="pct"/>
          </w:tcPr>
          <w:p w14:paraId="76F11A19" w14:textId="77777777" w:rsidR="00DF61DD" w:rsidRPr="00484C58" w:rsidRDefault="00DF61DD" w:rsidP="00DF61DD">
            <w:pPr>
              <w:rPr>
                <w:rFonts w:cs="Tahoma"/>
                <w:sz w:val="18"/>
                <w:szCs w:val="18"/>
                <w:lang w:val="fr-FR"/>
              </w:rPr>
            </w:pPr>
            <w:r w:rsidRPr="00484C58">
              <w:rPr>
                <w:rFonts w:cs="Tahoma"/>
                <w:sz w:val="18"/>
                <w:szCs w:val="18"/>
                <w:lang w:val="fr-FR"/>
              </w:rPr>
              <w:t xml:space="preserve">Accreditation Mode, </w:t>
            </w:r>
          </w:p>
          <w:p w14:paraId="1A831FC1" w14:textId="77777777" w:rsidR="00DF61DD" w:rsidRPr="00484C58" w:rsidRDefault="00DF61DD" w:rsidP="00DF61DD">
            <w:pPr>
              <w:rPr>
                <w:rFonts w:cs="Tahoma"/>
                <w:sz w:val="18"/>
                <w:szCs w:val="18"/>
                <w:lang w:val="fr-FR"/>
              </w:rPr>
            </w:pPr>
            <w:r w:rsidRPr="00484C58">
              <w:rPr>
                <w:rFonts w:cs="Tahoma"/>
                <w:sz w:val="18"/>
                <w:szCs w:val="18"/>
                <w:lang w:val="fr-FR"/>
              </w:rPr>
              <w:t xml:space="preserve">Duct Type, </w:t>
            </w:r>
          </w:p>
          <w:p w14:paraId="3365ED88" w14:textId="77777777" w:rsidR="00DF61DD" w:rsidRPr="00484C58" w:rsidRDefault="00DF61DD" w:rsidP="00DF61DD">
            <w:pPr>
              <w:rPr>
                <w:rFonts w:cs="Tahoma"/>
                <w:sz w:val="18"/>
                <w:szCs w:val="18"/>
                <w:lang w:val="fr-FR"/>
              </w:rPr>
            </w:pPr>
            <w:r w:rsidRPr="00484C58">
              <w:rPr>
                <w:rFonts w:cs="Tahoma"/>
                <w:sz w:val="18"/>
                <w:szCs w:val="18"/>
                <w:lang w:val="fr-FR"/>
              </w:rPr>
              <w:t>Pole Type</w:t>
            </w:r>
          </w:p>
        </w:tc>
        <w:tc>
          <w:tcPr>
            <w:tcW w:w="879" w:type="pct"/>
          </w:tcPr>
          <w:p w14:paraId="685639A5" w14:textId="77777777" w:rsidR="00DF61DD" w:rsidRPr="00484C58" w:rsidRDefault="00DF61DD" w:rsidP="00DF61DD">
            <w:pPr>
              <w:rPr>
                <w:rFonts w:cs="Tahoma"/>
                <w:sz w:val="18"/>
                <w:szCs w:val="18"/>
                <w:lang w:val="fr-FR"/>
              </w:rPr>
            </w:pPr>
          </w:p>
        </w:tc>
      </w:tr>
      <w:tr w:rsidR="00DF61DD" w:rsidRPr="00063F00" w14:paraId="057F3DD2" w14:textId="77777777" w:rsidTr="00620FB8">
        <w:tc>
          <w:tcPr>
            <w:tcW w:w="887" w:type="pct"/>
          </w:tcPr>
          <w:p w14:paraId="282B5E28" w14:textId="77777777" w:rsidR="00DF61DD" w:rsidRPr="00063F00" w:rsidRDefault="00DF61DD" w:rsidP="00DF61DD">
            <w:pPr>
              <w:rPr>
                <w:rFonts w:cs="Tahoma"/>
                <w:sz w:val="18"/>
                <w:szCs w:val="18"/>
              </w:rPr>
            </w:pPr>
            <w:r w:rsidRPr="00063F00">
              <w:rPr>
                <w:rFonts w:cs="Tahoma"/>
                <w:sz w:val="18"/>
                <w:szCs w:val="18"/>
              </w:rPr>
              <w:t>Attribute</w:t>
            </w:r>
            <w:r>
              <w:rPr>
                <w:rFonts w:cs="Tahoma"/>
                <w:sz w:val="18"/>
                <w:szCs w:val="18"/>
              </w:rPr>
              <w:t>1_</w:t>
            </w:r>
            <w:r w:rsidRPr="00063F00">
              <w:rPr>
                <w:rFonts w:cs="Tahoma"/>
                <w:sz w:val="18"/>
                <w:szCs w:val="18"/>
              </w:rPr>
              <w:t>Value</w:t>
            </w:r>
          </w:p>
        </w:tc>
        <w:tc>
          <w:tcPr>
            <w:tcW w:w="509" w:type="pct"/>
          </w:tcPr>
          <w:p w14:paraId="22C7E0DA" w14:textId="77777777" w:rsidR="00DF61DD" w:rsidRPr="00063F00" w:rsidRDefault="00DF61DD" w:rsidP="00DF61DD">
            <w:pPr>
              <w:rPr>
                <w:rFonts w:cs="Tahoma"/>
                <w:sz w:val="18"/>
                <w:szCs w:val="18"/>
              </w:rPr>
            </w:pPr>
            <w:r w:rsidRPr="00063F00">
              <w:rPr>
                <w:rFonts w:cs="Tahoma"/>
                <w:sz w:val="18"/>
                <w:szCs w:val="18"/>
              </w:rPr>
              <w:t>38</w:t>
            </w:r>
          </w:p>
        </w:tc>
        <w:tc>
          <w:tcPr>
            <w:tcW w:w="554" w:type="pct"/>
          </w:tcPr>
          <w:p w14:paraId="6909C723" w14:textId="77777777" w:rsidR="00DF61DD" w:rsidRPr="00063F00" w:rsidRDefault="00DF61DD" w:rsidP="00DF61DD">
            <w:pPr>
              <w:rPr>
                <w:rFonts w:cs="Tahoma"/>
                <w:sz w:val="18"/>
                <w:szCs w:val="18"/>
              </w:rPr>
            </w:pPr>
            <w:r w:rsidRPr="00063F00">
              <w:rPr>
                <w:rFonts w:cs="Tahoma"/>
                <w:sz w:val="18"/>
                <w:szCs w:val="18"/>
              </w:rPr>
              <w:t>40</w:t>
            </w:r>
          </w:p>
        </w:tc>
        <w:tc>
          <w:tcPr>
            <w:tcW w:w="739" w:type="pct"/>
          </w:tcPr>
          <w:p w14:paraId="37296F8B" w14:textId="77777777" w:rsidR="00DF61DD" w:rsidRPr="00063F00" w:rsidRDefault="00DF61DD" w:rsidP="00DF61DD">
            <w:pPr>
              <w:rPr>
                <w:rFonts w:cs="Tahoma"/>
                <w:sz w:val="18"/>
                <w:szCs w:val="18"/>
              </w:rPr>
            </w:pPr>
            <w:r w:rsidRPr="00063F00">
              <w:rPr>
                <w:rFonts w:cs="Tahoma"/>
                <w:sz w:val="18"/>
                <w:szCs w:val="18"/>
              </w:rPr>
              <w:t>Text</w:t>
            </w:r>
          </w:p>
        </w:tc>
        <w:tc>
          <w:tcPr>
            <w:tcW w:w="1432" w:type="pct"/>
          </w:tcPr>
          <w:p w14:paraId="4BA8FB91" w14:textId="77777777" w:rsidR="00DF61DD" w:rsidRPr="00063F00" w:rsidRDefault="00DF61DD" w:rsidP="00DF61DD">
            <w:pPr>
              <w:rPr>
                <w:rFonts w:cs="Tahoma"/>
                <w:sz w:val="18"/>
                <w:szCs w:val="18"/>
              </w:rPr>
            </w:pPr>
            <w:r w:rsidRPr="00063F00">
              <w:rPr>
                <w:rFonts w:cs="Tahoma"/>
                <w:sz w:val="18"/>
                <w:szCs w:val="18"/>
              </w:rPr>
              <w:t>Surveyor, Light, Medium</w:t>
            </w:r>
          </w:p>
        </w:tc>
        <w:tc>
          <w:tcPr>
            <w:tcW w:w="879" w:type="pct"/>
          </w:tcPr>
          <w:p w14:paraId="2CC7BBE0" w14:textId="77777777" w:rsidR="00DF61DD" w:rsidRPr="00063F00" w:rsidRDefault="00DF61DD" w:rsidP="00DF61DD">
            <w:pPr>
              <w:rPr>
                <w:rFonts w:cs="Tahoma"/>
                <w:sz w:val="18"/>
                <w:szCs w:val="18"/>
              </w:rPr>
            </w:pPr>
          </w:p>
        </w:tc>
      </w:tr>
      <w:tr w:rsidR="00DF61DD" w:rsidRPr="00063F00" w14:paraId="4E530DBB" w14:textId="77777777" w:rsidTr="00620FB8">
        <w:tc>
          <w:tcPr>
            <w:tcW w:w="887" w:type="pct"/>
          </w:tcPr>
          <w:p w14:paraId="7D7352AA" w14:textId="77777777" w:rsidR="00DF61DD" w:rsidRPr="00063F00" w:rsidRDefault="00DF61DD" w:rsidP="00DF61DD">
            <w:pPr>
              <w:rPr>
                <w:rFonts w:cs="Tahoma"/>
                <w:sz w:val="18"/>
                <w:szCs w:val="18"/>
              </w:rPr>
            </w:pPr>
            <w:r w:rsidRPr="00063F00">
              <w:rPr>
                <w:rFonts w:cs="Tahoma"/>
                <w:sz w:val="18"/>
                <w:szCs w:val="18"/>
              </w:rPr>
              <w:t>Attribute</w:t>
            </w:r>
            <w:r>
              <w:rPr>
                <w:rFonts w:cs="Tahoma"/>
                <w:sz w:val="18"/>
                <w:szCs w:val="18"/>
              </w:rPr>
              <w:t>2_</w:t>
            </w:r>
            <w:r w:rsidRPr="00063F00">
              <w:rPr>
                <w:rFonts w:cs="Tahoma"/>
                <w:sz w:val="18"/>
                <w:szCs w:val="18"/>
              </w:rPr>
              <w:t>Name</w:t>
            </w:r>
          </w:p>
        </w:tc>
        <w:tc>
          <w:tcPr>
            <w:tcW w:w="509" w:type="pct"/>
          </w:tcPr>
          <w:p w14:paraId="4C37387F" w14:textId="77777777" w:rsidR="00DF61DD" w:rsidRPr="00063F00" w:rsidRDefault="00DF61DD" w:rsidP="00DF61DD">
            <w:pPr>
              <w:rPr>
                <w:rFonts w:cs="Tahoma"/>
                <w:sz w:val="18"/>
                <w:szCs w:val="18"/>
              </w:rPr>
            </w:pPr>
            <w:r w:rsidRPr="00063F00">
              <w:rPr>
                <w:rFonts w:cs="Tahoma"/>
                <w:sz w:val="18"/>
                <w:szCs w:val="18"/>
              </w:rPr>
              <w:t>39</w:t>
            </w:r>
          </w:p>
        </w:tc>
        <w:tc>
          <w:tcPr>
            <w:tcW w:w="554" w:type="pct"/>
          </w:tcPr>
          <w:p w14:paraId="7D7F39F9" w14:textId="77777777" w:rsidR="00DF61DD" w:rsidRPr="00063F00" w:rsidRDefault="00DF61DD" w:rsidP="00DF61DD">
            <w:pPr>
              <w:rPr>
                <w:rFonts w:cs="Tahoma"/>
                <w:sz w:val="18"/>
                <w:szCs w:val="18"/>
              </w:rPr>
            </w:pPr>
            <w:r w:rsidRPr="00063F00">
              <w:rPr>
                <w:rFonts w:cs="Tahoma"/>
                <w:sz w:val="18"/>
                <w:szCs w:val="18"/>
              </w:rPr>
              <w:t>40</w:t>
            </w:r>
          </w:p>
        </w:tc>
        <w:tc>
          <w:tcPr>
            <w:tcW w:w="739" w:type="pct"/>
          </w:tcPr>
          <w:p w14:paraId="14DFFD7F" w14:textId="77777777" w:rsidR="00DF61DD" w:rsidRPr="00063F00" w:rsidRDefault="00DF61DD" w:rsidP="00DF61DD">
            <w:pPr>
              <w:rPr>
                <w:rFonts w:cs="Tahoma"/>
                <w:sz w:val="18"/>
                <w:szCs w:val="18"/>
              </w:rPr>
            </w:pPr>
            <w:r w:rsidRPr="00063F00">
              <w:rPr>
                <w:rFonts w:cs="Tahoma"/>
                <w:sz w:val="18"/>
                <w:szCs w:val="18"/>
              </w:rPr>
              <w:t>Text</w:t>
            </w:r>
          </w:p>
        </w:tc>
        <w:tc>
          <w:tcPr>
            <w:tcW w:w="1432" w:type="pct"/>
          </w:tcPr>
          <w:p w14:paraId="700CA44F" w14:textId="77777777" w:rsidR="00DF61DD" w:rsidRPr="00063F00" w:rsidRDefault="00DF61DD" w:rsidP="00DF61DD">
            <w:pPr>
              <w:rPr>
                <w:rFonts w:cs="Tahoma"/>
                <w:sz w:val="18"/>
                <w:szCs w:val="18"/>
              </w:rPr>
            </w:pPr>
            <w:r w:rsidRPr="00063F00">
              <w:rPr>
                <w:rFonts w:cs="Tahoma"/>
                <w:sz w:val="18"/>
                <w:szCs w:val="18"/>
              </w:rPr>
              <w:t>Accreditation Type, Expedite</w:t>
            </w:r>
          </w:p>
        </w:tc>
        <w:tc>
          <w:tcPr>
            <w:tcW w:w="879" w:type="pct"/>
          </w:tcPr>
          <w:p w14:paraId="30086D3A" w14:textId="77777777" w:rsidR="00DF61DD" w:rsidRPr="00063F00" w:rsidRDefault="00DF61DD" w:rsidP="00DF61DD">
            <w:pPr>
              <w:rPr>
                <w:rFonts w:cs="Tahoma"/>
                <w:sz w:val="18"/>
                <w:szCs w:val="18"/>
              </w:rPr>
            </w:pPr>
          </w:p>
        </w:tc>
      </w:tr>
      <w:tr w:rsidR="00DF61DD" w:rsidRPr="00063F00" w14:paraId="6A371547" w14:textId="77777777" w:rsidTr="00620FB8">
        <w:tc>
          <w:tcPr>
            <w:tcW w:w="887" w:type="pct"/>
          </w:tcPr>
          <w:p w14:paraId="63429998" w14:textId="77777777" w:rsidR="00DF61DD" w:rsidRPr="00063F00" w:rsidRDefault="00DF61DD" w:rsidP="00DF61DD">
            <w:pPr>
              <w:rPr>
                <w:rFonts w:cs="Tahoma"/>
                <w:sz w:val="18"/>
                <w:szCs w:val="18"/>
              </w:rPr>
            </w:pPr>
            <w:r w:rsidRPr="00063F00">
              <w:rPr>
                <w:rFonts w:cs="Tahoma"/>
                <w:sz w:val="18"/>
                <w:szCs w:val="18"/>
              </w:rPr>
              <w:t>Attribute</w:t>
            </w:r>
            <w:r>
              <w:rPr>
                <w:rFonts w:cs="Tahoma"/>
                <w:sz w:val="18"/>
                <w:szCs w:val="18"/>
              </w:rPr>
              <w:t>2_</w:t>
            </w:r>
            <w:r w:rsidRPr="00063F00">
              <w:rPr>
                <w:rFonts w:cs="Tahoma"/>
                <w:sz w:val="18"/>
                <w:szCs w:val="18"/>
              </w:rPr>
              <w:t>Value</w:t>
            </w:r>
          </w:p>
        </w:tc>
        <w:tc>
          <w:tcPr>
            <w:tcW w:w="509" w:type="pct"/>
          </w:tcPr>
          <w:p w14:paraId="0D0B542F" w14:textId="77777777" w:rsidR="00DF61DD" w:rsidRPr="00063F00" w:rsidRDefault="00DF61DD" w:rsidP="00DF61DD">
            <w:pPr>
              <w:rPr>
                <w:rFonts w:cs="Tahoma"/>
                <w:sz w:val="18"/>
                <w:szCs w:val="18"/>
              </w:rPr>
            </w:pPr>
            <w:r w:rsidRPr="00063F00">
              <w:rPr>
                <w:rFonts w:cs="Tahoma"/>
                <w:sz w:val="18"/>
                <w:szCs w:val="18"/>
              </w:rPr>
              <w:t>40</w:t>
            </w:r>
          </w:p>
        </w:tc>
        <w:tc>
          <w:tcPr>
            <w:tcW w:w="554" w:type="pct"/>
          </w:tcPr>
          <w:p w14:paraId="06A93B23" w14:textId="77777777" w:rsidR="00DF61DD" w:rsidRPr="00063F00" w:rsidRDefault="00DF61DD" w:rsidP="00DF61DD">
            <w:pPr>
              <w:rPr>
                <w:rFonts w:cs="Tahoma"/>
                <w:sz w:val="18"/>
                <w:szCs w:val="18"/>
              </w:rPr>
            </w:pPr>
            <w:r w:rsidRPr="00063F00">
              <w:rPr>
                <w:rFonts w:cs="Tahoma"/>
                <w:sz w:val="18"/>
                <w:szCs w:val="18"/>
              </w:rPr>
              <w:t>40</w:t>
            </w:r>
          </w:p>
        </w:tc>
        <w:tc>
          <w:tcPr>
            <w:tcW w:w="739" w:type="pct"/>
          </w:tcPr>
          <w:p w14:paraId="254E59B3" w14:textId="77777777" w:rsidR="00DF61DD" w:rsidRPr="00063F00" w:rsidRDefault="00DF61DD" w:rsidP="00DF61DD">
            <w:pPr>
              <w:rPr>
                <w:rFonts w:cs="Tahoma"/>
                <w:sz w:val="18"/>
                <w:szCs w:val="18"/>
              </w:rPr>
            </w:pPr>
            <w:r w:rsidRPr="00063F00">
              <w:rPr>
                <w:rFonts w:cs="Tahoma"/>
                <w:sz w:val="18"/>
                <w:szCs w:val="18"/>
              </w:rPr>
              <w:t>Text</w:t>
            </w:r>
          </w:p>
        </w:tc>
        <w:tc>
          <w:tcPr>
            <w:tcW w:w="1432" w:type="pct"/>
          </w:tcPr>
          <w:p w14:paraId="49D3F368" w14:textId="77777777" w:rsidR="00DF61DD" w:rsidRPr="00063F00" w:rsidRDefault="00DF61DD" w:rsidP="00DF61DD">
            <w:pPr>
              <w:rPr>
                <w:rFonts w:cs="Tahoma"/>
                <w:sz w:val="18"/>
                <w:szCs w:val="18"/>
              </w:rPr>
            </w:pPr>
            <w:r w:rsidRPr="00063F00">
              <w:rPr>
                <w:rFonts w:cs="Tahoma"/>
                <w:sz w:val="18"/>
                <w:szCs w:val="18"/>
              </w:rPr>
              <w:t>Surveyor, Y</w:t>
            </w:r>
          </w:p>
        </w:tc>
        <w:tc>
          <w:tcPr>
            <w:tcW w:w="879" w:type="pct"/>
          </w:tcPr>
          <w:p w14:paraId="632DAC47" w14:textId="77777777" w:rsidR="00DF61DD" w:rsidRPr="00063F00" w:rsidRDefault="00DF61DD" w:rsidP="00DF61DD">
            <w:pPr>
              <w:rPr>
                <w:rFonts w:cs="Tahoma"/>
                <w:sz w:val="18"/>
                <w:szCs w:val="18"/>
              </w:rPr>
            </w:pPr>
          </w:p>
        </w:tc>
      </w:tr>
      <w:tr w:rsidR="003E2CF6" w:rsidRPr="00063F00" w14:paraId="2277AEB5" w14:textId="77777777" w:rsidTr="00620FB8">
        <w:tc>
          <w:tcPr>
            <w:tcW w:w="887" w:type="pct"/>
          </w:tcPr>
          <w:p w14:paraId="5E383DCD" w14:textId="77777777" w:rsidR="003E2CF6" w:rsidRPr="007609EF" w:rsidRDefault="003E2CF6" w:rsidP="003E2CF6">
            <w:pPr>
              <w:spacing w:after="120"/>
              <w:rPr>
                <w:sz w:val="18"/>
                <w:szCs w:val="18"/>
              </w:rPr>
            </w:pPr>
            <w:r w:rsidRPr="00B84ADA">
              <w:rPr>
                <w:sz w:val="18"/>
                <w:szCs w:val="18"/>
              </w:rPr>
              <w:t>Unique Price Code</w:t>
            </w:r>
          </w:p>
        </w:tc>
        <w:tc>
          <w:tcPr>
            <w:tcW w:w="509" w:type="pct"/>
          </w:tcPr>
          <w:p w14:paraId="2EA7C8BA" w14:textId="77777777" w:rsidR="003E2CF6" w:rsidRPr="007609EF" w:rsidRDefault="003E2CF6" w:rsidP="003E2CF6">
            <w:pPr>
              <w:spacing w:after="120"/>
              <w:rPr>
                <w:sz w:val="18"/>
                <w:szCs w:val="18"/>
              </w:rPr>
            </w:pPr>
            <w:r>
              <w:rPr>
                <w:sz w:val="18"/>
                <w:szCs w:val="18"/>
              </w:rPr>
              <w:t>60</w:t>
            </w:r>
          </w:p>
        </w:tc>
        <w:tc>
          <w:tcPr>
            <w:tcW w:w="554" w:type="pct"/>
          </w:tcPr>
          <w:p w14:paraId="75CC4695" w14:textId="77777777" w:rsidR="003E2CF6" w:rsidRPr="007609EF" w:rsidRDefault="00AD7C78" w:rsidP="003E2CF6">
            <w:pPr>
              <w:spacing w:after="120"/>
              <w:rPr>
                <w:sz w:val="18"/>
                <w:szCs w:val="18"/>
              </w:rPr>
            </w:pPr>
            <w:r>
              <w:rPr>
                <w:sz w:val="18"/>
                <w:szCs w:val="18"/>
              </w:rPr>
              <w:t>60</w:t>
            </w:r>
          </w:p>
        </w:tc>
        <w:tc>
          <w:tcPr>
            <w:tcW w:w="739" w:type="pct"/>
          </w:tcPr>
          <w:p w14:paraId="38BCB91E" w14:textId="77777777" w:rsidR="003E2CF6" w:rsidRPr="007609EF" w:rsidRDefault="003E2CF6" w:rsidP="003E2CF6">
            <w:pPr>
              <w:spacing w:after="120"/>
              <w:rPr>
                <w:sz w:val="18"/>
                <w:szCs w:val="18"/>
              </w:rPr>
            </w:pPr>
            <w:r>
              <w:rPr>
                <w:sz w:val="18"/>
                <w:szCs w:val="18"/>
              </w:rPr>
              <w:t>Text</w:t>
            </w:r>
          </w:p>
        </w:tc>
        <w:tc>
          <w:tcPr>
            <w:tcW w:w="1432" w:type="pct"/>
          </w:tcPr>
          <w:p w14:paraId="3B167875" w14:textId="77777777" w:rsidR="003E2CF6" w:rsidRPr="00CA5D1F" w:rsidRDefault="003E2CF6" w:rsidP="003E2CF6">
            <w:pPr>
              <w:spacing w:after="120"/>
              <w:rPr>
                <w:sz w:val="18"/>
                <w:szCs w:val="18"/>
              </w:rPr>
            </w:pPr>
            <w:r w:rsidRPr="00CA5D1F">
              <w:rPr>
                <w:sz w:val="18"/>
                <w:szCs w:val="18"/>
              </w:rPr>
              <w:t>e.g</w:t>
            </w:r>
            <w:r w:rsidR="00635907" w:rsidRPr="00CA5D1F">
              <w:rPr>
                <w:sz w:val="18"/>
                <w:szCs w:val="18"/>
              </w:rPr>
              <w:t>. PIAXXXXXXXX</w:t>
            </w:r>
            <w:r w:rsidR="00DC40D9" w:rsidRPr="00CA5D1F">
              <w:rPr>
                <w:sz w:val="18"/>
                <w:szCs w:val="18"/>
              </w:rPr>
              <w:t>/</w:t>
            </w:r>
          </w:p>
          <w:p w14:paraId="6818020F" w14:textId="77777777" w:rsidR="00DC40D9" w:rsidRDefault="00DC40D9" w:rsidP="003E2CF6">
            <w:pPr>
              <w:spacing w:after="120"/>
              <w:rPr>
                <w:sz w:val="18"/>
                <w:szCs w:val="18"/>
              </w:rPr>
            </w:pPr>
            <w:r w:rsidRPr="00CA5D1F">
              <w:rPr>
                <w:sz w:val="18"/>
                <w:szCs w:val="18"/>
              </w:rPr>
              <w:t>PIAYYYYYYYY</w:t>
            </w:r>
          </w:p>
        </w:tc>
        <w:tc>
          <w:tcPr>
            <w:tcW w:w="879" w:type="pct"/>
          </w:tcPr>
          <w:p w14:paraId="7C13E651" w14:textId="77777777" w:rsidR="003E2CF6" w:rsidRPr="007609EF" w:rsidRDefault="00EA6C19" w:rsidP="003E2CF6">
            <w:pPr>
              <w:jc w:val="both"/>
              <w:rPr>
                <w:sz w:val="18"/>
                <w:szCs w:val="18"/>
              </w:rPr>
            </w:pPr>
            <w:r>
              <w:rPr>
                <w:rFonts w:ascii="Segoe UI" w:hAnsi="Segoe UI" w:cs="Segoe UI"/>
                <w:color w:val="000000"/>
                <w:sz w:val="20"/>
                <w:szCs w:val="20"/>
              </w:rPr>
              <w:t>PIA</w:t>
            </w:r>
            <w:r w:rsidR="003E180C">
              <w:rPr>
                <w:rFonts w:ascii="Segoe UI" w:hAnsi="Segoe UI" w:cs="Segoe UI"/>
                <w:color w:val="000000"/>
                <w:sz w:val="20"/>
                <w:szCs w:val="20"/>
              </w:rPr>
              <w:t xml:space="preserve"> </w:t>
            </w:r>
            <w:r>
              <w:rPr>
                <w:rFonts w:ascii="Segoe UI" w:hAnsi="Segoe UI" w:cs="Segoe UI"/>
                <w:color w:val="000000"/>
                <w:sz w:val="20"/>
                <w:szCs w:val="20"/>
              </w:rPr>
              <w:t>(wherever applicable) invoice will have "Unique Price code" populated from Feb</w:t>
            </w:r>
            <w:r w:rsidR="003E180C">
              <w:rPr>
                <w:rFonts w:ascii="Segoe UI" w:hAnsi="Segoe UI" w:cs="Segoe UI"/>
                <w:color w:val="000000"/>
                <w:sz w:val="20"/>
                <w:szCs w:val="20"/>
              </w:rPr>
              <w:t>ruary</w:t>
            </w:r>
            <w:r>
              <w:rPr>
                <w:rFonts w:ascii="Segoe UI" w:hAnsi="Segoe UI" w:cs="Segoe UI"/>
                <w:color w:val="000000"/>
                <w:sz w:val="20"/>
                <w:szCs w:val="20"/>
              </w:rPr>
              <w:t xml:space="preserve"> 2021.</w:t>
            </w:r>
          </w:p>
        </w:tc>
      </w:tr>
    </w:tbl>
    <w:p w14:paraId="64762434" w14:textId="77777777" w:rsidR="000C1F87" w:rsidRPr="00354074" w:rsidRDefault="000C1F87" w:rsidP="000C1F87">
      <w:pPr>
        <w:rPr>
          <w:rFonts w:cs="Tahoma"/>
          <w:szCs w:val="21"/>
        </w:rPr>
      </w:pPr>
      <w:r w:rsidRPr="00354074">
        <w:rPr>
          <w:rFonts w:cs="Tahoma"/>
          <w:szCs w:val="21"/>
        </w:rPr>
        <w:t>* Asterisk = Fields whose values will not get populated.</w:t>
      </w:r>
    </w:p>
    <w:p w14:paraId="2357BF8D" w14:textId="77777777" w:rsidR="000C1F87" w:rsidRPr="00354074" w:rsidRDefault="00400EF3" w:rsidP="000C1F87">
      <w:pPr>
        <w:spacing w:after="0"/>
        <w:rPr>
          <w:rFonts w:cs="Tahoma"/>
          <w:b/>
          <w:szCs w:val="21"/>
        </w:rPr>
      </w:pPr>
      <w:r>
        <w:rPr>
          <w:rFonts w:cs="Tahoma"/>
          <w:b/>
          <w:szCs w:val="21"/>
        </w:rPr>
        <w:t xml:space="preserve">Event </w:t>
      </w:r>
      <w:r w:rsidR="000C1F87" w:rsidRPr="00354074">
        <w:rPr>
          <w:rFonts w:cs="Tahoma"/>
          <w:b/>
          <w:szCs w:val="21"/>
        </w:rPr>
        <w:t>Attributes</w:t>
      </w:r>
    </w:p>
    <w:tbl>
      <w:tblPr>
        <w:tblW w:w="10325" w:type="dxa"/>
        <w:tblInd w:w="-34" w:type="dxa"/>
        <w:tblLook w:val="04A0" w:firstRow="1" w:lastRow="0" w:firstColumn="1" w:lastColumn="0" w:noHBand="0" w:noVBand="1"/>
      </w:tblPr>
      <w:tblGrid>
        <w:gridCol w:w="2160"/>
        <w:gridCol w:w="2070"/>
        <w:gridCol w:w="1860"/>
        <w:gridCol w:w="1933"/>
        <w:gridCol w:w="2302"/>
      </w:tblGrid>
      <w:tr w:rsidR="000C1F87" w:rsidRPr="0060037A" w14:paraId="23035091" w14:textId="77777777" w:rsidTr="00ED1BBE">
        <w:trPr>
          <w:trHeight w:val="224"/>
          <w:tblHeader/>
        </w:trPr>
        <w:tc>
          <w:tcPr>
            <w:tcW w:w="2160" w:type="dxa"/>
            <w:tcBorders>
              <w:top w:val="single" w:sz="4" w:space="0" w:color="auto"/>
              <w:left w:val="single" w:sz="4" w:space="0" w:color="auto"/>
              <w:bottom w:val="single" w:sz="4" w:space="0" w:color="auto"/>
              <w:right w:val="single" w:sz="4" w:space="0" w:color="auto"/>
            </w:tcBorders>
            <w:noWrap/>
            <w:vAlign w:val="center"/>
            <w:hideMark/>
          </w:tcPr>
          <w:p w14:paraId="785C43D5" w14:textId="77777777" w:rsidR="000C1F87" w:rsidRPr="0060037A" w:rsidRDefault="00400EF3" w:rsidP="009123CF">
            <w:pPr>
              <w:rPr>
                <w:rFonts w:cs="Tahoma"/>
                <w:b/>
                <w:sz w:val="18"/>
                <w:szCs w:val="18"/>
              </w:rPr>
            </w:pPr>
            <w:r>
              <w:rPr>
                <w:rFonts w:cs="Tahoma"/>
                <w:b/>
                <w:sz w:val="18"/>
                <w:szCs w:val="18"/>
              </w:rPr>
              <w:t>Event</w:t>
            </w:r>
            <w:r w:rsidR="000C1F87" w:rsidRPr="0060037A">
              <w:rPr>
                <w:rFonts w:cs="Tahoma"/>
                <w:b/>
                <w:sz w:val="18"/>
                <w:szCs w:val="18"/>
              </w:rPr>
              <w:t xml:space="preserve"> </w:t>
            </w:r>
            <w:r>
              <w:rPr>
                <w:rFonts w:cs="Tahoma"/>
                <w:b/>
                <w:sz w:val="18"/>
                <w:szCs w:val="18"/>
              </w:rPr>
              <w:t>Description</w:t>
            </w:r>
          </w:p>
        </w:tc>
        <w:tc>
          <w:tcPr>
            <w:tcW w:w="2070" w:type="dxa"/>
            <w:tcBorders>
              <w:top w:val="single" w:sz="4" w:space="0" w:color="auto"/>
              <w:left w:val="nil"/>
              <w:bottom w:val="single" w:sz="4" w:space="0" w:color="auto"/>
              <w:right w:val="single" w:sz="4" w:space="0" w:color="auto"/>
            </w:tcBorders>
            <w:noWrap/>
            <w:vAlign w:val="center"/>
            <w:hideMark/>
          </w:tcPr>
          <w:p w14:paraId="06A34AC1" w14:textId="77777777" w:rsidR="000C1F87" w:rsidRPr="0060037A" w:rsidRDefault="00485427" w:rsidP="00620FB8">
            <w:pPr>
              <w:rPr>
                <w:rFonts w:cs="Tahoma"/>
                <w:b/>
                <w:sz w:val="18"/>
                <w:szCs w:val="18"/>
              </w:rPr>
            </w:pPr>
            <w:r w:rsidRPr="0060037A">
              <w:rPr>
                <w:rFonts w:cs="Tahoma"/>
                <w:b/>
                <w:sz w:val="18"/>
                <w:szCs w:val="18"/>
              </w:rPr>
              <w:t>Attribute1_Name</w:t>
            </w:r>
          </w:p>
        </w:tc>
        <w:tc>
          <w:tcPr>
            <w:tcW w:w="1860" w:type="dxa"/>
            <w:tcBorders>
              <w:top w:val="single" w:sz="4" w:space="0" w:color="auto"/>
              <w:left w:val="nil"/>
              <w:bottom w:val="single" w:sz="4" w:space="0" w:color="auto"/>
              <w:right w:val="single" w:sz="4" w:space="0" w:color="auto"/>
            </w:tcBorders>
            <w:noWrap/>
            <w:vAlign w:val="center"/>
            <w:hideMark/>
          </w:tcPr>
          <w:p w14:paraId="417771B4" w14:textId="77777777" w:rsidR="000C1F87" w:rsidRPr="0060037A" w:rsidRDefault="00485427" w:rsidP="00485427">
            <w:pPr>
              <w:rPr>
                <w:rFonts w:cs="Tahoma"/>
                <w:b/>
                <w:sz w:val="18"/>
                <w:szCs w:val="18"/>
              </w:rPr>
            </w:pPr>
            <w:r w:rsidRPr="0060037A">
              <w:rPr>
                <w:rFonts w:cs="Tahoma"/>
                <w:b/>
                <w:sz w:val="18"/>
                <w:szCs w:val="18"/>
              </w:rPr>
              <w:t>Attribute1_Values</w:t>
            </w:r>
          </w:p>
        </w:tc>
        <w:tc>
          <w:tcPr>
            <w:tcW w:w="1933" w:type="dxa"/>
            <w:tcBorders>
              <w:top w:val="single" w:sz="4" w:space="0" w:color="auto"/>
              <w:left w:val="nil"/>
              <w:bottom w:val="single" w:sz="4" w:space="0" w:color="auto"/>
              <w:right w:val="single" w:sz="4" w:space="0" w:color="auto"/>
            </w:tcBorders>
            <w:noWrap/>
            <w:vAlign w:val="center"/>
            <w:hideMark/>
          </w:tcPr>
          <w:p w14:paraId="1E51EAF2" w14:textId="77777777" w:rsidR="000C1F87" w:rsidRPr="0060037A" w:rsidRDefault="00485427" w:rsidP="00620FB8">
            <w:pPr>
              <w:rPr>
                <w:rFonts w:cs="Tahoma"/>
                <w:b/>
                <w:sz w:val="18"/>
                <w:szCs w:val="18"/>
              </w:rPr>
            </w:pPr>
            <w:r w:rsidRPr="0060037A">
              <w:rPr>
                <w:rFonts w:cs="Tahoma"/>
                <w:b/>
                <w:sz w:val="18"/>
                <w:szCs w:val="18"/>
              </w:rPr>
              <w:t>Attribute2_Name</w:t>
            </w:r>
          </w:p>
        </w:tc>
        <w:tc>
          <w:tcPr>
            <w:tcW w:w="2302" w:type="dxa"/>
            <w:tcBorders>
              <w:top w:val="single" w:sz="4" w:space="0" w:color="auto"/>
              <w:left w:val="nil"/>
              <w:bottom w:val="single" w:sz="4" w:space="0" w:color="auto"/>
              <w:right w:val="single" w:sz="4" w:space="0" w:color="auto"/>
            </w:tcBorders>
            <w:noWrap/>
            <w:vAlign w:val="center"/>
            <w:hideMark/>
          </w:tcPr>
          <w:p w14:paraId="47AF169D" w14:textId="77777777" w:rsidR="000C1F87" w:rsidRPr="0060037A" w:rsidRDefault="00485427" w:rsidP="00620FB8">
            <w:pPr>
              <w:rPr>
                <w:rFonts w:cs="Tahoma"/>
                <w:b/>
                <w:sz w:val="18"/>
                <w:szCs w:val="18"/>
              </w:rPr>
            </w:pPr>
            <w:r w:rsidRPr="0060037A">
              <w:rPr>
                <w:rFonts w:cs="Tahoma"/>
                <w:b/>
                <w:sz w:val="18"/>
                <w:szCs w:val="18"/>
              </w:rPr>
              <w:t>Attribute2_Values</w:t>
            </w:r>
          </w:p>
        </w:tc>
      </w:tr>
      <w:tr w:rsidR="000C1F87" w:rsidRPr="00063F00" w14:paraId="25076974" w14:textId="77777777" w:rsidTr="00ED1BBE">
        <w:trPr>
          <w:trHeight w:val="300"/>
        </w:trPr>
        <w:tc>
          <w:tcPr>
            <w:tcW w:w="2160" w:type="dxa"/>
            <w:tcBorders>
              <w:top w:val="nil"/>
              <w:left w:val="single" w:sz="4" w:space="0" w:color="auto"/>
              <w:bottom w:val="single" w:sz="4" w:space="0" w:color="auto"/>
              <w:right w:val="single" w:sz="4" w:space="0" w:color="auto"/>
            </w:tcBorders>
            <w:noWrap/>
            <w:vAlign w:val="center"/>
            <w:hideMark/>
          </w:tcPr>
          <w:p w14:paraId="513681BF" w14:textId="77777777" w:rsidR="000C1F87" w:rsidRPr="00C564F6" w:rsidRDefault="000C1F87" w:rsidP="00620FB8">
            <w:pPr>
              <w:rPr>
                <w:rFonts w:cs="Tahoma"/>
                <w:sz w:val="18"/>
                <w:szCs w:val="18"/>
              </w:rPr>
            </w:pPr>
            <w:r w:rsidRPr="00C564F6">
              <w:rPr>
                <w:rFonts w:cs="Tahoma"/>
                <w:sz w:val="18"/>
                <w:szCs w:val="18"/>
              </w:rPr>
              <w:t>Assessor accreditation</w:t>
            </w:r>
          </w:p>
        </w:tc>
        <w:tc>
          <w:tcPr>
            <w:tcW w:w="2070" w:type="dxa"/>
            <w:tcBorders>
              <w:top w:val="nil"/>
              <w:left w:val="nil"/>
              <w:bottom w:val="single" w:sz="4" w:space="0" w:color="auto"/>
              <w:right w:val="single" w:sz="4" w:space="0" w:color="auto"/>
            </w:tcBorders>
            <w:vAlign w:val="center"/>
            <w:hideMark/>
          </w:tcPr>
          <w:p w14:paraId="331C69A2" w14:textId="77777777" w:rsidR="000C1F87" w:rsidRPr="00063F00" w:rsidRDefault="000C1F87" w:rsidP="00620FB8">
            <w:pPr>
              <w:rPr>
                <w:rFonts w:cs="Tahoma"/>
                <w:sz w:val="18"/>
                <w:szCs w:val="18"/>
              </w:rPr>
            </w:pPr>
            <w:r w:rsidRPr="00063F00">
              <w:rPr>
                <w:rFonts w:cs="Tahoma"/>
                <w:sz w:val="18"/>
                <w:szCs w:val="18"/>
              </w:rPr>
              <w:t>Accreditation Mode</w:t>
            </w:r>
          </w:p>
        </w:tc>
        <w:tc>
          <w:tcPr>
            <w:tcW w:w="1860" w:type="dxa"/>
            <w:tcBorders>
              <w:top w:val="nil"/>
              <w:left w:val="nil"/>
              <w:bottom w:val="single" w:sz="4" w:space="0" w:color="auto"/>
              <w:right w:val="single" w:sz="4" w:space="0" w:color="auto"/>
            </w:tcBorders>
            <w:vAlign w:val="center"/>
            <w:hideMark/>
          </w:tcPr>
          <w:p w14:paraId="640D3F3F" w14:textId="77777777" w:rsidR="00400EF3" w:rsidRDefault="000C1F87" w:rsidP="0060037A">
            <w:pPr>
              <w:spacing w:after="0" w:line="240" w:lineRule="auto"/>
              <w:rPr>
                <w:rFonts w:cs="Tahoma"/>
                <w:sz w:val="18"/>
                <w:szCs w:val="18"/>
              </w:rPr>
            </w:pPr>
            <w:r w:rsidRPr="00063F00">
              <w:rPr>
                <w:rFonts w:cs="Tahoma"/>
                <w:sz w:val="18"/>
                <w:szCs w:val="18"/>
              </w:rPr>
              <w:t xml:space="preserve">Assessor, </w:t>
            </w:r>
          </w:p>
          <w:p w14:paraId="6B403418" w14:textId="77777777" w:rsidR="000C1F87" w:rsidRPr="00063F00" w:rsidRDefault="000C1F87" w:rsidP="0060037A">
            <w:pPr>
              <w:spacing w:after="0" w:line="240" w:lineRule="auto"/>
              <w:rPr>
                <w:rFonts w:cs="Tahoma"/>
                <w:sz w:val="18"/>
                <w:szCs w:val="18"/>
              </w:rPr>
            </w:pPr>
            <w:r w:rsidRPr="00063F00">
              <w:rPr>
                <w:rFonts w:cs="Tahoma"/>
                <w:sz w:val="18"/>
                <w:szCs w:val="18"/>
              </w:rPr>
              <w:t>CP</w:t>
            </w:r>
          </w:p>
        </w:tc>
        <w:tc>
          <w:tcPr>
            <w:tcW w:w="1933" w:type="dxa"/>
            <w:tcBorders>
              <w:top w:val="nil"/>
              <w:left w:val="nil"/>
              <w:bottom w:val="single" w:sz="4" w:space="0" w:color="auto"/>
              <w:right w:val="single" w:sz="4" w:space="0" w:color="auto"/>
            </w:tcBorders>
            <w:noWrap/>
            <w:vAlign w:val="center"/>
            <w:hideMark/>
          </w:tcPr>
          <w:p w14:paraId="191B5F41" w14:textId="77777777" w:rsidR="000C1F87" w:rsidRPr="00063F00" w:rsidRDefault="000C1F87" w:rsidP="00620FB8">
            <w:pPr>
              <w:rPr>
                <w:rFonts w:cs="Tahoma"/>
                <w:sz w:val="18"/>
                <w:szCs w:val="18"/>
              </w:rPr>
            </w:pPr>
            <w:r w:rsidRPr="00063F00">
              <w:rPr>
                <w:rFonts w:cs="Tahoma"/>
                <w:sz w:val="18"/>
                <w:szCs w:val="18"/>
              </w:rPr>
              <w:t>Accreditation Type</w:t>
            </w:r>
          </w:p>
        </w:tc>
        <w:tc>
          <w:tcPr>
            <w:tcW w:w="2302" w:type="dxa"/>
            <w:tcBorders>
              <w:top w:val="nil"/>
              <w:left w:val="nil"/>
              <w:bottom w:val="single" w:sz="4" w:space="0" w:color="auto"/>
              <w:right w:val="single" w:sz="4" w:space="0" w:color="auto"/>
            </w:tcBorders>
            <w:vAlign w:val="center"/>
            <w:hideMark/>
          </w:tcPr>
          <w:p w14:paraId="4A21EEB2" w14:textId="77777777" w:rsidR="00400EF3" w:rsidRDefault="000C1F87" w:rsidP="0060037A">
            <w:pPr>
              <w:spacing w:after="0" w:line="240" w:lineRule="auto"/>
              <w:rPr>
                <w:rFonts w:cs="Tahoma"/>
                <w:sz w:val="18"/>
                <w:szCs w:val="18"/>
              </w:rPr>
            </w:pPr>
            <w:r w:rsidRPr="00063F00">
              <w:rPr>
                <w:rFonts w:cs="Tahoma"/>
                <w:sz w:val="18"/>
                <w:szCs w:val="18"/>
              </w:rPr>
              <w:t xml:space="preserve">Surveyor, </w:t>
            </w:r>
          </w:p>
          <w:p w14:paraId="12CEF158" w14:textId="77777777" w:rsidR="00400EF3" w:rsidRDefault="000C1F87" w:rsidP="0060037A">
            <w:pPr>
              <w:spacing w:after="0" w:line="240" w:lineRule="auto"/>
              <w:rPr>
                <w:rFonts w:cs="Tahoma"/>
                <w:sz w:val="18"/>
                <w:szCs w:val="18"/>
              </w:rPr>
            </w:pPr>
            <w:r w:rsidRPr="00063F00">
              <w:rPr>
                <w:rFonts w:cs="Tahoma"/>
                <w:sz w:val="18"/>
                <w:szCs w:val="18"/>
              </w:rPr>
              <w:t>Overhead,</w:t>
            </w:r>
          </w:p>
          <w:p w14:paraId="280D65CE" w14:textId="77777777" w:rsidR="000C1F87" w:rsidRPr="00063F00" w:rsidRDefault="000C1F87" w:rsidP="0060037A">
            <w:pPr>
              <w:spacing w:after="0" w:line="240" w:lineRule="auto"/>
              <w:rPr>
                <w:rFonts w:cs="Tahoma"/>
                <w:sz w:val="18"/>
                <w:szCs w:val="18"/>
              </w:rPr>
            </w:pPr>
            <w:r w:rsidRPr="00063F00">
              <w:rPr>
                <w:rFonts w:cs="Tahoma"/>
                <w:sz w:val="18"/>
                <w:szCs w:val="18"/>
              </w:rPr>
              <w:t>Underground</w:t>
            </w:r>
          </w:p>
        </w:tc>
      </w:tr>
      <w:tr w:rsidR="000C1F87" w:rsidRPr="00063F00" w14:paraId="5FF24092" w14:textId="77777777" w:rsidTr="00ED1BBE">
        <w:trPr>
          <w:trHeight w:val="300"/>
        </w:trPr>
        <w:tc>
          <w:tcPr>
            <w:tcW w:w="2160" w:type="dxa"/>
            <w:tcBorders>
              <w:top w:val="nil"/>
              <w:left w:val="single" w:sz="4" w:space="0" w:color="auto"/>
              <w:bottom w:val="single" w:sz="4" w:space="0" w:color="auto"/>
              <w:right w:val="single" w:sz="4" w:space="0" w:color="auto"/>
            </w:tcBorders>
            <w:noWrap/>
            <w:vAlign w:val="center"/>
            <w:hideMark/>
          </w:tcPr>
          <w:p w14:paraId="286543E9" w14:textId="77777777" w:rsidR="000C1F87" w:rsidRPr="00C564F6" w:rsidRDefault="000C1F87" w:rsidP="00620FB8">
            <w:pPr>
              <w:rPr>
                <w:rFonts w:cs="Tahoma"/>
                <w:sz w:val="18"/>
                <w:szCs w:val="18"/>
              </w:rPr>
            </w:pPr>
            <w:r w:rsidRPr="00C564F6">
              <w:rPr>
                <w:rFonts w:cs="Tahoma"/>
                <w:sz w:val="18"/>
                <w:szCs w:val="18"/>
              </w:rPr>
              <w:t>Cable recovery</w:t>
            </w:r>
          </w:p>
        </w:tc>
        <w:tc>
          <w:tcPr>
            <w:tcW w:w="2070" w:type="dxa"/>
            <w:tcBorders>
              <w:top w:val="nil"/>
              <w:left w:val="nil"/>
              <w:bottom w:val="single" w:sz="4" w:space="0" w:color="auto"/>
              <w:right w:val="single" w:sz="4" w:space="0" w:color="auto"/>
            </w:tcBorders>
            <w:vAlign w:val="center"/>
            <w:hideMark/>
          </w:tcPr>
          <w:p w14:paraId="4FEB0109" w14:textId="77777777" w:rsidR="000C1F87" w:rsidRPr="00063F00" w:rsidRDefault="000C1F87" w:rsidP="00620FB8">
            <w:pPr>
              <w:rPr>
                <w:rFonts w:cs="Tahoma"/>
                <w:sz w:val="18"/>
                <w:szCs w:val="18"/>
              </w:rPr>
            </w:pPr>
            <w:r w:rsidRPr="002455B5">
              <w:rPr>
                <w:rFonts w:cs="Tahoma"/>
                <w:sz w:val="18"/>
                <w:szCs w:val="18"/>
              </w:rPr>
              <w:t>Cable</w:t>
            </w:r>
            <w:r w:rsidR="00B91BA6" w:rsidRPr="002455B5">
              <w:rPr>
                <w:rFonts w:cs="Tahoma"/>
                <w:sz w:val="18"/>
                <w:szCs w:val="18"/>
              </w:rPr>
              <w:t xml:space="preserve"> </w:t>
            </w:r>
            <w:r w:rsidRPr="002455B5">
              <w:rPr>
                <w:rFonts w:cs="Tahoma"/>
                <w:sz w:val="18"/>
                <w:szCs w:val="18"/>
              </w:rPr>
              <w:t>Type</w:t>
            </w:r>
          </w:p>
        </w:tc>
        <w:tc>
          <w:tcPr>
            <w:tcW w:w="1860" w:type="dxa"/>
            <w:tcBorders>
              <w:top w:val="nil"/>
              <w:left w:val="nil"/>
              <w:bottom w:val="single" w:sz="4" w:space="0" w:color="auto"/>
              <w:right w:val="single" w:sz="4" w:space="0" w:color="auto"/>
            </w:tcBorders>
            <w:vAlign w:val="center"/>
            <w:hideMark/>
          </w:tcPr>
          <w:p w14:paraId="05938360" w14:textId="77777777" w:rsidR="00B0512A" w:rsidRDefault="000C1F87" w:rsidP="00B0512A">
            <w:pPr>
              <w:spacing w:after="0" w:line="240" w:lineRule="auto"/>
              <w:rPr>
                <w:rFonts w:cs="Tahoma"/>
                <w:sz w:val="18"/>
                <w:szCs w:val="18"/>
              </w:rPr>
            </w:pPr>
            <w:r w:rsidRPr="00063F00">
              <w:rPr>
                <w:rFonts w:cs="Tahoma"/>
                <w:sz w:val="18"/>
                <w:szCs w:val="18"/>
              </w:rPr>
              <w:t xml:space="preserve">Light, </w:t>
            </w:r>
          </w:p>
          <w:p w14:paraId="0723A9D5" w14:textId="77777777" w:rsidR="00B0512A" w:rsidRDefault="000C1F87" w:rsidP="00B0512A">
            <w:pPr>
              <w:spacing w:after="0" w:line="240" w:lineRule="auto"/>
              <w:rPr>
                <w:rFonts w:cs="Tahoma"/>
                <w:sz w:val="18"/>
                <w:szCs w:val="18"/>
              </w:rPr>
            </w:pPr>
            <w:r w:rsidRPr="00063F00">
              <w:rPr>
                <w:rFonts w:cs="Tahoma"/>
                <w:sz w:val="18"/>
                <w:szCs w:val="18"/>
              </w:rPr>
              <w:t xml:space="preserve">Heavy, </w:t>
            </w:r>
          </w:p>
          <w:p w14:paraId="7E370D71" w14:textId="77777777" w:rsidR="000C1F87" w:rsidRPr="00063F00" w:rsidRDefault="000C1F87" w:rsidP="00B0512A">
            <w:pPr>
              <w:spacing w:after="0" w:line="240" w:lineRule="auto"/>
              <w:rPr>
                <w:rFonts w:cs="Tahoma"/>
                <w:sz w:val="18"/>
                <w:szCs w:val="18"/>
              </w:rPr>
            </w:pPr>
            <w:r w:rsidRPr="00063F00">
              <w:rPr>
                <w:rFonts w:cs="Tahoma"/>
                <w:sz w:val="18"/>
                <w:szCs w:val="18"/>
              </w:rPr>
              <w:t>Large</w:t>
            </w:r>
          </w:p>
        </w:tc>
        <w:tc>
          <w:tcPr>
            <w:tcW w:w="1933" w:type="dxa"/>
            <w:tcBorders>
              <w:top w:val="nil"/>
              <w:left w:val="nil"/>
              <w:bottom w:val="single" w:sz="4" w:space="0" w:color="auto"/>
              <w:right w:val="single" w:sz="4" w:space="0" w:color="auto"/>
            </w:tcBorders>
            <w:noWrap/>
            <w:vAlign w:val="center"/>
            <w:hideMark/>
          </w:tcPr>
          <w:p w14:paraId="210BA9AE" w14:textId="77777777" w:rsidR="000C1F87" w:rsidRPr="00063F00" w:rsidRDefault="000C1F87" w:rsidP="00620FB8">
            <w:pPr>
              <w:rPr>
                <w:rFonts w:cs="Tahoma"/>
                <w:sz w:val="18"/>
                <w:szCs w:val="18"/>
              </w:rPr>
            </w:pPr>
            <w:r w:rsidRPr="00063F00">
              <w:rPr>
                <w:rFonts w:cs="Tahoma"/>
                <w:sz w:val="18"/>
                <w:szCs w:val="18"/>
              </w:rPr>
              <w:t> </w:t>
            </w:r>
            <w:r w:rsidR="0057745A">
              <w:rPr>
                <w:rFonts w:cs="Tahoma"/>
                <w:sz w:val="18"/>
                <w:szCs w:val="18"/>
              </w:rPr>
              <w:t>N/A</w:t>
            </w:r>
          </w:p>
        </w:tc>
        <w:tc>
          <w:tcPr>
            <w:tcW w:w="2302" w:type="dxa"/>
            <w:tcBorders>
              <w:top w:val="nil"/>
              <w:left w:val="nil"/>
              <w:bottom w:val="single" w:sz="4" w:space="0" w:color="auto"/>
              <w:right w:val="single" w:sz="4" w:space="0" w:color="auto"/>
            </w:tcBorders>
            <w:noWrap/>
            <w:vAlign w:val="center"/>
            <w:hideMark/>
          </w:tcPr>
          <w:p w14:paraId="577934FA" w14:textId="77777777" w:rsidR="000C1F87" w:rsidRPr="00063F00" w:rsidRDefault="000C1F87" w:rsidP="00620FB8">
            <w:pPr>
              <w:rPr>
                <w:rFonts w:cs="Tahoma"/>
                <w:sz w:val="18"/>
                <w:szCs w:val="18"/>
              </w:rPr>
            </w:pPr>
            <w:r w:rsidRPr="00063F00">
              <w:rPr>
                <w:rFonts w:cs="Tahoma"/>
                <w:sz w:val="18"/>
                <w:szCs w:val="18"/>
              </w:rPr>
              <w:t> </w:t>
            </w:r>
            <w:r w:rsidR="0057745A">
              <w:rPr>
                <w:rFonts w:cs="Tahoma"/>
                <w:sz w:val="18"/>
                <w:szCs w:val="18"/>
              </w:rPr>
              <w:t>N/A</w:t>
            </w:r>
          </w:p>
        </w:tc>
      </w:tr>
      <w:tr w:rsidR="0057745A" w:rsidRPr="00063F00" w14:paraId="7B4B0D0A" w14:textId="77777777" w:rsidTr="00ED1BBE">
        <w:trPr>
          <w:trHeight w:val="300"/>
        </w:trPr>
        <w:tc>
          <w:tcPr>
            <w:tcW w:w="2160" w:type="dxa"/>
            <w:tcBorders>
              <w:top w:val="nil"/>
              <w:left w:val="single" w:sz="4" w:space="0" w:color="auto"/>
              <w:bottom w:val="single" w:sz="4" w:space="0" w:color="auto"/>
              <w:right w:val="single" w:sz="4" w:space="0" w:color="auto"/>
            </w:tcBorders>
            <w:noWrap/>
            <w:vAlign w:val="center"/>
            <w:hideMark/>
          </w:tcPr>
          <w:p w14:paraId="6BA41480" w14:textId="77777777" w:rsidR="0057745A" w:rsidRPr="00C564F6" w:rsidRDefault="0057745A" w:rsidP="0057745A">
            <w:pPr>
              <w:rPr>
                <w:rFonts w:cs="Tahoma"/>
                <w:sz w:val="18"/>
                <w:szCs w:val="18"/>
              </w:rPr>
            </w:pPr>
            <w:r w:rsidRPr="00C564F6">
              <w:rPr>
                <w:rFonts w:cs="Tahoma"/>
                <w:sz w:val="18"/>
                <w:szCs w:val="18"/>
              </w:rPr>
              <w:t>Blockage clearance</w:t>
            </w:r>
          </w:p>
        </w:tc>
        <w:tc>
          <w:tcPr>
            <w:tcW w:w="2070" w:type="dxa"/>
            <w:tcBorders>
              <w:top w:val="nil"/>
              <w:left w:val="nil"/>
              <w:bottom w:val="single" w:sz="4" w:space="0" w:color="auto"/>
              <w:right w:val="single" w:sz="4" w:space="0" w:color="auto"/>
            </w:tcBorders>
            <w:vAlign w:val="center"/>
            <w:hideMark/>
          </w:tcPr>
          <w:p w14:paraId="10B36F2F" w14:textId="77777777" w:rsidR="0057745A" w:rsidRPr="00063F00" w:rsidRDefault="0057745A" w:rsidP="0057745A">
            <w:pPr>
              <w:rPr>
                <w:rFonts w:cs="Tahoma"/>
                <w:sz w:val="18"/>
                <w:szCs w:val="18"/>
              </w:rPr>
            </w:pPr>
            <w:r w:rsidRPr="00063F00">
              <w:rPr>
                <w:rFonts w:cs="Tahoma"/>
                <w:sz w:val="18"/>
                <w:szCs w:val="18"/>
              </w:rPr>
              <w:t xml:space="preserve">Duct Blockage Type </w:t>
            </w:r>
          </w:p>
        </w:tc>
        <w:tc>
          <w:tcPr>
            <w:tcW w:w="1860" w:type="dxa"/>
            <w:tcBorders>
              <w:top w:val="nil"/>
              <w:left w:val="nil"/>
              <w:bottom w:val="single" w:sz="4" w:space="0" w:color="auto"/>
              <w:right w:val="single" w:sz="4" w:space="0" w:color="auto"/>
            </w:tcBorders>
            <w:vAlign w:val="center"/>
            <w:hideMark/>
          </w:tcPr>
          <w:p w14:paraId="4EBD1B24" w14:textId="77777777" w:rsidR="00B0512A" w:rsidRDefault="0057745A" w:rsidP="00B0512A">
            <w:pPr>
              <w:spacing w:after="0" w:line="240" w:lineRule="auto"/>
              <w:rPr>
                <w:rFonts w:cs="Tahoma"/>
                <w:sz w:val="18"/>
                <w:szCs w:val="18"/>
              </w:rPr>
            </w:pPr>
            <w:r w:rsidRPr="00063F00">
              <w:rPr>
                <w:rFonts w:cs="Tahoma"/>
                <w:sz w:val="18"/>
                <w:szCs w:val="18"/>
              </w:rPr>
              <w:t xml:space="preserve">Initial, </w:t>
            </w:r>
          </w:p>
          <w:p w14:paraId="47C70F57" w14:textId="77777777" w:rsidR="0057745A" w:rsidRPr="00063F00" w:rsidRDefault="0057745A" w:rsidP="00B0512A">
            <w:pPr>
              <w:spacing w:after="0" w:line="240" w:lineRule="auto"/>
              <w:rPr>
                <w:rFonts w:cs="Tahoma"/>
                <w:sz w:val="18"/>
                <w:szCs w:val="18"/>
              </w:rPr>
            </w:pPr>
            <w:r w:rsidRPr="00063F00">
              <w:rPr>
                <w:rFonts w:cs="Tahoma"/>
                <w:sz w:val="18"/>
                <w:szCs w:val="18"/>
              </w:rPr>
              <w:t>Subsequent</w:t>
            </w:r>
          </w:p>
        </w:tc>
        <w:tc>
          <w:tcPr>
            <w:tcW w:w="1933" w:type="dxa"/>
            <w:tcBorders>
              <w:top w:val="nil"/>
              <w:left w:val="nil"/>
              <w:bottom w:val="single" w:sz="4" w:space="0" w:color="auto"/>
              <w:right w:val="single" w:sz="4" w:space="0" w:color="auto"/>
            </w:tcBorders>
            <w:noWrap/>
            <w:hideMark/>
          </w:tcPr>
          <w:p w14:paraId="3AA45F96" w14:textId="77777777" w:rsidR="0057745A" w:rsidRDefault="0057745A" w:rsidP="0057745A">
            <w:r w:rsidRPr="00A517FA">
              <w:rPr>
                <w:rFonts w:cs="Tahoma"/>
                <w:sz w:val="18"/>
                <w:szCs w:val="18"/>
              </w:rPr>
              <w:t>N/A</w:t>
            </w:r>
          </w:p>
        </w:tc>
        <w:tc>
          <w:tcPr>
            <w:tcW w:w="2302" w:type="dxa"/>
            <w:tcBorders>
              <w:top w:val="nil"/>
              <w:left w:val="nil"/>
              <w:bottom w:val="single" w:sz="4" w:space="0" w:color="auto"/>
              <w:right w:val="single" w:sz="4" w:space="0" w:color="auto"/>
            </w:tcBorders>
            <w:noWrap/>
            <w:hideMark/>
          </w:tcPr>
          <w:p w14:paraId="4EF3D54F" w14:textId="77777777" w:rsidR="0057745A" w:rsidRDefault="0057745A" w:rsidP="0057745A">
            <w:r w:rsidRPr="00A517FA">
              <w:rPr>
                <w:rFonts w:cs="Tahoma"/>
                <w:sz w:val="18"/>
                <w:szCs w:val="18"/>
              </w:rPr>
              <w:t>N/A</w:t>
            </w:r>
          </w:p>
        </w:tc>
      </w:tr>
      <w:tr w:rsidR="0057745A" w:rsidRPr="00063F00" w14:paraId="003AD290" w14:textId="77777777" w:rsidTr="00ED1BBE">
        <w:trPr>
          <w:trHeight w:val="300"/>
        </w:trPr>
        <w:tc>
          <w:tcPr>
            <w:tcW w:w="2160" w:type="dxa"/>
            <w:tcBorders>
              <w:top w:val="nil"/>
              <w:left w:val="single" w:sz="4" w:space="0" w:color="auto"/>
              <w:bottom w:val="single" w:sz="4" w:space="0" w:color="auto"/>
              <w:right w:val="single" w:sz="4" w:space="0" w:color="auto"/>
            </w:tcBorders>
            <w:noWrap/>
            <w:vAlign w:val="center"/>
            <w:hideMark/>
          </w:tcPr>
          <w:p w14:paraId="09403491" w14:textId="77777777" w:rsidR="0057745A" w:rsidRPr="00C564F6" w:rsidRDefault="0057745A" w:rsidP="0057745A">
            <w:pPr>
              <w:rPr>
                <w:rFonts w:cs="Tahoma"/>
                <w:sz w:val="18"/>
                <w:szCs w:val="18"/>
              </w:rPr>
            </w:pPr>
            <w:r w:rsidRPr="00C564F6">
              <w:rPr>
                <w:rFonts w:cs="Tahoma"/>
                <w:sz w:val="18"/>
                <w:szCs w:val="18"/>
              </w:rPr>
              <w:t>Removal of locked lids</w:t>
            </w:r>
          </w:p>
        </w:tc>
        <w:tc>
          <w:tcPr>
            <w:tcW w:w="2070" w:type="dxa"/>
            <w:tcBorders>
              <w:top w:val="nil"/>
              <w:left w:val="nil"/>
              <w:bottom w:val="single" w:sz="4" w:space="0" w:color="auto"/>
              <w:right w:val="single" w:sz="4" w:space="0" w:color="auto"/>
            </w:tcBorders>
            <w:vAlign w:val="center"/>
            <w:hideMark/>
          </w:tcPr>
          <w:p w14:paraId="7F2D62EF" w14:textId="77777777" w:rsidR="0057745A" w:rsidRPr="00063F00" w:rsidRDefault="0057745A" w:rsidP="0057745A">
            <w:pPr>
              <w:rPr>
                <w:rFonts w:cs="Tahoma"/>
                <w:sz w:val="18"/>
                <w:szCs w:val="18"/>
              </w:rPr>
            </w:pPr>
            <w:r w:rsidRPr="00063F00">
              <w:rPr>
                <w:rFonts w:cs="Tahoma"/>
                <w:sz w:val="18"/>
                <w:szCs w:val="18"/>
              </w:rPr>
              <w:t>Charge Type</w:t>
            </w:r>
          </w:p>
        </w:tc>
        <w:tc>
          <w:tcPr>
            <w:tcW w:w="1860" w:type="dxa"/>
            <w:tcBorders>
              <w:top w:val="nil"/>
              <w:left w:val="nil"/>
              <w:bottom w:val="single" w:sz="4" w:space="0" w:color="auto"/>
              <w:right w:val="single" w:sz="4" w:space="0" w:color="auto"/>
            </w:tcBorders>
            <w:vAlign w:val="center"/>
            <w:hideMark/>
          </w:tcPr>
          <w:p w14:paraId="0B3956E0" w14:textId="77777777" w:rsidR="00B0512A" w:rsidRDefault="00B0512A" w:rsidP="00B0512A">
            <w:pPr>
              <w:spacing w:after="0" w:line="240" w:lineRule="auto"/>
              <w:rPr>
                <w:rFonts w:cs="Tahoma"/>
                <w:sz w:val="18"/>
                <w:szCs w:val="18"/>
              </w:rPr>
            </w:pPr>
            <w:r w:rsidRPr="00063F00">
              <w:rPr>
                <w:rFonts w:cs="Tahoma"/>
                <w:sz w:val="18"/>
                <w:szCs w:val="18"/>
              </w:rPr>
              <w:t xml:space="preserve">Per Visit, </w:t>
            </w:r>
          </w:p>
          <w:p w14:paraId="31C68028" w14:textId="77777777" w:rsidR="0057745A" w:rsidRPr="00063F00" w:rsidRDefault="00B0512A" w:rsidP="00B0512A">
            <w:pPr>
              <w:spacing w:after="0" w:line="240" w:lineRule="auto"/>
              <w:rPr>
                <w:rFonts w:cs="Tahoma"/>
                <w:sz w:val="18"/>
                <w:szCs w:val="18"/>
              </w:rPr>
            </w:pPr>
            <w:r w:rsidRPr="00063F00">
              <w:rPr>
                <w:rFonts w:cs="Tahoma"/>
                <w:sz w:val="18"/>
                <w:szCs w:val="18"/>
              </w:rPr>
              <w:t>Per Hour</w:t>
            </w:r>
          </w:p>
        </w:tc>
        <w:tc>
          <w:tcPr>
            <w:tcW w:w="1933" w:type="dxa"/>
            <w:tcBorders>
              <w:top w:val="nil"/>
              <w:left w:val="nil"/>
              <w:bottom w:val="single" w:sz="4" w:space="0" w:color="auto"/>
              <w:right w:val="single" w:sz="4" w:space="0" w:color="auto"/>
            </w:tcBorders>
            <w:noWrap/>
            <w:hideMark/>
          </w:tcPr>
          <w:p w14:paraId="272F3B86" w14:textId="77777777" w:rsidR="0057745A" w:rsidRDefault="0057745A" w:rsidP="0057745A">
            <w:r w:rsidRPr="00A517FA">
              <w:rPr>
                <w:rFonts w:cs="Tahoma"/>
                <w:sz w:val="18"/>
                <w:szCs w:val="18"/>
              </w:rPr>
              <w:t>N/A</w:t>
            </w:r>
          </w:p>
        </w:tc>
        <w:tc>
          <w:tcPr>
            <w:tcW w:w="2302" w:type="dxa"/>
            <w:tcBorders>
              <w:top w:val="nil"/>
              <w:left w:val="nil"/>
              <w:bottom w:val="single" w:sz="4" w:space="0" w:color="auto"/>
              <w:right w:val="single" w:sz="4" w:space="0" w:color="auto"/>
            </w:tcBorders>
            <w:noWrap/>
            <w:hideMark/>
          </w:tcPr>
          <w:p w14:paraId="5A0B57F9" w14:textId="77777777" w:rsidR="0057745A" w:rsidRDefault="0057745A" w:rsidP="0057745A">
            <w:r w:rsidRPr="00A517FA">
              <w:rPr>
                <w:rFonts w:cs="Tahoma"/>
                <w:sz w:val="18"/>
                <w:szCs w:val="18"/>
              </w:rPr>
              <w:t>N/A</w:t>
            </w:r>
          </w:p>
        </w:tc>
      </w:tr>
      <w:tr w:rsidR="0057745A" w:rsidRPr="00063F00" w14:paraId="321FC6C0" w14:textId="77777777" w:rsidTr="00ED1BBE">
        <w:trPr>
          <w:trHeight w:val="300"/>
        </w:trPr>
        <w:tc>
          <w:tcPr>
            <w:tcW w:w="2160" w:type="dxa"/>
            <w:tcBorders>
              <w:top w:val="nil"/>
              <w:left w:val="single" w:sz="4" w:space="0" w:color="auto"/>
              <w:bottom w:val="single" w:sz="4" w:space="0" w:color="auto"/>
              <w:right w:val="single" w:sz="4" w:space="0" w:color="auto"/>
            </w:tcBorders>
            <w:noWrap/>
            <w:vAlign w:val="center"/>
            <w:hideMark/>
          </w:tcPr>
          <w:p w14:paraId="6BAC8F63" w14:textId="77777777" w:rsidR="0057745A" w:rsidRPr="00C564F6" w:rsidRDefault="0057745A" w:rsidP="0057745A">
            <w:pPr>
              <w:rPr>
                <w:rFonts w:cs="Tahoma"/>
                <w:sz w:val="18"/>
                <w:szCs w:val="18"/>
              </w:rPr>
            </w:pPr>
            <w:r w:rsidRPr="00C564F6">
              <w:rPr>
                <w:rFonts w:cs="Tahoma"/>
                <w:sz w:val="18"/>
                <w:szCs w:val="18"/>
              </w:rPr>
              <w:t>Openreach Assist</w:t>
            </w:r>
          </w:p>
        </w:tc>
        <w:tc>
          <w:tcPr>
            <w:tcW w:w="2070" w:type="dxa"/>
            <w:tcBorders>
              <w:top w:val="nil"/>
              <w:left w:val="nil"/>
              <w:bottom w:val="single" w:sz="4" w:space="0" w:color="auto"/>
              <w:right w:val="single" w:sz="4" w:space="0" w:color="auto"/>
            </w:tcBorders>
            <w:vAlign w:val="center"/>
            <w:hideMark/>
          </w:tcPr>
          <w:p w14:paraId="5605C832" w14:textId="77777777" w:rsidR="0057745A" w:rsidRPr="00063F00" w:rsidRDefault="0057745A" w:rsidP="0057745A">
            <w:pPr>
              <w:rPr>
                <w:rFonts w:cs="Tahoma"/>
                <w:sz w:val="18"/>
                <w:szCs w:val="18"/>
              </w:rPr>
            </w:pPr>
            <w:r w:rsidRPr="00063F00">
              <w:rPr>
                <w:rFonts w:cs="Tahoma"/>
                <w:sz w:val="18"/>
                <w:szCs w:val="18"/>
              </w:rPr>
              <w:t>Charge Type</w:t>
            </w:r>
          </w:p>
        </w:tc>
        <w:tc>
          <w:tcPr>
            <w:tcW w:w="1860" w:type="dxa"/>
            <w:tcBorders>
              <w:top w:val="nil"/>
              <w:left w:val="nil"/>
              <w:bottom w:val="single" w:sz="4" w:space="0" w:color="auto"/>
              <w:right w:val="single" w:sz="4" w:space="0" w:color="auto"/>
            </w:tcBorders>
            <w:vAlign w:val="center"/>
            <w:hideMark/>
          </w:tcPr>
          <w:p w14:paraId="36DDF85C" w14:textId="77777777" w:rsidR="00B0512A" w:rsidRDefault="0057745A" w:rsidP="00B0512A">
            <w:pPr>
              <w:spacing w:after="0" w:line="240" w:lineRule="auto"/>
              <w:rPr>
                <w:rFonts w:cs="Tahoma"/>
                <w:sz w:val="18"/>
                <w:szCs w:val="18"/>
              </w:rPr>
            </w:pPr>
            <w:r w:rsidRPr="00063F00">
              <w:rPr>
                <w:rFonts w:cs="Tahoma"/>
                <w:sz w:val="18"/>
                <w:szCs w:val="18"/>
              </w:rPr>
              <w:t xml:space="preserve">Per Visit, </w:t>
            </w:r>
          </w:p>
          <w:p w14:paraId="7C8DC539" w14:textId="77777777" w:rsidR="0057745A" w:rsidRPr="00063F00" w:rsidRDefault="0057745A" w:rsidP="00B0512A">
            <w:pPr>
              <w:spacing w:after="0" w:line="240" w:lineRule="auto"/>
              <w:rPr>
                <w:rFonts w:cs="Tahoma"/>
                <w:sz w:val="18"/>
                <w:szCs w:val="18"/>
              </w:rPr>
            </w:pPr>
            <w:r w:rsidRPr="00063F00">
              <w:rPr>
                <w:rFonts w:cs="Tahoma"/>
                <w:sz w:val="18"/>
                <w:szCs w:val="18"/>
              </w:rPr>
              <w:t>Per Hour</w:t>
            </w:r>
          </w:p>
        </w:tc>
        <w:tc>
          <w:tcPr>
            <w:tcW w:w="1933" w:type="dxa"/>
            <w:tcBorders>
              <w:top w:val="nil"/>
              <w:left w:val="nil"/>
              <w:bottom w:val="single" w:sz="4" w:space="0" w:color="auto"/>
              <w:right w:val="single" w:sz="4" w:space="0" w:color="auto"/>
            </w:tcBorders>
            <w:noWrap/>
            <w:hideMark/>
          </w:tcPr>
          <w:p w14:paraId="65D419CF" w14:textId="77777777" w:rsidR="0057745A" w:rsidRDefault="0057745A" w:rsidP="0057745A">
            <w:r w:rsidRPr="00A517FA">
              <w:rPr>
                <w:rFonts w:cs="Tahoma"/>
                <w:sz w:val="18"/>
                <w:szCs w:val="18"/>
              </w:rPr>
              <w:t>N/A</w:t>
            </w:r>
          </w:p>
        </w:tc>
        <w:tc>
          <w:tcPr>
            <w:tcW w:w="2302" w:type="dxa"/>
            <w:tcBorders>
              <w:top w:val="nil"/>
              <w:left w:val="nil"/>
              <w:bottom w:val="single" w:sz="4" w:space="0" w:color="auto"/>
              <w:right w:val="single" w:sz="4" w:space="0" w:color="auto"/>
            </w:tcBorders>
            <w:noWrap/>
            <w:hideMark/>
          </w:tcPr>
          <w:p w14:paraId="14EF0F04" w14:textId="77777777" w:rsidR="0057745A" w:rsidRDefault="0057745A" w:rsidP="0057745A">
            <w:r w:rsidRPr="00A517FA">
              <w:rPr>
                <w:rFonts w:cs="Tahoma"/>
                <w:sz w:val="18"/>
                <w:szCs w:val="18"/>
              </w:rPr>
              <w:t>N/A</w:t>
            </w:r>
          </w:p>
        </w:tc>
      </w:tr>
      <w:tr w:rsidR="0057745A" w:rsidRPr="00063F00" w14:paraId="065AB5CE" w14:textId="77777777" w:rsidTr="00ED1BBE">
        <w:trPr>
          <w:trHeight w:val="557"/>
        </w:trPr>
        <w:tc>
          <w:tcPr>
            <w:tcW w:w="2160" w:type="dxa"/>
            <w:tcBorders>
              <w:top w:val="nil"/>
              <w:left w:val="single" w:sz="4" w:space="0" w:color="auto"/>
              <w:bottom w:val="single" w:sz="4" w:space="0" w:color="auto"/>
              <w:right w:val="single" w:sz="4" w:space="0" w:color="auto"/>
            </w:tcBorders>
            <w:noWrap/>
            <w:vAlign w:val="center"/>
            <w:hideMark/>
          </w:tcPr>
          <w:p w14:paraId="0818735E" w14:textId="77777777" w:rsidR="0057745A" w:rsidRPr="00C564F6" w:rsidRDefault="0057745A" w:rsidP="0057745A">
            <w:pPr>
              <w:spacing w:after="0" w:line="240" w:lineRule="auto"/>
              <w:rPr>
                <w:rFonts w:cs="Tahoma"/>
                <w:sz w:val="18"/>
                <w:szCs w:val="18"/>
              </w:rPr>
            </w:pPr>
            <w:r w:rsidRPr="00C564F6">
              <w:rPr>
                <w:rFonts w:cs="Tahoma"/>
                <w:sz w:val="18"/>
                <w:szCs w:val="18"/>
              </w:rPr>
              <w:t>Retention, Refix and Renewal of aerial Cable</w:t>
            </w:r>
          </w:p>
        </w:tc>
        <w:tc>
          <w:tcPr>
            <w:tcW w:w="2070" w:type="dxa"/>
            <w:tcBorders>
              <w:top w:val="nil"/>
              <w:left w:val="nil"/>
              <w:bottom w:val="single" w:sz="4" w:space="0" w:color="auto"/>
              <w:right w:val="single" w:sz="4" w:space="0" w:color="auto"/>
            </w:tcBorders>
            <w:vAlign w:val="center"/>
            <w:hideMark/>
          </w:tcPr>
          <w:p w14:paraId="2D0E98CB" w14:textId="77777777" w:rsidR="0057745A" w:rsidRPr="00063F00" w:rsidRDefault="0057745A" w:rsidP="0057745A">
            <w:pPr>
              <w:spacing w:after="0" w:line="240" w:lineRule="auto"/>
              <w:rPr>
                <w:rFonts w:cs="Tahoma"/>
                <w:sz w:val="18"/>
                <w:szCs w:val="18"/>
              </w:rPr>
            </w:pPr>
            <w:r w:rsidRPr="00063F00">
              <w:rPr>
                <w:rFonts w:cs="Tahoma"/>
                <w:sz w:val="18"/>
                <w:szCs w:val="18"/>
              </w:rPr>
              <w:t>Cable Type</w:t>
            </w:r>
          </w:p>
        </w:tc>
        <w:tc>
          <w:tcPr>
            <w:tcW w:w="1860" w:type="dxa"/>
            <w:tcBorders>
              <w:top w:val="nil"/>
              <w:left w:val="nil"/>
              <w:bottom w:val="single" w:sz="4" w:space="0" w:color="auto"/>
              <w:right w:val="single" w:sz="4" w:space="0" w:color="auto"/>
            </w:tcBorders>
            <w:vAlign w:val="center"/>
            <w:hideMark/>
          </w:tcPr>
          <w:p w14:paraId="24086DB4" w14:textId="77777777" w:rsidR="0057745A" w:rsidRPr="00063F00" w:rsidRDefault="0057745A" w:rsidP="0057745A">
            <w:pPr>
              <w:spacing w:after="0" w:line="240" w:lineRule="auto"/>
              <w:rPr>
                <w:rFonts w:cs="Tahoma"/>
                <w:sz w:val="18"/>
                <w:szCs w:val="18"/>
              </w:rPr>
            </w:pPr>
            <w:r w:rsidRPr="00063F00">
              <w:rPr>
                <w:rFonts w:cs="Tahoma"/>
                <w:sz w:val="18"/>
                <w:szCs w:val="18"/>
              </w:rPr>
              <w:t xml:space="preserve">Aerial Cable, </w:t>
            </w:r>
          </w:p>
          <w:p w14:paraId="72655094" w14:textId="77777777" w:rsidR="0057745A" w:rsidRPr="00063F00" w:rsidRDefault="0057745A" w:rsidP="0057745A">
            <w:pPr>
              <w:spacing w:after="0" w:line="240" w:lineRule="auto"/>
              <w:rPr>
                <w:rFonts w:cs="Tahoma"/>
                <w:sz w:val="18"/>
                <w:szCs w:val="18"/>
              </w:rPr>
            </w:pPr>
            <w:r w:rsidRPr="00063F00">
              <w:rPr>
                <w:rFonts w:cs="Tahoma"/>
                <w:sz w:val="18"/>
                <w:szCs w:val="18"/>
              </w:rPr>
              <w:t>Drop Wire</w:t>
            </w:r>
          </w:p>
        </w:tc>
        <w:tc>
          <w:tcPr>
            <w:tcW w:w="1933" w:type="dxa"/>
            <w:tcBorders>
              <w:top w:val="nil"/>
              <w:left w:val="nil"/>
              <w:bottom w:val="single" w:sz="4" w:space="0" w:color="auto"/>
              <w:right w:val="single" w:sz="4" w:space="0" w:color="auto"/>
            </w:tcBorders>
            <w:noWrap/>
            <w:hideMark/>
          </w:tcPr>
          <w:p w14:paraId="33D134D4" w14:textId="77777777" w:rsidR="0057745A" w:rsidRDefault="0057745A" w:rsidP="0057745A">
            <w:r w:rsidRPr="00A517FA">
              <w:rPr>
                <w:rFonts w:cs="Tahoma"/>
                <w:sz w:val="18"/>
                <w:szCs w:val="18"/>
              </w:rPr>
              <w:t>N/A</w:t>
            </w:r>
          </w:p>
        </w:tc>
        <w:tc>
          <w:tcPr>
            <w:tcW w:w="2302" w:type="dxa"/>
            <w:tcBorders>
              <w:top w:val="nil"/>
              <w:left w:val="nil"/>
              <w:bottom w:val="single" w:sz="4" w:space="0" w:color="auto"/>
              <w:right w:val="single" w:sz="4" w:space="0" w:color="auto"/>
            </w:tcBorders>
            <w:noWrap/>
            <w:hideMark/>
          </w:tcPr>
          <w:p w14:paraId="7BE4749D" w14:textId="77777777" w:rsidR="0057745A" w:rsidRDefault="0057745A" w:rsidP="0057745A">
            <w:r w:rsidRPr="00A517FA">
              <w:rPr>
                <w:rFonts w:cs="Tahoma"/>
                <w:sz w:val="18"/>
                <w:szCs w:val="18"/>
              </w:rPr>
              <w:t>N/A</w:t>
            </w:r>
          </w:p>
        </w:tc>
      </w:tr>
      <w:tr w:rsidR="0057745A" w:rsidRPr="00063F00" w14:paraId="4A8C56A6" w14:textId="77777777" w:rsidTr="00ED1BBE">
        <w:trPr>
          <w:trHeight w:val="530"/>
        </w:trPr>
        <w:tc>
          <w:tcPr>
            <w:tcW w:w="2160" w:type="dxa"/>
            <w:tcBorders>
              <w:top w:val="nil"/>
              <w:left w:val="single" w:sz="4" w:space="0" w:color="auto"/>
              <w:bottom w:val="single" w:sz="4" w:space="0" w:color="auto"/>
              <w:right w:val="single" w:sz="4" w:space="0" w:color="auto"/>
            </w:tcBorders>
            <w:noWrap/>
            <w:vAlign w:val="center"/>
            <w:hideMark/>
          </w:tcPr>
          <w:p w14:paraId="60FD6298" w14:textId="77777777" w:rsidR="0057745A" w:rsidRPr="00C564F6" w:rsidRDefault="0057745A" w:rsidP="0057745A">
            <w:pPr>
              <w:spacing w:after="0" w:line="240" w:lineRule="auto"/>
              <w:rPr>
                <w:rFonts w:cs="Tahoma"/>
                <w:sz w:val="18"/>
                <w:szCs w:val="18"/>
              </w:rPr>
            </w:pPr>
            <w:r w:rsidRPr="00C564F6">
              <w:rPr>
                <w:rFonts w:cs="Tahoma"/>
                <w:sz w:val="18"/>
                <w:szCs w:val="18"/>
              </w:rPr>
              <w:t xml:space="preserve">Footway Box </w:t>
            </w:r>
            <w:r w:rsidR="00C7527C" w:rsidRPr="00C564F6">
              <w:rPr>
                <w:rFonts w:cs="Tahoma"/>
                <w:sz w:val="18"/>
                <w:szCs w:val="18"/>
              </w:rPr>
              <w:t>/NA New Footway Box</w:t>
            </w:r>
          </w:p>
        </w:tc>
        <w:tc>
          <w:tcPr>
            <w:tcW w:w="2070" w:type="dxa"/>
            <w:tcBorders>
              <w:top w:val="nil"/>
              <w:left w:val="nil"/>
              <w:bottom w:val="single" w:sz="4" w:space="0" w:color="auto"/>
              <w:right w:val="single" w:sz="4" w:space="0" w:color="auto"/>
            </w:tcBorders>
            <w:vAlign w:val="center"/>
            <w:hideMark/>
          </w:tcPr>
          <w:p w14:paraId="73BC5B59" w14:textId="77777777" w:rsidR="0057745A" w:rsidRPr="00063F00" w:rsidRDefault="0057745A" w:rsidP="0057745A">
            <w:pPr>
              <w:spacing w:after="0" w:line="240" w:lineRule="auto"/>
              <w:rPr>
                <w:rFonts w:cs="Tahoma"/>
                <w:sz w:val="18"/>
                <w:szCs w:val="18"/>
              </w:rPr>
            </w:pPr>
            <w:r w:rsidRPr="00063F00">
              <w:rPr>
                <w:rFonts w:cs="Tahoma"/>
                <w:sz w:val="18"/>
                <w:szCs w:val="18"/>
              </w:rPr>
              <w:t>Size</w:t>
            </w:r>
          </w:p>
        </w:tc>
        <w:tc>
          <w:tcPr>
            <w:tcW w:w="1860" w:type="dxa"/>
            <w:tcBorders>
              <w:top w:val="nil"/>
              <w:left w:val="nil"/>
              <w:bottom w:val="single" w:sz="4" w:space="0" w:color="auto"/>
              <w:right w:val="single" w:sz="4" w:space="0" w:color="auto"/>
            </w:tcBorders>
            <w:vAlign w:val="center"/>
            <w:hideMark/>
          </w:tcPr>
          <w:p w14:paraId="1C096862" w14:textId="77777777" w:rsidR="00B0512A" w:rsidRDefault="0057745A" w:rsidP="0057745A">
            <w:pPr>
              <w:spacing w:after="0" w:line="240" w:lineRule="auto"/>
              <w:rPr>
                <w:rFonts w:cs="Tahoma"/>
                <w:sz w:val="18"/>
                <w:szCs w:val="18"/>
              </w:rPr>
            </w:pPr>
            <w:r w:rsidRPr="00063F00">
              <w:rPr>
                <w:rFonts w:cs="Tahoma"/>
                <w:sz w:val="18"/>
                <w:szCs w:val="18"/>
              </w:rPr>
              <w:t xml:space="preserve">Small, </w:t>
            </w:r>
          </w:p>
          <w:p w14:paraId="2FF6459A" w14:textId="77777777" w:rsidR="00B0512A" w:rsidRDefault="0057745A" w:rsidP="0057745A">
            <w:pPr>
              <w:spacing w:after="0" w:line="240" w:lineRule="auto"/>
              <w:rPr>
                <w:rFonts w:cs="Tahoma"/>
                <w:sz w:val="18"/>
                <w:szCs w:val="18"/>
              </w:rPr>
            </w:pPr>
            <w:r w:rsidRPr="00063F00">
              <w:rPr>
                <w:rFonts w:cs="Tahoma"/>
                <w:sz w:val="18"/>
                <w:szCs w:val="18"/>
              </w:rPr>
              <w:t xml:space="preserve">Medium, </w:t>
            </w:r>
          </w:p>
          <w:p w14:paraId="15D90229" w14:textId="77777777" w:rsidR="0057745A" w:rsidRPr="00063F00" w:rsidRDefault="0057745A" w:rsidP="0057745A">
            <w:pPr>
              <w:spacing w:after="0" w:line="240" w:lineRule="auto"/>
              <w:rPr>
                <w:rFonts w:cs="Tahoma"/>
                <w:sz w:val="18"/>
                <w:szCs w:val="18"/>
              </w:rPr>
            </w:pPr>
            <w:r w:rsidRPr="00063F00">
              <w:rPr>
                <w:rFonts w:cs="Tahoma"/>
                <w:sz w:val="18"/>
                <w:szCs w:val="18"/>
              </w:rPr>
              <w:t>Large</w:t>
            </w:r>
          </w:p>
        </w:tc>
        <w:tc>
          <w:tcPr>
            <w:tcW w:w="1933" w:type="dxa"/>
            <w:tcBorders>
              <w:top w:val="nil"/>
              <w:left w:val="nil"/>
              <w:bottom w:val="single" w:sz="4" w:space="0" w:color="auto"/>
              <w:right w:val="single" w:sz="4" w:space="0" w:color="auto"/>
            </w:tcBorders>
            <w:noWrap/>
            <w:hideMark/>
          </w:tcPr>
          <w:p w14:paraId="413490DF" w14:textId="77777777" w:rsidR="0057745A" w:rsidRDefault="0057745A" w:rsidP="0057745A">
            <w:r w:rsidRPr="00A517FA">
              <w:rPr>
                <w:rFonts w:cs="Tahoma"/>
                <w:sz w:val="18"/>
                <w:szCs w:val="18"/>
              </w:rPr>
              <w:t>N/A</w:t>
            </w:r>
          </w:p>
        </w:tc>
        <w:tc>
          <w:tcPr>
            <w:tcW w:w="2302" w:type="dxa"/>
            <w:tcBorders>
              <w:top w:val="nil"/>
              <w:left w:val="nil"/>
              <w:bottom w:val="single" w:sz="4" w:space="0" w:color="auto"/>
              <w:right w:val="single" w:sz="4" w:space="0" w:color="auto"/>
            </w:tcBorders>
            <w:noWrap/>
            <w:hideMark/>
          </w:tcPr>
          <w:p w14:paraId="18A69AC6" w14:textId="77777777" w:rsidR="0057745A" w:rsidRDefault="0057745A" w:rsidP="0057745A">
            <w:r w:rsidRPr="00A517FA">
              <w:rPr>
                <w:rFonts w:cs="Tahoma"/>
                <w:sz w:val="18"/>
                <w:szCs w:val="18"/>
              </w:rPr>
              <w:t>N/A</w:t>
            </w:r>
          </w:p>
        </w:tc>
      </w:tr>
      <w:tr w:rsidR="0057745A" w:rsidRPr="00063F00" w14:paraId="438B6C8D" w14:textId="77777777" w:rsidTr="00ED1BBE">
        <w:trPr>
          <w:trHeight w:val="530"/>
        </w:trPr>
        <w:tc>
          <w:tcPr>
            <w:tcW w:w="2160" w:type="dxa"/>
            <w:tcBorders>
              <w:top w:val="nil"/>
              <w:left w:val="single" w:sz="4" w:space="0" w:color="auto"/>
              <w:bottom w:val="single" w:sz="4" w:space="0" w:color="auto"/>
              <w:right w:val="single" w:sz="4" w:space="0" w:color="auto"/>
            </w:tcBorders>
            <w:noWrap/>
            <w:vAlign w:val="center"/>
            <w:hideMark/>
          </w:tcPr>
          <w:p w14:paraId="04E50B67" w14:textId="77777777" w:rsidR="0057745A" w:rsidRPr="00C564F6" w:rsidRDefault="0057745A" w:rsidP="0057745A">
            <w:pPr>
              <w:spacing w:after="0" w:line="240" w:lineRule="auto"/>
              <w:rPr>
                <w:rFonts w:cs="Tahoma"/>
                <w:sz w:val="18"/>
                <w:szCs w:val="18"/>
              </w:rPr>
            </w:pPr>
            <w:r w:rsidRPr="00C564F6">
              <w:rPr>
                <w:rFonts w:cs="Tahoma"/>
                <w:sz w:val="18"/>
                <w:szCs w:val="18"/>
              </w:rPr>
              <w:t xml:space="preserve">Carriageway Box </w:t>
            </w:r>
          </w:p>
        </w:tc>
        <w:tc>
          <w:tcPr>
            <w:tcW w:w="2070" w:type="dxa"/>
            <w:tcBorders>
              <w:top w:val="nil"/>
              <w:left w:val="nil"/>
              <w:bottom w:val="single" w:sz="4" w:space="0" w:color="auto"/>
              <w:right w:val="single" w:sz="4" w:space="0" w:color="auto"/>
            </w:tcBorders>
            <w:vAlign w:val="center"/>
            <w:hideMark/>
          </w:tcPr>
          <w:p w14:paraId="61F333E0" w14:textId="77777777" w:rsidR="0057745A" w:rsidRPr="00063F00" w:rsidRDefault="0057745A" w:rsidP="0057745A">
            <w:pPr>
              <w:spacing w:after="0" w:line="240" w:lineRule="auto"/>
              <w:rPr>
                <w:rFonts w:cs="Tahoma"/>
                <w:sz w:val="18"/>
                <w:szCs w:val="18"/>
              </w:rPr>
            </w:pPr>
            <w:r w:rsidRPr="00063F00">
              <w:rPr>
                <w:rFonts w:cs="Tahoma"/>
                <w:sz w:val="18"/>
                <w:szCs w:val="18"/>
              </w:rPr>
              <w:t>Size</w:t>
            </w:r>
          </w:p>
        </w:tc>
        <w:tc>
          <w:tcPr>
            <w:tcW w:w="1860" w:type="dxa"/>
            <w:tcBorders>
              <w:top w:val="nil"/>
              <w:left w:val="nil"/>
              <w:bottom w:val="single" w:sz="4" w:space="0" w:color="auto"/>
              <w:right w:val="single" w:sz="4" w:space="0" w:color="auto"/>
            </w:tcBorders>
            <w:vAlign w:val="center"/>
            <w:hideMark/>
          </w:tcPr>
          <w:p w14:paraId="4A1A00D3" w14:textId="77777777" w:rsidR="00B0512A" w:rsidRDefault="0057745A" w:rsidP="0057745A">
            <w:pPr>
              <w:spacing w:after="0" w:line="240" w:lineRule="auto"/>
              <w:rPr>
                <w:rFonts w:cs="Tahoma"/>
                <w:sz w:val="18"/>
                <w:szCs w:val="18"/>
              </w:rPr>
            </w:pPr>
            <w:r w:rsidRPr="00063F00">
              <w:rPr>
                <w:rFonts w:cs="Tahoma"/>
                <w:sz w:val="18"/>
                <w:szCs w:val="18"/>
              </w:rPr>
              <w:t xml:space="preserve">Small, </w:t>
            </w:r>
          </w:p>
          <w:p w14:paraId="629E806F" w14:textId="77777777" w:rsidR="00B0512A" w:rsidRDefault="0057745A" w:rsidP="0057745A">
            <w:pPr>
              <w:spacing w:after="0" w:line="240" w:lineRule="auto"/>
              <w:rPr>
                <w:rFonts w:cs="Tahoma"/>
                <w:sz w:val="18"/>
                <w:szCs w:val="18"/>
              </w:rPr>
            </w:pPr>
            <w:r w:rsidRPr="00063F00">
              <w:rPr>
                <w:rFonts w:cs="Tahoma"/>
                <w:sz w:val="18"/>
                <w:szCs w:val="18"/>
              </w:rPr>
              <w:t xml:space="preserve">Medium, </w:t>
            </w:r>
          </w:p>
          <w:p w14:paraId="75B1FDBC" w14:textId="77777777" w:rsidR="0057745A" w:rsidRPr="00063F00" w:rsidRDefault="0057745A" w:rsidP="0057745A">
            <w:pPr>
              <w:spacing w:after="0" w:line="240" w:lineRule="auto"/>
              <w:rPr>
                <w:rFonts w:cs="Tahoma"/>
                <w:sz w:val="18"/>
                <w:szCs w:val="18"/>
              </w:rPr>
            </w:pPr>
            <w:r w:rsidRPr="00063F00">
              <w:rPr>
                <w:rFonts w:cs="Tahoma"/>
                <w:sz w:val="18"/>
                <w:szCs w:val="18"/>
              </w:rPr>
              <w:t>Large</w:t>
            </w:r>
          </w:p>
        </w:tc>
        <w:tc>
          <w:tcPr>
            <w:tcW w:w="1933" w:type="dxa"/>
            <w:tcBorders>
              <w:top w:val="nil"/>
              <w:left w:val="nil"/>
              <w:bottom w:val="single" w:sz="4" w:space="0" w:color="auto"/>
              <w:right w:val="single" w:sz="4" w:space="0" w:color="auto"/>
            </w:tcBorders>
            <w:noWrap/>
            <w:hideMark/>
          </w:tcPr>
          <w:p w14:paraId="48600637" w14:textId="77777777" w:rsidR="0057745A" w:rsidRDefault="0057745A" w:rsidP="0057745A">
            <w:r w:rsidRPr="00A517FA">
              <w:rPr>
                <w:rFonts w:cs="Tahoma"/>
                <w:sz w:val="18"/>
                <w:szCs w:val="18"/>
              </w:rPr>
              <w:t>N/A</w:t>
            </w:r>
          </w:p>
        </w:tc>
        <w:tc>
          <w:tcPr>
            <w:tcW w:w="2302" w:type="dxa"/>
            <w:tcBorders>
              <w:top w:val="nil"/>
              <w:left w:val="nil"/>
              <w:bottom w:val="single" w:sz="4" w:space="0" w:color="auto"/>
              <w:right w:val="single" w:sz="4" w:space="0" w:color="auto"/>
            </w:tcBorders>
            <w:noWrap/>
            <w:hideMark/>
          </w:tcPr>
          <w:p w14:paraId="26DB3BA2" w14:textId="77777777" w:rsidR="0057745A" w:rsidRDefault="0057745A" w:rsidP="0057745A">
            <w:r w:rsidRPr="00A517FA">
              <w:rPr>
                <w:rFonts w:cs="Tahoma"/>
                <w:sz w:val="18"/>
                <w:szCs w:val="18"/>
              </w:rPr>
              <w:t>N/A</w:t>
            </w:r>
          </w:p>
        </w:tc>
      </w:tr>
      <w:tr w:rsidR="0057745A" w:rsidRPr="00063F00" w14:paraId="2382C8FE" w14:textId="77777777" w:rsidTr="00ED1BBE">
        <w:trPr>
          <w:trHeight w:val="620"/>
        </w:trPr>
        <w:tc>
          <w:tcPr>
            <w:tcW w:w="2160" w:type="dxa"/>
            <w:tcBorders>
              <w:top w:val="nil"/>
              <w:left w:val="single" w:sz="4" w:space="0" w:color="auto"/>
              <w:bottom w:val="single" w:sz="4" w:space="0" w:color="auto"/>
              <w:right w:val="single" w:sz="4" w:space="0" w:color="auto"/>
            </w:tcBorders>
            <w:noWrap/>
            <w:vAlign w:val="center"/>
            <w:hideMark/>
          </w:tcPr>
          <w:p w14:paraId="56D027A0" w14:textId="77777777" w:rsidR="0057745A" w:rsidRPr="00C564F6" w:rsidRDefault="0057745A" w:rsidP="0057745A">
            <w:pPr>
              <w:spacing w:after="0" w:line="240" w:lineRule="auto"/>
              <w:rPr>
                <w:rFonts w:cs="Tahoma"/>
                <w:sz w:val="18"/>
                <w:szCs w:val="18"/>
              </w:rPr>
            </w:pPr>
            <w:r w:rsidRPr="00C564F6">
              <w:rPr>
                <w:rFonts w:cs="Tahoma"/>
                <w:sz w:val="18"/>
                <w:szCs w:val="18"/>
              </w:rPr>
              <w:t xml:space="preserve">New Duct </w:t>
            </w:r>
          </w:p>
        </w:tc>
        <w:tc>
          <w:tcPr>
            <w:tcW w:w="2070" w:type="dxa"/>
            <w:tcBorders>
              <w:top w:val="nil"/>
              <w:left w:val="nil"/>
              <w:bottom w:val="single" w:sz="4" w:space="0" w:color="auto"/>
              <w:right w:val="single" w:sz="4" w:space="0" w:color="auto"/>
            </w:tcBorders>
            <w:vAlign w:val="center"/>
            <w:hideMark/>
          </w:tcPr>
          <w:p w14:paraId="0A8D0D21" w14:textId="77777777" w:rsidR="0057745A" w:rsidRPr="00063F00" w:rsidRDefault="0057745A" w:rsidP="0057745A">
            <w:pPr>
              <w:spacing w:after="0" w:line="240" w:lineRule="auto"/>
              <w:rPr>
                <w:rFonts w:cs="Tahoma"/>
                <w:sz w:val="18"/>
                <w:szCs w:val="18"/>
              </w:rPr>
            </w:pPr>
            <w:r w:rsidRPr="00063F00">
              <w:rPr>
                <w:rFonts w:cs="Tahoma"/>
                <w:sz w:val="18"/>
                <w:szCs w:val="18"/>
              </w:rPr>
              <w:t>New Duct Type</w:t>
            </w:r>
          </w:p>
        </w:tc>
        <w:tc>
          <w:tcPr>
            <w:tcW w:w="1860" w:type="dxa"/>
            <w:tcBorders>
              <w:top w:val="nil"/>
              <w:left w:val="nil"/>
              <w:bottom w:val="single" w:sz="4" w:space="0" w:color="auto"/>
              <w:right w:val="single" w:sz="4" w:space="0" w:color="auto"/>
            </w:tcBorders>
            <w:vAlign w:val="center"/>
            <w:hideMark/>
          </w:tcPr>
          <w:p w14:paraId="603D62F5" w14:textId="77777777" w:rsidR="00B0512A" w:rsidRDefault="0057745A" w:rsidP="0057745A">
            <w:pPr>
              <w:spacing w:after="0" w:line="240" w:lineRule="auto"/>
              <w:rPr>
                <w:rFonts w:cs="Tahoma"/>
                <w:sz w:val="18"/>
                <w:szCs w:val="18"/>
              </w:rPr>
            </w:pPr>
            <w:r w:rsidRPr="00063F00">
              <w:rPr>
                <w:rFonts w:cs="Tahoma"/>
                <w:sz w:val="18"/>
                <w:szCs w:val="18"/>
              </w:rPr>
              <w:t xml:space="preserve">Soft, </w:t>
            </w:r>
          </w:p>
          <w:p w14:paraId="2E0A4525" w14:textId="77777777" w:rsidR="0057745A" w:rsidRPr="00063F00" w:rsidRDefault="0057745A" w:rsidP="0057745A">
            <w:pPr>
              <w:spacing w:after="0" w:line="240" w:lineRule="auto"/>
              <w:rPr>
                <w:rFonts w:cs="Tahoma"/>
                <w:sz w:val="18"/>
                <w:szCs w:val="18"/>
              </w:rPr>
            </w:pPr>
            <w:r w:rsidRPr="00063F00">
              <w:rPr>
                <w:rFonts w:cs="Tahoma"/>
                <w:sz w:val="18"/>
                <w:szCs w:val="18"/>
              </w:rPr>
              <w:t>Footway, Carriageway</w:t>
            </w:r>
          </w:p>
        </w:tc>
        <w:tc>
          <w:tcPr>
            <w:tcW w:w="1933" w:type="dxa"/>
            <w:tcBorders>
              <w:top w:val="nil"/>
              <w:left w:val="nil"/>
              <w:bottom w:val="single" w:sz="4" w:space="0" w:color="auto"/>
              <w:right w:val="single" w:sz="4" w:space="0" w:color="auto"/>
            </w:tcBorders>
            <w:noWrap/>
            <w:hideMark/>
          </w:tcPr>
          <w:p w14:paraId="5B0B64BF" w14:textId="77777777" w:rsidR="0057745A" w:rsidRDefault="0057745A" w:rsidP="0057745A">
            <w:r w:rsidRPr="00A517FA">
              <w:rPr>
                <w:rFonts w:cs="Tahoma"/>
                <w:sz w:val="18"/>
                <w:szCs w:val="18"/>
              </w:rPr>
              <w:t>N/A</w:t>
            </w:r>
          </w:p>
        </w:tc>
        <w:tc>
          <w:tcPr>
            <w:tcW w:w="2302" w:type="dxa"/>
            <w:tcBorders>
              <w:top w:val="nil"/>
              <w:left w:val="nil"/>
              <w:bottom w:val="single" w:sz="4" w:space="0" w:color="auto"/>
              <w:right w:val="single" w:sz="4" w:space="0" w:color="auto"/>
            </w:tcBorders>
            <w:noWrap/>
            <w:hideMark/>
          </w:tcPr>
          <w:p w14:paraId="5F24D817" w14:textId="77777777" w:rsidR="0057745A" w:rsidRDefault="0057745A" w:rsidP="0057745A">
            <w:r w:rsidRPr="00A517FA">
              <w:rPr>
                <w:rFonts w:cs="Tahoma"/>
                <w:sz w:val="18"/>
                <w:szCs w:val="18"/>
              </w:rPr>
              <w:t>N/A</w:t>
            </w:r>
          </w:p>
        </w:tc>
      </w:tr>
      <w:tr w:rsidR="00C7527C" w:rsidRPr="00063F00" w14:paraId="51268F8A" w14:textId="77777777" w:rsidTr="00ED1BBE">
        <w:trPr>
          <w:trHeight w:val="710"/>
        </w:trPr>
        <w:tc>
          <w:tcPr>
            <w:tcW w:w="2160" w:type="dxa"/>
            <w:tcBorders>
              <w:top w:val="nil"/>
              <w:left w:val="single" w:sz="4" w:space="0" w:color="auto"/>
              <w:bottom w:val="single" w:sz="4" w:space="0" w:color="auto"/>
              <w:right w:val="single" w:sz="4" w:space="0" w:color="auto"/>
            </w:tcBorders>
            <w:noWrap/>
            <w:vAlign w:val="center"/>
            <w:hideMark/>
          </w:tcPr>
          <w:p w14:paraId="6B657B8F" w14:textId="77777777" w:rsidR="00F07C99" w:rsidRPr="00484C58" w:rsidRDefault="00C7527C" w:rsidP="009F58CC">
            <w:pPr>
              <w:spacing w:after="0" w:line="240" w:lineRule="auto"/>
              <w:rPr>
                <w:rFonts w:cs="Tahoma"/>
                <w:sz w:val="18"/>
                <w:szCs w:val="18"/>
                <w:lang w:val="fr-FR"/>
              </w:rPr>
            </w:pPr>
            <w:r w:rsidRPr="00484C58">
              <w:rPr>
                <w:rFonts w:cs="Tahoma"/>
                <w:sz w:val="18"/>
                <w:szCs w:val="18"/>
                <w:lang w:val="fr-FR"/>
              </w:rPr>
              <w:t xml:space="preserve">Replacement Carrier Pole </w:t>
            </w:r>
            <w:r w:rsidR="00F07C99" w:rsidRPr="00484C58">
              <w:rPr>
                <w:rFonts w:cs="Tahoma"/>
                <w:sz w:val="18"/>
                <w:szCs w:val="18"/>
                <w:lang w:val="fr-FR"/>
              </w:rPr>
              <w:t>/</w:t>
            </w:r>
          </w:p>
          <w:p w14:paraId="2F41FB23" w14:textId="77777777" w:rsidR="00C7527C" w:rsidRPr="00484C58" w:rsidRDefault="00F07C99" w:rsidP="009F58CC">
            <w:pPr>
              <w:spacing w:after="0" w:line="240" w:lineRule="auto"/>
              <w:rPr>
                <w:rFonts w:cs="Tahoma"/>
                <w:sz w:val="18"/>
                <w:szCs w:val="18"/>
                <w:lang w:val="fr-FR"/>
              </w:rPr>
            </w:pPr>
            <w:r w:rsidRPr="00484C58">
              <w:rPr>
                <w:rFonts w:cs="Tahoma"/>
                <w:sz w:val="18"/>
                <w:szCs w:val="18"/>
                <w:lang w:val="fr-FR"/>
              </w:rPr>
              <w:t xml:space="preserve">Replacement DP Pole </w:t>
            </w:r>
            <w:r w:rsidR="00C7527C" w:rsidRPr="00484C58">
              <w:rPr>
                <w:rFonts w:cs="Tahoma"/>
                <w:sz w:val="18"/>
                <w:szCs w:val="18"/>
                <w:lang w:val="fr-FR"/>
              </w:rPr>
              <w:t xml:space="preserve"> </w:t>
            </w:r>
          </w:p>
        </w:tc>
        <w:tc>
          <w:tcPr>
            <w:tcW w:w="2070" w:type="dxa"/>
            <w:tcBorders>
              <w:top w:val="nil"/>
              <w:left w:val="nil"/>
              <w:bottom w:val="single" w:sz="4" w:space="0" w:color="auto"/>
              <w:right w:val="single" w:sz="4" w:space="0" w:color="auto"/>
            </w:tcBorders>
            <w:vAlign w:val="center"/>
            <w:hideMark/>
          </w:tcPr>
          <w:p w14:paraId="114C2DA2" w14:textId="77777777" w:rsidR="00C7527C" w:rsidRPr="00063F00" w:rsidRDefault="00C7527C" w:rsidP="009F58CC">
            <w:pPr>
              <w:spacing w:after="0" w:line="240" w:lineRule="auto"/>
              <w:rPr>
                <w:rFonts w:cs="Tahoma"/>
                <w:sz w:val="18"/>
                <w:szCs w:val="18"/>
              </w:rPr>
            </w:pPr>
            <w:r w:rsidRPr="00063F00">
              <w:rPr>
                <w:rFonts w:cs="Tahoma"/>
                <w:sz w:val="18"/>
                <w:szCs w:val="18"/>
              </w:rPr>
              <w:t>Pole Type</w:t>
            </w:r>
          </w:p>
        </w:tc>
        <w:tc>
          <w:tcPr>
            <w:tcW w:w="1860" w:type="dxa"/>
            <w:tcBorders>
              <w:top w:val="nil"/>
              <w:left w:val="nil"/>
              <w:bottom w:val="single" w:sz="4" w:space="0" w:color="auto"/>
              <w:right w:val="single" w:sz="4" w:space="0" w:color="auto"/>
            </w:tcBorders>
            <w:vAlign w:val="center"/>
            <w:hideMark/>
          </w:tcPr>
          <w:p w14:paraId="327F5101" w14:textId="77777777" w:rsidR="00C7527C" w:rsidRPr="00063F00" w:rsidRDefault="00C7527C" w:rsidP="009F58CC">
            <w:pPr>
              <w:spacing w:after="0" w:line="240" w:lineRule="auto"/>
              <w:rPr>
                <w:rFonts w:cs="Tahoma"/>
                <w:sz w:val="18"/>
                <w:szCs w:val="18"/>
              </w:rPr>
            </w:pPr>
            <w:r w:rsidRPr="00063F00">
              <w:rPr>
                <w:rFonts w:cs="Tahoma"/>
                <w:sz w:val="18"/>
                <w:szCs w:val="18"/>
              </w:rPr>
              <w:t xml:space="preserve">Carrier Pole, </w:t>
            </w:r>
          </w:p>
          <w:p w14:paraId="59537332" w14:textId="77777777" w:rsidR="00C7527C" w:rsidRPr="00063F00" w:rsidRDefault="00C7527C" w:rsidP="009F58CC">
            <w:pPr>
              <w:spacing w:after="0" w:line="240" w:lineRule="auto"/>
              <w:rPr>
                <w:rFonts w:cs="Tahoma"/>
                <w:sz w:val="18"/>
                <w:szCs w:val="18"/>
              </w:rPr>
            </w:pPr>
            <w:r w:rsidRPr="00063F00">
              <w:rPr>
                <w:rFonts w:cs="Tahoma"/>
                <w:sz w:val="18"/>
                <w:szCs w:val="18"/>
              </w:rPr>
              <w:t>DP Pole</w:t>
            </w:r>
          </w:p>
        </w:tc>
        <w:tc>
          <w:tcPr>
            <w:tcW w:w="1933" w:type="dxa"/>
            <w:tcBorders>
              <w:top w:val="nil"/>
              <w:left w:val="nil"/>
              <w:bottom w:val="single" w:sz="4" w:space="0" w:color="auto"/>
              <w:right w:val="single" w:sz="4" w:space="0" w:color="auto"/>
            </w:tcBorders>
            <w:noWrap/>
            <w:vAlign w:val="center"/>
            <w:hideMark/>
          </w:tcPr>
          <w:p w14:paraId="71772B37" w14:textId="77777777" w:rsidR="00C7527C" w:rsidRPr="00063F00" w:rsidRDefault="00C7527C" w:rsidP="009F58CC">
            <w:pPr>
              <w:spacing w:after="0" w:line="240" w:lineRule="auto"/>
              <w:rPr>
                <w:rFonts w:cs="Tahoma"/>
                <w:sz w:val="18"/>
                <w:szCs w:val="18"/>
              </w:rPr>
            </w:pPr>
            <w:r w:rsidRPr="00063F00">
              <w:rPr>
                <w:rFonts w:cs="Tahoma"/>
                <w:sz w:val="18"/>
                <w:szCs w:val="18"/>
              </w:rPr>
              <w:t>Expedite</w:t>
            </w:r>
          </w:p>
        </w:tc>
        <w:tc>
          <w:tcPr>
            <w:tcW w:w="2302" w:type="dxa"/>
            <w:tcBorders>
              <w:top w:val="nil"/>
              <w:left w:val="nil"/>
              <w:bottom w:val="single" w:sz="4" w:space="0" w:color="auto"/>
              <w:right w:val="single" w:sz="4" w:space="0" w:color="auto"/>
            </w:tcBorders>
            <w:vAlign w:val="center"/>
            <w:hideMark/>
          </w:tcPr>
          <w:p w14:paraId="03C1C5F6" w14:textId="77777777" w:rsidR="00C7527C" w:rsidRDefault="00C7527C" w:rsidP="009F58CC">
            <w:pPr>
              <w:spacing w:after="0" w:line="240" w:lineRule="auto"/>
              <w:rPr>
                <w:rFonts w:cs="Tahoma"/>
                <w:sz w:val="18"/>
                <w:szCs w:val="18"/>
              </w:rPr>
            </w:pPr>
            <w:r w:rsidRPr="00063F00">
              <w:rPr>
                <w:rFonts w:cs="Tahoma"/>
                <w:sz w:val="18"/>
                <w:szCs w:val="18"/>
              </w:rPr>
              <w:t>Y,</w:t>
            </w:r>
          </w:p>
          <w:p w14:paraId="3BD40DEA" w14:textId="77777777" w:rsidR="00C7527C" w:rsidRPr="00063F00" w:rsidRDefault="00C7527C" w:rsidP="009F58CC">
            <w:pPr>
              <w:spacing w:after="0" w:line="240" w:lineRule="auto"/>
              <w:rPr>
                <w:rFonts w:cs="Tahoma"/>
                <w:sz w:val="18"/>
                <w:szCs w:val="18"/>
              </w:rPr>
            </w:pPr>
            <w:r w:rsidRPr="00063F00">
              <w:rPr>
                <w:rFonts w:cs="Tahoma"/>
                <w:sz w:val="18"/>
                <w:szCs w:val="18"/>
              </w:rPr>
              <w:t>N</w:t>
            </w:r>
          </w:p>
        </w:tc>
      </w:tr>
      <w:tr w:rsidR="00B00211" w:rsidRPr="00063F00" w14:paraId="04B0A4B0" w14:textId="77777777" w:rsidTr="008E2DA6">
        <w:trPr>
          <w:trHeight w:val="710"/>
        </w:trPr>
        <w:tc>
          <w:tcPr>
            <w:tcW w:w="2160" w:type="dxa"/>
            <w:tcBorders>
              <w:top w:val="nil"/>
              <w:left w:val="single" w:sz="4" w:space="0" w:color="auto"/>
              <w:bottom w:val="single" w:sz="4" w:space="0" w:color="auto"/>
              <w:right w:val="single" w:sz="4" w:space="0" w:color="auto"/>
            </w:tcBorders>
            <w:noWrap/>
            <w:vAlign w:val="center"/>
          </w:tcPr>
          <w:p w14:paraId="4F5D908D" w14:textId="77777777" w:rsidR="00B00211" w:rsidRPr="00C564F6" w:rsidRDefault="00B00211" w:rsidP="00B00211">
            <w:pPr>
              <w:spacing w:after="0" w:line="240" w:lineRule="auto"/>
              <w:rPr>
                <w:rFonts w:cs="Tahoma"/>
                <w:sz w:val="18"/>
                <w:szCs w:val="18"/>
              </w:rPr>
            </w:pPr>
            <w:r w:rsidRPr="00C564F6">
              <w:rPr>
                <w:rFonts w:cs="Tahoma"/>
                <w:sz w:val="18"/>
                <w:szCs w:val="18"/>
              </w:rPr>
              <w:t>Pole Top Capacity</w:t>
            </w:r>
          </w:p>
        </w:tc>
        <w:tc>
          <w:tcPr>
            <w:tcW w:w="2070" w:type="dxa"/>
            <w:tcBorders>
              <w:top w:val="nil"/>
              <w:left w:val="nil"/>
              <w:bottom w:val="single" w:sz="4" w:space="0" w:color="auto"/>
              <w:right w:val="single" w:sz="4" w:space="0" w:color="auto"/>
            </w:tcBorders>
            <w:vAlign w:val="center"/>
          </w:tcPr>
          <w:p w14:paraId="537F4EE2" w14:textId="77777777" w:rsidR="00B00211" w:rsidRPr="00C564F6" w:rsidRDefault="00B00211" w:rsidP="00B00211">
            <w:pPr>
              <w:spacing w:after="0" w:line="240" w:lineRule="auto"/>
              <w:rPr>
                <w:rFonts w:cs="Tahoma"/>
                <w:sz w:val="18"/>
                <w:szCs w:val="18"/>
              </w:rPr>
            </w:pPr>
            <w:r w:rsidRPr="00C564F6">
              <w:rPr>
                <w:rFonts w:cs="Tahoma"/>
                <w:sz w:val="18"/>
                <w:szCs w:val="18"/>
              </w:rPr>
              <w:t>PoleTopCapacityType</w:t>
            </w:r>
          </w:p>
        </w:tc>
        <w:tc>
          <w:tcPr>
            <w:tcW w:w="1860" w:type="dxa"/>
            <w:tcBorders>
              <w:top w:val="nil"/>
              <w:left w:val="nil"/>
              <w:bottom w:val="single" w:sz="4" w:space="0" w:color="auto"/>
              <w:right w:val="single" w:sz="4" w:space="0" w:color="auto"/>
            </w:tcBorders>
            <w:vAlign w:val="center"/>
          </w:tcPr>
          <w:p w14:paraId="56020FE3" w14:textId="77777777" w:rsidR="00B00211" w:rsidRPr="00C564F6" w:rsidRDefault="00B00211" w:rsidP="00B00211">
            <w:pPr>
              <w:spacing w:after="0" w:line="240" w:lineRule="auto"/>
              <w:rPr>
                <w:rFonts w:cs="Tahoma"/>
                <w:sz w:val="18"/>
                <w:szCs w:val="18"/>
              </w:rPr>
            </w:pPr>
            <w:r w:rsidRPr="00C564F6">
              <w:rPr>
                <w:rFonts w:cs="Tahoma"/>
                <w:sz w:val="18"/>
                <w:szCs w:val="18"/>
              </w:rPr>
              <w:t>Furniture</w:t>
            </w:r>
          </w:p>
          <w:p w14:paraId="282864DD" w14:textId="77777777" w:rsidR="00B00211" w:rsidRPr="00C564F6" w:rsidRDefault="00B00211" w:rsidP="00B00211">
            <w:pPr>
              <w:spacing w:after="0" w:line="240" w:lineRule="auto"/>
              <w:rPr>
                <w:rFonts w:cs="Tahoma"/>
                <w:sz w:val="18"/>
                <w:szCs w:val="18"/>
              </w:rPr>
            </w:pPr>
            <w:r w:rsidRPr="00C564F6">
              <w:rPr>
                <w:rFonts w:cs="Tahoma"/>
                <w:sz w:val="18"/>
                <w:szCs w:val="18"/>
              </w:rPr>
              <w:t>Drop Wire</w:t>
            </w:r>
          </w:p>
          <w:p w14:paraId="30B22D41" w14:textId="77777777" w:rsidR="00B00211" w:rsidRPr="00C564F6" w:rsidRDefault="00B00211" w:rsidP="00B00211">
            <w:pPr>
              <w:spacing w:after="0" w:line="240" w:lineRule="auto"/>
              <w:rPr>
                <w:rFonts w:cs="Tahoma"/>
                <w:sz w:val="18"/>
                <w:szCs w:val="18"/>
              </w:rPr>
            </w:pPr>
            <w:r w:rsidRPr="00C564F6">
              <w:rPr>
                <w:rFonts w:cs="Tahoma"/>
                <w:sz w:val="18"/>
                <w:szCs w:val="18"/>
              </w:rPr>
              <w:t>Carrier</w:t>
            </w:r>
          </w:p>
        </w:tc>
        <w:tc>
          <w:tcPr>
            <w:tcW w:w="1933" w:type="dxa"/>
            <w:tcBorders>
              <w:top w:val="nil"/>
              <w:left w:val="nil"/>
              <w:bottom w:val="single" w:sz="4" w:space="0" w:color="auto"/>
              <w:right w:val="single" w:sz="4" w:space="0" w:color="auto"/>
            </w:tcBorders>
            <w:noWrap/>
          </w:tcPr>
          <w:p w14:paraId="3E7EEE94" w14:textId="77777777" w:rsidR="00B00211" w:rsidRPr="00C564F6" w:rsidRDefault="00B00211" w:rsidP="00B00211">
            <w:r w:rsidRPr="00C564F6">
              <w:rPr>
                <w:rFonts w:cs="Tahoma"/>
                <w:sz w:val="18"/>
                <w:szCs w:val="18"/>
              </w:rPr>
              <w:t>N/A</w:t>
            </w:r>
          </w:p>
        </w:tc>
        <w:tc>
          <w:tcPr>
            <w:tcW w:w="2302" w:type="dxa"/>
            <w:tcBorders>
              <w:top w:val="nil"/>
              <w:left w:val="nil"/>
              <w:bottom w:val="single" w:sz="4" w:space="0" w:color="auto"/>
              <w:right w:val="single" w:sz="4" w:space="0" w:color="auto"/>
            </w:tcBorders>
          </w:tcPr>
          <w:p w14:paraId="2693870C" w14:textId="77777777" w:rsidR="00B00211" w:rsidRPr="00C564F6" w:rsidRDefault="00B00211" w:rsidP="00B00211">
            <w:r w:rsidRPr="00C564F6">
              <w:rPr>
                <w:rFonts w:cs="Tahoma"/>
                <w:sz w:val="18"/>
                <w:szCs w:val="18"/>
              </w:rPr>
              <w:t>N/A</w:t>
            </w:r>
          </w:p>
        </w:tc>
      </w:tr>
      <w:tr w:rsidR="00B00211" w:rsidRPr="00063F00" w14:paraId="1063A56F" w14:textId="77777777" w:rsidTr="00ED1BBE">
        <w:trPr>
          <w:trHeight w:val="710"/>
        </w:trPr>
        <w:tc>
          <w:tcPr>
            <w:tcW w:w="2160" w:type="dxa"/>
            <w:tcBorders>
              <w:top w:val="nil"/>
              <w:left w:val="single" w:sz="4" w:space="0" w:color="auto"/>
              <w:bottom w:val="single" w:sz="4" w:space="0" w:color="auto"/>
              <w:right w:val="single" w:sz="4" w:space="0" w:color="auto"/>
            </w:tcBorders>
            <w:noWrap/>
            <w:vAlign w:val="center"/>
          </w:tcPr>
          <w:p w14:paraId="07AAB8CD" w14:textId="77777777" w:rsidR="00B00211" w:rsidRPr="00736B96" w:rsidRDefault="00B00211" w:rsidP="00B00211">
            <w:pPr>
              <w:spacing w:after="0" w:line="240" w:lineRule="auto"/>
              <w:rPr>
                <w:rFonts w:cs="Tahoma"/>
                <w:sz w:val="18"/>
                <w:szCs w:val="18"/>
              </w:rPr>
            </w:pPr>
            <w:r w:rsidRPr="00736B96">
              <w:rPr>
                <w:rFonts w:cs="Tahoma"/>
                <w:sz w:val="18"/>
                <w:szCs w:val="18"/>
              </w:rPr>
              <w:t>Clearing A Block In Duct</w:t>
            </w:r>
          </w:p>
        </w:tc>
        <w:tc>
          <w:tcPr>
            <w:tcW w:w="2070" w:type="dxa"/>
            <w:tcBorders>
              <w:top w:val="nil"/>
              <w:left w:val="nil"/>
              <w:bottom w:val="single" w:sz="4" w:space="0" w:color="auto"/>
              <w:right w:val="single" w:sz="4" w:space="0" w:color="auto"/>
            </w:tcBorders>
            <w:vAlign w:val="center"/>
          </w:tcPr>
          <w:p w14:paraId="3B80412D" w14:textId="77777777" w:rsidR="00B00211" w:rsidRPr="00736B96" w:rsidRDefault="00B00211" w:rsidP="00B00211">
            <w:pPr>
              <w:spacing w:after="0" w:line="240" w:lineRule="auto"/>
              <w:rPr>
                <w:rFonts w:cs="Tahoma"/>
                <w:sz w:val="18"/>
                <w:szCs w:val="18"/>
              </w:rPr>
            </w:pPr>
            <w:r w:rsidRPr="00736B96">
              <w:rPr>
                <w:rFonts w:cs="Tahoma"/>
                <w:sz w:val="18"/>
                <w:szCs w:val="18"/>
              </w:rPr>
              <w:t>Duct Blockage Type</w:t>
            </w:r>
          </w:p>
        </w:tc>
        <w:tc>
          <w:tcPr>
            <w:tcW w:w="1860" w:type="dxa"/>
            <w:tcBorders>
              <w:top w:val="nil"/>
              <w:left w:val="nil"/>
              <w:bottom w:val="single" w:sz="4" w:space="0" w:color="auto"/>
              <w:right w:val="single" w:sz="4" w:space="0" w:color="auto"/>
            </w:tcBorders>
            <w:vAlign w:val="center"/>
          </w:tcPr>
          <w:p w14:paraId="425137BC" w14:textId="77777777" w:rsidR="00B00211" w:rsidRPr="00736B96" w:rsidRDefault="00B00211" w:rsidP="00B00211">
            <w:pPr>
              <w:spacing w:after="0" w:line="240" w:lineRule="auto"/>
              <w:rPr>
                <w:rFonts w:cs="Tahoma"/>
                <w:sz w:val="18"/>
                <w:szCs w:val="18"/>
              </w:rPr>
            </w:pPr>
            <w:r w:rsidRPr="00736B96">
              <w:rPr>
                <w:rFonts w:cs="Tahoma"/>
                <w:sz w:val="18"/>
                <w:szCs w:val="18"/>
              </w:rPr>
              <w:t>First,</w:t>
            </w:r>
          </w:p>
          <w:p w14:paraId="40D3FFB6" w14:textId="77777777" w:rsidR="00B00211" w:rsidRPr="00736B96" w:rsidRDefault="00B00211" w:rsidP="00B00211">
            <w:pPr>
              <w:spacing w:after="0" w:line="240" w:lineRule="auto"/>
              <w:rPr>
                <w:rFonts w:cs="Tahoma"/>
                <w:sz w:val="18"/>
                <w:szCs w:val="18"/>
              </w:rPr>
            </w:pPr>
            <w:r w:rsidRPr="00736B96">
              <w:rPr>
                <w:rFonts w:cs="Tahoma"/>
                <w:sz w:val="18"/>
                <w:szCs w:val="18"/>
              </w:rPr>
              <w:t>Subsequent</w:t>
            </w:r>
          </w:p>
        </w:tc>
        <w:tc>
          <w:tcPr>
            <w:tcW w:w="1933" w:type="dxa"/>
            <w:tcBorders>
              <w:top w:val="nil"/>
              <w:left w:val="nil"/>
              <w:bottom w:val="single" w:sz="4" w:space="0" w:color="auto"/>
              <w:right w:val="single" w:sz="4" w:space="0" w:color="auto"/>
            </w:tcBorders>
            <w:noWrap/>
            <w:vAlign w:val="center"/>
          </w:tcPr>
          <w:p w14:paraId="2005CFD9" w14:textId="77777777" w:rsidR="00B00211" w:rsidRPr="00736B96" w:rsidRDefault="00B00211" w:rsidP="00B00211">
            <w:pPr>
              <w:spacing w:after="0" w:line="240" w:lineRule="auto"/>
              <w:rPr>
                <w:rFonts w:cs="Tahoma"/>
                <w:sz w:val="18"/>
                <w:szCs w:val="18"/>
              </w:rPr>
            </w:pPr>
            <w:r w:rsidRPr="00736B96">
              <w:rPr>
                <w:rFonts w:cs="Tahoma"/>
                <w:sz w:val="18"/>
                <w:szCs w:val="18"/>
              </w:rPr>
              <w:t>Surface Type</w:t>
            </w:r>
          </w:p>
        </w:tc>
        <w:tc>
          <w:tcPr>
            <w:tcW w:w="2302" w:type="dxa"/>
            <w:tcBorders>
              <w:top w:val="nil"/>
              <w:left w:val="nil"/>
              <w:bottom w:val="single" w:sz="4" w:space="0" w:color="auto"/>
              <w:right w:val="single" w:sz="4" w:space="0" w:color="auto"/>
            </w:tcBorders>
            <w:vAlign w:val="center"/>
          </w:tcPr>
          <w:p w14:paraId="1A036C6F" w14:textId="77777777" w:rsidR="00B00211" w:rsidRPr="00736B96" w:rsidRDefault="00B00211" w:rsidP="00B00211">
            <w:pPr>
              <w:spacing w:after="0" w:line="240" w:lineRule="auto"/>
              <w:rPr>
                <w:rFonts w:cs="Tahoma"/>
                <w:sz w:val="18"/>
                <w:szCs w:val="18"/>
              </w:rPr>
            </w:pPr>
            <w:r w:rsidRPr="00736B96">
              <w:rPr>
                <w:rFonts w:cs="Tahoma"/>
                <w:sz w:val="18"/>
                <w:szCs w:val="18"/>
              </w:rPr>
              <w:t>Soft/Footway,</w:t>
            </w:r>
            <w:r w:rsidR="00CE3990">
              <w:rPr>
                <w:rFonts w:cs="Tahoma"/>
                <w:sz w:val="18"/>
                <w:szCs w:val="18"/>
              </w:rPr>
              <w:t xml:space="preserve"> </w:t>
            </w:r>
            <w:r w:rsidRPr="00736B96">
              <w:rPr>
                <w:rFonts w:cs="Tahoma"/>
                <w:sz w:val="18"/>
                <w:szCs w:val="18"/>
              </w:rPr>
              <w:t>Carriageway</w:t>
            </w:r>
          </w:p>
        </w:tc>
      </w:tr>
      <w:tr w:rsidR="00B00211" w:rsidRPr="00C564F6" w14:paraId="32069D62" w14:textId="77777777" w:rsidTr="00031E8B">
        <w:trPr>
          <w:trHeight w:val="710"/>
        </w:trPr>
        <w:tc>
          <w:tcPr>
            <w:tcW w:w="2160" w:type="dxa"/>
            <w:tcBorders>
              <w:top w:val="nil"/>
              <w:left w:val="single" w:sz="4" w:space="0" w:color="auto"/>
              <w:bottom w:val="nil"/>
              <w:right w:val="single" w:sz="4" w:space="0" w:color="auto"/>
            </w:tcBorders>
            <w:noWrap/>
            <w:vAlign w:val="center"/>
          </w:tcPr>
          <w:p w14:paraId="59CE5543" w14:textId="77777777" w:rsidR="00B00211" w:rsidRPr="00736B96" w:rsidRDefault="00B00211" w:rsidP="00B00211">
            <w:pPr>
              <w:spacing w:after="0" w:line="240" w:lineRule="auto"/>
              <w:rPr>
                <w:rFonts w:cs="Tahoma"/>
                <w:sz w:val="18"/>
                <w:szCs w:val="18"/>
              </w:rPr>
            </w:pPr>
            <w:r w:rsidRPr="00736B96">
              <w:rPr>
                <w:rFonts w:cs="Tahoma"/>
                <w:sz w:val="18"/>
                <w:szCs w:val="18"/>
              </w:rPr>
              <w:t>Renew Replace Frame Cover</w:t>
            </w:r>
          </w:p>
        </w:tc>
        <w:tc>
          <w:tcPr>
            <w:tcW w:w="2070" w:type="dxa"/>
            <w:tcBorders>
              <w:top w:val="nil"/>
              <w:left w:val="nil"/>
              <w:bottom w:val="nil"/>
              <w:right w:val="single" w:sz="4" w:space="0" w:color="auto"/>
            </w:tcBorders>
            <w:vAlign w:val="center"/>
          </w:tcPr>
          <w:p w14:paraId="5BA9BF2F" w14:textId="77777777" w:rsidR="00B00211" w:rsidRPr="00736B96" w:rsidRDefault="00B00211" w:rsidP="00B00211">
            <w:pPr>
              <w:spacing w:after="0" w:line="240" w:lineRule="auto"/>
              <w:rPr>
                <w:rFonts w:cs="Tahoma"/>
                <w:sz w:val="18"/>
                <w:szCs w:val="18"/>
              </w:rPr>
            </w:pPr>
            <w:r w:rsidRPr="00736B96">
              <w:rPr>
                <w:rFonts w:cs="Tahoma"/>
                <w:sz w:val="18"/>
                <w:szCs w:val="18"/>
              </w:rPr>
              <w:t>FrameCover Type</w:t>
            </w:r>
          </w:p>
          <w:p w14:paraId="1A1851BB" w14:textId="77777777" w:rsidR="00CF4995" w:rsidRPr="00736B96" w:rsidRDefault="00CF4995" w:rsidP="00B00211">
            <w:pPr>
              <w:spacing w:after="0" w:line="240" w:lineRule="auto"/>
              <w:rPr>
                <w:rFonts w:cs="Tahoma"/>
                <w:sz w:val="18"/>
                <w:szCs w:val="18"/>
              </w:rPr>
            </w:pPr>
          </w:p>
        </w:tc>
        <w:tc>
          <w:tcPr>
            <w:tcW w:w="1860" w:type="dxa"/>
            <w:tcBorders>
              <w:top w:val="nil"/>
              <w:left w:val="nil"/>
              <w:bottom w:val="nil"/>
              <w:right w:val="single" w:sz="4" w:space="0" w:color="auto"/>
            </w:tcBorders>
            <w:vAlign w:val="center"/>
          </w:tcPr>
          <w:p w14:paraId="32043CBD" w14:textId="77777777" w:rsidR="0076101D" w:rsidRPr="00736B96" w:rsidRDefault="0076101D" w:rsidP="0076101D">
            <w:pPr>
              <w:spacing w:after="0" w:line="240" w:lineRule="auto"/>
              <w:rPr>
                <w:rFonts w:cs="Tahoma"/>
                <w:sz w:val="18"/>
                <w:szCs w:val="18"/>
              </w:rPr>
            </w:pPr>
            <w:r w:rsidRPr="00736B96">
              <w:rPr>
                <w:rFonts w:cs="Tahoma"/>
                <w:sz w:val="18"/>
                <w:szCs w:val="18"/>
              </w:rPr>
              <w:t>Footway</w:t>
            </w:r>
          </w:p>
          <w:p w14:paraId="679AF546" w14:textId="77777777" w:rsidR="00B00211" w:rsidRPr="00736B96" w:rsidRDefault="0076101D" w:rsidP="0076101D">
            <w:pPr>
              <w:spacing w:after="0" w:line="240" w:lineRule="auto"/>
              <w:rPr>
                <w:rFonts w:cs="Tahoma"/>
                <w:sz w:val="18"/>
                <w:szCs w:val="18"/>
              </w:rPr>
            </w:pPr>
            <w:r w:rsidRPr="00736B96">
              <w:rPr>
                <w:rFonts w:cs="Tahoma"/>
                <w:sz w:val="18"/>
                <w:szCs w:val="18"/>
              </w:rPr>
              <w:t>Carriageway</w:t>
            </w:r>
          </w:p>
        </w:tc>
        <w:tc>
          <w:tcPr>
            <w:tcW w:w="1933" w:type="dxa"/>
            <w:tcBorders>
              <w:top w:val="nil"/>
              <w:left w:val="nil"/>
              <w:bottom w:val="nil"/>
              <w:right w:val="single" w:sz="4" w:space="0" w:color="auto"/>
            </w:tcBorders>
            <w:noWrap/>
          </w:tcPr>
          <w:p w14:paraId="3EC07DBC" w14:textId="77777777" w:rsidR="00B00211" w:rsidRPr="00736B96" w:rsidRDefault="00B00211" w:rsidP="00B00211">
            <w:r w:rsidRPr="00736B96">
              <w:t>N/A</w:t>
            </w:r>
          </w:p>
        </w:tc>
        <w:tc>
          <w:tcPr>
            <w:tcW w:w="2302" w:type="dxa"/>
            <w:tcBorders>
              <w:top w:val="nil"/>
              <w:left w:val="nil"/>
              <w:bottom w:val="nil"/>
              <w:right w:val="single" w:sz="4" w:space="0" w:color="auto"/>
            </w:tcBorders>
          </w:tcPr>
          <w:p w14:paraId="79A46012" w14:textId="77777777" w:rsidR="00B00211" w:rsidRPr="00736B96" w:rsidRDefault="00B00211" w:rsidP="00B00211">
            <w:r w:rsidRPr="00736B96">
              <w:t>N/A</w:t>
            </w:r>
          </w:p>
        </w:tc>
      </w:tr>
      <w:tr w:rsidR="00C71960" w:rsidRPr="00C564F6" w14:paraId="185095A4" w14:textId="77777777" w:rsidTr="00E16399">
        <w:trPr>
          <w:trHeight w:val="216"/>
        </w:trPr>
        <w:tc>
          <w:tcPr>
            <w:tcW w:w="2160" w:type="dxa"/>
            <w:tcBorders>
              <w:top w:val="nil"/>
              <w:left w:val="single" w:sz="4" w:space="0" w:color="auto"/>
              <w:bottom w:val="single" w:sz="4" w:space="0" w:color="auto"/>
              <w:right w:val="single" w:sz="4" w:space="0" w:color="auto"/>
            </w:tcBorders>
            <w:noWrap/>
            <w:vAlign w:val="center"/>
          </w:tcPr>
          <w:p w14:paraId="42D08268" w14:textId="77777777" w:rsidR="00C71960" w:rsidRPr="00736B96" w:rsidRDefault="00C71960" w:rsidP="00B00211">
            <w:pPr>
              <w:spacing w:after="0" w:line="240" w:lineRule="auto"/>
              <w:rPr>
                <w:rFonts w:cs="Tahoma"/>
                <w:sz w:val="18"/>
                <w:szCs w:val="18"/>
              </w:rPr>
            </w:pPr>
          </w:p>
        </w:tc>
        <w:tc>
          <w:tcPr>
            <w:tcW w:w="2070" w:type="dxa"/>
            <w:tcBorders>
              <w:top w:val="nil"/>
              <w:left w:val="nil"/>
              <w:bottom w:val="single" w:sz="4" w:space="0" w:color="auto"/>
              <w:right w:val="single" w:sz="4" w:space="0" w:color="auto"/>
            </w:tcBorders>
            <w:vAlign w:val="center"/>
          </w:tcPr>
          <w:p w14:paraId="5427A666" w14:textId="77777777" w:rsidR="00C71960" w:rsidRPr="00736B96" w:rsidRDefault="00C71960" w:rsidP="00B00211">
            <w:pPr>
              <w:spacing w:after="0" w:line="240" w:lineRule="auto"/>
              <w:rPr>
                <w:rFonts w:cs="Tahoma"/>
                <w:sz w:val="18"/>
                <w:szCs w:val="18"/>
              </w:rPr>
            </w:pPr>
          </w:p>
        </w:tc>
        <w:tc>
          <w:tcPr>
            <w:tcW w:w="1860" w:type="dxa"/>
            <w:tcBorders>
              <w:top w:val="nil"/>
              <w:left w:val="nil"/>
              <w:bottom w:val="single" w:sz="4" w:space="0" w:color="auto"/>
              <w:right w:val="single" w:sz="4" w:space="0" w:color="auto"/>
            </w:tcBorders>
            <w:vAlign w:val="center"/>
          </w:tcPr>
          <w:p w14:paraId="10276FFF" w14:textId="77777777" w:rsidR="00C71960" w:rsidRPr="00736B96" w:rsidRDefault="00C71960" w:rsidP="0076101D">
            <w:pPr>
              <w:spacing w:after="0" w:line="240" w:lineRule="auto"/>
              <w:rPr>
                <w:rFonts w:cs="Tahoma"/>
                <w:sz w:val="18"/>
                <w:szCs w:val="18"/>
              </w:rPr>
            </w:pPr>
          </w:p>
        </w:tc>
        <w:tc>
          <w:tcPr>
            <w:tcW w:w="1933" w:type="dxa"/>
            <w:tcBorders>
              <w:top w:val="nil"/>
              <w:left w:val="nil"/>
              <w:bottom w:val="single" w:sz="4" w:space="0" w:color="auto"/>
              <w:right w:val="single" w:sz="4" w:space="0" w:color="auto"/>
            </w:tcBorders>
            <w:noWrap/>
          </w:tcPr>
          <w:p w14:paraId="5400546A" w14:textId="77777777" w:rsidR="00C71960" w:rsidRPr="00736B96" w:rsidRDefault="00C71960" w:rsidP="00B00211"/>
        </w:tc>
        <w:tc>
          <w:tcPr>
            <w:tcW w:w="2302" w:type="dxa"/>
            <w:tcBorders>
              <w:top w:val="nil"/>
              <w:left w:val="nil"/>
              <w:bottom w:val="single" w:sz="4" w:space="0" w:color="auto"/>
              <w:right w:val="single" w:sz="4" w:space="0" w:color="auto"/>
            </w:tcBorders>
          </w:tcPr>
          <w:p w14:paraId="2BB34AFD" w14:textId="77777777" w:rsidR="00C71960" w:rsidRPr="00736B96" w:rsidRDefault="00C71960" w:rsidP="00B00211"/>
        </w:tc>
      </w:tr>
    </w:tbl>
    <w:p w14:paraId="6689843A" w14:textId="77777777" w:rsidR="000C1F87" w:rsidRPr="00063F00" w:rsidRDefault="000C1F87" w:rsidP="00870DEA">
      <w:pPr>
        <w:pStyle w:val="Heading2"/>
      </w:pPr>
      <w:bookmarkStart w:id="376" w:name="_Toc8126687"/>
      <w:bookmarkStart w:id="377" w:name="_Toc8126930"/>
      <w:bookmarkStart w:id="378" w:name="_Toc8127066"/>
      <w:bookmarkStart w:id="379" w:name="_Toc541690"/>
      <w:bookmarkStart w:id="380" w:name="_Ref4779666"/>
      <w:bookmarkStart w:id="381" w:name="_Toc205993279"/>
      <w:bookmarkStart w:id="382" w:name="_Toc205993363"/>
      <w:bookmarkStart w:id="383" w:name="_Toc205994595"/>
      <w:bookmarkEnd w:id="376"/>
      <w:bookmarkEnd w:id="377"/>
      <w:bookmarkEnd w:id="378"/>
      <w:bookmarkEnd w:id="381"/>
      <w:bookmarkEnd w:id="382"/>
      <w:r w:rsidRPr="00870DEA">
        <w:t>ADJUSTMENT</w:t>
      </w:r>
      <w:r w:rsidRPr="00063F00">
        <w:t xml:space="preserve"> RECORD</w:t>
      </w:r>
      <w:bookmarkEnd w:id="379"/>
      <w:bookmarkEnd w:id="380"/>
      <w:bookmarkEnd w:id="383"/>
    </w:p>
    <w:p w14:paraId="44A28222" w14:textId="77777777" w:rsidR="000C1F87" w:rsidRPr="00354074" w:rsidRDefault="000C1F87" w:rsidP="000C1F87">
      <w:pPr>
        <w:rPr>
          <w:rFonts w:cs="Tahoma"/>
          <w:szCs w:val="21"/>
        </w:rPr>
      </w:pPr>
      <w:r w:rsidRPr="00354074">
        <w:rPr>
          <w:rFonts w:cs="Tahoma"/>
          <w:szCs w:val="21"/>
        </w:rPr>
        <w:t>The following adjustment records will be included in the output file and will contain the following data.</w:t>
      </w:r>
    </w:p>
    <w:p w14:paraId="29671CC2" w14:textId="77777777" w:rsidR="000C1F87" w:rsidRPr="00354074" w:rsidRDefault="000C1F87" w:rsidP="000C1F87">
      <w:pPr>
        <w:rPr>
          <w:rFonts w:cs="Tahoma"/>
          <w:szCs w:val="21"/>
        </w:rPr>
      </w:pPr>
      <w:r w:rsidRPr="00354074">
        <w:rPr>
          <w:rFonts w:cs="Tahoma"/>
          <w:szCs w:val="21"/>
        </w:rPr>
        <w:t>Record Type:</w:t>
      </w:r>
      <w:r w:rsidRPr="00354074">
        <w:rPr>
          <w:rFonts w:cs="Tahoma"/>
          <w:b/>
          <w:szCs w:val="21"/>
        </w:rPr>
        <w:t xml:space="preserve"> ADJUSTMENTS</w:t>
      </w:r>
    </w:p>
    <w:tbl>
      <w:tblPr>
        <w:tblW w:w="4963"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855"/>
        <w:gridCol w:w="731"/>
        <w:gridCol w:w="1203"/>
        <w:gridCol w:w="1445"/>
        <w:gridCol w:w="2485"/>
        <w:gridCol w:w="1449"/>
      </w:tblGrid>
      <w:tr w:rsidR="000C1F87" w:rsidRPr="00063F00" w14:paraId="278D9DA3" w14:textId="77777777" w:rsidTr="00620FB8">
        <w:trPr>
          <w:trHeight w:val="1125"/>
        </w:trPr>
        <w:tc>
          <w:tcPr>
            <w:tcW w:w="1012" w:type="pct"/>
          </w:tcPr>
          <w:p w14:paraId="73C7001C" w14:textId="77777777" w:rsidR="000C1F87" w:rsidRPr="00063F00" w:rsidRDefault="000C1F87" w:rsidP="00620FB8">
            <w:pPr>
              <w:rPr>
                <w:rFonts w:cs="Tahoma"/>
                <w:b/>
                <w:sz w:val="18"/>
                <w:szCs w:val="18"/>
              </w:rPr>
            </w:pPr>
            <w:r w:rsidRPr="00063F00">
              <w:rPr>
                <w:rFonts w:cs="Tahoma"/>
                <w:b/>
                <w:sz w:val="18"/>
                <w:szCs w:val="18"/>
              </w:rPr>
              <w:t>Field Name</w:t>
            </w:r>
          </w:p>
        </w:tc>
        <w:tc>
          <w:tcPr>
            <w:tcW w:w="399" w:type="pct"/>
          </w:tcPr>
          <w:p w14:paraId="345C36DF" w14:textId="77777777" w:rsidR="000C1F87" w:rsidRPr="00063F00" w:rsidRDefault="000C1F87" w:rsidP="00620FB8">
            <w:pPr>
              <w:rPr>
                <w:rFonts w:cs="Tahoma"/>
                <w:b/>
                <w:sz w:val="18"/>
                <w:szCs w:val="18"/>
              </w:rPr>
            </w:pPr>
            <w:r w:rsidRPr="00063F00">
              <w:rPr>
                <w:rFonts w:cs="Tahoma"/>
                <w:b/>
                <w:sz w:val="18"/>
                <w:szCs w:val="18"/>
              </w:rPr>
              <w:t>Field No</w:t>
            </w:r>
          </w:p>
        </w:tc>
        <w:tc>
          <w:tcPr>
            <w:tcW w:w="656" w:type="pct"/>
          </w:tcPr>
          <w:p w14:paraId="50B1D6DD" w14:textId="77777777" w:rsidR="000C1F87" w:rsidRPr="00063F00" w:rsidRDefault="000C1F87" w:rsidP="00620FB8">
            <w:pPr>
              <w:rPr>
                <w:rFonts w:cs="Tahoma"/>
                <w:b/>
                <w:sz w:val="18"/>
                <w:szCs w:val="18"/>
              </w:rPr>
            </w:pPr>
            <w:r w:rsidRPr="00063F00">
              <w:rPr>
                <w:rFonts w:cs="Tahoma"/>
                <w:b/>
                <w:sz w:val="18"/>
                <w:szCs w:val="18"/>
              </w:rPr>
              <w:t xml:space="preserve">Maximum Field Length          </w:t>
            </w:r>
          </w:p>
        </w:tc>
        <w:tc>
          <w:tcPr>
            <w:tcW w:w="788" w:type="pct"/>
          </w:tcPr>
          <w:p w14:paraId="518CAB8F" w14:textId="77777777" w:rsidR="000C1F87" w:rsidRPr="00063F00" w:rsidRDefault="000C1F87" w:rsidP="00620FB8">
            <w:pPr>
              <w:rPr>
                <w:rFonts w:cs="Tahoma"/>
                <w:b/>
                <w:sz w:val="18"/>
                <w:szCs w:val="18"/>
              </w:rPr>
            </w:pPr>
            <w:r w:rsidRPr="00063F00">
              <w:rPr>
                <w:rFonts w:cs="Tahoma"/>
                <w:b/>
                <w:sz w:val="18"/>
                <w:szCs w:val="18"/>
              </w:rPr>
              <w:t>Format</w:t>
            </w:r>
          </w:p>
        </w:tc>
        <w:tc>
          <w:tcPr>
            <w:tcW w:w="1355" w:type="pct"/>
          </w:tcPr>
          <w:p w14:paraId="1C9E6D89" w14:textId="77777777" w:rsidR="000C1F87" w:rsidRPr="00063F00" w:rsidRDefault="000C1F87" w:rsidP="00620FB8">
            <w:pPr>
              <w:rPr>
                <w:rFonts w:cs="Tahoma"/>
                <w:b/>
                <w:sz w:val="18"/>
                <w:szCs w:val="18"/>
              </w:rPr>
            </w:pPr>
            <w:r w:rsidRPr="00063F00">
              <w:rPr>
                <w:rFonts w:cs="Tahoma"/>
                <w:b/>
                <w:sz w:val="18"/>
                <w:szCs w:val="18"/>
              </w:rPr>
              <w:t>Value</w:t>
            </w:r>
          </w:p>
        </w:tc>
        <w:tc>
          <w:tcPr>
            <w:tcW w:w="790" w:type="pct"/>
          </w:tcPr>
          <w:p w14:paraId="04DCD96B" w14:textId="77777777" w:rsidR="000C1F87" w:rsidRPr="00063F00" w:rsidRDefault="000C1F87" w:rsidP="00620FB8">
            <w:pPr>
              <w:rPr>
                <w:rFonts w:cs="Tahoma"/>
                <w:b/>
                <w:sz w:val="18"/>
                <w:szCs w:val="18"/>
              </w:rPr>
            </w:pPr>
            <w:r w:rsidRPr="00063F00">
              <w:rPr>
                <w:rFonts w:cs="Tahoma"/>
                <w:b/>
                <w:sz w:val="18"/>
                <w:szCs w:val="18"/>
              </w:rPr>
              <w:t>Note</w:t>
            </w:r>
          </w:p>
        </w:tc>
      </w:tr>
      <w:tr w:rsidR="000C1F87" w:rsidRPr="00063F00" w14:paraId="52932F77" w14:textId="77777777" w:rsidTr="00620FB8">
        <w:trPr>
          <w:trHeight w:val="525"/>
        </w:trPr>
        <w:tc>
          <w:tcPr>
            <w:tcW w:w="1012" w:type="pct"/>
          </w:tcPr>
          <w:p w14:paraId="7EE53FCA" w14:textId="77777777" w:rsidR="000C1F87" w:rsidRPr="00063F00" w:rsidRDefault="000C1F87" w:rsidP="00620FB8">
            <w:pPr>
              <w:rPr>
                <w:rFonts w:cs="Tahoma"/>
                <w:sz w:val="18"/>
                <w:szCs w:val="18"/>
              </w:rPr>
            </w:pPr>
            <w:r w:rsidRPr="00063F00">
              <w:rPr>
                <w:rFonts w:cs="Tahoma"/>
                <w:sz w:val="18"/>
                <w:szCs w:val="18"/>
              </w:rPr>
              <w:t>Record Type</w:t>
            </w:r>
          </w:p>
        </w:tc>
        <w:tc>
          <w:tcPr>
            <w:tcW w:w="399" w:type="pct"/>
          </w:tcPr>
          <w:p w14:paraId="3BCD36D2" w14:textId="77777777" w:rsidR="000C1F87" w:rsidRPr="00063F00" w:rsidRDefault="000C1F87" w:rsidP="00620FB8">
            <w:pPr>
              <w:rPr>
                <w:rFonts w:cs="Tahoma"/>
                <w:sz w:val="18"/>
                <w:szCs w:val="18"/>
              </w:rPr>
            </w:pPr>
            <w:r w:rsidRPr="00063F00">
              <w:rPr>
                <w:rFonts w:cs="Tahoma"/>
                <w:sz w:val="18"/>
                <w:szCs w:val="18"/>
              </w:rPr>
              <w:t>1</w:t>
            </w:r>
          </w:p>
        </w:tc>
        <w:tc>
          <w:tcPr>
            <w:tcW w:w="656" w:type="pct"/>
          </w:tcPr>
          <w:p w14:paraId="4ABCFBAB" w14:textId="77777777" w:rsidR="000C1F87" w:rsidRPr="00063F00" w:rsidRDefault="000C1F87" w:rsidP="00620FB8">
            <w:pPr>
              <w:rPr>
                <w:rFonts w:cs="Tahoma"/>
                <w:sz w:val="18"/>
                <w:szCs w:val="18"/>
              </w:rPr>
            </w:pPr>
            <w:r w:rsidRPr="00063F00">
              <w:rPr>
                <w:rFonts w:cs="Tahoma"/>
                <w:sz w:val="18"/>
                <w:szCs w:val="18"/>
              </w:rPr>
              <w:t>255</w:t>
            </w:r>
          </w:p>
        </w:tc>
        <w:tc>
          <w:tcPr>
            <w:tcW w:w="788" w:type="pct"/>
          </w:tcPr>
          <w:p w14:paraId="4F0F9FBE"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257026F3" w14:textId="77777777" w:rsidR="000C1F87" w:rsidRPr="00063F00" w:rsidRDefault="000C1F87" w:rsidP="00620FB8">
            <w:pPr>
              <w:rPr>
                <w:rFonts w:cs="Tahoma"/>
                <w:sz w:val="18"/>
                <w:szCs w:val="18"/>
              </w:rPr>
            </w:pPr>
            <w:r w:rsidRPr="00063F00">
              <w:rPr>
                <w:rFonts w:cs="Tahoma"/>
                <w:sz w:val="18"/>
                <w:szCs w:val="18"/>
              </w:rPr>
              <w:t>ADJUSTMENTS</w:t>
            </w:r>
          </w:p>
        </w:tc>
        <w:tc>
          <w:tcPr>
            <w:tcW w:w="790" w:type="pct"/>
          </w:tcPr>
          <w:p w14:paraId="5A92F378" w14:textId="77777777" w:rsidR="000C1F87" w:rsidRPr="00063F00" w:rsidRDefault="000C1F87" w:rsidP="00620FB8">
            <w:pPr>
              <w:rPr>
                <w:rFonts w:cs="Tahoma"/>
                <w:sz w:val="18"/>
                <w:szCs w:val="18"/>
              </w:rPr>
            </w:pPr>
          </w:p>
        </w:tc>
      </w:tr>
      <w:tr w:rsidR="000C1F87" w:rsidRPr="00063F00" w14:paraId="04790D39" w14:textId="77777777" w:rsidTr="00620FB8">
        <w:trPr>
          <w:trHeight w:val="825"/>
        </w:trPr>
        <w:tc>
          <w:tcPr>
            <w:tcW w:w="1012" w:type="pct"/>
          </w:tcPr>
          <w:p w14:paraId="7390BF25" w14:textId="77777777" w:rsidR="000C1F87" w:rsidRPr="00063F00" w:rsidRDefault="000C1F87" w:rsidP="00620FB8">
            <w:pPr>
              <w:rPr>
                <w:rFonts w:cs="Tahoma"/>
                <w:sz w:val="18"/>
                <w:szCs w:val="18"/>
              </w:rPr>
            </w:pPr>
            <w:r w:rsidRPr="00063F00">
              <w:rPr>
                <w:rFonts w:cs="Tahoma"/>
                <w:sz w:val="18"/>
                <w:szCs w:val="18"/>
              </w:rPr>
              <w:t>Adjustment Name</w:t>
            </w:r>
          </w:p>
        </w:tc>
        <w:tc>
          <w:tcPr>
            <w:tcW w:w="399" w:type="pct"/>
          </w:tcPr>
          <w:p w14:paraId="1301E342" w14:textId="77777777" w:rsidR="000C1F87" w:rsidRPr="00063F00" w:rsidRDefault="000C1F87" w:rsidP="00620FB8">
            <w:pPr>
              <w:rPr>
                <w:rFonts w:cs="Tahoma"/>
                <w:sz w:val="18"/>
                <w:szCs w:val="18"/>
              </w:rPr>
            </w:pPr>
            <w:r w:rsidRPr="00063F00">
              <w:rPr>
                <w:rFonts w:cs="Tahoma"/>
                <w:sz w:val="18"/>
                <w:szCs w:val="18"/>
              </w:rPr>
              <w:t>2</w:t>
            </w:r>
          </w:p>
        </w:tc>
        <w:tc>
          <w:tcPr>
            <w:tcW w:w="656" w:type="pct"/>
          </w:tcPr>
          <w:p w14:paraId="4A781558" w14:textId="77777777" w:rsidR="000C1F87" w:rsidRPr="00063F00" w:rsidRDefault="000C1F87" w:rsidP="00620FB8">
            <w:pPr>
              <w:rPr>
                <w:rFonts w:cs="Tahoma"/>
                <w:sz w:val="18"/>
                <w:szCs w:val="18"/>
              </w:rPr>
            </w:pPr>
            <w:r w:rsidRPr="00063F00">
              <w:rPr>
                <w:rFonts w:cs="Tahoma"/>
                <w:sz w:val="18"/>
                <w:szCs w:val="18"/>
              </w:rPr>
              <w:t>40</w:t>
            </w:r>
          </w:p>
        </w:tc>
        <w:tc>
          <w:tcPr>
            <w:tcW w:w="788" w:type="pct"/>
          </w:tcPr>
          <w:p w14:paraId="7BD7BDE9"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1E9D97E5" w14:textId="77777777" w:rsidR="000C1F87" w:rsidRPr="00063F00" w:rsidRDefault="000C1F87" w:rsidP="00620FB8">
            <w:pPr>
              <w:rPr>
                <w:rFonts w:cs="Tahoma"/>
                <w:sz w:val="18"/>
                <w:szCs w:val="18"/>
              </w:rPr>
            </w:pPr>
            <w:r w:rsidRPr="00063F00">
              <w:rPr>
                <w:rFonts w:cs="Tahoma"/>
                <w:sz w:val="18"/>
                <w:szCs w:val="18"/>
              </w:rPr>
              <w:t>e.g. PnDShare Adjustment</w:t>
            </w:r>
          </w:p>
        </w:tc>
        <w:tc>
          <w:tcPr>
            <w:tcW w:w="790" w:type="pct"/>
          </w:tcPr>
          <w:p w14:paraId="1ED8F699" w14:textId="77777777" w:rsidR="000C1F87" w:rsidRPr="00063F00" w:rsidRDefault="000C1F87" w:rsidP="00620FB8">
            <w:pPr>
              <w:rPr>
                <w:rFonts w:cs="Tahoma"/>
                <w:sz w:val="18"/>
                <w:szCs w:val="18"/>
              </w:rPr>
            </w:pPr>
          </w:p>
        </w:tc>
      </w:tr>
      <w:tr w:rsidR="000C1F87" w:rsidRPr="00063F00" w14:paraId="67A56540" w14:textId="77777777" w:rsidTr="00620FB8">
        <w:trPr>
          <w:trHeight w:val="825"/>
        </w:trPr>
        <w:tc>
          <w:tcPr>
            <w:tcW w:w="1012" w:type="pct"/>
          </w:tcPr>
          <w:p w14:paraId="32FCFBAE" w14:textId="77777777" w:rsidR="000C1F87" w:rsidRPr="00063F00" w:rsidRDefault="000C1F87" w:rsidP="00620FB8">
            <w:pPr>
              <w:rPr>
                <w:rFonts w:cs="Tahoma"/>
                <w:sz w:val="18"/>
                <w:szCs w:val="18"/>
              </w:rPr>
            </w:pPr>
            <w:r w:rsidRPr="00063F00">
              <w:rPr>
                <w:rFonts w:cs="Tahoma"/>
                <w:sz w:val="18"/>
                <w:szCs w:val="18"/>
              </w:rPr>
              <w:t xml:space="preserve">*Product Tariff Name </w:t>
            </w:r>
          </w:p>
        </w:tc>
        <w:tc>
          <w:tcPr>
            <w:tcW w:w="399" w:type="pct"/>
          </w:tcPr>
          <w:p w14:paraId="2E500FFD" w14:textId="77777777" w:rsidR="000C1F87" w:rsidRPr="00063F00" w:rsidRDefault="000C1F87" w:rsidP="00620FB8">
            <w:pPr>
              <w:rPr>
                <w:rFonts w:cs="Tahoma"/>
                <w:sz w:val="18"/>
                <w:szCs w:val="18"/>
              </w:rPr>
            </w:pPr>
            <w:r w:rsidRPr="00063F00">
              <w:rPr>
                <w:rFonts w:cs="Tahoma"/>
                <w:sz w:val="18"/>
                <w:szCs w:val="18"/>
              </w:rPr>
              <w:t>3</w:t>
            </w:r>
          </w:p>
        </w:tc>
        <w:tc>
          <w:tcPr>
            <w:tcW w:w="656" w:type="pct"/>
          </w:tcPr>
          <w:p w14:paraId="50822537" w14:textId="77777777" w:rsidR="000C1F87" w:rsidRPr="00063F00" w:rsidRDefault="000C1F87" w:rsidP="00620FB8">
            <w:pPr>
              <w:rPr>
                <w:rFonts w:cs="Tahoma"/>
                <w:sz w:val="18"/>
                <w:szCs w:val="18"/>
              </w:rPr>
            </w:pPr>
            <w:r w:rsidRPr="00063F00">
              <w:rPr>
                <w:rFonts w:cs="Tahoma"/>
                <w:sz w:val="18"/>
                <w:szCs w:val="18"/>
              </w:rPr>
              <w:t>40</w:t>
            </w:r>
          </w:p>
        </w:tc>
        <w:tc>
          <w:tcPr>
            <w:tcW w:w="788" w:type="pct"/>
          </w:tcPr>
          <w:p w14:paraId="2BDA93B0"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7B607F35" w14:textId="77777777" w:rsidR="000C1F87" w:rsidRPr="00063F00" w:rsidRDefault="000C1F87" w:rsidP="00620FB8">
            <w:pPr>
              <w:rPr>
                <w:rFonts w:cs="Tahoma"/>
                <w:sz w:val="18"/>
                <w:szCs w:val="18"/>
              </w:rPr>
            </w:pPr>
            <w:r w:rsidRPr="00063F00">
              <w:rPr>
                <w:rFonts w:cs="Tahoma"/>
                <w:sz w:val="18"/>
                <w:szCs w:val="18"/>
              </w:rPr>
              <w:t>Not used for Pole n Duct Adjustment</w:t>
            </w:r>
          </w:p>
        </w:tc>
        <w:tc>
          <w:tcPr>
            <w:tcW w:w="790" w:type="pct"/>
          </w:tcPr>
          <w:p w14:paraId="3FFCFDE7" w14:textId="77777777" w:rsidR="000C1F87" w:rsidRPr="00063F00" w:rsidRDefault="000C1F87" w:rsidP="00620FB8">
            <w:pPr>
              <w:rPr>
                <w:rFonts w:cs="Tahoma"/>
                <w:sz w:val="18"/>
                <w:szCs w:val="18"/>
              </w:rPr>
            </w:pPr>
          </w:p>
        </w:tc>
      </w:tr>
      <w:tr w:rsidR="000C1F87" w:rsidRPr="00063F00" w14:paraId="6E0F4272" w14:textId="77777777" w:rsidTr="00620FB8">
        <w:trPr>
          <w:trHeight w:val="825"/>
        </w:trPr>
        <w:tc>
          <w:tcPr>
            <w:tcW w:w="1012" w:type="pct"/>
          </w:tcPr>
          <w:p w14:paraId="4F2A3C63" w14:textId="77777777" w:rsidR="000C1F87" w:rsidRPr="00063F00" w:rsidRDefault="000C1F87" w:rsidP="00620FB8">
            <w:pPr>
              <w:rPr>
                <w:rFonts w:cs="Tahoma"/>
                <w:sz w:val="18"/>
                <w:szCs w:val="18"/>
              </w:rPr>
            </w:pPr>
            <w:r w:rsidRPr="00063F00">
              <w:rPr>
                <w:rFonts w:cs="Tahoma"/>
                <w:sz w:val="18"/>
                <w:szCs w:val="18"/>
              </w:rPr>
              <w:t>Adjustment free text field</w:t>
            </w:r>
          </w:p>
        </w:tc>
        <w:tc>
          <w:tcPr>
            <w:tcW w:w="399" w:type="pct"/>
          </w:tcPr>
          <w:p w14:paraId="225B90A3" w14:textId="77777777" w:rsidR="000C1F87" w:rsidRPr="00063F00" w:rsidRDefault="000C1F87" w:rsidP="00620FB8">
            <w:pPr>
              <w:rPr>
                <w:rFonts w:cs="Tahoma"/>
                <w:sz w:val="18"/>
                <w:szCs w:val="18"/>
              </w:rPr>
            </w:pPr>
            <w:r w:rsidRPr="00063F00">
              <w:rPr>
                <w:rFonts w:cs="Tahoma"/>
                <w:sz w:val="18"/>
                <w:szCs w:val="18"/>
              </w:rPr>
              <w:t>4</w:t>
            </w:r>
          </w:p>
        </w:tc>
        <w:tc>
          <w:tcPr>
            <w:tcW w:w="656" w:type="pct"/>
          </w:tcPr>
          <w:p w14:paraId="2DC87B8E" w14:textId="77777777" w:rsidR="000C1F87" w:rsidRPr="00063F00" w:rsidRDefault="000C1F87" w:rsidP="00620FB8">
            <w:pPr>
              <w:rPr>
                <w:rFonts w:cs="Tahoma"/>
                <w:sz w:val="18"/>
                <w:szCs w:val="18"/>
              </w:rPr>
            </w:pPr>
            <w:r w:rsidRPr="00063F00">
              <w:rPr>
                <w:rFonts w:cs="Tahoma"/>
                <w:sz w:val="18"/>
                <w:szCs w:val="18"/>
              </w:rPr>
              <w:t>255</w:t>
            </w:r>
          </w:p>
        </w:tc>
        <w:tc>
          <w:tcPr>
            <w:tcW w:w="788" w:type="pct"/>
          </w:tcPr>
          <w:p w14:paraId="7F38D538"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4258AEFE" w14:textId="77777777" w:rsidR="000C1F87" w:rsidRPr="00063F00" w:rsidRDefault="000C1F87" w:rsidP="00620FB8">
            <w:pPr>
              <w:rPr>
                <w:rFonts w:cs="Tahoma"/>
                <w:sz w:val="18"/>
                <w:szCs w:val="18"/>
              </w:rPr>
            </w:pPr>
            <w:r w:rsidRPr="00063F00">
              <w:rPr>
                <w:rFonts w:cs="Tahoma"/>
                <w:sz w:val="18"/>
                <w:szCs w:val="18"/>
              </w:rPr>
              <w:t>e.g. OGEA12345673 Compensation</w:t>
            </w:r>
          </w:p>
        </w:tc>
        <w:tc>
          <w:tcPr>
            <w:tcW w:w="790" w:type="pct"/>
          </w:tcPr>
          <w:p w14:paraId="5F3E249B" w14:textId="77777777" w:rsidR="000C1F87" w:rsidRPr="00063F00" w:rsidRDefault="000C1F87" w:rsidP="00620FB8">
            <w:pPr>
              <w:rPr>
                <w:rFonts w:cs="Tahoma"/>
                <w:sz w:val="18"/>
                <w:szCs w:val="18"/>
              </w:rPr>
            </w:pPr>
          </w:p>
        </w:tc>
      </w:tr>
      <w:tr w:rsidR="000C1F87" w:rsidRPr="00063F00" w14:paraId="6A768D70" w14:textId="77777777" w:rsidTr="00620FB8">
        <w:trPr>
          <w:trHeight w:val="806"/>
        </w:trPr>
        <w:tc>
          <w:tcPr>
            <w:tcW w:w="1012" w:type="pct"/>
          </w:tcPr>
          <w:p w14:paraId="5A74FE15" w14:textId="77777777" w:rsidR="000C1F87" w:rsidRPr="00063F00" w:rsidRDefault="000C1F87" w:rsidP="00620FB8">
            <w:pPr>
              <w:rPr>
                <w:rFonts w:cs="Tahoma"/>
                <w:sz w:val="18"/>
                <w:szCs w:val="18"/>
              </w:rPr>
            </w:pPr>
            <w:r w:rsidRPr="00063F00">
              <w:rPr>
                <w:rFonts w:cs="Tahoma"/>
                <w:sz w:val="18"/>
                <w:szCs w:val="18"/>
              </w:rPr>
              <w:t>*Charge Desc/Type</w:t>
            </w:r>
          </w:p>
        </w:tc>
        <w:tc>
          <w:tcPr>
            <w:tcW w:w="399" w:type="pct"/>
          </w:tcPr>
          <w:p w14:paraId="55445068" w14:textId="77777777" w:rsidR="000C1F87" w:rsidRPr="00063F00" w:rsidRDefault="000C1F87" w:rsidP="00620FB8">
            <w:pPr>
              <w:rPr>
                <w:rFonts w:cs="Tahoma"/>
                <w:sz w:val="18"/>
                <w:szCs w:val="18"/>
              </w:rPr>
            </w:pPr>
            <w:r w:rsidRPr="00063F00">
              <w:rPr>
                <w:rFonts w:cs="Tahoma"/>
                <w:sz w:val="18"/>
                <w:szCs w:val="18"/>
              </w:rPr>
              <w:t>5</w:t>
            </w:r>
          </w:p>
        </w:tc>
        <w:tc>
          <w:tcPr>
            <w:tcW w:w="656" w:type="pct"/>
          </w:tcPr>
          <w:p w14:paraId="38CD8B63" w14:textId="77777777" w:rsidR="000C1F87" w:rsidRPr="00063F00" w:rsidRDefault="000C1F87" w:rsidP="00620FB8">
            <w:pPr>
              <w:rPr>
                <w:rFonts w:cs="Tahoma"/>
                <w:sz w:val="18"/>
                <w:szCs w:val="18"/>
              </w:rPr>
            </w:pPr>
            <w:r w:rsidRPr="00063F00">
              <w:rPr>
                <w:rFonts w:cs="Tahoma"/>
                <w:sz w:val="18"/>
                <w:szCs w:val="18"/>
              </w:rPr>
              <w:t>20</w:t>
            </w:r>
          </w:p>
        </w:tc>
        <w:tc>
          <w:tcPr>
            <w:tcW w:w="788" w:type="pct"/>
          </w:tcPr>
          <w:p w14:paraId="40691421"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1A36148D" w14:textId="77777777" w:rsidR="000C1F87" w:rsidRPr="00063F00" w:rsidRDefault="000C1F87" w:rsidP="00620FB8">
            <w:pPr>
              <w:rPr>
                <w:rFonts w:cs="Tahoma"/>
                <w:sz w:val="18"/>
                <w:szCs w:val="18"/>
              </w:rPr>
            </w:pPr>
            <w:r w:rsidRPr="00063F00">
              <w:rPr>
                <w:rFonts w:cs="Tahoma"/>
                <w:sz w:val="18"/>
                <w:szCs w:val="18"/>
              </w:rPr>
              <w:t>Not used for Pole n Duct Adjustment</w:t>
            </w:r>
          </w:p>
        </w:tc>
        <w:tc>
          <w:tcPr>
            <w:tcW w:w="790" w:type="pct"/>
          </w:tcPr>
          <w:p w14:paraId="27BF218B" w14:textId="77777777" w:rsidR="000C1F87" w:rsidRPr="00063F00" w:rsidRDefault="000C1F87" w:rsidP="00620FB8">
            <w:pPr>
              <w:rPr>
                <w:rFonts w:cs="Tahoma"/>
                <w:sz w:val="18"/>
                <w:szCs w:val="18"/>
              </w:rPr>
            </w:pPr>
          </w:p>
        </w:tc>
      </w:tr>
      <w:tr w:rsidR="000C1F87" w:rsidRPr="00063F00" w14:paraId="281D4125" w14:textId="77777777" w:rsidTr="00620FB8">
        <w:trPr>
          <w:trHeight w:val="825"/>
        </w:trPr>
        <w:tc>
          <w:tcPr>
            <w:tcW w:w="1012" w:type="pct"/>
          </w:tcPr>
          <w:p w14:paraId="611CE783" w14:textId="77777777" w:rsidR="000C1F87" w:rsidRPr="00063F00" w:rsidRDefault="000C1F87" w:rsidP="00620FB8">
            <w:pPr>
              <w:rPr>
                <w:rFonts w:cs="Tahoma"/>
                <w:sz w:val="18"/>
                <w:szCs w:val="18"/>
              </w:rPr>
            </w:pPr>
            <w:r w:rsidRPr="00063F00">
              <w:rPr>
                <w:rFonts w:cs="Tahoma"/>
                <w:sz w:val="18"/>
                <w:szCs w:val="18"/>
              </w:rPr>
              <w:t>*Charge Reason</w:t>
            </w:r>
          </w:p>
        </w:tc>
        <w:tc>
          <w:tcPr>
            <w:tcW w:w="399" w:type="pct"/>
          </w:tcPr>
          <w:p w14:paraId="2CEA8706" w14:textId="77777777" w:rsidR="000C1F87" w:rsidRPr="00063F00" w:rsidRDefault="000C1F87" w:rsidP="00620FB8">
            <w:pPr>
              <w:rPr>
                <w:rFonts w:cs="Tahoma"/>
                <w:sz w:val="18"/>
                <w:szCs w:val="18"/>
              </w:rPr>
            </w:pPr>
            <w:r w:rsidRPr="00063F00">
              <w:rPr>
                <w:rFonts w:cs="Tahoma"/>
                <w:sz w:val="18"/>
                <w:szCs w:val="18"/>
              </w:rPr>
              <w:t>6</w:t>
            </w:r>
          </w:p>
        </w:tc>
        <w:tc>
          <w:tcPr>
            <w:tcW w:w="656" w:type="pct"/>
          </w:tcPr>
          <w:p w14:paraId="3C4AC360" w14:textId="77777777" w:rsidR="000C1F87" w:rsidRPr="00063F00" w:rsidRDefault="000C1F87" w:rsidP="00620FB8">
            <w:pPr>
              <w:rPr>
                <w:rFonts w:cs="Tahoma"/>
                <w:sz w:val="18"/>
                <w:szCs w:val="18"/>
              </w:rPr>
            </w:pPr>
            <w:r w:rsidRPr="00063F00">
              <w:rPr>
                <w:rFonts w:cs="Tahoma"/>
                <w:sz w:val="18"/>
                <w:szCs w:val="18"/>
              </w:rPr>
              <w:t>40</w:t>
            </w:r>
          </w:p>
        </w:tc>
        <w:tc>
          <w:tcPr>
            <w:tcW w:w="788" w:type="pct"/>
          </w:tcPr>
          <w:p w14:paraId="1B361DAF"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061D73F5" w14:textId="77777777" w:rsidR="000C1F87" w:rsidRPr="00063F00" w:rsidRDefault="000C1F87" w:rsidP="00620FB8">
            <w:pPr>
              <w:rPr>
                <w:rFonts w:cs="Tahoma"/>
                <w:sz w:val="18"/>
                <w:szCs w:val="18"/>
              </w:rPr>
            </w:pPr>
            <w:r w:rsidRPr="00063F00">
              <w:rPr>
                <w:rFonts w:cs="Tahoma"/>
                <w:sz w:val="18"/>
                <w:szCs w:val="18"/>
              </w:rPr>
              <w:t>Not used for Pole n Duct Adjustment</w:t>
            </w:r>
          </w:p>
        </w:tc>
        <w:tc>
          <w:tcPr>
            <w:tcW w:w="790" w:type="pct"/>
          </w:tcPr>
          <w:p w14:paraId="32F62604" w14:textId="77777777" w:rsidR="000C1F87" w:rsidRPr="00063F00" w:rsidRDefault="000C1F87" w:rsidP="00620FB8">
            <w:pPr>
              <w:rPr>
                <w:rFonts w:cs="Tahoma"/>
                <w:sz w:val="18"/>
                <w:szCs w:val="18"/>
              </w:rPr>
            </w:pPr>
          </w:p>
        </w:tc>
      </w:tr>
      <w:tr w:rsidR="000C1F87" w:rsidRPr="00063F00" w14:paraId="3DDD53B6" w14:textId="77777777" w:rsidTr="00620FB8">
        <w:trPr>
          <w:trHeight w:val="525"/>
        </w:trPr>
        <w:tc>
          <w:tcPr>
            <w:tcW w:w="1012" w:type="pct"/>
          </w:tcPr>
          <w:p w14:paraId="0558EC2E" w14:textId="77777777" w:rsidR="000C1F87" w:rsidRPr="00063F00" w:rsidRDefault="000C1F87" w:rsidP="00620FB8">
            <w:pPr>
              <w:rPr>
                <w:rFonts w:cs="Tahoma"/>
                <w:sz w:val="18"/>
                <w:szCs w:val="18"/>
              </w:rPr>
            </w:pPr>
            <w:r w:rsidRPr="00063F00">
              <w:rPr>
                <w:rFonts w:cs="Tahoma"/>
                <w:sz w:val="18"/>
                <w:szCs w:val="18"/>
              </w:rPr>
              <w:t>Adjustment Date</w:t>
            </w:r>
          </w:p>
        </w:tc>
        <w:tc>
          <w:tcPr>
            <w:tcW w:w="399" w:type="pct"/>
          </w:tcPr>
          <w:p w14:paraId="3F695BFB" w14:textId="77777777" w:rsidR="000C1F87" w:rsidRPr="00063F00" w:rsidRDefault="000C1F87" w:rsidP="00620FB8">
            <w:pPr>
              <w:rPr>
                <w:rFonts w:cs="Tahoma"/>
                <w:sz w:val="18"/>
                <w:szCs w:val="18"/>
              </w:rPr>
            </w:pPr>
            <w:r w:rsidRPr="00063F00">
              <w:rPr>
                <w:rFonts w:cs="Tahoma"/>
                <w:sz w:val="18"/>
                <w:szCs w:val="18"/>
              </w:rPr>
              <w:t>7</w:t>
            </w:r>
          </w:p>
        </w:tc>
        <w:tc>
          <w:tcPr>
            <w:tcW w:w="656" w:type="pct"/>
          </w:tcPr>
          <w:p w14:paraId="47FA79A9" w14:textId="77777777" w:rsidR="000C1F87" w:rsidRPr="00063F00" w:rsidRDefault="000C1F87" w:rsidP="00620FB8">
            <w:pPr>
              <w:rPr>
                <w:rFonts w:cs="Tahoma"/>
                <w:sz w:val="18"/>
                <w:szCs w:val="18"/>
              </w:rPr>
            </w:pPr>
            <w:r w:rsidRPr="00063F00">
              <w:rPr>
                <w:rFonts w:cs="Tahoma"/>
                <w:sz w:val="18"/>
                <w:szCs w:val="18"/>
              </w:rPr>
              <w:t>DATE</w:t>
            </w:r>
          </w:p>
        </w:tc>
        <w:tc>
          <w:tcPr>
            <w:tcW w:w="788" w:type="pct"/>
          </w:tcPr>
          <w:p w14:paraId="6F1A1B30" w14:textId="77777777" w:rsidR="000C1F87" w:rsidRPr="00063F00" w:rsidRDefault="000C1F87" w:rsidP="00620FB8">
            <w:pPr>
              <w:rPr>
                <w:rFonts w:cs="Tahoma"/>
                <w:sz w:val="18"/>
                <w:szCs w:val="18"/>
              </w:rPr>
            </w:pPr>
            <w:r w:rsidRPr="00063F00">
              <w:rPr>
                <w:rFonts w:cs="Tahoma"/>
                <w:sz w:val="18"/>
                <w:szCs w:val="18"/>
              </w:rPr>
              <w:t>YYYYMMDD</w:t>
            </w:r>
          </w:p>
        </w:tc>
        <w:tc>
          <w:tcPr>
            <w:tcW w:w="1355" w:type="pct"/>
          </w:tcPr>
          <w:p w14:paraId="5791F5A0" w14:textId="77777777" w:rsidR="000C1F87" w:rsidRPr="00063F00" w:rsidRDefault="00DF61DD" w:rsidP="00620FB8">
            <w:pPr>
              <w:rPr>
                <w:rFonts w:cs="Tahoma"/>
                <w:sz w:val="18"/>
                <w:szCs w:val="18"/>
              </w:rPr>
            </w:pPr>
            <w:r>
              <w:rPr>
                <w:rFonts w:cs="Tahoma"/>
                <w:sz w:val="18"/>
                <w:szCs w:val="18"/>
              </w:rPr>
              <w:t>e.g. 201</w:t>
            </w:r>
            <w:r w:rsidR="000C1F87" w:rsidRPr="00063F00">
              <w:rPr>
                <w:rFonts w:cs="Tahoma"/>
                <w:sz w:val="18"/>
                <w:szCs w:val="18"/>
              </w:rPr>
              <w:t>90101</w:t>
            </w:r>
          </w:p>
        </w:tc>
        <w:tc>
          <w:tcPr>
            <w:tcW w:w="790" w:type="pct"/>
          </w:tcPr>
          <w:p w14:paraId="1588D844" w14:textId="77777777" w:rsidR="000C1F87" w:rsidRPr="00063F00" w:rsidRDefault="000C1F87" w:rsidP="00620FB8">
            <w:pPr>
              <w:rPr>
                <w:rFonts w:cs="Tahoma"/>
                <w:sz w:val="18"/>
                <w:szCs w:val="18"/>
              </w:rPr>
            </w:pPr>
          </w:p>
        </w:tc>
      </w:tr>
      <w:tr w:rsidR="000C1F87" w:rsidRPr="00063F00" w14:paraId="0F9F9ADF" w14:textId="77777777" w:rsidTr="00620FB8">
        <w:trPr>
          <w:trHeight w:val="825"/>
        </w:trPr>
        <w:tc>
          <w:tcPr>
            <w:tcW w:w="1012" w:type="pct"/>
          </w:tcPr>
          <w:p w14:paraId="6EE150FE" w14:textId="77777777" w:rsidR="000C1F87" w:rsidRPr="00063F00" w:rsidRDefault="000C1F87" w:rsidP="00620FB8">
            <w:pPr>
              <w:rPr>
                <w:rFonts w:cs="Tahoma"/>
                <w:sz w:val="18"/>
                <w:szCs w:val="18"/>
              </w:rPr>
            </w:pPr>
            <w:r w:rsidRPr="00063F00">
              <w:rPr>
                <w:rFonts w:cs="Tahoma"/>
                <w:sz w:val="18"/>
                <w:szCs w:val="18"/>
              </w:rPr>
              <w:t>*End Date</w:t>
            </w:r>
          </w:p>
        </w:tc>
        <w:tc>
          <w:tcPr>
            <w:tcW w:w="399" w:type="pct"/>
          </w:tcPr>
          <w:p w14:paraId="54ED2558" w14:textId="77777777" w:rsidR="000C1F87" w:rsidRPr="00063F00" w:rsidRDefault="000C1F87" w:rsidP="00620FB8">
            <w:pPr>
              <w:rPr>
                <w:rFonts w:cs="Tahoma"/>
                <w:sz w:val="18"/>
                <w:szCs w:val="18"/>
              </w:rPr>
            </w:pPr>
            <w:r w:rsidRPr="00063F00">
              <w:rPr>
                <w:rFonts w:cs="Tahoma"/>
                <w:sz w:val="18"/>
                <w:szCs w:val="18"/>
              </w:rPr>
              <w:t>8</w:t>
            </w:r>
          </w:p>
        </w:tc>
        <w:tc>
          <w:tcPr>
            <w:tcW w:w="656" w:type="pct"/>
          </w:tcPr>
          <w:p w14:paraId="28BE9196" w14:textId="77777777" w:rsidR="000C1F87" w:rsidRPr="00063F00" w:rsidRDefault="000C1F87" w:rsidP="00620FB8">
            <w:pPr>
              <w:rPr>
                <w:rFonts w:cs="Tahoma"/>
                <w:sz w:val="18"/>
                <w:szCs w:val="18"/>
              </w:rPr>
            </w:pPr>
            <w:r w:rsidRPr="00063F00">
              <w:rPr>
                <w:rFonts w:cs="Tahoma"/>
                <w:sz w:val="18"/>
                <w:szCs w:val="18"/>
              </w:rPr>
              <w:t>DATE</w:t>
            </w:r>
          </w:p>
        </w:tc>
        <w:tc>
          <w:tcPr>
            <w:tcW w:w="788" w:type="pct"/>
          </w:tcPr>
          <w:p w14:paraId="31E4018F" w14:textId="77777777" w:rsidR="000C1F87" w:rsidRPr="00063F00" w:rsidRDefault="000C1F87" w:rsidP="00620FB8">
            <w:pPr>
              <w:rPr>
                <w:rFonts w:cs="Tahoma"/>
                <w:sz w:val="18"/>
                <w:szCs w:val="18"/>
              </w:rPr>
            </w:pPr>
            <w:r w:rsidRPr="00063F00">
              <w:rPr>
                <w:rFonts w:cs="Tahoma"/>
                <w:sz w:val="18"/>
                <w:szCs w:val="18"/>
              </w:rPr>
              <w:t>YYYYMMDD</w:t>
            </w:r>
          </w:p>
        </w:tc>
        <w:tc>
          <w:tcPr>
            <w:tcW w:w="1355" w:type="pct"/>
          </w:tcPr>
          <w:p w14:paraId="131C8B2A"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49139749" w14:textId="77777777" w:rsidR="000C1F87" w:rsidRPr="00063F00" w:rsidRDefault="000C1F87" w:rsidP="00620FB8">
            <w:pPr>
              <w:rPr>
                <w:rFonts w:cs="Tahoma"/>
                <w:sz w:val="18"/>
                <w:szCs w:val="18"/>
              </w:rPr>
            </w:pPr>
          </w:p>
        </w:tc>
      </w:tr>
      <w:tr w:rsidR="000C1F87" w:rsidRPr="00063F00" w14:paraId="4A2147F5" w14:textId="77777777" w:rsidTr="00620FB8">
        <w:trPr>
          <w:trHeight w:val="825"/>
        </w:trPr>
        <w:tc>
          <w:tcPr>
            <w:tcW w:w="1012" w:type="pct"/>
          </w:tcPr>
          <w:p w14:paraId="79051E32" w14:textId="77777777" w:rsidR="000C1F87" w:rsidRPr="00063F00" w:rsidRDefault="000C1F87" w:rsidP="00620FB8">
            <w:pPr>
              <w:rPr>
                <w:rFonts w:cs="Tahoma"/>
                <w:sz w:val="18"/>
                <w:szCs w:val="18"/>
              </w:rPr>
            </w:pPr>
            <w:r w:rsidRPr="00063F00">
              <w:rPr>
                <w:rFonts w:cs="Tahoma"/>
                <w:sz w:val="18"/>
                <w:szCs w:val="18"/>
              </w:rPr>
              <w:t>*Address Line 1</w:t>
            </w:r>
          </w:p>
        </w:tc>
        <w:tc>
          <w:tcPr>
            <w:tcW w:w="399" w:type="pct"/>
          </w:tcPr>
          <w:p w14:paraId="5464656A" w14:textId="77777777" w:rsidR="000C1F87" w:rsidRPr="00063F00" w:rsidRDefault="000C1F87" w:rsidP="00620FB8">
            <w:pPr>
              <w:rPr>
                <w:rFonts w:cs="Tahoma"/>
                <w:sz w:val="18"/>
                <w:szCs w:val="18"/>
              </w:rPr>
            </w:pPr>
            <w:r w:rsidRPr="00063F00">
              <w:rPr>
                <w:rFonts w:cs="Tahoma"/>
                <w:sz w:val="18"/>
                <w:szCs w:val="18"/>
              </w:rPr>
              <w:t>9</w:t>
            </w:r>
          </w:p>
        </w:tc>
        <w:tc>
          <w:tcPr>
            <w:tcW w:w="656" w:type="pct"/>
          </w:tcPr>
          <w:p w14:paraId="2A937A16" w14:textId="77777777" w:rsidR="000C1F87" w:rsidRPr="00063F00" w:rsidRDefault="000C1F87" w:rsidP="00620FB8">
            <w:pPr>
              <w:rPr>
                <w:rFonts w:cs="Tahoma"/>
                <w:sz w:val="18"/>
                <w:szCs w:val="18"/>
              </w:rPr>
            </w:pPr>
            <w:r w:rsidRPr="00063F00">
              <w:rPr>
                <w:rFonts w:cs="Tahoma"/>
                <w:sz w:val="18"/>
                <w:szCs w:val="18"/>
              </w:rPr>
              <w:t>80</w:t>
            </w:r>
          </w:p>
        </w:tc>
        <w:tc>
          <w:tcPr>
            <w:tcW w:w="788" w:type="pct"/>
          </w:tcPr>
          <w:p w14:paraId="76BF6B04"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28796E2B"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558428E2" w14:textId="77777777" w:rsidR="000C1F87" w:rsidRPr="00063F00" w:rsidRDefault="000C1F87" w:rsidP="00620FB8">
            <w:pPr>
              <w:rPr>
                <w:rFonts w:cs="Tahoma"/>
                <w:sz w:val="18"/>
                <w:szCs w:val="18"/>
              </w:rPr>
            </w:pPr>
          </w:p>
        </w:tc>
      </w:tr>
      <w:tr w:rsidR="000C1F87" w:rsidRPr="00063F00" w14:paraId="227311F3" w14:textId="77777777" w:rsidTr="00620FB8">
        <w:trPr>
          <w:trHeight w:val="825"/>
        </w:trPr>
        <w:tc>
          <w:tcPr>
            <w:tcW w:w="1012" w:type="pct"/>
          </w:tcPr>
          <w:p w14:paraId="79D26462" w14:textId="77777777" w:rsidR="000C1F87" w:rsidRPr="00063F00" w:rsidRDefault="000C1F87" w:rsidP="00620FB8">
            <w:pPr>
              <w:rPr>
                <w:rFonts w:cs="Tahoma"/>
                <w:sz w:val="18"/>
                <w:szCs w:val="18"/>
              </w:rPr>
            </w:pPr>
            <w:r w:rsidRPr="00063F00">
              <w:rPr>
                <w:rFonts w:cs="Tahoma"/>
                <w:sz w:val="18"/>
                <w:szCs w:val="18"/>
              </w:rPr>
              <w:t>*Post Code</w:t>
            </w:r>
          </w:p>
        </w:tc>
        <w:tc>
          <w:tcPr>
            <w:tcW w:w="399" w:type="pct"/>
          </w:tcPr>
          <w:p w14:paraId="1761F066" w14:textId="77777777" w:rsidR="000C1F87" w:rsidRPr="00063F00" w:rsidRDefault="000C1F87" w:rsidP="00620FB8">
            <w:pPr>
              <w:rPr>
                <w:rFonts w:cs="Tahoma"/>
                <w:sz w:val="18"/>
                <w:szCs w:val="18"/>
              </w:rPr>
            </w:pPr>
            <w:r w:rsidRPr="00063F00">
              <w:rPr>
                <w:rFonts w:cs="Tahoma"/>
                <w:sz w:val="18"/>
                <w:szCs w:val="18"/>
              </w:rPr>
              <w:t>10</w:t>
            </w:r>
          </w:p>
        </w:tc>
        <w:tc>
          <w:tcPr>
            <w:tcW w:w="656" w:type="pct"/>
          </w:tcPr>
          <w:p w14:paraId="23504901" w14:textId="77777777" w:rsidR="000C1F87" w:rsidRPr="00063F00" w:rsidRDefault="000C1F87" w:rsidP="00620FB8">
            <w:pPr>
              <w:rPr>
                <w:rFonts w:cs="Tahoma"/>
                <w:sz w:val="18"/>
                <w:szCs w:val="18"/>
              </w:rPr>
            </w:pPr>
            <w:r w:rsidRPr="00063F00">
              <w:rPr>
                <w:rFonts w:cs="Tahoma"/>
                <w:sz w:val="18"/>
                <w:szCs w:val="18"/>
              </w:rPr>
              <w:t>16</w:t>
            </w:r>
          </w:p>
        </w:tc>
        <w:tc>
          <w:tcPr>
            <w:tcW w:w="788" w:type="pct"/>
          </w:tcPr>
          <w:p w14:paraId="5A0D7DEF"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52A51A1B"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22E7674F" w14:textId="77777777" w:rsidR="000C1F87" w:rsidRPr="00063F00" w:rsidRDefault="000C1F87" w:rsidP="00620FB8">
            <w:pPr>
              <w:rPr>
                <w:rFonts w:cs="Tahoma"/>
                <w:sz w:val="18"/>
                <w:szCs w:val="18"/>
              </w:rPr>
            </w:pPr>
          </w:p>
        </w:tc>
      </w:tr>
      <w:tr w:rsidR="000C1F87" w:rsidRPr="00063F00" w14:paraId="7850F975" w14:textId="77777777" w:rsidTr="00620FB8">
        <w:trPr>
          <w:trHeight w:val="825"/>
        </w:trPr>
        <w:tc>
          <w:tcPr>
            <w:tcW w:w="1012" w:type="pct"/>
          </w:tcPr>
          <w:p w14:paraId="33845F5C" w14:textId="77777777" w:rsidR="000C1F87" w:rsidRPr="00063F00" w:rsidRDefault="000C1F87" w:rsidP="00620FB8">
            <w:pPr>
              <w:rPr>
                <w:rFonts w:cs="Tahoma"/>
                <w:sz w:val="18"/>
                <w:szCs w:val="18"/>
              </w:rPr>
            </w:pPr>
            <w:r w:rsidRPr="00063F00">
              <w:rPr>
                <w:rFonts w:cs="Tahoma"/>
                <w:sz w:val="18"/>
                <w:szCs w:val="18"/>
              </w:rPr>
              <w:t>*CSS/</w:t>
            </w:r>
            <w:r w:rsidR="00A26F4E">
              <w:rPr>
                <w:rFonts w:cs="Tahoma"/>
                <w:sz w:val="18"/>
                <w:szCs w:val="18"/>
              </w:rPr>
              <w:t>Siebel</w:t>
            </w:r>
            <w:r w:rsidRPr="00063F00">
              <w:rPr>
                <w:rFonts w:cs="Tahoma"/>
                <w:sz w:val="18"/>
                <w:szCs w:val="18"/>
              </w:rPr>
              <w:t xml:space="preserve"> Job No</w:t>
            </w:r>
          </w:p>
        </w:tc>
        <w:tc>
          <w:tcPr>
            <w:tcW w:w="399" w:type="pct"/>
          </w:tcPr>
          <w:p w14:paraId="784B1C38" w14:textId="77777777" w:rsidR="000C1F87" w:rsidRPr="00063F00" w:rsidRDefault="000C1F87" w:rsidP="00620FB8">
            <w:pPr>
              <w:rPr>
                <w:rFonts w:cs="Tahoma"/>
                <w:sz w:val="18"/>
                <w:szCs w:val="18"/>
              </w:rPr>
            </w:pPr>
            <w:r w:rsidRPr="00063F00">
              <w:rPr>
                <w:rFonts w:cs="Tahoma"/>
                <w:sz w:val="18"/>
                <w:szCs w:val="18"/>
              </w:rPr>
              <w:t>11</w:t>
            </w:r>
          </w:p>
        </w:tc>
        <w:tc>
          <w:tcPr>
            <w:tcW w:w="656" w:type="pct"/>
          </w:tcPr>
          <w:p w14:paraId="74867B57" w14:textId="77777777" w:rsidR="000C1F87" w:rsidRPr="00063F00" w:rsidRDefault="000C1F87" w:rsidP="00620FB8">
            <w:pPr>
              <w:rPr>
                <w:rFonts w:cs="Tahoma"/>
                <w:sz w:val="18"/>
                <w:szCs w:val="18"/>
              </w:rPr>
            </w:pPr>
            <w:r w:rsidRPr="00063F00">
              <w:rPr>
                <w:rFonts w:cs="Tahoma"/>
                <w:sz w:val="18"/>
                <w:szCs w:val="18"/>
              </w:rPr>
              <w:t>20</w:t>
            </w:r>
          </w:p>
        </w:tc>
        <w:tc>
          <w:tcPr>
            <w:tcW w:w="788" w:type="pct"/>
          </w:tcPr>
          <w:p w14:paraId="6636A121"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58D057D0"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4BC5A4D2" w14:textId="77777777" w:rsidR="000C1F87" w:rsidRPr="00063F00" w:rsidRDefault="000C1F87" w:rsidP="00620FB8">
            <w:pPr>
              <w:rPr>
                <w:rFonts w:cs="Tahoma"/>
                <w:sz w:val="18"/>
                <w:szCs w:val="18"/>
              </w:rPr>
            </w:pPr>
          </w:p>
        </w:tc>
      </w:tr>
      <w:tr w:rsidR="000C1F87" w:rsidRPr="00063F00" w14:paraId="6D5496C8" w14:textId="77777777" w:rsidTr="00620FB8">
        <w:trPr>
          <w:trHeight w:val="825"/>
        </w:trPr>
        <w:tc>
          <w:tcPr>
            <w:tcW w:w="1012" w:type="pct"/>
          </w:tcPr>
          <w:p w14:paraId="557EF04B" w14:textId="77777777" w:rsidR="000C1F87" w:rsidRPr="00063F00" w:rsidRDefault="000C1F87" w:rsidP="00620FB8">
            <w:pPr>
              <w:rPr>
                <w:rFonts w:cs="Tahoma"/>
                <w:sz w:val="18"/>
                <w:szCs w:val="18"/>
              </w:rPr>
            </w:pPr>
            <w:r w:rsidRPr="00063F00">
              <w:rPr>
                <w:rFonts w:cs="Tahoma"/>
                <w:sz w:val="18"/>
                <w:szCs w:val="18"/>
              </w:rPr>
              <w:t>*Cust/SP Order No/Fault No.1</w:t>
            </w:r>
          </w:p>
        </w:tc>
        <w:tc>
          <w:tcPr>
            <w:tcW w:w="399" w:type="pct"/>
          </w:tcPr>
          <w:p w14:paraId="01D55194" w14:textId="77777777" w:rsidR="000C1F87" w:rsidRPr="00063F00" w:rsidRDefault="000C1F87" w:rsidP="00620FB8">
            <w:pPr>
              <w:rPr>
                <w:rFonts w:cs="Tahoma"/>
                <w:sz w:val="18"/>
                <w:szCs w:val="18"/>
              </w:rPr>
            </w:pPr>
            <w:r w:rsidRPr="00063F00">
              <w:rPr>
                <w:rFonts w:cs="Tahoma"/>
                <w:sz w:val="18"/>
                <w:szCs w:val="18"/>
              </w:rPr>
              <w:t>12</w:t>
            </w:r>
          </w:p>
        </w:tc>
        <w:tc>
          <w:tcPr>
            <w:tcW w:w="656" w:type="pct"/>
          </w:tcPr>
          <w:p w14:paraId="6FA7568E" w14:textId="77777777" w:rsidR="000C1F87" w:rsidRPr="00063F00" w:rsidRDefault="000C1F87" w:rsidP="00620FB8">
            <w:pPr>
              <w:rPr>
                <w:rFonts w:cs="Tahoma"/>
                <w:sz w:val="18"/>
                <w:szCs w:val="18"/>
              </w:rPr>
            </w:pPr>
            <w:r w:rsidRPr="00063F00">
              <w:rPr>
                <w:rFonts w:cs="Tahoma"/>
                <w:sz w:val="18"/>
                <w:szCs w:val="18"/>
              </w:rPr>
              <w:t>20</w:t>
            </w:r>
          </w:p>
        </w:tc>
        <w:tc>
          <w:tcPr>
            <w:tcW w:w="788" w:type="pct"/>
          </w:tcPr>
          <w:p w14:paraId="01B083D9"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6BBEC26B"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1035719F" w14:textId="77777777" w:rsidR="000C1F87" w:rsidRPr="00063F00" w:rsidRDefault="000C1F87" w:rsidP="00620FB8">
            <w:pPr>
              <w:rPr>
                <w:rFonts w:cs="Tahoma"/>
                <w:sz w:val="18"/>
                <w:szCs w:val="18"/>
              </w:rPr>
            </w:pPr>
          </w:p>
        </w:tc>
      </w:tr>
      <w:tr w:rsidR="000C1F87" w:rsidRPr="00063F00" w14:paraId="473420CC" w14:textId="77777777" w:rsidTr="00620FB8">
        <w:trPr>
          <w:trHeight w:val="825"/>
        </w:trPr>
        <w:tc>
          <w:tcPr>
            <w:tcW w:w="1012" w:type="pct"/>
          </w:tcPr>
          <w:p w14:paraId="6129756F" w14:textId="77777777" w:rsidR="000C1F87" w:rsidRPr="00063F00" w:rsidRDefault="000C1F87" w:rsidP="00620FB8">
            <w:pPr>
              <w:rPr>
                <w:rFonts w:cs="Tahoma"/>
                <w:sz w:val="18"/>
                <w:szCs w:val="18"/>
              </w:rPr>
            </w:pPr>
            <w:r w:rsidRPr="00063F00">
              <w:rPr>
                <w:rFonts w:cs="Tahoma"/>
                <w:sz w:val="18"/>
                <w:szCs w:val="18"/>
              </w:rPr>
              <w:t>*Cust/SP Order No/Fault No.2</w:t>
            </w:r>
          </w:p>
        </w:tc>
        <w:tc>
          <w:tcPr>
            <w:tcW w:w="399" w:type="pct"/>
          </w:tcPr>
          <w:p w14:paraId="0E8B0A0E" w14:textId="77777777" w:rsidR="000C1F87" w:rsidRPr="00063F00" w:rsidRDefault="000C1F87" w:rsidP="00620FB8">
            <w:pPr>
              <w:rPr>
                <w:rFonts w:cs="Tahoma"/>
                <w:sz w:val="18"/>
                <w:szCs w:val="18"/>
              </w:rPr>
            </w:pPr>
            <w:r w:rsidRPr="00063F00">
              <w:rPr>
                <w:rFonts w:cs="Tahoma"/>
                <w:sz w:val="18"/>
                <w:szCs w:val="18"/>
              </w:rPr>
              <w:t>13</w:t>
            </w:r>
          </w:p>
        </w:tc>
        <w:tc>
          <w:tcPr>
            <w:tcW w:w="656" w:type="pct"/>
          </w:tcPr>
          <w:p w14:paraId="070D6FB0" w14:textId="77777777" w:rsidR="000C1F87" w:rsidRPr="00063F00" w:rsidRDefault="000C1F87" w:rsidP="00620FB8">
            <w:pPr>
              <w:rPr>
                <w:rFonts w:cs="Tahoma"/>
                <w:sz w:val="18"/>
                <w:szCs w:val="18"/>
              </w:rPr>
            </w:pPr>
            <w:r w:rsidRPr="00063F00">
              <w:rPr>
                <w:rFonts w:cs="Tahoma"/>
                <w:sz w:val="18"/>
                <w:szCs w:val="18"/>
              </w:rPr>
              <w:t>20</w:t>
            </w:r>
          </w:p>
        </w:tc>
        <w:tc>
          <w:tcPr>
            <w:tcW w:w="788" w:type="pct"/>
          </w:tcPr>
          <w:p w14:paraId="29827A0C"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0D90E04D"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09F99775" w14:textId="77777777" w:rsidR="000C1F87" w:rsidRPr="00063F00" w:rsidRDefault="000C1F87" w:rsidP="00620FB8">
            <w:pPr>
              <w:rPr>
                <w:rFonts w:cs="Tahoma"/>
                <w:sz w:val="18"/>
                <w:szCs w:val="18"/>
              </w:rPr>
            </w:pPr>
          </w:p>
        </w:tc>
      </w:tr>
      <w:tr w:rsidR="000C1F87" w:rsidRPr="00063F00" w14:paraId="5DD3104F" w14:textId="77777777" w:rsidTr="00620FB8">
        <w:trPr>
          <w:trHeight w:val="825"/>
        </w:trPr>
        <w:tc>
          <w:tcPr>
            <w:tcW w:w="1012" w:type="pct"/>
          </w:tcPr>
          <w:p w14:paraId="35DAFBEA" w14:textId="77777777" w:rsidR="000C1F87" w:rsidRPr="00063F00" w:rsidRDefault="000C1F87" w:rsidP="00620FB8">
            <w:pPr>
              <w:rPr>
                <w:rFonts w:cs="Tahoma"/>
                <w:sz w:val="18"/>
                <w:szCs w:val="18"/>
              </w:rPr>
            </w:pPr>
            <w:r w:rsidRPr="00063F00">
              <w:rPr>
                <w:rFonts w:cs="Tahoma"/>
                <w:sz w:val="18"/>
                <w:szCs w:val="18"/>
              </w:rPr>
              <w:t>*Quantity/HDFP air count</w:t>
            </w:r>
          </w:p>
        </w:tc>
        <w:tc>
          <w:tcPr>
            <w:tcW w:w="399" w:type="pct"/>
          </w:tcPr>
          <w:p w14:paraId="2CFF16A0" w14:textId="77777777" w:rsidR="000C1F87" w:rsidRPr="00063F00" w:rsidRDefault="000C1F87" w:rsidP="00620FB8">
            <w:pPr>
              <w:rPr>
                <w:rFonts w:cs="Tahoma"/>
                <w:sz w:val="18"/>
                <w:szCs w:val="18"/>
              </w:rPr>
            </w:pPr>
            <w:r w:rsidRPr="00063F00">
              <w:rPr>
                <w:rFonts w:cs="Tahoma"/>
                <w:sz w:val="18"/>
                <w:szCs w:val="18"/>
              </w:rPr>
              <w:t>14</w:t>
            </w:r>
          </w:p>
        </w:tc>
        <w:tc>
          <w:tcPr>
            <w:tcW w:w="656" w:type="pct"/>
          </w:tcPr>
          <w:p w14:paraId="5113D110" w14:textId="77777777" w:rsidR="000C1F87" w:rsidRPr="00063F00" w:rsidRDefault="000C1F87" w:rsidP="00620FB8">
            <w:pPr>
              <w:rPr>
                <w:rFonts w:cs="Tahoma"/>
                <w:sz w:val="18"/>
                <w:szCs w:val="18"/>
              </w:rPr>
            </w:pPr>
            <w:r w:rsidRPr="00063F00">
              <w:rPr>
                <w:rFonts w:cs="Tahoma"/>
                <w:sz w:val="18"/>
                <w:szCs w:val="18"/>
              </w:rPr>
              <w:t>9</w:t>
            </w:r>
          </w:p>
        </w:tc>
        <w:tc>
          <w:tcPr>
            <w:tcW w:w="788" w:type="pct"/>
          </w:tcPr>
          <w:p w14:paraId="004843F5" w14:textId="77777777" w:rsidR="000C1F87" w:rsidRPr="00063F00" w:rsidRDefault="000C1F87" w:rsidP="00620FB8">
            <w:pPr>
              <w:rPr>
                <w:rFonts w:cs="Tahoma"/>
                <w:sz w:val="18"/>
                <w:szCs w:val="18"/>
              </w:rPr>
            </w:pPr>
            <w:r w:rsidRPr="00063F00">
              <w:rPr>
                <w:rFonts w:cs="Tahoma"/>
                <w:sz w:val="18"/>
                <w:szCs w:val="18"/>
              </w:rPr>
              <w:t>Num</w:t>
            </w:r>
          </w:p>
        </w:tc>
        <w:tc>
          <w:tcPr>
            <w:tcW w:w="1355" w:type="pct"/>
          </w:tcPr>
          <w:p w14:paraId="6F63CC1E"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629A8AFE" w14:textId="77777777" w:rsidR="000C1F87" w:rsidRPr="00063F00" w:rsidRDefault="000C1F87" w:rsidP="00620FB8">
            <w:pPr>
              <w:rPr>
                <w:rFonts w:cs="Tahoma"/>
                <w:sz w:val="18"/>
                <w:szCs w:val="18"/>
              </w:rPr>
            </w:pPr>
          </w:p>
        </w:tc>
      </w:tr>
      <w:tr w:rsidR="000C1F87" w:rsidRPr="00063F00" w14:paraId="4BEAF27A" w14:textId="77777777" w:rsidTr="00620FB8">
        <w:trPr>
          <w:trHeight w:val="825"/>
        </w:trPr>
        <w:tc>
          <w:tcPr>
            <w:tcW w:w="1012" w:type="pct"/>
          </w:tcPr>
          <w:p w14:paraId="05257EF8" w14:textId="77777777" w:rsidR="000C1F87" w:rsidRPr="00063F00" w:rsidRDefault="000C1F87" w:rsidP="00620FB8">
            <w:pPr>
              <w:rPr>
                <w:rFonts w:cs="Tahoma"/>
                <w:sz w:val="18"/>
                <w:szCs w:val="18"/>
              </w:rPr>
            </w:pPr>
            <w:r w:rsidRPr="00063F00">
              <w:rPr>
                <w:rFonts w:cs="Tahoma"/>
                <w:sz w:val="18"/>
                <w:szCs w:val="18"/>
              </w:rPr>
              <w:t>*Units</w:t>
            </w:r>
          </w:p>
        </w:tc>
        <w:tc>
          <w:tcPr>
            <w:tcW w:w="399" w:type="pct"/>
          </w:tcPr>
          <w:p w14:paraId="0A84A286" w14:textId="77777777" w:rsidR="000C1F87" w:rsidRPr="00063F00" w:rsidRDefault="000C1F87" w:rsidP="00620FB8">
            <w:pPr>
              <w:rPr>
                <w:rFonts w:cs="Tahoma"/>
                <w:sz w:val="18"/>
                <w:szCs w:val="18"/>
              </w:rPr>
            </w:pPr>
            <w:r w:rsidRPr="00063F00">
              <w:rPr>
                <w:rFonts w:cs="Tahoma"/>
                <w:sz w:val="18"/>
                <w:szCs w:val="18"/>
              </w:rPr>
              <w:t>15</w:t>
            </w:r>
          </w:p>
        </w:tc>
        <w:tc>
          <w:tcPr>
            <w:tcW w:w="656" w:type="pct"/>
          </w:tcPr>
          <w:p w14:paraId="1D5BAB86" w14:textId="77777777" w:rsidR="000C1F87" w:rsidRPr="00063F00" w:rsidRDefault="000C1F87" w:rsidP="00620FB8">
            <w:pPr>
              <w:rPr>
                <w:rFonts w:cs="Tahoma"/>
                <w:sz w:val="18"/>
                <w:szCs w:val="18"/>
              </w:rPr>
            </w:pPr>
            <w:r w:rsidRPr="00063F00">
              <w:rPr>
                <w:rFonts w:cs="Tahoma"/>
                <w:sz w:val="18"/>
                <w:szCs w:val="18"/>
              </w:rPr>
              <w:t>40</w:t>
            </w:r>
          </w:p>
        </w:tc>
        <w:tc>
          <w:tcPr>
            <w:tcW w:w="788" w:type="pct"/>
          </w:tcPr>
          <w:p w14:paraId="60CFFA09"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25B81A9D"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22E1CFBB" w14:textId="77777777" w:rsidR="000C1F87" w:rsidRPr="00063F00" w:rsidRDefault="000C1F87" w:rsidP="00620FB8">
            <w:pPr>
              <w:rPr>
                <w:rFonts w:cs="Tahoma"/>
                <w:sz w:val="18"/>
                <w:szCs w:val="18"/>
              </w:rPr>
            </w:pPr>
          </w:p>
        </w:tc>
      </w:tr>
      <w:tr w:rsidR="000C1F87" w:rsidRPr="00063F00" w14:paraId="589FAFF0" w14:textId="77777777" w:rsidTr="00620FB8">
        <w:trPr>
          <w:trHeight w:val="525"/>
        </w:trPr>
        <w:tc>
          <w:tcPr>
            <w:tcW w:w="1012" w:type="pct"/>
          </w:tcPr>
          <w:p w14:paraId="0F651F58" w14:textId="77777777" w:rsidR="000C1F87" w:rsidRPr="00063F00" w:rsidRDefault="000C1F87" w:rsidP="00620FB8">
            <w:pPr>
              <w:rPr>
                <w:rFonts w:cs="Tahoma"/>
                <w:sz w:val="18"/>
                <w:szCs w:val="18"/>
              </w:rPr>
            </w:pPr>
            <w:r w:rsidRPr="00063F00">
              <w:rPr>
                <w:rFonts w:cs="Tahoma"/>
                <w:sz w:val="18"/>
                <w:szCs w:val="18"/>
              </w:rPr>
              <w:t>*Unit rate</w:t>
            </w:r>
          </w:p>
        </w:tc>
        <w:tc>
          <w:tcPr>
            <w:tcW w:w="399" w:type="pct"/>
          </w:tcPr>
          <w:p w14:paraId="35703176" w14:textId="77777777" w:rsidR="000C1F87" w:rsidRPr="00063F00" w:rsidRDefault="000C1F87" w:rsidP="00620FB8">
            <w:pPr>
              <w:rPr>
                <w:rFonts w:cs="Tahoma"/>
                <w:sz w:val="18"/>
                <w:szCs w:val="18"/>
              </w:rPr>
            </w:pPr>
            <w:r w:rsidRPr="00063F00">
              <w:rPr>
                <w:rFonts w:cs="Tahoma"/>
                <w:sz w:val="18"/>
                <w:szCs w:val="18"/>
              </w:rPr>
              <w:t>16</w:t>
            </w:r>
          </w:p>
        </w:tc>
        <w:tc>
          <w:tcPr>
            <w:tcW w:w="656" w:type="pct"/>
          </w:tcPr>
          <w:p w14:paraId="2C264214" w14:textId="77777777" w:rsidR="000C1F87" w:rsidRPr="00063F00" w:rsidRDefault="000C1F87" w:rsidP="00620FB8">
            <w:pPr>
              <w:rPr>
                <w:rFonts w:cs="Tahoma"/>
                <w:sz w:val="18"/>
                <w:szCs w:val="18"/>
              </w:rPr>
            </w:pPr>
            <w:r w:rsidRPr="00063F00">
              <w:rPr>
                <w:rFonts w:cs="Tahoma"/>
                <w:sz w:val="18"/>
                <w:szCs w:val="18"/>
              </w:rPr>
              <w:t>18</w:t>
            </w:r>
          </w:p>
        </w:tc>
        <w:tc>
          <w:tcPr>
            <w:tcW w:w="788" w:type="pct"/>
          </w:tcPr>
          <w:p w14:paraId="52C1B44F" w14:textId="77777777" w:rsidR="000C1F87" w:rsidRPr="00063F00" w:rsidRDefault="000C1F87" w:rsidP="00620FB8">
            <w:pPr>
              <w:rPr>
                <w:rFonts w:cs="Tahoma"/>
                <w:sz w:val="18"/>
                <w:szCs w:val="18"/>
              </w:rPr>
            </w:pPr>
            <w:r w:rsidRPr="00063F00">
              <w:rPr>
                <w:rFonts w:cs="Tahoma"/>
                <w:sz w:val="18"/>
                <w:szCs w:val="18"/>
              </w:rPr>
              <w:t>Num</w:t>
            </w:r>
          </w:p>
        </w:tc>
        <w:tc>
          <w:tcPr>
            <w:tcW w:w="1355" w:type="pct"/>
          </w:tcPr>
          <w:p w14:paraId="6C2F19A2"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65F73B02" w14:textId="77777777" w:rsidR="000C1F87" w:rsidRPr="00063F00" w:rsidRDefault="000C1F87" w:rsidP="00620FB8">
            <w:pPr>
              <w:rPr>
                <w:rFonts w:cs="Tahoma"/>
                <w:sz w:val="18"/>
                <w:szCs w:val="18"/>
              </w:rPr>
            </w:pPr>
          </w:p>
        </w:tc>
      </w:tr>
      <w:tr w:rsidR="000C1F87" w:rsidRPr="00063F00" w14:paraId="0DD8E542" w14:textId="77777777" w:rsidTr="00620FB8">
        <w:trPr>
          <w:trHeight w:val="525"/>
        </w:trPr>
        <w:tc>
          <w:tcPr>
            <w:tcW w:w="1012" w:type="pct"/>
          </w:tcPr>
          <w:p w14:paraId="012D7FD4" w14:textId="77777777" w:rsidR="000C1F87" w:rsidRPr="00063F00" w:rsidRDefault="000C1F87" w:rsidP="00620FB8">
            <w:pPr>
              <w:rPr>
                <w:rFonts w:cs="Tahoma"/>
                <w:sz w:val="18"/>
                <w:szCs w:val="18"/>
              </w:rPr>
            </w:pPr>
            <w:r w:rsidRPr="00063F00">
              <w:rPr>
                <w:rFonts w:cs="Tahoma"/>
                <w:sz w:val="18"/>
                <w:szCs w:val="18"/>
              </w:rPr>
              <w:t>Net Value</w:t>
            </w:r>
          </w:p>
        </w:tc>
        <w:tc>
          <w:tcPr>
            <w:tcW w:w="399" w:type="pct"/>
          </w:tcPr>
          <w:p w14:paraId="498DA23C" w14:textId="77777777" w:rsidR="000C1F87" w:rsidRPr="00063F00" w:rsidRDefault="000C1F87" w:rsidP="00620FB8">
            <w:pPr>
              <w:rPr>
                <w:rFonts w:cs="Tahoma"/>
                <w:sz w:val="18"/>
                <w:szCs w:val="18"/>
              </w:rPr>
            </w:pPr>
            <w:r w:rsidRPr="00063F00">
              <w:rPr>
                <w:rFonts w:cs="Tahoma"/>
                <w:sz w:val="18"/>
                <w:szCs w:val="18"/>
              </w:rPr>
              <w:t>17</w:t>
            </w:r>
          </w:p>
        </w:tc>
        <w:tc>
          <w:tcPr>
            <w:tcW w:w="656" w:type="pct"/>
          </w:tcPr>
          <w:p w14:paraId="5995B6CE" w14:textId="77777777" w:rsidR="000C1F87" w:rsidRPr="00063F00" w:rsidRDefault="000C1F87" w:rsidP="00620FB8">
            <w:pPr>
              <w:rPr>
                <w:rFonts w:cs="Tahoma"/>
                <w:sz w:val="18"/>
                <w:szCs w:val="18"/>
              </w:rPr>
            </w:pPr>
            <w:r w:rsidRPr="00063F00">
              <w:rPr>
                <w:rFonts w:cs="Tahoma"/>
                <w:sz w:val="18"/>
                <w:szCs w:val="18"/>
              </w:rPr>
              <w:t>18</w:t>
            </w:r>
          </w:p>
        </w:tc>
        <w:tc>
          <w:tcPr>
            <w:tcW w:w="788" w:type="pct"/>
          </w:tcPr>
          <w:p w14:paraId="5F92EE6D" w14:textId="77777777" w:rsidR="000C1F87" w:rsidRPr="00063F00" w:rsidRDefault="000C1F87" w:rsidP="00620FB8">
            <w:pPr>
              <w:rPr>
                <w:rFonts w:cs="Tahoma"/>
                <w:sz w:val="18"/>
                <w:szCs w:val="18"/>
              </w:rPr>
            </w:pPr>
            <w:r w:rsidRPr="00063F00">
              <w:rPr>
                <w:rFonts w:cs="Tahoma"/>
                <w:sz w:val="18"/>
                <w:szCs w:val="18"/>
              </w:rPr>
              <w:t>Num</w:t>
            </w:r>
          </w:p>
        </w:tc>
        <w:tc>
          <w:tcPr>
            <w:tcW w:w="1355" w:type="pct"/>
          </w:tcPr>
          <w:p w14:paraId="22D1B386" w14:textId="77777777" w:rsidR="000C1F87" w:rsidRPr="00063F00" w:rsidRDefault="000C1F87" w:rsidP="00620FB8">
            <w:pPr>
              <w:rPr>
                <w:rFonts w:cs="Tahoma"/>
                <w:sz w:val="18"/>
                <w:szCs w:val="18"/>
              </w:rPr>
            </w:pPr>
            <w:r w:rsidRPr="00063F00">
              <w:rPr>
                <w:rFonts w:cs="Tahoma"/>
                <w:sz w:val="18"/>
                <w:szCs w:val="18"/>
              </w:rPr>
              <w:t>e.g. 141 = £1.41</w:t>
            </w:r>
          </w:p>
        </w:tc>
        <w:tc>
          <w:tcPr>
            <w:tcW w:w="790" w:type="pct"/>
          </w:tcPr>
          <w:p w14:paraId="61E0F30B" w14:textId="77777777" w:rsidR="000C1F87" w:rsidRPr="00063F00" w:rsidRDefault="000C1F87" w:rsidP="00620FB8">
            <w:pPr>
              <w:rPr>
                <w:rFonts w:cs="Tahoma"/>
                <w:sz w:val="18"/>
                <w:szCs w:val="18"/>
              </w:rPr>
            </w:pPr>
          </w:p>
        </w:tc>
      </w:tr>
      <w:tr w:rsidR="000C1F87" w:rsidRPr="00063F00" w14:paraId="03C9231C" w14:textId="77777777" w:rsidTr="00620FB8">
        <w:trPr>
          <w:trHeight w:val="1576"/>
        </w:trPr>
        <w:tc>
          <w:tcPr>
            <w:tcW w:w="1012" w:type="pct"/>
          </w:tcPr>
          <w:p w14:paraId="54DFDCE8" w14:textId="77777777" w:rsidR="000C1F87" w:rsidRPr="00063F00" w:rsidRDefault="000C1F87" w:rsidP="00620FB8">
            <w:pPr>
              <w:rPr>
                <w:rFonts w:cs="Tahoma"/>
                <w:sz w:val="18"/>
                <w:szCs w:val="18"/>
              </w:rPr>
            </w:pPr>
            <w:r w:rsidRPr="00063F00">
              <w:rPr>
                <w:rFonts w:cs="Tahoma"/>
                <w:sz w:val="18"/>
                <w:szCs w:val="18"/>
              </w:rPr>
              <w:t>VAT Status</w:t>
            </w:r>
          </w:p>
        </w:tc>
        <w:tc>
          <w:tcPr>
            <w:tcW w:w="399" w:type="pct"/>
          </w:tcPr>
          <w:p w14:paraId="2B2A9882" w14:textId="77777777" w:rsidR="000C1F87" w:rsidRPr="00063F00" w:rsidRDefault="000C1F87" w:rsidP="00620FB8">
            <w:pPr>
              <w:rPr>
                <w:rFonts w:cs="Tahoma"/>
                <w:sz w:val="18"/>
                <w:szCs w:val="18"/>
              </w:rPr>
            </w:pPr>
            <w:r w:rsidRPr="00063F00">
              <w:rPr>
                <w:rFonts w:cs="Tahoma"/>
                <w:sz w:val="18"/>
                <w:szCs w:val="18"/>
              </w:rPr>
              <w:t>18</w:t>
            </w:r>
          </w:p>
        </w:tc>
        <w:tc>
          <w:tcPr>
            <w:tcW w:w="656" w:type="pct"/>
          </w:tcPr>
          <w:p w14:paraId="1C29801B" w14:textId="77777777" w:rsidR="000C1F87" w:rsidRPr="00063F00" w:rsidRDefault="000C1F87" w:rsidP="00620FB8">
            <w:pPr>
              <w:rPr>
                <w:rFonts w:cs="Tahoma"/>
                <w:sz w:val="18"/>
                <w:szCs w:val="18"/>
              </w:rPr>
            </w:pPr>
            <w:r w:rsidRPr="00063F00">
              <w:rPr>
                <w:rFonts w:cs="Tahoma"/>
                <w:sz w:val="18"/>
                <w:szCs w:val="18"/>
              </w:rPr>
              <w:t>2</w:t>
            </w:r>
          </w:p>
        </w:tc>
        <w:tc>
          <w:tcPr>
            <w:tcW w:w="788" w:type="pct"/>
          </w:tcPr>
          <w:p w14:paraId="7F244D38" w14:textId="77777777" w:rsidR="000C1F87" w:rsidRPr="00063F00" w:rsidRDefault="000C1F87" w:rsidP="00620FB8">
            <w:pPr>
              <w:rPr>
                <w:rFonts w:cs="Tahoma"/>
                <w:sz w:val="18"/>
                <w:szCs w:val="18"/>
              </w:rPr>
            </w:pPr>
            <w:r w:rsidRPr="00063F00">
              <w:rPr>
                <w:rFonts w:cs="Tahoma"/>
                <w:sz w:val="18"/>
                <w:szCs w:val="18"/>
              </w:rPr>
              <w:t>Num</w:t>
            </w:r>
          </w:p>
        </w:tc>
        <w:tc>
          <w:tcPr>
            <w:tcW w:w="1355" w:type="pct"/>
          </w:tcPr>
          <w:p w14:paraId="2EB34D23" w14:textId="77777777" w:rsidR="000C1F87" w:rsidRPr="00063F00" w:rsidRDefault="000C1F87" w:rsidP="00620FB8">
            <w:pPr>
              <w:rPr>
                <w:rFonts w:cs="Tahoma"/>
                <w:sz w:val="18"/>
                <w:szCs w:val="18"/>
              </w:rPr>
            </w:pPr>
            <w:r w:rsidRPr="00063F00">
              <w:rPr>
                <w:rFonts w:cs="Tahoma"/>
                <w:sz w:val="18"/>
                <w:szCs w:val="18"/>
              </w:rPr>
              <w:t>e.g.</w:t>
            </w:r>
          </w:p>
          <w:p w14:paraId="2FA311DB" w14:textId="77777777" w:rsidR="000C1F87" w:rsidRPr="00063F00" w:rsidRDefault="000C1F87" w:rsidP="00620FB8">
            <w:pPr>
              <w:rPr>
                <w:rFonts w:cs="Tahoma"/>
                <w:sz w:val="18"/>
                <w:szCs w:val="18"/>
              </w:rPr>
            </w:pPr>
            <w:r w:rsidRPr="00063F00">
              <w:rPr>
                <w:rFonts w:cs="Tahoma"/>
                <w:sz w:val="18"/>
                <w:szCs w:val="18"/>
              </w:rPr>
              <w:t>1 = standard</w:t>
            </w:r>
          </w:p>
          <w:p w14:paraId="1DF0C5BE" w14:textId="77777777" w:rsidR="00BC39C4" w:rsidRDefault="000C1F87" w:rsidP="00620FB8">
            <w:pPr>
              <w:rPr>
                <w:rFonts w:cs="Tahoma"/>
                <w:sz w:val="18"/>
                <w:szCs w:val="18"/>
              </w:rPr>
            </w:pPr>
            <w:r w:rsidRPr="00063F00">
              <w:rPr>
                <w:rFonts w:cs="Tahoma"/>
                <w:sz w:val="18"/>
                <w:szCs w:val="18"/>
              </w:rPr>
              <w:t>2 = VAT exempt</w:t>
            </w:r>
          </w:p>
          <w:p w14:paraId="38DED2EE" w14:textId="77777777" w:rsidR="00BC39C4" w:rsidRPr="00B85077" w:rsidRDefault="00BC39C4" w:rsidP="00BC39C4">
            <w:pPr>
              <w:rPr>
                <w:rFonts w:cs="Tahoma"/>
                <w:sz w:val="18"/>
                <w:szCs w:val="18"/>
              </w:rPr>
            </w:pPr>
          </w:p>
        </w:tc>
        <w:tc>
          <w:tcPr>
            <w:tcW w:w="790" w:type="pct"/>
          </w:tcPr>
          <w:p w14:paraId="574EC42F" w14:textId="77777777" w:rsidR="000C1F87" w:rsidRPr="00063F00" w:rsidRDefault="000C1F87" w:rsidP="00620FB8">
            <w:pPr>
              <w:rPr>
                <w:rFonts w:cs="Tahoma"/>
                <w:sz w:val="18"/>
                <w:szCs w:val="18"/>
              </w:rPr>
            </w:pPr>
          </w:p>
        </w:tc>
      </w:tr>
      <w:tr w:rsidR="000C1F87" w:rsidRPr="00063F00" w14:paraId="07734C26" w14:textId="77777777" w:rsidTr="00620FB8">
        <w:trPr>
          <w:trHeight w:val="825"/>
        </w:trPr>
        <w:tc>
          <w:tcPr>
            <w:tcW w:w="1012" w:type="pct"/>
          </w:tcPr>
          <w:p w14:paraId="56548917" w14:textId="77777777" w:rsidR="000C1F87" w:rsidRPr="00063F00" w:rsidRDefault="000C1F87" w:rsidP="00620FB8">
            <w:pPr>
              <w:rPr>
                <w:rFonts w:cs="Tahoma"/>
                <w:sz w:val="18"/>
                <w:szCs w:val="18"/>
              </w:rPr>
            </w:pPr>
            <w:r w:rsidRPr="00063F00">
              <w:rPr>
                <w:rFonts w:cs="Tahoma"/>
                <w:sz w:val="18"/>
                <w:szCs w:val="18"/>
              </w:rPr>
              <w:t>*CSS Account Number</w:t>
            </w:r>
          </w:p>
        </w:tc>
        <w:tc>
          <w:tcPr>
            <w:tcW w:w="399" w:type="pct"/>
          </w:tcPr>
          <w:p w14:paraId="041C1FBC" w14:textId="77777777" w:rsidR="000C1F87" w:rsidRPr="00063F00" w:rsidRDefault="000C1F87" w:rsidP="00620FB8">
            <w:pPr>
              <w:rPr>
                <w:rFonts w:cs="Tahoma"/>
                <w:sz w:val="18"/>
                <w:szCs w:val="18"/>
              </w:rPr>
            </w:pPr>
            <w:r w:rsidRPr="00063F00">
              <w:rPr>
                <w:rFonts w:cs="Tahoma"/>
                <w:sz w:val="18"/>
                <w:szCs w:val="18"/>
              </w:rPr>
              <w:t>19</w:t>
            </w:r>
          </w:p>
        </w:tc>
        <w:tc>
          <w:tcPr>
            <w:tcW w:w="656" w:type="pct"/>
          </w:tcPr>
          <w:p w14:paraId="45FA23BF" w14:textId="77777777" w:rsidR="000C1F87" w:rsidRPr="00063F00" w:rsidRDefault="000C1F87" w:rsidP="00620FB8">
            <w:pPr>
              <w:rPr>
                <w:rFonts w:cs="Tahoma"/>
                <w:sz w:val="18"/>
                <w:szCs w:val="18"/>
              </w:rPr>
            </w:pPr>
            <w:r w:rsidRPr="00063F00">
              <w:rPr>
                <w:rFonts w:cs="Tahoma"/>
                <w:sz w:val="18"/>
                <w:szCs w:val="18"/>
              </w:rPr>
              <w:t>20</w:t>
            </w:r>
          </w:p>
        </w:tc>
        <w:tc>
          <w:tcPr>
            <w:tcW w:w="788" w:type="pct"/>
          </w:tcPr>
          <w:p w14:paraId="283A35EC"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5C3368E9"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3B4CAC1B" w14:textId="77777777" w:rsidR="000C1F87" w:rsidRPr="00063F00" w:rsidRDefault="000C1F87" w:rsidP="00620FB8">
            <w:pPr>
              <w:rPr>
                <w:rFonts w:cs="Tahoma"/>
                <w:sz w:val="18"/>
                <w:szCs w:val="18"/>
              </w:rPr>
            </w:pPr>
          </w:p>
        </w:tc>
      </w:tr>
      <w:tr w:rsidR="000C1F87" w:rsidRPr="00063F00" w14:paraId="61383BD4" w14:textId="77777777" w:rsidTr="00620FB8">
        <w:trPr>
          <w:trHeight w:val="825"/>
        </w:trPr>
        <w:tc>
          <w:tcPr>
            <w:tcW w:w="1012" w:type="pct"/>
          </w:tcPr>
          <w:p w14:paraId="6D3CF417" w14:textId="77777777" w:rsidR="000C1F87" w:rsidRPr="00063F00" w:rsidRDefault="000C1F87" w:rsidP="00620FB8">
            <w:pPr>
              <w:rPr>
                <w:rFonts w:cs="Tahoma"/>
                <w:sz w:val="18"/>
                <w:szCs w:val="18"/>
              </w:rPr>
            </w:pPr>
            <w:r w:rsidRPr="00063F00">
              <w:rPr>
                <w:rFonts w:cs="Tahoma"/>
                <w:sz w:val="18"/>
                <w:szCs w:val="18"/>
              </w:rPr>
              <w:t>*Prod Type</w:t>
            </w:r>
          </w:p>
        </w:tc>
        <w:tc>
          <w:tcPr>
            <w:tcW w:w="399" w:type="pct"/>
          </w:tcPr>
          <w:p w14:paraId="566D0F97" w14:textId="77777777" w:rsidR="000C1F87" w:rsidRPr="00063F00" w:rsidRDefault="000C1F87" w:rsidP="00620FB8">
            <w:pPr>
              <w:rPr>
                <w:rFonts w:cs="Tahoma"/>
                <w:sz w:val="18"/>
                <w:szCs w:val="18"/>
              </w:rPr>
            </w:pPr>
            <w:r w:rsidRPr="00063F00">
              <w:rPr>
                <w:rFonts w:cs="Tahoma"/>
                <w:sz w:val="18"/>
                <w:szCs w:val="18"/>
              </w:rPr>
              <w:t>20</w:t>
            </w:r>
          </w:p>
        </w:tc>
        <w:tc>
          <w:tcPr>
            <w:tcW w:w="656" w:type="pct"/>
          </w:tcPr>
          <w:p w14:paraId="30FBE9CD" w14:textId="77777777" w:rsidR="000C1F87" w:rsidRPr="00063F00" w:rsidRDefault="000C1F87" w:rsidP="00620FB8">
            <w:pPr>
              <w:rPr>
                <w:rFonts w:cs="Tahoma"/>
                <w:sz w:val="18"/>
                <w:szCs w:val="18"/>
              </w:rPr>
            </w:pPr>
            <w:r w:rsidRPr="00063F00">
              <w:rPr>
                <w:rFonts w:cs="Tahoma"/>
                <w:sz w:val="18"/>
                <w:szCs w:val="18"/>
              </w:rPr>
              <w:t>20</w:t>
            </w:r>
          </w:p>
        </w:tc>
        <w:tc>
          <w:tcPr>
            <w:tcW w:w="788" w:type="pct"/>
          </w:tcPr>
          <w:p w14:paraId="4B451E0F"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359F1551"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3301A589" w14:textId="77777777" w:rsidR="000C1F87" w:rsidRPr="00063F00" w:rsidRDefault="000C1F87" w:rsidP="00620FB8">
            <w:pPr>
              <w:rPr>
                <w:rFonts w:cs="Tahoma"/>
                <w:sz w:val="18"/>
                <w:szCs w:val="18"/>
              </w:rPr>
            </w:pPr>
          </w:p>
        </w:tc>
      </w:tr>
      <w:tr w:rsidR="000C1F87" w:rsidRPr="00063F00" w14:paraId="5C6FBF94" w14:textId="77777777" w:rsidTr="00620FB8">
        <w:trPr>
          <w:trHeight w:val="825"/>
        </w:trPr>
        <w:tc>
          <w:tcPr>
            <w:tcW w:w="1012" w:type="pct"/>
          </w:tcPr>
          <w:p w14:paraId="455C23A9" w14:textId="77777777" w:rsidR="000C1F87" w:rsidRPr="00063F00" w:rsidRDefault="000C1F87" w:rsidP="00620FB8">
            <w:pPr>
              <w:rPr>
                <w:rFonts w:cs="Tahoma"/>
                <w:sz w:val="18"/>
                <w:szCs w:val="18"/>
              </w:rPr>
            </w:pPr>
            <w:r w:rsidRPr="00063F00">
              <w:rPr>
                <w:rFonts w:cs="Tahoma"/>
                <w:sz w:val="18"/>
                <w:szCs w:val="18"/>
              </w:rPr>
              <w:t>*OR Service ID</w:t>
            </w:r>
          </w:p>
        </w:tc>
        <w:tc>
          <w:tcPr>
            <w:tcW w:w="399" w:type="pct"/>
          </w:tcPr>
          <w:p w14:paraId="7AD0D698" w14:textId="77777777" w:rsidR="000C1F87" w:rsidRPr="00063F00" w:rsidRDefault="000C1F87" w:rsidP="00620FB8">
            <w:pPr>
              <w:rPr>
                <w:rFonts w:cs="Tahoma"/>
                <w:sz w:val="18"/>
                <w:szCs w:val="18"/>
              </w:rPr>
            </w:pPr>
            <w:r w:rsidRPr="00063F00">
              <w:rPr>
                <w:rFonts w:cs="Tahoma"/>
                <w:sz w:val="18"/>
                <w:szCs w:val="18"/>
              </w:rPr>
              <w:t>21</w:t>
            </w:r>
          </w:p>
        </w:tc>
        <w:tc>
          <w:tcPr>
            <w:tcW w:w="656" w:type="pct"/>
          </w:tcPr>
          <w:p w14:paraId="38C57B02" w14:textId="77777777" w:rsidR="000C1F87" w:rsidRPr="00063F00" w:rsidRDefault="000C1F87" w:rsidP="00620FB8">
            <w:pPr>
              <w:rPr>
                <w:rFonts w:cs="Tahoma"/>
                <w:sz w:val="18"/>
                <w:szCs w:val="18"/>
              </w:rPr>
            </w:pPr>
            <w:r w:rsidRPr="00063F00">
              <w:rPr>
                <w:rFonts w:cs="Tahoma"/>
                <w:sz w:val="18"/>
                <w:szCs w:val="18"/>
              </w:rPr>
              <w:t>20</w:t>
            </w:r>
          </w:p>
        </w:tc>
        <w:tc>
          <w:tcPr>
            <w:tcW w:w="788" w:type="pct"/>
          </w:tcPr>
          <w:p w14:paraId="0B0CC3E3"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03C38BDF"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7FD9AA85" w14:textId="77777777" w:rsidR="000C1F87" w:rsidRPr="00063F00" w:rsidRDefault="000C1F87" w:rsidP="00620FB8">
            <w:pPr>
              <w:rPr>
                <w:rFonts w:cs="Tahoma"/>
                <w:sz w:val="18"/>
                <w:szCs w:val="18"/>
              </w:rPr>
            </w:pPr>
          </w:p>
        </w:tc>
      </w:tr>
      <w:tr w:rsidR="000C1F87" w:rsidRPr="00063F00" w14:paraId="656178DC" w14:textId="77777777" w:rsidTr="00620FB8">
        <w:trPr>
          <w:trHeight w:val="806"/>
        </w:trPr>
        <w:tc>
          <w:tcPr>
            <w:tcW w:w="1012" w:type="pct"/>
          </w:tcPr>
          <w:p w14:paraId="461575FE" w14:textId="77777777" w:rsidR="000C1F87" w:rsidRPr="00063F00" w:rsidRDefault="000C1F87" w:rsidP="00620FB8">
            <w:pPr>
              <w:rPr>
                <w:rFonts w:cs="Tahoma"/>
                <w:sz w:val="18"/>
                <w:szCs w:val="18"/>
              </w:rPr>
            </w:pPr>
            <w:r w:rsidRPr="00063F00">
              <w:rPr>
                <w:rFonts w:cs="Tahoma"/>
                <w:sz w:val="18"/>
                <w:szCs w:val="18"/>
              </w:rPr>
              <w:t>*Circuit ID</w:t>
            </w:r>
          </w:p>
        </w:tc>
        <w:tc>
          <w:tcPr>
            <w:tcW w:w="399" w:type="pct"/>
          </w:tcPr>
          <w:p w14:paraId="405C7A53" w14:textId="77777777" w:rsidR="000C1F87" w:rsidRPr="00063F00" w:rsidRDefault="000C1F87" w:rsidP="00620FB8">
            <w:pPr>
              <w:rPr>
                <w:rFonts w:cs="Tahoma"/>
                <w:sz w:val="18"/>
                <w:szCs w:val="18"/>
              </w:rPr>
            </w:pPr>
            <w:r w:rsidRPr="00063F00">
              <w:rPr>
                <w:rFonts w:cs="Tahoma"/>
                <w:sz w:val="18"/>
                <w:szCs w:val="18"/>
              </w:rPr>
              <w:t>22</w:t>
            </w:r>
          </w:p>
        </w:tc>
        <w:tc>
          <w:tcPr>
            <w:tcW w:w="656" w:type="pct"/>
          </w:tcPr>
          <w:p w14:paraId="36CD8EF4" w14:textId="77777777" w:rsidR="000C1F87" w:rsidRPr="00063F00" w:rsidRDefault="000C1F87" w:rsidP="00620FB8">
            <w:pPr>
              <w:rPr>
                <w:rFonts w:cs="Tahoma"/>
                <w:sz w:val="18"/>
                <w:szCs w:val="18"/>
              </w:rPr>
            </w:pPr>
            <w:r w:rsidRPr="00063F00">
              <w:rPr>
                <w:rFonts w:cs="Tahoma"/>
                <w:sz w:val="18"/>
                <w:szCs w:val="18"/>
              </w:rPr>
              <w:t>20</w:t>
            </w:r>
          </w:p>
        </w:tc>
        <w:tc>
          <w:tcPr>
            <w:tcW w:w="788" w:type="pct"/>
          </w:tcPr>
          <w:p w14:paraId="06F20774"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0E149455"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468B3448" w14:textId="77777777" w:rsidR="000C1F87" w:rsidRPr="00063F00" w:rsidRDefault="000C1F87" w:rsidP="00620FB8">
            <w:pPr>
              <w:rPr>
                <w:rFonts w:cs="Tahoma"/>
                <w:sz w:val="18"/>
                <w:szCs w:val="18"/>
              </w:rPr>
            </w:pPr>
          </w:p>
        </w:tc>
      </w:tr>
      <w:tr w:rsidR="000C1F87" w:rsidRPr="00063F00" w14:paraId="4E4FFDBF" w14:textId="77777777" w:rsidTr="00620FB8">
        <w:trPr>
          <w:trHeight w:val="825"/>
        </w:trPr>
        <w:tc>
          <w:tcPr>
            <w:tcW w:w="1012" w:type="pct"/>
          </w:tcPr>
          <w:p w14:paraId="67666D6E" w14:textId="77777777" w:rsidR="000C1F87" w:rsidRPr="00063F00" w:rsidRDefault="000C1F87" w:rsidP="00620FB8">
            <w:pPr>
              <w:rPr>
                <w:rFonts w:cs="Tahoma"/>
                <w:sz w:val="18"/>
                <w:szCs w:val="18"/>
              </w:rPr>
            </w:pPr>
            <w:r w:rsidRPr="00063F00">
              <w:rPr>
                <w:rFonts w:cs="Tahoma"/>
                <w:sz w:val="18"/>
                <w:szCs w:val="18"/>
              </w:rPr>
              <w:t>*MDF Site</w:t>
            </w:r>
          </w:p>
        </w:tc>
        <w:tc>
          <w:tcPr>
            <w:tcW w:w="399" w:type="pct"/>
          </w:tcPr>
          <w:p w14:paraId="5F81092C" w14:textId="77777777" w:rsidR="000C1F87" w:rsidRPr="00063F00" w:rsidRDefault="000C1F87" w:rsidP="00620FB8">
            <w:pPr>
              <w:rPr>
                <w:rFonts w:cs="Tahoma"/>
                <w:sz w:val="18"/>
                <w:szCs w:val="18"/>
              </w:rPr>
            </w:pPr>
            <w:r w:rsidRPr="00063F00">
              <w:rPr>
                <w:rFonts w:cs="Tahoma"/>
                <w:sz w:val="18"/>
                <w:szCs w:val="18"/>
              </w:rPr>
              <w:t>23</w:t>
            </w:r>
          </w:p>
        </w:tc>
        <w:tc>
          <w:tcPr>
            <w:tcW w:w="656" w:type="pct"/>
          </w:tcPr>
          <w:p w14:paraId="7449D29E" w14:textId="77777777" w:rsidR="000C1F87" w:rsidRPr="00063F00" w:rsidRDefault="000C1F87" w:rsidP="00620FB8">
            <w:pPr>
              <w:rPr>
                <w:rFonts w:cs="Tahoma"/>
                <w:sz w:val="18"/>
                <w:szCs w:val="18"/>
              </w:rPr>
            </w:pPr>
            <w:r w:rsidRPr="00063F00">
              <w:rPr>
                <w:rFonts w:cs="Tahoma"/>
                <w:sz w:val="18"/>
                <w:szCs w:val="18"/>
              </w:rPr>
              <w:t>20</w:t>
            </w:r>
          </w:p>
        </w:tc>
        <w:tc>
          <w:tcPr>
            <w:tcW w:w="788" w:type="pct"/>
          </w:tcPr>
          <w:p w14:paraId="4F21FE58"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6627550D"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0DF6C0D2" w14:textId="77777777" w:rsidR="000C1F87" w:rsidRPr="00063F00" w:rsidRDefault="000C1F87" w:rsidP="00620FB8">
            <w:pPr>
              <w:rPr>
                <w:rFonts w:cs="Tahoma"/>
                <w:sz w:val="18"/>
                <w:szCs w:val="18"/>
              </w:rPr>
            </w:pPr>
          </w:p>
        </w:tc>
      </w:tr>
      <w:tr w:rsidR="000C1F87" w:rsidRPr="00063F00" w14:paraId="1EDF459A" w14:textId="77777777" w:rsidTr="00620FB8">
        <w:trPr>
          <w:trHeight w:val="825"/>
        </w:trPr>
        <w:tc>
          <w:tcPr>
            <w:tcW w:w="1012" w:type="pct"/>
          </w:tcPr>
          <w:p w14:paraId="6DC670D6" w14:textId="77777777" w:rsidR="000C1F87" w:rsidRPr="00063F00" w:rsidRDefault="000C1F87" w:rsidP="00620FB8">
            <w:pPr>
              <w:rPr>
                <w:rFonts w:cs="Tahoma"/>
                <w:sz w:val="18"/>
                <w:szCs w:val="18"/>
              </w:rPr>
            </w:pPr>
            <w:r w:rsidRPr="00063F00">
              <w:rPr>
                <w:rFonts w:cs="Tahoma"/>
                <w:sz w:val="18"/>
                <w:szCs w:val="18"/>
              </w:rPr>
              <w:t>*Room ID</w:t>
            </w:r>
          </w:p>
        </w:tc>
        <w:tc>
          <w:tcPr>
            <w:tcW w:w="399" w:type="pct"/>
          </w:tcPr>
          <w:p w14:paraId="70E3A385" w14:textId="77777777" w:rsidR="000C1F87" w:rsidRPr="00063F00" w:rsidRDefault="000C1F87" w:rsidP="00620FB8">
            <w:pPr>
              <w:rPr>
                <w:rFonts w:cs="Tahoma"/>
                <w:sz w:val="18"/>
                <w:szCs w:val="18"/>
              </w:rPr>
            </w:pPr>
            <w:r w:rsidRPr="00063F00">
              <w:rPr>
                <w:rFonts w:cs="Tahoma"/>
                <w:sz w:val="18"/>
                <w:szCs w:val="18"/>
              </w:rPr>
              <w:t>24</w:t>
            </w:r>
          </w:p>
        </w:tc>
        <w:tc>
          <w:tcPr>
            <w:tcW w:w="656" w:type="pct"/>
          </w:tcPr>
          <w:p w14:paraId="6805272A" w14:textId="77777777" w:rsidR="000C1F87" w:rsidRPr="00063F00" w:rsidRDefault="000C1F87" w:rsidP="00620FB8">
            <w:pPr>
              <w:rPr>
                <w:rFonts w:cs="Tahoma"/>
                <w:sz w:val="18"/>
                <w:szCs w:val="18"/>
              </w:rPr>
            </w:pPr>
            <w:r w:rsidRPr="00063F00">
              <w:rPr>
                <w:rFonts w:cs="Tahoma"/>
                <w:sz w:val="18"/>
                <w:szCs w:val="18"/>
              </w:rPr>
              <w:t>20</w:t>
            </w:r>
          </w:p>
        </w:tc>
        <w:tc>
          <w:tcPr>
            <w:tcW w:w="788" w:type="pct"/>
          </w:tcPr>
          <w:p w14:paraId="28BC6E38"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5FDD2CC3"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430B2D8D" w14:textId="77777777" w:rsidR="000C1F87" w:rsidRPr="00063F00" w:rsidRDefault="000C1F87" w:rsidP="00620FB8">
            <w:pPr>
              <w:rPr>
                <w:rFonts w:cs="Tahoma"/>
                <w:sz w:val="18"/>
                <w:szCs w:val="18"/>
              </w:rPr>
            </w:pPr>
          </w:p>
        </w:tc>
      </w:tr>
      <w:tr w:rsidR="000C1F87" w:rsidRPr="00063F00" w14:paraId="2AEE7858" w14:textId="77777777" w:rsidTr="00620FB8">
        <w:trPr>
          <w:trHeight w:val="825"/>
        </w:trPr>
        <w:tc>
          <w:tcPr>
            <w:tcW w:w="1012" w:type="pct"/>
          </w:tcPr>
          <w:p w14:paraId="767DF471" w14:textId="77777777" w:rsidR="000C1F87" w:rsidRPr="00063F00" w:rsidRDefault="000C1F87" w:rsidP="00620FB8">
            <w:pPr>
              <w:rPr>
                <w:rFonts w:cs="Tahoma"/>
                <w:sz w:val="18"/>
                <w:szCs w:val="18"/>
              </w:rPr>
            </w:pPr>
            <w:r w:rsidRPr="00063F00">
              <w:rPr>
                <w:rFonts w:cs="Tahoma"/>
                <w:sz w:val="18"/>
                <w:szCs w:val="18"/>
              </w:rPr>
              <w:t>*Service ID</w:t>
            </w:r>
          </w:p>
        </w:tc>
        <w:tc>
          <w:tcPr>
            <w:tcW w:w="399" w:type="pct"/>
          </w:tcPr>
          <w:p w14:paraId="5917888A" w14:textId="77777777" w:rsidR="000C1F87" w:rsidRPr="00063F00" w:rsidRDefault="000C1F87" w:rsidP="00620FB8">
            <w:pPr>
              <w:rPr>
                <w:rFonts w:cs="Tahoma"/>
                <w:sz w:val="18"/>
                <w:szCs w:val="18"/>
              </w:rPr>
            </w:pPr>
            <w:r w:rsidRPr="00063F00">
              <w:rPr>
                <w:rFonts w:cs="Tahoma"/>
                <w:sz w:val="18"/>
                <w:szCs w:val="18"/>
              </w:rPr>
              <w:t>25</w:t>
            </w:r>
          </w:p>
        </w:tc>
        <w:tc>
          <w:tcPr>
            <w:tcW w:w="656" w:type="pct"/>
          </w:tcPr>
          <w:p w14:paraId="76DDE8C7" w14:textId="77777777" w:rsidR="000C1F87" w:rsidRPr="00063F00" w:rsidRDefault="000C1F87" w:rsidP="00620FB8">
            <w:pPr>
              <w:rPr>
                <w:rFonts w:cs="Tahoma"/>
                <w:sz w:val="18"/>
                <w:szCs w:val="18"/>
              </w:rPr>
            </w:pPr>
            <w:r w:rsidRPr="00063F00">
              <w:rPr>
                <w:rFonts w:cs="Tahoma"/>
                <w:sz w:val="18"/>
                <w:szCs w:val="18"/>
              </w:rPr>
              <w:t>40</w:t>
            </w:r>
          </w:p>
        </w:tc>
        <w:tc>
          <w:tcPr>
            <w:tcW w:w="788" w:type="pct"/>
          </w:tcPr>
          <w:p w14:paraId="3A38018B"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11A01707"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45A01FBD" w14:textId="77777777" w:rsidR="000C1F87" w:rsidRPr="00063F00" w:rsidRDefault="000C1F87" w:rsidP="00620FB8">
            <w:pPr>
              <w:rPr>
                <w:rFonts w:cs="Tahoma"/>
                <w:sz w:val="18"/>
                <w:szCs w:val="18"/>
              </w:rPr>
            </w:pPr>
          </w:p>
        </w:tc>
      </w:tr>
      <w:tr w:rsidR="000C1F87" w:rsidRPr="00063F00" w14:paraId="4D2187D5" w14:textId="77777777" w:rsidTr="00620FB8">
        <w:trPr>
          <w:trHeight w:val="825"/>
        </w:trPr>
        <w:tc>
          <w:tcPr>
            <w:tcW w:w="1012" w:type="pct"/>
          </w:tcPr>
          <w:p w14:paraId="198B83EA" w14:textId="77777777" w:rsidR="000C1F87" w:rsidRPr="00063F00" w:rsidRDefault="000C1F87" w:rsidP="00620FB8">
            <w:pPr>
              <w:rPr>
                <w:rFonts w:cs="Tahoma"/>
                <w:sz w:val="18"/>
                <w:szCs w:val="18"/>
              </w:rPr>
            </w:pPr>
            <w:r w:rsidRPr="00063F00">
              <w:rPr>
                <w:rFonts w:cs="Tahoma"/>
                <w:sz w:val="18"/>
                <w:szCs w:val="18"/>
              </w:rPr>
              <w:t>*Event Class</w:t>
            </w:r>
          </w:p>
        </w:tc>
        <w:tc>
          <w:tcPr>
            <w:tcW w:w="399" w:type="pct"/>
          </w:tcPr>
          <w:p w14:paraId="1850677A" w14:textId="77777777" w:rsidR="000C1F87" w:rsidRPr="00063F00" w:rsidRDefault="000C1F87" w:rsidP="00620FB8">
            <w:pPr>
              <w:rPr>
                <w:rFonts w:cs="Tahoma"/>
                <w:sz w:val="18"/>
                <w:szCs w:val="18"/>
              </w:rPr>
            </w:pPr>
            <w:r w:rsidRPr="00063F00">
              <w:rPr>
                <w:rFonts w:cs="Tahoma"/>
                <w:sz w:val="18"/>
                <w:szCs w:val="18"/>
              </w:rPr>
              <w:t>26</w:t>
            </w:r>
          </w:p>
        </w:tc>
        <w:tc>
          <w:tcPr>
            <w:tcW w:w="656" w:type="pct"/>
          </w:tcPr>
          <w:p w14:paraId="5F9E6106" w14:textId="77777777" w:rsidR="000C1F87" w:rsidRPr="00063F00" w:rsidRDefault="000C1F87" w:rsidP="00620FB8">
            <w:pPr>
              <w:rPr>
                <w:rFonts w:cs="Tahoma"/>
                <w:sz w:val="18"/>
                <w:szCs w:val="18"/>
              </w:rPr>
            </w:pPr>
            <w:r w:rsidRPr="00063F00">
              <w:rPr>
                <w:rFonts w:cs="Tahoma"/>
                <w:sz w:val="18"/>
                <w:szCs w:val="18"/>
              </w:rPr>
              <w:t>40</w:t>
            </w:r>
          </w:p>
        </w:tc>
        <w:tc>
          <w:tcPr>
            <w:tcW w:w="788" w:type="pct"/>
          </w:tcPr>
          <w:p w14:paraId="59FD1BBD"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5E1E0577"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40C47DF9" w14:textId="77777777" w:rsidR="000C1F87" w:rsidRPr="00063F00" w:rsidRDefault="000C1F87" w:rsidP="00620FB8">
            <w:pPr>
              <w:rPr>
                <w:rFonts w:cs="Tahoma"/>
                <w:sz w:val="18"/>
                <w:szCs w:val="18"/>
              </w:rPr>
            </w:pPr>
          </w:p>
        </w:tc>
      </w:tr>
      <w:tr w:rsidR="000C1F87" w:rsidRPr="00063F00" w14:paraId="7FC75D67" w14:textId="77777777" w:rsidTr="00620FB8">
        <w:trPr>
          <w:trHeight w:val="825"/>
        </w:trPr>
        <w:tc>
          <w:tcPr>
            <w:tcW w:w="1012" w:type="pct"/>
          </w:tcPr>
          <w:p w14:paraId="1A64D012" w14:textId="77777777" w:rsidR="000C1F87" w:rsidRPr="00063F00" w:rsidRDefault="000C1F87" w:rsidP="00620FB8">
            <w:pPr>
              <w:rPr>
                <w:rFonts w:cs="Tahoma"/>
                <w:sz w:val="18"/>
                <w:szCs w:val="18"/>
              </w:rPr>
            </w:pPr>
            <w:r w:rsidRPr="00063F00">
              <w:rPr>
                <w:rFonts w:cs="Tahoma"/>
                <w:sz w:val="18"/>
                <w:szCs w:val="18"/>
              </w:rPr>
              <w:t>*Event Name</w:t>
            </w:r>
          </w:p>
        </w:tc>
        <w:tc>
          <w:tcPr>
            <w:tcW w:w="399" w:type="pct"/>
          </w:tcPr>
          <w:p w14:paraId="288F0647" w14:textId="77777777" w:rsidR="000C1F87" w:rsidRPr="00063F00" w:rsidRDefault="000C1F87" w:rsidP="00620FB8">
            <w:pPr>
              <w:rPr>
                <w:rFonts w:cs="Tahoma"/>
                <w:sz w:val="18"/>
                <w:szCs w:val="18"/>
              </w:rPr>
            </w:pPr>
            <w:r w:rsidRPr="00063F00">
              <w:rPr>
                <w:rFonts w:cs="Tahoma"/>
                <w:sz w:val="18"/>
                <w:szCs w:val="18"/>
              </w:rPr>
              <w:t>27</w:t>
            </w:r>
          </w:p>
        </w:tc>
        <w:tc>
          <w:tcPr>
            <w:tcW w:w="656" w:type="pct"/>
          </w:tcPr>
          <w:p w14:paraId="11F08D10" w14:textId="77777777" w:rsidR="000C1F87" w:rsidRPr="00063F00" w:rsidRDefault="000C1F87" w:rsidP="00620FB8">
            <w:pPr>
              <w:rPr>
                <w:rFonts w:cs="Tahoma"/>
                <w:sz w:val="18"/>
                <w:szCs w:val="18"/>
              </w:rPr>
            </w:pPr>
            <w:r w:rsidRPr="00063F00">
              <w:rPr>
                <w:rFonts w:cs="Tahoma"/>
                <w:sz w:val="18"/>
                <w:szCs w:val="18"/>
              </w:rPr>
              <w:t>40</w:t>
            </w:r>
          </w:p>
        </w:tc>
        <w:tc>
          <w:tcPr>
            <w:tcW w:w="788" w:type="pct"/>
          </w:tcPr>
          <w:p w14:paraId="54606C4A"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122725AF"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02DD530A" w14:textId="77777777" w:rsidR="000C1F87" w:rsidRPr="00063F00" w:rsidRDefault="000C1F87" w:rsidP="00620FB8">
            <w:pPr>
              <w:rPr>
                <w:rFonts w:cs="Tahoma"/>
                <w:sz w:val="18"/>
                <w:szCs w:val="18"/>
              </w:rPr>
            </w:pPr>
          </w:p>
        </w:tc>
      </w:tr>
      <w:tr w:rsidR="000C1F87" w:rsidRPr="00063F00" w14:paraId="65D36D80" w14:textId="77777777" w:rsidTr="00620FB8">
        <w:trPr>
          <w:trHeight w:val="825"/>
        </w:trPr>
        <w:tc>
          <w:tcPr>
            <w:tcW w:w="1012" w:type="pct"/>
          </w:tcPr>
          <w:p w14:paraId="1E573028" w14:textId="77777777" w:rsidR="000C1F87" w:rsidRPr="00063F00" w:rsidRDefault="000C1F87" w:rsidP="00620FB8">
            <w:pPr>
              <w:rPr>
                <w:rFonts w:cs="Tahoma"/>
                <w:sz w:val="18"/>
                <w:szCs w:val="18"/>
              </w:rPr>
            </w:pPr>
            <w:r w:rsidRPr="00063F00">
              <w:rPr>
                <w:rFonts w:cs="Tahoma"/>
                <w:sz w:val="18"/>
                <w:szCs w:val="18"/>
              </w:rPr>
              <w:t>*CBUK reference number</w:t>
            </w:r>
          </w:p>
        </w:tc>
        <w:tc>
          <w:tcPr>
            <w:tcW w:w="399" w:type="pct"/>
          </w:tcPr>
          <w:p w14:paraId="11DF4321" w14:textId="77777777" w:rsidR="000C1F87" w:rsidRPr="00063F00" w:rsidRDefault="000C1F87" w:rsidP="00620FB8">
            <w:pPr>
              <w:rPr>
                <w:rFonts w:cs="Tahoma"/>
                <w:sz w:val="18"/>
                <w:szCs w:val="18"/>
              </w:rPr>
            </w:pPr>
            <w:r w:rsidRPr="00063F00">
              <w:rPr>
                <w:rFonts w:cs="Tahoma"/>
                <w:sz w:val="18"/>
                <w:szCs w:val="18"/>
              </w:rPr>
              <w:t>28</w:t>
            </w:r>
          </w:p>
        </w:tc>
        <w:tc>
          <w:tcPr>
            <w:tcW w:w="656" w:type="pct"/>
          </w:tcPr>
          <w:p w14:paraId="3D1EFF3D" w14:textId="77777777" w:rsidR="000C1F87" w:rsidRPr="00063F00" w:rsidRDefault="000C1F87" w:rsidP="00620FB8">
            <w:pPr>
              <w:rPr>
                <w:rFonts w:cs="Tahoma"/>
                <w:sz w:val="18"/>
                <w:szCs w:val="18"/>
              </w:rPr>
            </w:pPr>
            <w:r w:rsidRPr="00063F00">
              <w:rPr>
                <w:rFonts w:cs="Tahoma"/>
                <w:sz w:val="18"/>
                <w:szCs w:val="18"/>
              </w:rPr>
              <w:t>20</w:t>
            </w:r>
          </w:p>
        </w:tc>
        <w:tc>
          <w:tcPr>
            <w:tcW w:w="788" w:type="pct"/>
          </w:tcPr>
          <w:p w14:paraId="69328E1D"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5382EF43"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6121B96D" w14:textId="77777777" w:rsidR="000C1F87" w:rsidRPr="00063F00" w:rsidRDefault="000C1F87" w:rsidP="00620FB8">
            <w:pPr>
              <w:rPr>
                <w:rFonts w:cs="Tahoma"/>
                <w:sz w:val="18"/>
                <w:szCs w:val="18"/>
              </w:rPr>
            </w:pPr>
          </w:p>
        </w:tc>
      </w:tr>
      <w:tr w:rsidR="000C1F87" w:rsidRPr="00063F00" w14:paraId="1FF06507" w14:textId="77777777" w:rsidTr="00620FB8">
        <w:trPr>
          <w:trHeight w:val="825"/>
        </w:trPr>
        <w:tc>
          <w:tcPr>
            <w:tcW w:w="1012" w:type="pct"/>
          </w:tcPr>
          <w:p w14:paraId="7B1CBEB5" w14:textId="77777777" w:rsidR="000C1F87" w:rsidRPr="00063F00" w:rsidRDefault="000C1F87" w:rsidP="00620FB8">
            <w:pPr>
              <w:rPr>
                <w:rFonts w:cs="Tahoma"/>
                <w:sz w:val="18"/>
                <w:szCs w:val="18"/>
              </w:rPr>
            </w:pPr>
            <w:r w:rsidRPr="00063F00">
              <w:rPr>
                <w:rFonts w:cs="Tahoma"/>
                <w:sz w:val="18"/>
                <w:szCs w:val="18"/>
              </w:rPr>
              <w:t>*CLI</w:t>
            </w:r>
          </w:p>
        </w:tc>
        <w:tc>
          <w:tcPr>
            <w:tcW w:w="399" w:type="pct"/>
          </w:tcPr>
          <w:p w14:paraId="18CD2596" w14:textId="77777777" w:rsidR="000C1F87" w:rsidRPr="00063F00" w:rsidRDefault="000C1F87" w:rsidP="00620FB8">
            <w:pPr>
              <w:rPr>
                <w:rFonts w:cs="Tahoma"/>
                <w:sz w:val="18"/>
                <w:szCs w:val="18"/>
              </w:rPr>
            </w:pPr>
            <w:r w:rsidRPr="00063F00">
              <w:rPr>
                <w:rFonts w:cs="Tahoma"/>
                <w:sz w:val="18"/>
                <w:szCs w:val="18"/>
              </w:rPr>
              <w:t>29</w:t>
            </w:r>
          </w:p>
        </w:tc>
        <w:tc>
          <w:tcPr>
            <w:tcW w:w="656" w:type="pct"/>
          </w:tcPr>
          <w:p w14:paraId="11279A7A" w14:textId="77777777" w:rsidR="000C1F87" w:rsidRPr="00063F00" w:rsidRDefault="000C1F87" w:rsidP="00620FB8">
            <w:pPr>
              <w:rPr>
                <w:rFonts w:cs="Tahoma"/>
                <w:sz w:val="18"/>
                <w:szCs w:val="18"/>
              </w:rPr>
            </w:pPr>
            <w:r w:rsidRPr="00063F00">
              <w:rPr>
                <w:rFonts w:cs="Tahoma"/>
                <w:sz w:val="18"/>
                <w:szCs w:val="18"/>
              </w:rPr>
              <w:t>20</w:t>
            </w:r>
          </w:p>
        </w:tc>
        <w:tc>
          <w:tcPr>
            <w:tcW w:w="788" w:type="pct"/>
          </w:tcPr>
          <w:p w14:paraId="375DE987"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28D4A428"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00AA4A48" w14:textId="77777777" w:rsidR="000C1F87" w:rsidRPr="00063F00" w:rsidRDefault="000C1F87" w:rsidP="00620FB8">
            <w:pPr>
              <w:rPr>
                <w:rFonts w:cs="Tahoma"/>
                <w:sz w:val="18"/>
                <w:szCs w:val="18"/>
              </w:rPr>
            </w:pPr>
          </w:p>
        </w:tc>
      </w:tr>
      <w:tr w:rsidR="000C1F87" w:rsidRPr="00063F00" w14:paraId="72352FFB" w14:textId="77777777" w:rsidTr="00620FB8">
        <w:trPr>
          <w:trHeight w:val="825"/>
        </w:trPr>
        <w:tc>
          <w:tcPr>
            <w:tcW w:w="1012" w:type="pct"/>
          </w:tcPr>
          <w:p w14:paraId="64609236" w14:textId="77777777" w:rsidR="000C1F87" w:rsidRPr="00063F00" w:rsidRDefault="000C1F87" w:rsidP="00620FB8">
            <w:pPr>
              <w:rPr>
                <w:rFonts w:cs="Tahoma"/>
                <w:sz w:val="18"/>
                <w:szCs w:val="18"/>
              </w:rPr>
            </w:pPr>
            <w:r w:rsidRPr="00063F00">
              <w:rPr>
                <w:rFonts w:cs="Tahoma"/>
                <w:sz w:val="18"/>
                <w:szCs w:val="18"/>
              </w:rPr>
              <w:t>*MAC code</w:t>
            </w:r>
          </w:p>
        </w:tc>
        <w:tc>
          <w:tcPr>
            <w:tcW w:w="399" w:type="pct"/>
          </w:tcPr>
          <w:p w14:paraId="67D610B2" w14:textId="77777777" w:rsidR="000C1F87" w:rsidRPr="00063F00" w:rsidRDefault="000C1F87" w:rsidP="00620FB8">
            <w:pPr>
              <w:rPr>
                <w:rFonts w:cs="Tahoma"/>
                <w:sz w:val="18"/>
                <w:szCs w:val="18"/>
              </w:rPr>
            </w:pPr>
            <w:r w:rsidRPr="00063F00">
              <w:rPr>
                <w:rFonts w:cs="Tahoma"/>
                <w:sz w:val="18"/>
                <w:szCs w:val="18"/>
              </w:rPr>
              <w:t>30</w:t>
            </w:r>
          </w:p>
        </w:tc>
        <w:tc>
          <w:tcPr>
            <w:tcW w:w="656" w:type="pct"/>
          </w:tcPr>
          <w:p w14:paraId="1A4B748D" w14:textId="77777777" w:rsidR="000C1F87" w:rsidRPr="00063F00" w:rsidRDefault="000C1F87" w:rsidP="00620FB8">
            <w:pPr>
              <w:rPr>
                <w:rFonts w:cs="Tahoma"/>
                <w:sz w:val="18"/>
                <w:szCs w:val="18"/>
              </w:rPr>
            </w:pPr>
            <w:r w:rsidRPr="00063F00">
              <w:rPr>
                <w:rFonts w:cs="Tahoma"/>
                <w:sz w:val="18"/>
                <w:szCs w:val="18"/>
              </w:rPr>
              <w:t>20</w:t>
            </w:r>
          </w:p>
        </w:tc>
        <w:tc>
          <w:tcPr>
            <w:tcW w:w="788" w:type="pct"/>
          </w:tcPr>
          <w:p w14:paraId="5BC310AD"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65639350"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3817556E" w14:textId="77777777" w:rsidR="000C1F87" w:rsidRPr="00063F00" w:rsidRDefault="000C1F87" w:rsidP="00620FB8">
            <w:pPr>
              <w:rPr>
                <w:rFonts w:cs="Tahoma"/>
                <w:sz w:val="18"/>
                <w:szCs w:val="18"/>
              </w:rPr>
            </w:pPr>
          </w:p>
        </w:tc>
      </w:tr>
      <w:tr w:rsidR="000C1F87" w:rsidRPr="00063F00" w14:paraId="291A5E2E" w14:textId="77777777" w:rsidTr="00620FB8">
        <w:trPr>
          <w:trHeight w:val="825"/>
        </w:trPr>
        <w:tc>
          <w:tcPr>
            <w:tcW w:w="1012" w:type="pct"/>
          </w:tcPr>
          <w:p w14:paraId="7D7E93E9" w14:textId="77777777" w:rsidR="000C1F87" w:rsidRPr="00063F00" w:rsidRDefault="000C1F87" w:rsidP="004372BD">
            <w:pPr>
              <w:rPr>
                <w:rFonts w:cs="Tahoma"/>
                <w:sz w:val="18"/>
                <w:szCs w:val="18"/>
              </w:rPr>
            </w:pPr>
            <w:r w:rsidRPr="00063F00">
              <w:rPr>
                <w:rFonts w:cs="Tahoma"/>
                <w:sz w:val="18"/>
                <w:szCs w:val="18"/>
              </w:rPr>
              <w:t>*</w:t>
            </w:r>
            <w:r w:rsidR="004372BD" w:rsidRPr="00E37833">
              <w:rPr>
                <w:rFonts w:cs="Tahoma"/>
                <w:sz w:val="18"/>
                <w:szCs w:val="18"/>
              </w:rPr>
              <w:t>Invoice Id</w:t>
            </w:r>
          </w:p>
        </w:tc>
        <w:tc>
          <w:tcPr>
            <w:tcW w:w="399" w:type="pct"/>
          </w:tcPr>
          <w:p w14:paraId="7BFD48DA" w14:textId="77777777" w:rsidR="000C1F87" w:rsidRPr="00063F00" w:rsidRDefault="000C1F87" w:rsidP="00620FB8">
            <w:pPr>
              <w:rPr>
                <w:rFonts w:cs="Tahoma"/>
                <w:sz w:val="18"/>
                <w:szCs w:val="18"/>
              </w:rPr>
            </w:pPr>
            <w:r w:rsidRPr="00063F00">
              <w:rPr>
                <w:rFonts w:cs="Tahoma"/>
                <w:sz w:val="18"/>
                <w:szCs w:val="18"/>
              </w:rPr>
              <w:t>31</w:t>
            </w:r>
          </w:p>
        </w:tc>
        <w:tc>
          <w:tcPr>
            <w:tcW w:w="656" w:type="pct"/>
          </w:tcPr>
          <w:p w14:paraId="3EE0D319" w14:textId="77777777" w:rsidR="000C1F87" w:rsidRPr="00063F00" w:rsidRDefault="000C1F87" w:rsidP="00620FB8">
            <w:pPr>
              <w:rPr>
                <w:rFonts w:cs="Tahoma"/>
                <w:sz w:val="18"/>
                <w:szCs w:val="18"/>
              </w:rPr>
            </w:pPr>
            <w:r w:rsidRPr="00063F00">
              <w:rPr>
                <w:rFonts w:cs="Tahoma"/>
                <w:sz w:val="18"/>
                <w:szCs w:val="18"/>
              </w:rPr>
              <w:t>20</w:t>
            </w:r>
          </w:p>
        </w:tc>
        <w:tc>
          <w:tcPr>
            <w:tcW w:w="788" w:type="pct"/>
          </w:tcPr>
          <w:p w14:paraId="520F4251"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2E700E45" w14:textId="77777777" w:rsidR="00B804B1" w:rsidRDefault="00B804B1" w:rsidP="00AA6268">
            <w:pPr>
              <w:spacing w:after="120"/>
              <w:rPr>
                <w:rFonts w:ascii="Calibri" w:hAnsi="Calibri"/>
                <w:color w:val="000000"/>
                <w:sz w:val="22"/>
                <w:szCs w:val="22"/>
              </w:rPr>
            </w:pPr>
            <w:r>
              <w:rPr>
                <w:rFonts w:cs="Arial"/>
                <w:sz w:val="18"/>
                <w:szCs w:val="18"/>
              </w:rPr>
              <w:t>e.g.</w:t>
            </w:r>
            <w:r>
              <w:rPr>
                <w:rFonts w:ascii="Calibri" w:hAnsi="Calibri"/>
                <w:color w:val="000000"/>
                <w:sz w:val="22"/>
                <w:szCs w:val="22"/>
              </w:rPr>
              <w:t>GM00000023 M001 1/GM00000023 M002 1</w:t>
            </w:r>
          </w:p>
          <w:p w14:paraId="1BE035AD" w14:textId="77777777" w:rsidR="000C1F87" w:rsidRPr="00063F00" w:rsidRDefault="00B804B1" w:rsidP="00B804B1">
            <w:pPr>
              <w:rPr>
                <w:rFonts w:cs="Tahoma"/>
                <w:sz w:val="18"/>
                <w:szCs w:val="18"/>
              </w:rPr>
            </w:pPr>
            <w:r>
              <w:rPr>
                <w:rFonts w:ascii="Calibri" w:hAnsi="Calibri"/>
                <w:color w:val="000000"/>
                <w:sz w:val="22"/>
                <w:szCs w:val="22"/>
              </w:rPr>
              <w:t>etc..</w:t>
            </w:r>
            <w:r w:rsidRPr="004E6AA3">
              <w:rPr>
                <w:sz w:val="18"/>
                <w:szCs w:val="18"/>
              </w:rPr>
              <w:t>.</w:t>
            </w:r>
          </w:p>
        </w:tc>
        <w:tc>
          <w:tcPr>
            <w:tcW w:w="790" w:type="pct"/>
          </w:tcPr>
          <w:p w14:paraId="0377E1B4" w14:textId="77777777" w:rsidR="000C1F87" w:rsidRPr="00063F00" w:rsidRDefault="00EA4F53" w:rsidP="00B804B1">
            <w:pPr>
              <w:rPr>
                <w:rFonts w:cs="Tahoma"/>
                <w:sz w:val="18"/>
                <w:szCs w:val="18"/>
              </w:rPr>
            </w:pPr>
            <w:r>
              <w:rPr>
                <w:sz w:val="18"/>
                <w:szCs w:val="18"/>
              </w:rPr>
              <w:t>Invoice Id is list of invoice against which charges are reconciled.</w:t>
            </w:r>
          </w:p>
        </w:tc>
      </w:tr>
      <w:tr w:rsidR="000C1F87" w:rsidRPr="00063F00" w14:paraId="25D9D622" w14:textId="77777777" w:rsidTr="00620FB8">
        <w:trPr>
          <w:trHeight w:val="825"/>
        </w:trPr>
        <w:tc>
          <w:tcPr>
            <w:tcW w:w="1012" w:type="pct"/>
          </w:tcPr>
          <w:p w14:paraId="739BCF7E" w14:textId="77777777" w:rsidR="000C1F87" w:rsidRPr="00063F00" w:rsidRDefault="000C1F87" w:rsidP="00620FB8">
            <w:pPr>
              <w:rPr>
                <w:rFonts w:cs="Tahoma"/>
                <w:sz w:val="18"/>
                <w:szCs w:val="18"/>
              </w:rPr>
            </w:pPr>
            <w:r w:rsidRPr="00063F00">
              <w:rPr>
                <w:rFonts w:cs="Tahoma"/>
                <w:sz w:val="18"/>
                <w:szCs w:val="18"/>
              </w:rPr>
              <w:t>*TRC Start date time</w:t>
            </w:r>
          </w:p>
        </w:tc>
        <w:tc>
          <w:tcPr>
            <w:tcW w:w="399" w:type="pct"/>
          </w:tcPr>
          <w:p w14:paraId="3B740B3C" w14:textId="77777777" w:rsidR="000C1F87" w:rsidRPr="00063F00" w:rsidRDefault="000C1F87" w:rsidP="00620FB8">
            <w:pPr>
              <w:rPr>
                <w:rFonts w:cs="Tahoma"/>
                <w:sz w:val="18"/>
                <w:szCs w:val="18"/>
              </w:rPr>
            </w:pPr>
            <w:r w:rsidRPr="00063F00">
              <w:rPr>
                <w:rFonts w:cs="Tahoma"/>
                <w:sz w:val="18"/>
                <w:szCs w:val="18"/>
              </w:rPr>
              <w:t>32</w:t>
            </w:r>
          </w:p>
        </w:tc>
        <w:tc>
          <w:tcPr>
            <w:tcW w:w="656" w:type="pct"/>
          </w:tcPr>
          <w:p w14:paraId="6DDFDD61" w14:textId="77777777" w:rsidR="000C1F87" w:rsidRPr="00063F00" w:rsidRDefault="000C1F87" w:rsidP="00620FB8">
            <w:pPr>
              <w:rPr>
                <w:rFonts w:cs="Tahoma"/>
                <w:sz w:val="18"/>
                <w:szCs w:val="18"/>
              </w:rPr>
            </w:pPr>
            <w:r w:rsidRPr="00063F00">
              <w:rPr>
                <w:rFonts w:cs="Tahoma"/>
                <w:sz w:val="18"/>
                <w:szCs w:val="18"/>
              </w:rPr>
              <w:t>20</w:t>
            </w:r>
          </w:p>
        </w:tc>
        <w:tc>
          <w:tcPr>
            <w:tcW w:w="788" w:type="pct"/>
          </w:tcPr>
          <w:p w14:paraId="403CB13F"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7368A403"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1068F709" w14:textId="77777777" w:rsidR="000C1F87" w:rsidRPr="00063F00" w:rsidRDefault="000C1F87" w:rsidP="00620FB8">
            <w:pPr>
              <w:rPr>
                <w:rFonts w:cs="Tahoma"/>
                <w:sz w:val="18"/>
                <w:szCs w:val="18"/>
              </w:rPr>
            </w:pPr>
          </w:p>
        </w:tc>
      </w:tr>
      <w:tr w:rsidR="000C1F87" w:rsidRPr="00063F00" w14:paraId="6BB3324F" w14:textId="77777777" w:rsidTr="00620FB8">
        <w:trPr>
          <w:trHeight w:val="825"/>
        </w:trPr>
        <w:tc>
          <w:tcPr>
            <w:tcW w:w="1012" w:type="pct"/>
          </w:tcPr>
          <w:p w14:paraId="30F8A33B" w14:textId="77777777" w:rsidR="000C1F87" w:rsidRPr="00063F00" w:rsidRDefault="000C1F87" w:rsidP="00620FB8">
            <w:pPr>
              <w:rPr>
                <w:rFonts w:cs="Tahoma"/>
                <w:sz w:val="18"/>
                <w:szCs w:val="18"/>
              </w:rPr>
            </w:pPr>
            <w:r w:rsidRPr="00063F00">
              <w:rPr>
                <w:rFonts w:cs="Tahoma"/>
                <w:sz w:val="18"/>
                <w:szCs w:val="18"/>
              </w:rPr>
              <w:t>*Clear code</w:t>
            </w:r>
          </w:p>
        </w:tc>
        <w:tc>
          <w:tcPr>
            <w:tcW w:w="399" w:type="pct"/>
          </w:tcPr>
          <w:p w14:paraId="4D9ACFD8" w14:textId="77777777" w:rsidR="000C1F87" w:rsidRPr="00063F00" w:rsidRDefault="000C1F87" w:rsidP="00620FB8">
            <w:pPr>
              <w:rPr>
                <w:rFonts w:cs="Tahoma"/>
                <w:sz w:val="18"/>
                <w:szCs w:val="18"/>
              </w:rPr>
            </w:pPr>
            <w:r w:rsidRPr="00063F00">
              <w:rPr>
                <w:rFonts w:cs="Tahoma"/>
                <w:sz w:val="18"/>
                <w:szCs w:val="18"/>
              </w:rPr>
              <w:t>33</w:t>
            </w:r>
          </w:p>
        </w:tc>
        <w:tc>
          <w:tcPr>
            <w:tcW w:w="656" w:type="pct"/>
          </w:tcPr>
          <w:p w14:paraId="47248143" w14:textId="77777777" w:rsidR="000C1F87" w:rsidRPr="00063F00" w:rsidRDefault="000C1F87" w:rsidP="00620FB8">
            <w:pPr>
              <w:rPr>
                <w:rFonts w:cs="Tahoma"/>
                <w:sz w:val="18"/>
                <w:szCs w:val="18"/>
              </w:rPr>
            </w:pPr>
            <w:r w:rsidRPr="00063F00">
              <w:rPr>
                <w:rFonts w:cs="Tahoma"/>
                <w:sz w:val="18"/>
                <w:szCs w:val="18"/>
              </w:rPr>
              <w:t>20</w:t>
            </w:r>
          </w:p>
        </w:tc>
        <w:tc>
          <w:tcPr>
            <w:tcW w:w="788" w:type="pct"/>
          </w:tcPr>
          <w:p w14:paraId="5E7FC17A"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662E52DD"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1A2DD78E" w14:textId="77777777" w:rsidR="000C1F87" w:rsidRPr="00063F00" w:rsidRDefault="000C1F87" w:rsidP="00620FB8">
            <w:pPr>
              <w:rPr>
                <w:rFonts w:cs="Tahoma"/>
                <w:sz w:val="18"/>
                <w:szCs w:val="18"/>
              </w:rPr>
            </w:pPr>
          </w:p>
        </w:tc>
      </w:tr>
      <w:tr w:rsidR="000C1F87" w:rsidRPr="00063F00" w14:paraId="5DEBD7A2" w14:textId="77777777" w:rsidTr="00620FB8">
        <w:trPr>
          <w:trHeight w:val="825"/>
        </w:trPr>
        <w:tc>
          <w:tcPr>
            <w:tcW w:w="1012" w:type="pct"/>
          </w:tcPr>
          <w:p w14:paraId="549DE4BA" w14:textId="77777777" w:rsidR="000C1F87" w:rsidRPr="00063F00" w:rsidRDefault="000C1F87" w:rsidP="00620FB8">
            <w:pPr>
              <w:rPr>
                <w:rFonts w:cs="Tahoma"/>
                <w:sz w:val="18"/>
                <w:szCs w:val="18"/>
              </w:rPr>
            </w:pPr>
            <w:r w:rsidRPr="00063F00">
              <w:rPr>
                <w:rFonts w:cs="Tahoma"/>
                <w:sz w:val="18"/>
                <w:szCs w:val="18"/>
              </w:rPr>
              <w:t>*TRC description code</w:t>
            </w:r>
          </w:p>
        </w:tc>
        <w:tc>
          <w:tcPr>
            <w:tcW w:w="399" w:type="pct"/>
          </w:tcPr>
          <w:p w14:paraId="485CA04B" w14:textId="77777777" w:rsidR="000C1F87" w:rsidRPr="00063F00" w:rsidRDefault="000C1F87" w:rsidP="00620FB8">
            <w:pPr>
              <w:rPr>
                <w:rFonts w:cs="Tahoma"/>
                <w:sz w:val="18"/>
                <w:szCs w:val="18"/>
              </w:rPr>
            </w:pPr>
            <w:r w:rsidRPr="00063F00">
              <w:rPr>
                <w:rFonts w:cs="Tahoma"/>
                <w:sz w:val="18"/>
                <w:szCs w:val="18"/>
              </w:rPr>
              <w:t>34</w:t>
            </w:r>
          </w:p>
        </w:tc>
        <w:tc>
          <w:tcPr>
            <w:tcW w:w="656" w:type="pct"/>
          </w:tcPr>
          <w:p w14:paraId="247E263A" w14:textId="77777777" w:rsidR="000C1F87" w:rsidRPr="00063F00" w:rsidRDefault="000C1F87" w:rsidP="00620FB8">
            <w:pPr>
              <w:rPr>
                <w:rFonts w:cs="Tahoma"/>
                <w:sz w:val="18"/>
                <w:szCs w:val="18"/>
              </w:rPr>
            </w:pPr>
            <w:r w:rsidRPr="00063F00">
              <w:rPr>
                <w:rFonts w:cs="Tahoma"/>
                <w:sz w:val="18"/>
                <w:szCs w:val="18"/>
              </w:rPr>
              <w:t>20</w:t>
            </w:r>
          </w:p>
        </w:tc>
        <w:tc>
          <w:tcPr>
            <w:tcW w:w="788" w:type="pct"/>
          </w:tcPr>
          <w:p w14:paraId="168D55C4"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471FF9BF" w14:textId="77777777" w:rsidR="000C1F87" w:rsidRPr="00063F00" w:rsidRDefault="000C1F87" w:rsidP="00620FB8">
            <w:pPr>
              <w:rPr>
                <w:rFonts w:cs="Tahoma"/>
                <w:sz w:val="18"/>
                <w:szCs w:val="18"/>
              </w:rPr>
            </w:pPr>
            <w:r w:rsidRPr="00063F00">
              <w:rPr>
                <w:rFonts w:cs="Tahoma"/>
                <w:sz w:val="18"/>
                <w:szCs w:val="18"/>
              </w:rPr>
              <w:t>N/A</w:t>
            </w:r>
          </w:p>
        </w:tc>
        <w:tc>
          <w:tcPr>
            <w:tcW w:w="790" w:type="pct"/>
          </w:tcPr>
          <w:p w14:paraId="30BD0169" w14:textId="77777777" w:rsidR="000C1F87" w:rsidRPr="00063F00" w:rsidRDefault="000C1F87" w:rsidP="00620FB8">
            <w:pPr>
              <w:rPr>
                <w:rFonts w:cs="Tahoma"/>
                <w:sz w:val="18"/>
                <w:szCs w:val="18"/>
              </w:rPr>
            </w:pPr>
          </w:p>
        </w:tc>
      </w:tr>
      <w:tr w:rsidR="000C1F87" w:rsidRPr="00063F00" w14:paraId="32ED5326" w14:textId="77777777" w:rsidTr="00620FB8">
        <w:trPr>
          <w:trHeight w:val="825"/>
        </w:trPr>
        <w:tc>
          <w:tcPr>
            <w:tcW w:w="1012" w:type="pct"/>
          </w:tcPr>
          <w:p w14:paraId="3BBC4E6C" w14:textId="77777777" w:rsidR="000C1F87" w:rsidRPr="00063F00" w:rsidRDefault="000C1F87" w:rsidP="00620FB8">
            <w:pPr>
              <w:rPr>
                <w:rFonts w:cs="Tahoma"/>
                <w:sz w:val="18"/>
                <w:szCs w:val="18"/>
              </w:rPr>
            </w:pPr>
            <w:r w:rsidRPr="00063F00">
              <w:rPr>
                <w:rFonts w:cs="Tahoma"/>
                <w:sz w:val="18"/>
                <w:szCs w:val="18"/>
              </w:rPr>
              <w:t>*Price list reference</w:t>
            </w:r>
          </w:p>
        </w:tc>
        <w:tc>
          <w:tcPr>
            <w:tcW w:w="399" w:type="pct"/>
          </w:tcPr>
          <w:p w14:paraId="421966A4" w14:textId="77777777" w:rsidR="000C1F87" w:rsidRPr="00063F00" w:rsidRDefault="000C1F87" w:rsidP="00620FB8">
            <w:pPr>
              <w:rPr>
                <w:rFonts w:cs="Tahoma"/>
                <w:sz w:val="18"/>
                <w:szCs w:val="18"/>
              </w:rPr>
            </w:pPr>
            <w:r w:rsidRPr="00063F00">
              <w:rPr>
                <w:rFonts w:cs="Tahoma"/>
                <w:sz w:val="18"/>
                <w:szCs w:val="18"/>
              </w:rPr>
              <w:t>35</w:t>
            </w:r>
          </w:p>
        </w:tc>
        <w:tc>
          <w:tcPr>
            <w:tcW w:w="656" w:type="pct"/>
          </w:tcPr>
          <w:p w14:paraId="63838083" w14:textId="77777777" w:rsidR="000C1F87" w:rsidRPr="00063F00" w:rsidRDefault="000C1F87" w:rsidP="00620FB8">
            <w:pPr>
              <w:rPr>
                <w:rFonts w:cs="Tahoma"/>
                <w:sz w:val="18"/>
                <w:szCs w:val="18"/>
              </w:rPr>
            </w:pPr>
            <w:r w:rsidRPr="00063F00">
              <w:rPr>
                <w:rFonts w:cs="Tahoma"/>
                <w:sz w:val="18"/>
                <w:szCs w:val="18"/>
              </w:rPr>
              <w:t>256</w:t>
            </w:r>
          </w:p>
        </w:tc>
        <w:tc>
          <w:tcPr>
            <w:tcW w:w="788" w:type="pct"/>
          </w:tcPr>
          <w:p w14:paraId="46E600C0"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00B79374" w14:textId="77777777" w:rsidR="000C1F87" w:rsidRPr="00063F00" w:rsidRDefault="000C1F87" w:rsidP="00620FB8">
            <w:pPr>
              <w:rPr>
                <w:rFonts w:cs="Tahoma"/>
                <w:sz w:val="18"/>
                <w:szCs w:val="18"/>
              </w:rPr>
            </w:pPr>
            <w:r w:rsidRPr="00063F00">
              <w:rPr>
                <w:rFonts w:cs="Tahoma"/>
                <w:sz w:val="18"/>
                <w:szCs w:val="18"/>
              </w:rPr>
              <w:t>Not populated currently.</w:t>
            </w:r>
          </w:p>
        </w:tc>
        <w:tc>
          <w:tcPr>
            <w:tcW w:w="790" w:type="pct"/>
          </w:tcPr>
          <w:p w14:paraId="1DA08A7B" w14:textId="77777777" w:rsidR="000C1F87" w:rsidRPr="00063F00" w:rsidRDefault="000C1F87" w:rsidP="00620FB8">
            <w:pPr>
              <w:rPr>
                <w:rFonts w:cs="Tahoma"/>
                <w:sz w:val="18"/>
                <w:szCs w:val="18"/>
              </w:rPr>
            </w:pPr>
          </w:p>
        </w:tc>
      </w:tr>
      <w:tr w:rsidR="000C1F87" w:rsidRPr="00063F00" w14:paraId="47B691AD" w14:textId="77777777" w:rsidTr="00620FB8">
        <w:trPr>
          <w:trHeight w:val="825"/>
        </w:trPr>
        <w:tc>
          <w:tcPr>
            <w:tcW w:w="1012" w:type="pct"/>
          </w:tcPr>
          <w:p w14:paraId="559B9C34" w14:textId="77777777" w:rsidR="000C1F87" w:rsidRPr="00063F00" w:rsidRDefault="000C1F87" w:rsidP="00620FB8">
            <w:pPr>
              <w:rPr>
                <w:rFonts w:cs="Tahoma"/>
                <w:sz w:val="18"/>
                <w:szCs w:val="18"/>
              </w:rPr>
            </w:pPr>
            <w:r w:rsidRPr="00063F00">
              <w:rPr>
                <w:rFonts w:cs="Tahoma"/>
                <w:sz w:val="18"/>
                <w:szCs w:val="18"/>
              </w:rPr>
              <w:t>*Price list description</w:t>
            </w:r>
          </w:p>
        </w:tc>
        <w:tc>
          <w:tcPr>
            <w:tcW w:w="399" w:type="pct"/>
          </w:tcPr>
          <w:p w14:paraId="4DC44C59" w14:textId="77777777" w:rsidR="000C1F87" w:rsidRPr="00063F00" w:rsidRDefault="000C1F87" w:rsidP="00620FB8">
            <w:pPr>
              <w:rPr>
                <w:rFonts w:cs="Tahoma"/>
                <w:sz w:val="18"/>
                <w:szCs w:val="18"/>
              </w:rPr>
            </w:pPr>
            <w:r w:rsidRPr="00063F00">
              <w:rPr>
                <w:rFonts w:cs="Tahoma"/>
                <w:sz w:val="18"/>
                <w:szCs w:val="18"/>
              </w:rPr>
              <w:t>36</w:t>
            </w:r>
          </w:p>
        </w:tc>
        <w:tc>
          <w:tcPr>
            <w:tcW w:w="656" w:type="pct"/>
          </w:tcPr>
          <w:p w14:paraId="7EB1BF34" w14:textId="77777777" w:rsidR="000C1F87" w:rsidRPr="00063F00" w:rsidRDefault="000C1F87" w:rsidP="00620FB8">
            <w:pPr>
              <w:rPr>
                <w:rFonts w:cs="Tahoma"/>
                <w:sz w:val="18"/>
                <w:szCs w:val="18"/>
              </w:rPr>
            </w:pPr>
            <w:r w:rsidRPr="00063F00">
              <w:rPr>
                <w:rFonts w:cs="Tahoma"/>
                <w:sz w:val="18"/>
                <w:szCs w:val="18"/>
              </w:rPr>
              <w:t>256</w:t>
            </w:r>
          </w:p>
        </w:tc>
        <w:tc>
          <w:tcPr>
            <w:tcW w:w="788" w:type="pct"/>
          </w:tcPr>
          <w:p w14:paraId="04013C09" w14:textId="77777777" w:rsidR="000C1F87" w:rsidRPr="00063F00" w:rsidRDefault="000C1F87" w:rsidP="00620FB8">
            <w:pPr>
              <w:rPr>
                <w:rFonts w:cs="Tahoma"/>
                <w:sz w:val="18"/>
                <w:szCs w:val="18"/>
              </w:rPr>
            </w:pPr>
            <w:r w:rsidRPr="00063F00">
              <w:rPr>
                <w:rFonts w:cs="Tahoma"/>
                <w:sz w:val="18"/>
                <w:szCs w:val="18"/>
              </w:rPr>
              <w:t>Text</w:t>
            </w:r>
          </w:p>
        </w:tc>
        <w:tc>
          <w:tcPr>
            <w:tcW w:w="1355" w:type="pct"/>
          </w:tcPr>
          <w:p w14:paraId="3E68C869" w14:textId="77777777" w:rsidR="000C1F87" w:rsidRPr="00063F00" w:rsidRDefault="000C1F87" w:rsidP="00620FB8">
            <w:pPr>
              <w:rPr>
                <w:rFonts w:cs="Tahoma"/>
                <w:sz w:val="18"/>
                <w:szCs w:val="18"/>
              </w:rPr>
            </w:pPr>
            <w:r w:rsidRPr="00063F00">
              <w:rPr>
                <w:rFonts w:cs="Tahoma"/>
                <w:sz w:val="18"/>
                <w:szCs w:val="18"/>
              </w:rPr>
              <w:t>Not populated currently.</w:t>
            </w:r>
          </w:p>
        </w:tc>
        <w:tc>
          <w:tcPr>
            <w:tcW w:w="790" w:type="pct"/>
          </w:tcPr>
          <w:p w14:paraId="54DD4540" w14:textId="77777777" w:rsidR="000C1F87" w:rsidRPr="00063F00" w:rsidRDefault="000C1F87" w:rsidP="00620FB8">
            <w:pPr>
              <w:rPr>
                <w:rFonts w:cs="Tahoma"/>
                <w:sz w:val="18"/>
                <w:szCs w:val="18"/>
              </w:rPr>
            </w:pPr>
          </w:p>
        </w:tc>
      </w:tr>
    </w:tbl>
    <w:p w14:paraId="41FF6321" w14:textId="77777777" w:rsidR="000C1F87" w:rsidRPr="00354074" w:rsidRDefault="000C1F87" w:rsidP="000C1F87">
      <w:pPr>
        <w:rPr>
          <w:rFonts w:cs="Tahoma"/>
          <w:szCs w:val="21"/>
        </w:rPr>
      </w:pPr>
      <w:r w:rsidRPr="00354074">
        <w:rPr>
          <w:rFonts w:cs="Tahoma"/>
          <w:szCs w:val="21"/>
        </w:rPr>
        <w:t>* Asterisk = Fields whose values will not get populated.</w:t>
      </w:r>
    </w:p>
    <w:p w14:paraId="7D8AB530" w14:textId="77777777" w:rsidR="00C71960" w:rsidRPr="00063F00" w:rsidRDefault="00C71960" w:rsidP="000C1F87">
      <w:pPr>
        <w:rPr>
          <w:rFonts w:cs="Tahoma"/>
        </w:rPr>
      </w:pPr>
    </w:p>
    <w:p w14:paraId="4D55E839" w14:textId="77777777" w:rsidR="000C1F87" w:rsidRPr="00063F00" w:rsidRDefault="000C1F87" w:rsidP="00870DEA">
      <w:pPr>
        <w:pStyle w:val="Heading2"/>
      </w:pPr>
      <w:bookmarkStart w:id="384" w:name="_Toc541691"/>
      <w:bookmarkStart w:id="385" w:name="_Ref4779671"/>
      <w:bookmarkStart w:id="386" w:name="_BILL_SUMMARY_RECORD"/>
      <w:bookmarkStart w:id="387" w:name="_Toc205994596"/>
      <w:bookmarkEnd w:id="386"/>
      <w:r w:rsidRPr="00870DEA">
        <w:t>BILL</w:t>
      </w:r>
      <w:r w:rsidRPr="00063F00">
        <w:t xml:space="preserve"> SUMMARY RECORD</w:t>
      </w:r>
      <w:bookmarkEnd w:id="384"/>
      <w:bookmarkEnd w:id="385"/>
      <w:bookmarkEnd w:id="387"/>
    </w:p>
    <w:p w14:paraId="73BAC139" w14:textId="77777777" w:rsidR="000C1F87" w:rsidRPr="00354074" w:rsidRDefault="000C1F87" w:rsidP="000C1F87">
      <w:pPr>
        <w:rPr>
          <w:rFonts w:cs="Tahoma"/>
          <w:szCs w:val="21"/>
        </w:rPr>
      </w:pPr>
      <w:r w:rsidRPr="00354074">
        <w:rPr>
          <w:rFonts w:cs="Tahoma"/>
          <w:szCs w:val="21"/>
        </w:rPr>
        <w:t>The following single circuit summary record will be included in the output file. For different products, Bill Summary Records positions and field name varies.</w:t>
      </w:r>
    </w:p>
    <w:p w14:paraId="5E93A4D6" w14:textId="77777777" w:rsidR="000C1F87" w:rsidRPr="00354074" w:rsidRDefault="000C1F87" w:rsidP="000C1F87">
      <w:pPr>
        <w:rPr>
          <w:rFonts w:cs="Tahoma"/>
          <w:szCs w:val="21"/>
        </w:rPr>
      </w:pPr>
      <w:r w:rsidRPr="00354074">
        <w:rPr>
          <w:rFonts w:cs="Tahoma"/>
          <w:szCs w:val="21"/>
        </w:rPr>
        <w:t xml:space="preserve">RECORDTYPE: </w:t>
      </w:r>
      <w:r w:rsidRPr="00354074">
        <w:rPr>
          <w:rFonts w:cs="Tahoma"/>
          <w:b/>
          <w:szCs w:val="21"/>
        </w:rPr>
        <w:t>BILLSUMMARYRECORD</w:t>
      </w:r>
      <w:r w:rsidRPr="00354074" w:rsidDel="00DB1257">
        <w:rPr>
          <w:rFonts w:cs="Tahoma"/>
          <w:szCs w:val="21"/>
        </w:rPr>
        <w:t xml:space="preserve"> </w:t>
      </w:r>
    </w:p>
    <w:tbl>
      <w:tblPr>
        <w:tblW w:w="5165"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2034"/>
        <w:gridCol w:w="771"/>
        <w:gridCol w:w="1265"/>
        <w:gridCol w:w="1107"/>
        <w:gridCol w:w="2763"/>
        <w:gridCol w:w="1601"/>
      </w:tblGrid>
      <w:tr w:rsidR="000C1F87" w:rsidRPr="00063F00" w14:paraId="630788DA" w14:textId="77777777" w:rsidTr="00031E8B">
        <w:trPr>
          <w:trHeight w:val="1285"/>
        </w:trPr>
        <w:tc>
          <w:tcPr>
            <w:tcW w:w="1066" w:type="pct"/>
          </w:tcPr>
          <w:p w14:paraId="61278CC4" w14:textId="77777777" w:rsidR="000C1F87" w:rsidRPr="00063F00" w:rsidRDefault="000C1F87" w:rsidP="00620FB8">
            <w:pPr>
              <w:rPr>
                <w:rFonts w:cs="Tahoma"/>
                <w:b/>
                <w:sz w:val="18"/>
                <w:szCs w:val="18"/>
              </w:rPr>
            </w:pPr>
            <w:r w:rsidRPr="00063F00">
              <w:rPr>
                <w:rFonts w:cs="Tahoma"/>
                <w:b/>
                <w:sz w:val="18"/>
                <w:szCs w:val="18"/>
              </w:rPr>
              <w:t>Field Name</w:t>
            </w:r>
          </w:p>
        </w:tc>
        <w:tc>
          <w:tcPr>
            <w:tcW w:w="404" w:type="pct"/>
          </w:tcPr>
          <w:p w14:paraId="4550320A" w14:textId="77777777" w:rsidR="000C1F87" w:rsidRPr="00063F00" w:rsidRDefault="000C1F87" w:rsidP="00620FB8">
            <w:pPr>
              <w:rPr>
                <w:rFonts w:cs="Tahoma"/>
                <w:b/>
                <w:sz w:val="18"/>
                <w:szCs w:val="18"/>
              </w:rPr>
            </w:pPr>
            <w:r w:rsidRPr="00063F00">
              <w:rPr>
                <w:rFonts w:cs="Tahoma"/>
                <w:b/>
                <w:sz w:val="18"/>
                <w:szCs w:val="18"/>
              </w:rPr>
              <w:t>Field No</w:t>
            </w:r>
          </w:p>
        </w:tc>
        <w:tc>
          <w:tcPr>
            <w:tcW w:w="663" w:type="pct"/>
          </w:tcPr>
          <w:p w14:paraId="309C869F" w14:textId="77777777" w:rsidR="000C1F87" w:rsidRPr="00063F00" w:rsidRDefault="000C1F87" w:rsidP="00620FB8">
            <w:pPr>
              <w:rPr>
                <w:rFonts w:cs="Tahoma"/>
                <w:b/>
                <w:sz w:val="18"/>
                <w:szCs w:val="18"/>
              </w:rPr>
            </w:pPr>
            <w:r w:rsidRPr="00063F00">
              <w:rPr>
                <w:rFonts w:cs="Tahoma"/>
                <w:b/>
                <w:sz w:val="18"/>
                <w:szCs w:val="18"/>
              </w:rPr>
              <w:t xml:space="preserve">Maximum Field Length          </w:t>
            </w:r>
          </w:p>
        </w:tc>
        <w:tc>
          <w:tcPr>
            <w:tcW w:w="580" w:type="pct"/>
          </w:tcPr>
          <w:p w14:paraId="7FE54532" w14:textId="77777777" w:rsidR="000C1F87" w:rsidRPr="00063F00" w:rsidRDefault="000C1F87" w:rsidP="00620FB8">
            <w:pPr>
              <w:rPr>
                <w:rFonts w:cs="Tahoma"/>
                <w:b/>
                <w:sz w:val="18"/>
                <w:szCs w:val="18"/>
              </w:rPr>
            </w:pPr>
            <w:r w:rsidRPr="00063F00">
              <w:rPr>
                <w:rFonts w:cs="Tahoma"/>
                <w:b/>
                <w:sz w:val="18"/>
                <w:szCs w:val="18"/>
              </w:rPr>
              <w:t>Format</w:t>
            </w:r>
          </w:p>
        </w:tc>
        <w:tc>
          <w:tcPr>
            <w:tcW w:w="1448" w:type="pct"/>
          </w:tcPr>
          <w:p w14:paraId="199C7B4A" w14:textId="77777777" w:rsidR="000C1F87" w:rsidRPr="00063F00" w:rsidRDefault="000C1F87" w:rsidP="00620FB8">
            <w:pPr>
              <w:rPr>
                <w:rFonts w:cs="Tahoma"/>
                <w:b/>
                <w:sz w:val="18"/>
                <w:szCs w:val="18"/>
              </w:rPr>
            </w:pPr>
            <w:r w:rsidRPr="00063F00">
              <w:rPr>
                <w:rFonts w:cs="Tahoma"/>
                <w:b/>
                <w:sz w:val="18"/>
                <w:szCs w:val="18"/>
              </w:rPr>
              <w:t>Value</w:t>
            </w:r>
          </w:p>
        </w:tc>
        <w:tc>
          <w:tcPr>
            <w:tcW w:w="839" w:type="pct"/>
          </w:tcPr>
          <w:p w14:paraId="23327D8E" w14:textId="77777777" w:rsidR="000C1F87" w:rsidRPr="00063F00" w:rsidRDefault="000C1F87" w:rsidP="00620FB8">
            <w:pPr>
              <w:rPr>
                <w:rFonts w:cs="Tahoma"/>
                <w:b/>
                <w:sz w:val="18"/>
                <w:szCs w:val="18"/>
              </w:rPr>
            </w:pPr>
            <w:r w:rsidRPr="00063F00">
              <w:rPr>
                <w:rFonts w:cs="Tahoma"/>
                <w:b/>
                <w:sz w:val="18"/>
                <w:szCs w:val="18"/>
              </w:rPr>
              <w:t>Note</w:t>
            </w:r>
          </w:p>
        </w:tc>
      </w:tr>
      <w:tr w:rsidR="000C1F87" w:rsidRPr="00063F00" w14:paraId="507CFBF6" w14:textId="77777777" w:rsidTr="00031E8B">
        <w:trPr>
          <w:trHeight w:val="599"/>
        </w:trPr>
        <w:tc>
          <w:tcPr>
            <w:tcW w:w="1066" w:type="pct"/>
          </w:tcPr>
          <w:p w14:paraId="3319EBFD" w14:textId="77777777" w:rsidR="000C1F87" w:rsidRPr="00063F00" w:rsidRDefault="000C1F87" w:rsidP="00620FB8">
            <w:pPr>
              <w:rPr>
                <w:rFonts w:cs="Tahoma"/>
                <w:sz w:val="18"/>
                <w:szCs w:val="18"/>
              </w:rPr>
            </w:pPr>
            <w:r w:rsidRPr="00063F00">
              <w:rPr>
                <w:rFonts w:cs="Tahoma"/>
                <w:sz w:val="18"/>
                <w:szCs w:val="18"/>
              </w:rPr>
              <w:t>Record Type</w:t>
            </w:r>
          </w:p>
        </w:tc>
        <w:tc>
          <w:tcPr>
            <w:tcW w:w="404" w:type="pct"/>
          </w:tcPr>
          <w:p w14:paraId="047F05C2" w14:textId="77777777" w:rsidR="000C1F87" w:rsidRPr="00063F00" w:rsidRDefault="000C1F87" w:rsidP="00620FB8">
            <w:pPr>
              <w:rPr>
                <w:rFonts w:cs="Tahoma"/>
                <w:sz w:val="18"/>
                <w:szCs w:val="18"/>
              </w:rPr>
            </w:pPr>
            <w:r w:rsidRPr="00063F00">
              <w:rPr>
                <w:rFonts w:cs="Tahoma"/>
                <w:sz w:val="18"/>
                <w:szCs w:val="18"/>
              </w:rPr>
              <w:t>1</w:t>
            </w:r>
          </w:p>
        </w:tc>
        <w:tc>
          <w:tcPr>
            <w:tcW w:w="663" w:type="pct"/>
          </w:tcPr>
          <w:p w14:paraId="180C8379" w14:textId="77777777" w:rsidR="000C1F87" w:rsidRPr="00063F00" w:rsidRDefault="000C1F87" w:rsidP="00620FB8">
            <w:pPr>
              <w:rPr>
                <w:rFonts w:cs="Tahoma"/>
                <w:sz w:val="18"/>
                <w:szCs w:val="18"/>
              </w:rPr>
            </w:pPr>
            <w:r w:rsidRPr="00063F00">
              <w:rPr>
                <w:rFonts w:cs="Tahoma"/>
                <w:sz w:val="18"/>
                <w:szCs w:val="18"/>
              </w:rPr>
              <w:t>255</w:t>
            </w:r>
          </w:p>
        </w:tc>
        <w:tc>
          <w:tcPr>
            <w:tcW w:w="580" w:type="pct"/>
          </w:tcPr>
          <w:p w14:paraId="331C81F0" w14:textId="77777777" w:rsidR="000C1F87" w:rsidRPr="00063F00" w:rsidRDefault="000C1F87" w:rsidP="00620FB8">
            <w:pPr>
              <w:rPr>
                <w:rFonts w:cs="Tahoma"/>
                <w:sz w:val="18"/>
                <w:szCs w:val="18"/>
              </w:rPr>
            </w:pPr>
            <w:r w:rsidRPr="00063F00">
              <w:rPr>
                <w:rFonts w:cs="Tahoma"/>
                <w:sz w:val="18"/>
                <w:szCs w:val="18"/>
              </w:rPr>
              <w:t>Text</w:t>
            </w:r>
          </w:p>
        </w:tc>
        <w:tc>
          <w:tcPr>
            <w:tcW w:w="1448" w:type="pct"/>
          </w:tcPr>
          <w:p w14:paraId="67B1AAE1" w14:textId="77777777" w:rsidR="000C1F87" w:rsidRPr="00063F00" w:rsidRDefault="000C1F87" w:rsidP="00620FB8">
            <w:pPr>
              <w:rPr>
                <w:rFonts w:cs="Tahoma"/>
                <w:sz w:val="18"/>
                <w:szCs w:val="18"/>
              </w:rPr>
            </w:pPr>
            <w:r w:rsidRPr="00063F00">
              <w:rPr>
                <w:rFonts w:cs="Tahoma"/>
                <w:sz w:val="18"/>
                <w:szCs w:val="18"/>
              </w:rPr>
              <w:t>BILLSUMMARYRECORD</w:t>
            </w:r>
          </w:p>
        </w:tc>
        <w:tc>
          <w:tcPr>
            <w:tcW w:w="839" w:type="pct"/>
          </w:tcPr>
          <w:p w14:paraId="25F559A6" w14:textId="77777777" w:rsidR="000C1F87" w:rsidRPr="00063F00" w:rsidRDefault="000C1F87" w:rsidP="00620FB8">
            <w:pPr>
              <w:rPr>
                <w:rFonts w:cs="Tahoma"/>
                <w:sz w:val="18"/>
                <w:szCs w:val="18"/>
              </w:rPr>
            </w:pPr>
          </w:p>
        </w:tc>
      </w:tr>
      <w:tr w:rsidR="000C1F87" w:rsidRPr="00063F00" w14:paraId="7BB7A9DE" w14:textId="77777777" w:rsidTr="00031E8B">
        <w:trPr>
          <w:trHeight w:val="1973"/>
        </w:trPr>
        <w:tc>
          <w:tcPr>
            <w:tcW w:w="1066" w:type="pct"/>
          </w:tcPr>
          <w:p w14:paraId="65DAF138" w14:textId="77777777" w:rsidR="000C1F87" w:rsidRPr="00063F00" w:rsidRDefault="000C1F87" w:rsidP="00620FB8">
            <w:pPr>
              <w:rPr>
                <w:rFonts w:cs="Tahoma"/>
                <w:sz w:val="18"/>
                <w:szCs w:val="18"/>
              </w:rPr>
            </w:pPr>
            <w:r w:rsidRPr="00063F00">
              <w:rPr>
                <w:rFonts w:cs="Tahoma"/>
                <w:sz w:val="18"/>
                <w:szCs w:val="18"/>
              </w:rPr>
              <w:t>Net total of total bill charges</w:t>
            </w:r>
          </w:p>
        </w:tc>
        <w:tc>
          <w:tcPr>
            <w:tcW w:w="404" w:type="pct"/>
          </w:tcPr>
          <w:p w14:paraId="1B64DDEB" w14:textId="77777777" w:rsidR="000C1F87" w:rsidRPr="00063F00" w:rsidRDefault="000C1F87" w:rsidP="00620FB8">
            <w:pPr>
              <w:rPr>
                <w:rFonts w:cs="Tahoma"/>
                <w:sz w:val="18"/>
                <w:szCs w:val="18"/>
              </w:rPr>
            </w:pPr>
            <w:r w:rsidRPr="00063F00">
              <w:rPr>
                <w:rFonts w:cs="Tahoma"/>
                <w:sz w:val="18"/>
                <w:szCs w:val="18"/>
              </w:rPr>
              <w:t>2</w:t>
            </w:r>
          </w:p>
        </w:tc>
        <w:tc>
          <w:tcPr>
            <w:tcW w:w="663" w:type="pct"/>
          </w:tcPr>
          <w:p w14:paraId="07A23B6B" w14:textId="77777777" w:rsidR="000C1F87" w:rsidRPr="00063F00" w:rsidRDefault="000C1F87" w:rsidP="00620FB8">
            <w:pPr>
              <w:rPr>
                <w:rFonts w:cs="Tahoma"/>
                <w:sz w:val="18"/>
                <w:szCs w:val="18"/>
              </w:rPr>
            </w:pPr>
            <w:r w:rsidRPr="00063F00">
              <w:rPr>
                <w:rFonts w:cs="Tahoma"/>
                <w:sz w:val="18"/>
                <w:szCs w:val="18"/>
              </w:rPr>
              <w:t>18</w:t>
            </w:r>
          </w:p>
        </w:tc>
        <w:tc>
          <w:tcPr>
            <w:tcW w:w="580" w:type="pct"/>
          </w:tcPr>
          <w:p w14:paraId="75CE3070" w14:textId="77777777" w:rsidR="000C1F87" w:rsidRPr="00063F00" w:rsidRDefault="000C1F87" w:rsidP="00620FB8">
            <w:pPr>
              <w:rPr>
                <w:rFonts w:cs="Tahoma"/>
                <w:sz w:val="18"/>
                <w:szCs w:val="18"/>
              </w:rPr>
            </w:pPr>
            <w:r w:rsidRPr="00063F00">
              <w:rPr>
                <w:rFonts w:cs="Tahoma"/>
                <w:sz w:val="18"/>
                <w:szCs w:val="18"/>
              </w:rPr>
              <w:t>Num</w:t>
            </w:r>
          </w:p>
        </w:tc>
        <w:tc>
          <w:tcPr>
            <w:tcW w:w="1448" w:type="pct"/>
          </w:tcPr>
          <w:p w14:paraId="02253E37" w14:textId="77777777" w:rsidR="000C1F87" w:rsidRPr="00063F00" w:rsidRDefault="000C1F87" w:rsidP="00620FB8">
            <w:pPr>
              <w:rPr>
                <w:rFonts w:cs="Tahoma"/>
                <w:sz w:val="18"/>
                <w:szCs w:val="18"/>
              </w:rPr>
            </w:pPr>
            <w:r w:rsidRPr="00063F00">
              <w:rPr>
                <w:rFonts w:cs="Tahoma"/>
                <w:sz w:val="18"/>
                <w:szCs w:val="18"/>
              </w:rPr>
              <w:t xml:space="preserve">The charges are in pence. Hence the value of 520 should be read as £5.2 and 3600 should be read as £36.00. </w:t>
            </w:r>
          </w:p>
        </w:tc>
        <w:tc>
          <w:tcPr>
            <w:tcW w:w="839" w:type="pct"/>
          </w:tcPr>
          <w:p w14:paraId="69D06B77" w14:textId="77777777" w:rsidR="000C1F87" w:rsidRPr="00063F00" w:rsidRDefault="000C1F87" w:rsidP="00620FB8">
            <w:pPr>
              <w:rPr>
                <w:rFonts w:cs="Tahoma"/>
                <w:sz w:val="18"/>
                <w:szCs w:val="18"/>
              </w:rPr>
            </w:pPr>
          </w:p>
        </w:tc>
      </w:tr>
      <w:tr w:rsidR="000C1F87" w:rsidRPr="00063F00" w14:paraId="71706CC5" w14:textId="77777777" w:rsidTr="00031E8B">
        <w:trPr>
          <w:trHeight w:val="1973"/>
        </w:trPr>
        <w:tc>
          <w:tcPr>
            <w:tcW w:w="1066" w:type="pct"/>
          </w:tcPr>
          <w:p w14:paraId="4FFCA13C" w14:textId="77777777" w:rsidR="000C1F87" w:rsidRPr="00063F00" w:rsidRDefault="000C1F87" w:rsidP="00620FB8">
            <w:pPr>
              <w:rPr>
                <w:rFonts w:cs="Tahoma"/>
                <w:sz w:val="18"/>
                <w:szCs w:val="18"/>
              </w:rPr>
            </w:pPr>
            <w:r w:rsidRPr="00063F00">
              <w:rPr>
                <w:rFonts w:cs="Tahoma"/>
                <w:sz w:val="18"/>
                <w:szCs w:val="18"/>
              </w:rPr>
              <w:t>Total VAT due on bill</w:t>
            </w:r>
          </w:p>
        </w:tc>
        <w:tc>
          <w:tcPr>
            <w:tcW w:w="404" w:type="pct"/>
          </w:tcPr>
          <w:p w14:paraId="29C250BE" w14:textId="77777777" w:rsidR="000C1F87" w:rsidRPr="00063F00" w:rsidRDefault="000C1F87" w:rsidP="00620FB8">
            <w:pPr>
              <w:rPr>
                <w:rFonts w:cs="Tahoma"/>
                <w:sz w:val="18"/>
                <w:szCs w:val="18"/>
              </w:rPr>
            </w:pPr>
            <w:r w:rsidRPr="00063F00">
              <w:rPr>
                <w:rFonts w:cs="Tahoma"/>
                <w:sz w:val="18"/>
                <w:szCs w:val="18"/>
              </w:rPr>
              <w:t>3</w:t>
            </w:r>
          </w:p>
        </w:tc>
        <w:tc>
          <w:tcPr>
            <w:tcW w:w="663" w:type="pct"/>
          </w:tcPr>
          <w:p w14:paraId="1EA0499D" w14:textId="77777777" w:rsidR="000C1F87" w:rsidRPr="00063F00" w:rsidRDefault="000C1F87" w:rsidP="00620FB8">
            <w:pPr>
              <w:rPr>
                <w:rFonts w:cs="Tahoma"/>
                <w:sz w:val="18"/>
                <w:szCs w:val="18"/>
              </w:rPr>
            </w:pPr>
            <w:r w:rsidRPr="00063F00">
              <w:rPr>
                <w:rFonts w:cs="Tahoma"/>
                <w:sz w:val="18"/>
                <w:szCs w:val="18"/>
              </w:rPr>
              <w:t>18</w:t>
            </w:r>
          </w:p>
        </w:tc>
        <w:tc>
          <w:tcPr>
            <w:tcW w:w="580" w:type="pct"/>
          </w:tcPr>
          <w:p w14:paraId="0634D58B" w14:textId="77777777" w:rsidR="000C1F87" w:rsidRPr="00063F00" w:rsidRDefault="000C1F87" w:rsidP="00620FB8">
            <w:pPr>
              <w:rPr>
                <w:rFonts w:cs="Tahoma"/>
                <w:sz w:val="18"/>
                <w:szCs w:val="18"/>
              </w:rPr>
            </w:pPr>
            <w:r w:rsidRPr="00063F00">
              <w:rPr>
                <w:rFonts w:cs="Tahoma"/>
                <w:sz w:val="18"/>
                <w:szCs w:val="18"/>
              </w:rPr>
              <w:t>Num</w:t>
            </w:r>
          </w:p>
        </w:tc>
        <w:tc>
          <w:tcPr>
            <w:tcW w:w="1448" w:type="pct"/>
          </w:tcPr>
          <w:p w14:paraId="33F0F03E" w14:textId="77777777" w:rsidR="000C1F87" w:rsidRPr="00063F00" w:rsidRDefault="000C1F87" w:rsidP="00620FB8">
            <w:pPr>
              <w:rPr>
                <w:rFonts w:cs="Tahoma"/>
                <w:sz w:val="18"/>
                <w:szCs w:val="18"/>
              </w:rPr>
            </w:pPr>
            <w:r w:rsidRPr="00063F00">
              <w:rPr>
                <w:rFonts w:cs="Tahoma"/>
                <w:sz w:val="18"/>
                <w:szCs w:val="18"/>
              </w:rPr>
              <w:t xml:space="preserve">The charges are in pence. Hence the value of 520 should be read as £5.2 and 3600 should be read as £36.00. </w:t>
            </w:r>
          </w:p>
        </w:tc>
        <w:tc>
          <w:tcPr>
            <w:tcW w:w="839" w:type="pct"/>
          </w:tcPr>
          <w:p w14:paraId="3D3D3D96" w14:textId="77777777" w:rsidR="000C1F87" w:rsidRPr="00063F00" w:rsidRDefault="000C1F87" w:rsidP="00620FB8">
            <w:pPr>
              <w:rPr>
                <w:rFonts w:cs="Tahoma"/>
                <w:sz w:val="18"/>
                <w:szCs w:val="18"/>
              </w:rPr>
            </w:pPr>
          </w:p>
        </w:tc>
      </w:tr>
      <w:tr w:rsidR="000C1F87" w:rsidRPr="00063F00" w14:paraId="1E1E0183" w14:textId="77777777" w:rsidTr="00031E8B">
        <w:trPr>
          <w:trHeight w:val="1973"/>
        </w:trPr>
        <w:tc>
          <w:tcPr>
            <w:tcW w:w="1066" w:type="pct"/>
          </w:tcPr>
          <w:p w14:paraId="0109B423" w14:textId="77777777" w:rsidR="000C1F87" w:rsidRPr="00063F00" w:rsidRDefault="000C1F87" w:rsidP="00620FB8">
            <w:pPr>
              <w:rPr>
                <w:rFonts w:cs="Tahoma"/>
                <w:sz w:val="18"/>
                <w:szCs w:val="18"/>
              </w:rPr>
            </w:pPr>
            <w:r w:rsidRPr="00063F00">
              <w:rPr>
                <w:rFonts w:cs="Tahoma"/>
                <w:sz w:val="18"/>
                <w:szCs w:val="18"/>
              </w:rPr>
              <w:t>Net total of charges, NOT subject to VAT</w:t>
            </w:r>
          </w:p>
        </w:tc>
        <w:tc>
          <w:tcPr>
            <w:tcW w:w="404" w:type="pct"/>
          </w:tcPr>
          <w:p w14:paraId="6C504BD9" w14:textId="77777777" w:rsidR="000C1F87" w:rsidRPr="00063F00" w:rsidRDefault="000C1F87" w:rsidP="00620FB8">
            <w:pPr>
              <w:rPr>
                <w:rFonts w:cs="Tahoma"/>
                <w:sz w:val="18"/>
                <w:szCs w:val="18"/>
              </w:rPr>
            </w:pPr>
            <w:r w:rsidRPr="00063F00">
              <w:rPr>
                <w:rFonts w:cs="Tahoma"/>
                <w:sz w:val="18"/>
                <w:szCs w:val="18"/>
              </w:rPr>
              <w:t>4</w:t>
            </w:r>
          </w:p>
        </w:tc>
        <w:tc>
          <w:tcPr>
            <w:tcW w:w="663" w:type="pct"/>
          </w:tcPr>
          <w:p w14:paraId="5F7AB952" w14:textId="77777777" w:rsidR="000C1F87" w:rsidRPr="00063F00" w:rsidRDefault="000C1F87" w:rsidP="00620FB8">
            <w:pPr>
              <w:rPr>
                <w:rFonts w:cs="Tahoma"/>
                <w:sz w:val="18"/>
                <w:szCs w:val="18"/>
              </w:rPr>
            </w:pPr>
            <w:r w:rsidRPr="00063F00">
              <w:rPr>
                <w:rFonts w:cs="Tahoma"/>
                <w:sz w:val="18"/>
                <w:szCs w:val="18"/>
              </w:rPr>
              <w:t>18</w:t>
            </w:r>
          </w:p>
        </w:tc>
        <w:tc>
          <w:tcPr>
            <w:tcW w:w="580" w:type="pct"/>
          </w:tcPr>
          <w:p w14:paraId="02245CFA" w14:textId="77777777" w:rsidR="000C1F87" w:rsidRPr="00063F00" w:rsidRDefault="000C1F87" w:rsidP="00620FB8">
            <w:pPr>
              <w:rPr>
                <w:rFonts w:cs="Tahoma"/>
                <w:sz w:val="18"/>
                <w:szCs w:val="18"/>
              </w:rPr>
            </w:pPr>
            <w:r w:rsidRPr="00063F00">
              <w:rPr>
                <w:rFonts w:cs="Tahoma"/>
                <w:sz w:val="18"/>
                <w:szCs w:val="18"/>
              </w:rPr>
              <w:t>Num</w:t>
            </w:r>
          </w:p>
        </w:tc>
        <w:tc>
          <w:tcPr>
            <w:tcW w:w="1448" w:type="pct"/>
          </w:tcPr>
          <w:p w14:paraId="480FA2A9" w14:textId="77777777" w:rsidR="000C1F87" w:rsidRPr="00063F00" w:rsidRDefault="000C1F87" w:rsidP="00620FB8">
            <w:pPr>
              <w:rPr>
                <w:rFonts w:cs="Tahoma"/>
                <w:sz w:val="18"/>
                <w:szCs w:val="18"/>
              </w:rPr>
            </w:pPr>
            <w:r w:rsidRPr="00063F00">
              <w:rPr>
                <w:rFonts w:cs="Tahoma"/>
                <w:sz w:val="18"/>
                <w:szCs w:val="18"/>
              </w:rPr>
              <w:t xml:space="preserve">The charges are in pence. Hence the value of 520 should be read as £5.2 and 3600 should be read as £36.00. </w:t>
            </w:r>
          </w:p>
        </w:tc>
        <w:tc>
          <w:tcPr>
            <w:tcW w:w="839" w:type="pct"/>
          </w:tcPr>
          <w:p w14:paraId="1ADFFDF3" w14:textId="77777777" w:rsidR="000C1F87" w:rsidRPr="00063F00" w:rsidRDefault="000C1F87" w:rsidP="00620FB8">
            <w:pPr>
              <w:rPr>
                <w:rFonts w:cs="Tahoma"/>
                <w:sz w:val="18"/>
                <w:szCs w:val="18"/>
              </w:rPr>
            </w:pPr>
          </w:p>
        </w:tc>
      </w:tr>
      <w:tr w:rsidR="000C1F87" w:rsidRPr="00063F00" w14:paraId="52EF288D" w14:textId="77777777" w:rsidTr="00031E8B">
        <w:trPr>
          <w:trHeight w:val="706"/>
        </w:trPr>
        <w:tc>
          <w:tcPr>
            <w:tcW w:w="1066" w:type="pct"/>
          </w:tcPr>
          <w:p w14:paraId="002CB4D8" w14:textId="77777777" w:rsidR="000C1F87" w:rsidRPr="00063F00" w:rsidRDefault="000C1F87" w:rsidP="00620FB8">
            <w:pPr>
              <w:rPr>
                <w:rFonts w:cs="Tahoma"/>
                <w:sz w:val="18"/>
                <w:szCs w:val="18"/>
              </w:rPr>
            </w:pPr>
            <w:r w:rsidRPr="00063F00">
              <w:rPr>
                <w:rFonts w:cs="Tahoma"/>
                <w:sz w:val="18"/>
                <w:szCs w:val="18"/>
              </w:rPr>
              <w:t>Invoice total due including any VAT</w:t>
            </w:r>
          </w:p>
        </w:tc>
        <w:tc>
          <w:tcPr>
            <w:tcW w:w="404" w:type="pct"/>
          </w:tcPr>
          <w:p w14:paraId="4E226310" w14:textId="77777777" w:rsidR="000C1F87" w:rsidRPr="00063F00" w:rsidRDefault="000C1F87" w:rsidP="00620FB8">
            <w:pPr>
              <w:rPr>
                <w:rFonts w:cs="Tahoma"/>
                <w:sz w:val="18"/>
                <w:szCs w:val="18"/>
              </w:rPr>
            </w:pPr>
            <w:r w:rsidRPr="00063F00">
              <w:rPr>
                <w:rFonts w:cs="Tahoma"/>
                <w:sz w:val="18"/>
                <w:szCs w:val="18"/>
              </w:rPr>
              <w:t>5</w:t>
            </w:r>
          </w:p>
        </w:tc>
        <w:tc>
          <w:tcPr>
            <w:tcW w:w="663" w:type="pct"/>
          </w:tcPr>
          <w:p w14:paraId="183F372E" w14:textId="77777777" w:rsidR="000C1F87" w:rsidRPr="00063F00" w:rsidRDefault="000C1F87" w:rsidP="00620FB8">
            <w:pPr>
              <w:rPr>
                <w:rFonts w:cs="Tahoma"/>
                <w:sz w:val="18"/>
                <w:szCs w:val="18"/>
              </w:rPr>
            </w:pPr>
            <w:r w:rsidRPr="00063F00">
              <w:rPr>
                <w:rFonts w:cs="Tahoma"/>
                <w:sz w:val="18"/>
                <w:szCs w:val="18"/>
              </w:rPr>
              <w:t>18</w:t>
            </w:r>
          </w:p>
        </w:tc>
        <w:tc>
          <w:tcPr>
            <w:tcW w:w="580" w:type="pct"/>
          </w:tcPr>
          <w:p w14:paraId="4C34A3D2" w14:textId="77777777" w:rsidR="000C1F87" w:rsidRPr="00063F00" w:rsidRDefault="000C1F87" w:rsidP="00620FB8">
            <w:pPr>
              <w:rPr>
                <w:rFonts w:cs="Tahoma"/>
                <w:sz w:val="18"/>
                <w:szCs w:val="18"/>
              </w:rPr>
            </w:pPr>
            <w:r w:rsidRPr="00063F00">
              <w:rPr>
                <w:rFonts w:cs="Tahoma"/>
                <w:sz w:val="18"/>
                <w:szCs w:val="18"/>
              </w:rPr>
              <w:t>Num</w:t>
            </w:r>
          </w:p>
        </w:tc>
        <w:tc>
          <w:tcPr>
            <w:tcW w:w="1448" w:type="pct"/>
          </w:tcPr>
          <w:p w14:paraId="1A7D8D67" w14:textId="77777777" w:rsidR="000C1F87" w:rsidRPr="00063F00" w:rsidRDefault="000C1F87" w:rsidP="00620FB8">
            <w:pPr>
              <w:rPr>
                <w:rFonts w:cs="Tahoma"/>
                <w:sz w:val="18"/>
                <w:szCs w:val="18"/>
              </w:rPr>
            </w:pPr>
            <w:r w:rsidRPr="00063F00">
              <w:rPr>
                <w:rFonts w:cs="Tahoma"/>
                <w:sz w:val="18"/>
                <w:szCs w:val="18"/>
              </w:rPr>
              <w:t xml:space="preserve">The charges are in pence. Hence the value of 520 should be read as £5.2 and 3600 should be read as £36.00. </w:t>
            </w:r>
          </w:p>
        </w:tc>
        <w:tc>
          <w:tcPr>
            <w:tcW w:w="839" w:type="pct"/>
          </w:tcPr>
          <w:p w14:paraId="5DA66149" w14:textId="77777777" w:rsidR="000C1F87" w:rsidRPr="00063F00" w:rsidRDefault="000C1F87" w:rsidP="00620FB8">
            <w:pPr>
              <w:rPr>
                <w:rFonts w:cs="Tahoma"/>
                <w:sz w:val="18"/>
                <w:szCs w:val="18"/>
              </w:rPr>
            </w:pPr>
          </w:p>
        </w:tc>
      </w:tr>
      <w:tr w:rsidR="000C1F87" w:rsidRPr="00063F00" w14:paraId="38F168E3" w14:textId="77777777" w:rsidTr="00031E8B">
        <w:trPr>
          <w:trHeight w:val="1973"/>
        </w:trPr>
        <w:tc>
          <w:tcPr>
            <w:tcW w:w="1066" w:type="pct"/>
          </w:tcPr>
          <w:p w14:paraId="3BF38CCE" w14:textId="77777777" w:rsidR="000C1F87" w:rsidRPr="00063F00" w:rsidRDefault="000C1F87" w:rsidP="00620FB8">
            <w:pPr>
              <w:rPr>
                <w:rFonts w:cs="Tahoma"/>
                <w:sz w:val="18"/>
                <w:szCs w:val="18"/>
              </w:rPr>
            </w:pPr>
            <w:r w:rsidRPr="00063F00">
              <w:rPr>
                <w:rFonts w:cs="Tahoma"/>
                <w:sz w:val="18"/>
                <w:szCs w:val="18"/>
              </w:rPr>
              <w:t>Summary total of all one</w:t>
            </w:r>
            <w:r w:rsidR="00393CFE">
              <w:rPr>
                <w:rFonts w:cs="Tahoma"/>
                <w:sz w:val="18"/>
                <w:szCs w:val="18"/>
              </w:rPr>
              <w:t xml:space="preserve"> </w:t>
            </w:r>
            <w:r w:rsidRPr="00063F00">
              <w:rPr>
                <w:rFonts w:cs="Tahoma"/>
                <w:sz w:val="18"/>
                <w:szCs w:val="18"/>
              </w:rPr>
              <w:t>-</w:t>
            </w:r>
            <w:r w:rsidR="00393CFE">
              <w:rPr>
                <w:rFonts w:cs="Tahoma"/>
                <w:sz w:val="18"/>
                <w:szCs w:val="18"/>
              </w:rPr>
              <w:t xml:space="preserve"> </w:t>
            </w:r>
            <w:r w:rsidRPr="00063F00">
              <w:rPr>
                <w:rFonts w:cs="Tahoma"/>
                <w:sz w:val="18"/>
                <w:szCs w:val="18"/>
              </w:rPr>
              <w:t>off charges</w:t>
            </w:r>
          </w:p>
        </w:tc>
        <w:tc>
          <w:tcPr>
            <w:tcW w:w="404" w:type="pct"/>
          </w:tcPr>
          <w:p w14:paraId="096D7DAD" w14:textId="77777777" w:rsidR="000C1F87" w:rsidRPr="00063F00" w:rsidRDefault="000C1F87" w:rsidP="00620FB8">
            <w:pPr>
              <w:rPr>
                <w:rFonts w:cs="Tahoma"/>
                <w:sz w:val="18"/>
                <w:szCs w:val="18"/>
              </w:rPr>
            </w:pPr>
            <w:r w:rsidRPr="00063F00">
              <w:rPr>
                <w:rFonts w:cs="Tahoma"/>
                <w:sz w:val="18"/>
                <w:szCs w:val="18"/>
              </w:rPr>
              <w:t>6</w:t>
            </w:r>
          </w:p>
        </w:tc>
        <w:tc>
          <w:tcPr>
            <w:tcW w:w="663" w:type="pct"/>
          </w:tcPr>
          <w:p w14:paraId="487B0A39" w14:textId="77777777" w:rsidR="000C1F87" w:rsidRPr="00063F00" w:rsidRDefault="000C1F87" w:rsidP="00620FB8">
            <w:pPr>
              <w:rPr>
                <w:rFonts w:cs="Tahoma"/>
                <w:sz w:val="18"/>
                <w:szCs w:val="18"/>
              </w:rPr>
            </w:pPr>
            <w:r w:rsidRPr="00063F00">
              <w:rPr>
                <w:rFonts w:cs="Tahoma"/>
                <w:sz w:val="18"/>
                <w:szCs w:val="18"/>
              </w:rPr>
              <w:t>18</w:t>
            </w:r>
          </w:p>
        </w:tc>
        <w:tc>
          <w:tcPr>
            <w:tcW w:w="580" w:type="pct"/>
          </w:tcPr>
          <w:p w14:paraId="33440546" w14:textId="77777777" w:rsidR="000C1F87" w:rsidRPr="00063F00" w:rsidRDefault="000C1F87" w:rsidP="00620FB8">
            <w:pPr>
              <w:rPr>
                <w:rFonts w:cs="Tahoma"/>
                <w:sz w:val="18"/>
                <w:szCs w:val="18"/>
              </w:rPr>
            </w:pPr>
            <w:r w:rsidRPr="00063F00">
              <w:rPr>
                <w:rFonts w:cs="Tahoma"/>
                <w:sz w:val="18"/>
                <w:szCs w:val="18"/>
              </w:rPr>
              <w:t>Num</w:t>
            </w:r>
          </w:p>
        </w:tc>
        <w:tc>
          <w:tcPr>
            <w:tcW w:w="1448" w:type="pct"/>
          </w:tcPr>
          <w:p w14:paraId="538B1CBB" w14:textId="77777777" w:rsidR="000C1F87" w:rsidRPr="00063F00" w:rsidRDefault="000C1F87" w:rsidP="00620FB8">
            <w:pPr>
              <w:rPr>
                <w:rFonts w:cs="Tahoma"/>
                <w:sz w:val="18"/>
                <w:szCs w:val="18"/>
              </w:rPr>
            </w:pPr>
            <w:r w:rsidRPr="00063F00">
              <w:rPr>
                <w:rFonts w:cs="Tahoma"/>
                <w:sz w:val="18"/>
                <w:szCs w:val="18"/>
              </w:rPr>
              <w:t xml:space="preserve">The charges are in pence. Hence the value of 520 should be read as £5.2 and 3600 should be read as £36.00. </w:t>
            </w:r>
          </w:p>
        </w:tc>
        <w:tc>
          <w:tcPr>
            <w:tcW w:w="839" w:type="pct"/>
          </w:tcPr>
          <w:p w14:paraId="1ADA04A8" w14:textId="77777777" w:rsidR="000C1F87" w:rsidRPr="00063F00" w:rsidRDefault="000C1F87" w:rsidP="00620FB8">
            <w:pPr>
              <w:rPr>
                <w:rFonts w:cs="Tahoma"/>
                <w:sz w:val="18"/>
                <w:szCs w:val="18"/>
              </w:rPr>
            </w:pPr>
          </w:p>
        </w:tc>
      </w:tr>
      <w:tr w:rsidR="000C1F87" w:rsidRPr="00063F00" w14:paraId="5277F527" w14:textId="77777777" w:rsidTr="00031E8B">
        <w:trPr>
          <w:trHeight w:val="1973"/>
        </w:trPr>
        <w:tc>
          <w:tcPr>
            <w:tcW w:w="1066" w:type="pct"/>
          </w:tcPr>
          <w:p w14:paraId="2051ADB9" w14:textId="77777777" w:rsidR="000C1F87" w:rsidRPr="00063F00" w:rsidRDefault="000C1F87" w:rsidP="00620FB8">
            <w:pPr>
              <w:rPr>
                <w:rFonts w:cs="Tahoma"/>
                <w:sz w:val="18"/>
                <w:szCs w:val="18"/>
              </w:rPr>
            </w:pPr>
            <w:r w:rsidRPr="00063F00">
              <w:rPr>
                <w:rFonts w:cs="Tahoma"/>
                <w:sz w:val="18"/>
                <w:szCs w:val="18"/>
              </w:rPr>
              <w:t>Summary total of all periodic charges</w:t>
            </w:r>
          </w:p>
        </w:tc>
        <w:tc>
          <w:tcPr>
            <w:tcW w:w="404" w:type="pct"/>
          </w:tcPr>
          <w:p w14:paraId="78826334" w14:textId="77777777" w:rsidR="000C1F87" w:rsidRPr="00063F00" w:rsidRDefault="000C1F87" w:rsidP="00620FB8">
            <w:pPr>
              <w:rPr>
                <w:rFonts w:cs="Tahoma"/>
                <w:sz w:val="18"/>
                <w:szCs w:val="18"/>
              </w:rPr>
            </w:pPr>
            <w:r w:rsidRPr="00063F00">
              <w:rPr>
                <w:rFonts w:cs="Tahoma"/>
                <w:sz w:val="18"/>
                <w:szCs w:val="18"/>
              </w:rPr>
              <w:t>7</w:t>
            </w:r>
          </w:p>
        </w:tc>
        <w:tc>
          <w:tcPr>
            <w:tcW w:w="663" w:type="pct"/>
          </w:tcPr>
          <w:p w14:paraId="3D24A94B" w14:textId="77777777" w:rsidR="000C1F87" w:rsidRPr="00063F00" w:rsidRDefault="000C1F87" w:rsidP="00620FB8">
            <w:pPr>
              <w:rPr>
                <w:rFonts w:cs="Tahoma"/>
                <w:sz w:val="18"/>
                <w:szCs w:val="18"/>
              </w:rPr>
            </w:pPr>
            <w:r w:rsidRPr="00063F00">
              <w:rPr>
                <w:rFonts w:cs="Tahoma"/>
                <w:sz w:val="18"/>
                <w:szCs w:val="18"/>
              </w:rPr>
              <w:t>18</w:t>
            </w:r>
          </w:p>
        </w:tc>
        <w:tc>
          <w:tcPr>
            <w:tcW w:w="580" w:type="pct"/>
          </w:tcPr>
          <w:p w14:paraId="427F6F33" w14:textId="77777777" w:rsidR="000C1F87" w:rsidRPr="00063F00" w:rsidRDefault="000C1F87" w:rsidP="00620FB8">
            <w:pPr>
              <w:rPr>
                <w:rFonts w:cs="Tahoma"/>
                <w:sz w:val="18"/>
                <w:szCs w:val="18"/>
              </w:rPr>
            </w:pPr>
            <w:r w:rsidRPr="00063F00">
              <w:rPr>
                <w:rFonts w:cs="Tahoma"/>
                <w:sz w:val="18"/>
                <w:szCs w:val="18"/>
              </w:rPr>
              <w:t>Num</w:t>
            </w:r>
          </w:p>
        </w:tc>
        <w:tc>
          <w:tcPr>
            <w:tcW w:w="1448" w:type="pct"/>
          </w:tcPr>
          <w:p w14:paraId="2DD9BFE9" w14:textId="77777777" w:rsidR="000C1F87" w:rsidRPr="00063F00" w:rsidRDefault="000C1F87" w:rsidP="00620FB8">
            <w:pPr>
              <w:rPr>
                <w:rFonts w:cs="Tahoma"/>
                <w:sz w:val="18"/>
                <w:szCs w:val="18"/>
              </w:rPr>
            </w:pPr>
            <w:r w:rsidRPr="00063F00">
              <w:rPr>
                <w:rFonts w:cs="Tahoma"/>
                <w:sz w:val="18"/>
                <w:szCs w:val="18"/>
              </w:rPr>
              <w:t xml:space="preserve">The charges are in pence. Hence the value of 520 should be read as £5.2 and 3600 should be read as £36.00. </w:t>
            </w:r>
          </w:p>
        </w:tc>
        <w:tc>
          <w:tcPr>
            <w:tcW w:w="839" w:type="pct"/>
          </w:tcPr>
          <w:p w14:paraId="15A412F5" w14:textId="77777777" w:rsidR="000C1F87" w:rsidRPr="00063F00" w:rsidRDefault="000C1F87" w:rsidP="00620FB8">
            <w:pPr>
              <w:rPr>
                <w:rFonts w:cs="Tahoma"/>
                <w:sz w:val="18"/>
                <w:szCs w:val="18"/>
              </w:rPr>
            </w:pPr>
          </w:p>
        </w:tc>
      </w:tr>
      <w:tr w:rsidR="000C1F87" w:rsidRPr="00063F00" w14:paraId="364644CE" w14:textId="77777777" w:rsidTr="00031E8B">
        <w:trPr>
          <w:trHeight w:val="1973"/>
        </w:trPr>
        <w:tc>
          <w:tcPr>
            <w:tcW w:w="1066" w:type="pct"/>
          </w:tcPr>
          <w:p w14:paraId="5F04C331" w14:textId="77777777" w:rsidR="000C1F87" w:rsidRPr="00063F00" w:rsidRDefault="000C1F87" w:rsidP="00620FB8">
            <w:pPr>
              <w:rPr>
                <w:rFonts w:cs="Tahoma"/>
                <w:sz w:val="18"/>
                <w:szCs w:val="18"/>
              </w:rPr>
            </w:pPr>
            <w:r w:rsidRPr="00063F00">
              <w:rPr>
                <w:rFonts w:cs="Tahoma"/>
                <w:sz w:val="18"/>
                <w:szCs w:val="18"/>
              </w:rPr>
              <w:t>Summary total of all event charges</w:t>
            </w:r>
          </w:p>
        </w:tc>
        <w:tc>
          <w:tcPr>
            <w:tcW w:w="404" w:type="pct"/>
          </w:tcPr>
          <w:p w14:paraId="54C10977" w14:textId="77777777" w:rsidR="000C1F87" w:rsidRPr="00063F00" w:rsidRDefault="000C1F87" w:rsidP="00620FB8">
            <w:pPr>
              <w:rPr>
                <w:rFonts w:cs="Tahoma"/>
                <w:sz w:val="18"/>
                <w:szCs w:val="18"/>
              </w:rPr>
            </w:pPr>
            <w:r w:rsidRPr="00063F00">
              <w:rPr>
                <w:rFonts w:cs="Tahoma"/>
                <w:sz w:val="18"/>
                <w:szCs w:val="18"/>
              </w:rPr>
              <w:t>8</w:t>
            </w:r>
          </w:p>
        </w:tc>
        <w:tc>
          <w:tcPr>
            <w:tcW w:w="663" w:type="pct"/>
          </w:tcPr>
          <w:p w14:paraId="0C94EBD5" w14:textId="77777777" w:rsidR="000C1F87" w:rsidRPr="00063F00" w:rsidRDefault="000C1F87" w:rsidP="00620FB8">
            <w:pPr>
              <w:rPr>
                <w:rFonts w:cs="Tahoma"/>
                <w:sz w:val="18"/>
                <w:szCs w:val="18"/>
              </w:rPr>
            </w:pPr>
            <w:r w:rsidRPr="00063F00">
              <w:rPr>
                <w:rFonts w:cs="Tahoma"/>
                <w:sz w:val="18"/>
                <w:szCs w:val="18"/>
              </w:rPr>
              <w:t>18</w:t>
            </w:r>
          </w:p>
        </w:tc>
        <w:tc>
          <w:tcPr>
            <w:tcW w:w="580" w:type="pct"/>
          </w:tcPr>
          <w:p w14:paraId="4827F670" w14:textId="77777777" w:rsidR="000C1F87" w:rsidRPr="00063F00" w:rsidRDefault="000C1F87" w:rsidP="00620FB8">
            <w:pPr>
              <w:rPr>
                <w:rFonts w:cs="Tahoma"/>
                <w:sz w:val="18"/>
                <w:szCs w:val="18"/>
              </w:rPr>
            </w:pPr>
            <w:r w:rsidRPr="00063F00">
              <w:rPr>
                <w:rFonts w:cs="Tahoma"/>
                <w:sz w:val="18"/>
                <w:szCs w:val="18"/>
              </w:rPr>
              <w:t>Num</w:t>
            </w:r>
          </w:p>
        </w:tc>
        <w:tc>
          <w:tcPr>
            <w:tcW w:w="1448" w:type="pct"/>
          </w:tcPr>
          <w:p w14:paraId="4025F909" w14:textId="77777777" w:rsidR="000C1F87" w:rsidRPr="00063F00" w:rsidRDefault="000C1F87" w:rsidP="00620FB8">
            <w:pPr>
              <w:rPr>
                <w:rFonts w:cs="Tahoma"/>
                <w:sz w:val="18"/>
                <w:szCs w:val="18"/>
              </w:rPr>
            </w:pPr>
            <w:r w:rsidRPr="00063F00">
              <w:rPr>
                <w:rFonts w:cs="Tahoma"/>
                <w:sz w:val="18"/>
                <w:szCs w:val="18"/>
              </w:rPr>
              <w:t xml:space="preserve">The charges are in pence. Hence the value of 520 should be read as £5.2 and 3600 should be read as £36.00. </w:t>
            </w:r>
          </w:p>
        </w:tc>
        <w:tc>
          <w:tcPr>
            <w:tcW w:w="839" w:type="pct"/>
          </w:tcPr>
          <w:p w14:paraId="0BCF99A7" w14:textId="77777777" w:rsidR="000C1F87" w:rsidRPr="00063F00" w:rsidRDefault="000C1F87" w:rsidP="00620FB8">
            <w:pPr>
              <w:rPr>
                <w:rFonts w:cs="Tahoma"/>
                <w:sz w:val="18"/>
                <w:szCs w:val="18"/>
              </w:rPr>
            </w:pPr>
          </w:p>
        </w:tc>
      </w:tr>
      <w:tr w:rsidR="000C1F87" w:rsidRPr="00063F00" w14:paraId="092DDF0E" w14:textId="77777777" w:rsidTr="00031E8B">
        <w:trPr>
          <w:trHeight w:val="1993"/>
        </w:trPr>
        <w:tc>
          <w:tcPr>
            <w:tcW w:w="1066" w:type="pct"/>
          </w:tcPr>
          <w:p w14:paraId="40CA61F6" w14:textId="77777777" w:rsidR="000C1F87" w:rsidRPr="00063F00" w:rsidRDefault="000C1F87" w:rsidP="00620FB8">
            <w:pPr>
              <w:rPr>
                <w:rFonts w:cs="Tahoma"/>
                <w:sz w:val="18"/>
                <w:szCs w:val="18"/>
              </w:rPr>
            </w:pPr>
            <w:r w:rsidRPr="00063F00">
              <w:rPr>
                <w:rFonts w:cs="Tahoma"/>
                <w:sz w:val="18"/>
                <w:szCs w:val="18"/>
              </w:rPr>
              <w:t>Summary total of all non product/event charges</w:t>
            </w:r>
          </w:p>
        </w:tc>
        <w:tc>
          <w:tcPr>
            <w:tcW w:w="404" w:type="pct"/>
          </w:tcPr>
          <w:p w14:paraId="2F1CED04" w14:textId="77777777" w:rsidR="000C1F87" w:rsidRPr="00063F00" w:rsidRDefault="000C1F87" w:rsidP="00620FB8">
            <w:pPr>
              <w:rPr>
                <w:rFonts w:cs="Tahoma"/>
                <w:sz w:val="18"/>
                <w:szCs w:val="18"/>
              </w:rPr>
            </w:pPr>
            <w:r w:rsidRPr="00063F00">
              <w:rPr>
                <w:rFonts w:cs="Tahoma"/>
                <w:sz w:val="18"/>
                <w:szCs w:val="18"/>
              </w:rPr>
              <w:t>9</w:t>
            </w:r>
          </w:p>
        </w:tc>
        <w:tc>
          <w:tcPr>
            <w:tcW w:w="663" w:type="pct"/>
          </w:tcPr>
          <w:p w14:paraId="03BD7358" w14:textId="77777777" w:rsidR="000C1F87" w:rsidRPr="00063F00" w:rsidRDefault="000C1F87" w:rsidP="00620FB8">
            <w:pPr>
              <w:rPr>
                <w:rFonts w:cs="Tahoma"/>
                <w:sz w:val="18"/>
                <w:szCs w:val="18"/>
              </w:rPr>
            </w:pPr>
            <w:r w:rsidRPr="00063F00">
              <w:rPr>
                <w:rFonts w:cs="Tahoma"/>
                <w:sz w:val="18"/>
                <w:szCs w:val="18"/>
              </w:rPr>
              <w:t>18</w:t>
            </w:r>
          </w:p>
        </w:tc>
        <w:tc>
          <w:tcPr>
            <w:tcW w:w="580" w:type="pct"/>
          </w:tcPr>
          <w:p w14:paraId="15FEB5FD" w14:textId="77777777" w:rsidR="000C1F87" w:rsidRPr="00063F00" w:rsidRDefault="000C1F87" w:rsidP="00620FB8">
            <w:pPr>
              <w:rPr>
                <w:rFonts w:cs="Tahoma"/>
                <w:sz w:val="18"/>
                <w:szCs w:val="18"/>
              </w:rPr>
            </w:pPr>
            <w:r w:rsidRPr="00063F00">
              <w:rPr>
                <w:rFonts w:cs="Tahoma"/>
                <w:sz w:val="18"/>
                <w:szCs w:val="18"/>
              </w:rPr>
              <w:t>Num</w:t>
            </w:r>
          </w:p>
        </w:tc>
        <w:tc>
          <w:tcPr>
            <w:tcW w:w="1448" w:type="pct"/>
          </w:tcPr>
          <w:p w14:paraId="6798552B" w14:textId="77777777" w:rsidR="000C1F87" w:rsidRPr="00063F00" w:rsidRDefault="000C1F87" w:rsidP="00620FB8">
            <w:pPr>
              <w:rPr>
                <w:rFonts w:cs="Tahoma"/>
                <w:sz w:val="18"/>
                <w:szCs w:val="18"/>
              </w:rPr>
            </w:pPr>
            <w:r w:rsidRPr="00063F00">
              <w:rPr>
                <w:rFonts w:cs="Tahoma"/>
                <w:sz w:val="18"/>
                <w:szCs w:val="18"/>
              </w:rPr>
              <w:t xml:space="preserve">The charges are in pence. Hence the value of 520 should be read as £5.2 and 3600 should be read as £36.00. </w:t>
            </w:r>
          </w:p>
        </w:tc>
        <w:tc>
          <w:tcPr>
            <w:tcW w:w="839" w:type="pct"/>
          </w:tcPr>
          <w:p w14:paraId="5A083D8B" w14:textId="77777777" w:rsidR="000C1F87" w:rsidRPr="00063F00" w:rsidRDefault="000C1F87" w:rsidP="00620FB8">
            <w:pPr>
              <w:rPr>
                <w:rFonts w:cs="Tahoma"/>
                <w:sz w:val="18"/>
                <w:szCs w:val="18"/>
              </w:rPr>
            </w:pPr>
          </w:p>
        </w:tc>
      </w:tr>
      <w:tr w:rsidR="000C1F87" w:rsidRPr="00063F00" w14:paraId="6474F48A" w14:textId="77777777" w:rsidTr="00031E8B">
        <w:trPr>
          <w:trHeight w:val="1993"/>
        </w:trPr>
        <w:tc>
          <w:tcPr>
            <w:tcW w:w="1066" w:type="pct"/>
          </w:tcPr>
          <w:p w14:paraId="3FD2E298" w14:textId="77777777" w:rsidR="000C1F87" w:rsidRPr="00063F00" w:rsidRDefault="000C1F87" w:rsidP="00620FB8">
            <w:pPr>
              <w:rPr>
                <w:rFonts w:cs="Tahoma"/>
                <w:sz w:val="18"/>
                <w:szCs w:val="18"/>
              </w:rPr>
            </w:pPr>
            <w:r w:rsidRPr="00063F00">
              <w:rPr>
                <w:rFonts w:cs="Tahoma"/>
                <w:sz w:val="18"/>
                <w:szCs w:val="18"/>
              </w:rPr>
              <w:t>Summary of Test Session Request Charges</w:t>
            </w:r>
          </w:p>
        </w:tc>
        <w:tc>
          <w:tcPr>
            <w:tcW w:w="404" w:type="pct"/>
          </w:tcPr>
          <w:p w14:paraId="184BB823" w14:textId="77777777" w:rsidR="000C1F87" w:rsidRPr="00063F00" w:rsidRDefault="000C1F87" w:rsidP="00620FB8">
            <w:pPr>
              <w:rPr>
                <w:rFonts w:cs="Tahoma"/>
                <w:sz w:val="18"/>
                <w:szCs w:val="18"/>
              </w:rPr>
            </w:pPr>
            <w:r w:rsidRPr="00063F00">
              <w:rPr>
                <w:rFonts w:cs="Tahoma"/>
                <w:sz w:val="18"/>
                <w:szCs w:val="18"/>
              </w:rPr>
              <w:t>10</w:t>
            </w:r>
          </w:p>
        </w:tc>
        <w:tc>
          <w:tcPr>
            <w:tcW w:w="663" w:type="pct"/>
          </w:tcPr>
          <w:p w14:paraId="2BE3E52B" w14:textId="77777777" w:rsidR="000C1F87" w:rsidRPr="00063F00" w:rsidRDefault="000C1F87" w:rsidP="00620FB8">
            <w:pPr>
              <w:rPr>
                <w:rFonts w:cs="Tahoma"/>
                <w:sz w:val="18"/>
                <w:szCs w:val="18"/>
              </w:rPr>
            </w:pPr>
            <w:r w:rsidRPr="00063F00">
              <w:rPr>
                <w:rFonts w:cs="Tahoma"/>
                <w:sz w:val="18"/>
                <w:szCs w:val="18"/>
              </w:rPr>
              <w:t>18</w:t>
            </w:r>
          </w:p>
        </w:tc>
        <w:tc>
          <w:tcPr>
            <w:tcW w:w="580" w:type="pct"/>
          </w:tcPr>
          <w:p w14:paraId="60DB5CEA" w14:textId="77777777" w:rsidR="000C1F87" w:rsidRPr="00063F00" w:rsidRDefault="000C1F87" w:rsidP="00620FB8">
            <w:pPr>
              <w:rPr>
                <w:rFonts w:cs="Tahoma"/>
                <w:sz w:val="18"/>
                <w:szCs w:val="18"/>
              </w:rPr>
            </w:pPr>
            <w:r w:rsidRPr="00063F00">
              <w:rPr>
                <w:rFonts w:cs="Tahoma"/>
                <w:sz w:val="18"/>
                <w:szCs w:val="18"/>
              </w:rPr>
              <w:t>Num</w:t>
            </w:r>
          </w:p>
        </w:tc>
        <w:tc>
          <w:tcPr>
            <w:tcW w:w="1448" w:type="pct"/>
          </w:tcPr>
          <w:p w14:paraId="5A8862FC" w14:textId="77777777" w:rsidR="000C1F87" w:rsidRPr="00063F00" w:rsidRDefault="000C1F87" w:rsidP="00620FB8">
            <w:pPr>
              <w:rPr>
                <w:rFonts w:cs="Tahoma"/>
                <w:sz w:val="18"/>
                <w:szCs w:val="18"/>
              </w:rPr>
            </w:pPr>
            <w:r w:rsidRPr="00063F00">
              <w:rPr>
                <w:rFonts w:cs="Tahoma"/>
                <w:sz w:val="18"/>
                <w:szCs w:val="18"/>
              </w:rPr>
              <w:t>The charges are in pence. Hence the value of 520 should be read as £5.2 and 3600 should be read as £36.00.</w:t>
            </w:r>
          </w:p>
        </w:tc>
        <w:tc>
          <w:tcPr>
            <w:tcW w:w="839" w:type="pct"/>
          </w:tcPr>
          <w:p w14:paraId="3D4A3F8E" w14:textId="77777777" w:rsidR="000C1F87" w:rsidRPr="00063F00" w:rsidRDefault="000C1F87" w:rsidP="00620FB8">
            <w:pPr>
              <w:rPr>
                <w:rFonts w:cs="Tahoma"/>
                <w:sz w:val="18"/>
                <w:szCs w:val="18"/>
              </w:rPr>
            </w:pPr>
          </w:p>
        </w:tc>
      </w:tr>
      <w:tr w:rsidR="000C1F87" w:rsidRPr="00063F00" w14:paraId="3D0CD12B" w14:textId="77777777" w:rsidTr="00031E8B">
        <w:trPr>
          <w:trHeight w:val="1993"/>
        </w:trPr>
        <w:tc>
          <w:tcPr>
            <w:tcW w:w="1066" w:type="pct"/>
          </w:tcPr>
          <w:p w14:paraId="75D636AF" w14:textId="77777777" w:rsidR="000C1F87" w:rsidRPr="00063F00" w:rsidRDefault="000C1F87" w:rsidP="00620FB8">
            <w:pPr>
              <w:rPr>
                <w:rFonts w:cs="Tahoma"/>
                <w:sz w:val="18"/>
                <w:szCs w:val="18"/>
              </w:rPr>
            </w:pPr>
            <w:r w:rsidRPr="00063F00">
              <w:rPr>
                <w:rFonts w:cs="Tahoma"/>
                <w:sz w:val="18"/>
                <w:szCs w:val="18"/>
              </w:rPr>
              <w:t>Summary total of all Flexi Cease charges</w:t>
            </w:r>
          </w:p>
        </w:tc>
        <w:tc>
          <w:tcPr>
            <w:tcW w:w="404" w:type="pct"/>
          </w:tcPr>
          <w:p w14:paraId="35FCCEA3" w14:textId="77777777" w:rsidR="000C1F87" w:rsidRPr="00063F00" w:rsidRDefault="000C1F87" w:rsidP="00620FB8">
            <w:pPr>
              <w:rPr>
                <w:rFonts w:cs="Tahoma"/>
                <w:sz w:val="18"/>
                <w:szCs w:val="18"/>
              </w:rPr>
            </w:pPr>
            <w:r w:rsidRPr="00063F00">
              <w:rPr>
                <w:rFonts w:cs="Tahoma"/>
                <w:sz w:val="18"/>
                <w:szCs w:val="18"/>
              </w:rPr>
              <w:t>11</w:t>
            </w:r>
          </w:p>
        </w:tc>
        <w:tc>
          <w:tcPr>
            <w:tcW w:w="663" w:type="pct"/>
          </w:tcPr>
          <w:p w14:paraId="3E900ED1" w14:textId="77777777" w:rsidR="000C1F87" w:rsidRPr="00063F00" w:rsidRDefault="000C1F87" w:rsidP="00620FB8">
            <w:pPr>
              <w:rPr>
                <w:rFonts w:cs="Tahoma"/>
                <w:sz w:val="18"/>
                <w:szCs w:val="18"/>
              </w:rPr>
            </w:pPr>
            <w:r w:rsidRPr="00063F00">
              <w:rPr>
                <w:rFonts w:cs="Tahoma"/>
                <w:sz w:val="18"/>
                <w:szCs w:val="18"/>
              </w:rPr>
              <w:t>18</w:t>
            </w:r>
          </w:p>
        </w:tc>
        <w:tc>
          <w:tcPr>
            <w:tcW w:w="580" w:type="pct"/>
          </w:tcPr>
          <w:p w14:paraId="37954C55" w14:textId="77777777" w:rsidR="000C1F87" w:rsidRPr="00063F00" w:rsidRDefault="000C1F87" w:rsidP="00620FB8">
            <w:pPr>
              <w:rPr>
                <w:rFonts w:cs="Tahoma"/>
                <w:sz w:val="18"/>
                <w:szCs w:val="18"/>
              </w:rPr>
            </w:pPr>
            <w:r w:rsidRPr="00063F00">
              <w:rPr>
                <w:rFonts w:cs="Tahoma"/>
                <w:sz w:val="18"/>
                <w:szCs w:val="18"/>
              </w:rPr>
              <w:t>Num</w:t>
            </w:r>
          </w:p>
        </w:tc>
        <w:tc>
          <w:tcPr>
            <w:tcW w:w="1448" w:type="pct"/>
          </w:tcPr>
          <w:p w14:paraId="759E1BA3" w14:textId="77777777" w:rsidR="000C1F87" w:rsidRPr="00063F00" w:rsidRDefault="000C1F87" w:rsidP="00620FB8">
            <w:pPr>
              <w:rPr>
                <w:rFonts w:cs="Tahoma"/>
                <w:sz w:val="18"/>
                <w:szCs w:val="18"/>
              </w:rPr>
            </w:pPr>
            <w:r w:rsidRPr="00063F00">
              <w:rPr>
                <w:rFonts w:cs="Tahoma"/>
                <w:sz w:val="18"/>
                <w:szCs w:val="18"/>
              </w:rPr>
              <w:t>The charges are in pence. Hence the value of 520 should be read as £5.2 and 3600 should be read as £36.00.</w:t>
            </w:r>
          </w:p>
        </w:tc>
        <w:tc>
          <w:tcPr>
            <w:tcW w:w="839" w:type="pct"/>
          </w:tcPr>
          <w:p w14:paraId="4D973659" w14:textId="77777777" w:rsidR="000C1F87" w:rsidRPr="00063F00" w:rsidRDefault="000C1F87" w:rsidP="00620FB8">
            <w:pPr>
              <w:rPr>
                <w:rFonts w:cs="Tahoma"/>
                <w:sz w:val="18"/>
                <w:szCs w:val="18"/>
              </w:rPr>
            </w:pPr>
          </w:p>
        </w:tc>
      </w:tr>
    </w:tbl>
    <w:p w14:paraId="2FC13A7C" w14:textId="77777777" w:rsidR="00C71960" w:rsidRPr="00B22B64" w:rsidRDefault="0020539E" w:rsidP="00354074">
      <w:pPr>
        <w:pStyle w:val="Heading1"/>
      </w:pPr>
      <w:bookmarkStart w:id="388" w:name="_Toc205994597"/>
      <w:r w:rsidRPr="00B22B64">
        <w:t>SOTAP Products Bill Backup</w:t>
      </w:r>
      <w:bookmarkEnd w:id="388"/>
    </w:p>
    <w:p w14:paraId="22ED750D" w14:textId="77777777" w:rsidR="00823448" w:rsidRDefault="00823448" w:rsidP="00823448">
      <w:pPr>
        <w:pStyle w:val="Heading2"/>
      </w:pPr>
      <w:bookmarkStart w:id="389" w:name="_Toc205994598"/>
      <w:r w:rsidRPr="00870DEA">
        <w:t>Bill</w:t>
      </w:r>
      <w:r>
        <w:t xml:space="preserve"> Backup Data File</w:t>
      </w:r>
      <w:bookmarkEnd w:id="389"/>
    </w:p>
    <w:p w14:paraId="0AB02A93" w14:textId="77777777" w:rsidR="00823448" w:rsidRPr="005A6879" w:rsidRDefault="00823448" w:rsidP="00D6622F">
      <w:pPr>
        <w:jc w:val="both"/>
        <w:rPr>
          <w:szCs w:val="21"/>
        </w:rPr>
      </w:pPr>
      <w:r w:rsidRPr="005A6879">
        <w:rPr>
          <w:szCs w:val="21"/>
        </w:rPr>
        <w:t>The bill backup files will contain a number of different types of records as listed</w:t>
      </w:r>
      <w:r w:rsidR="008A537F">
        <w:rPr>
          <w:szCs w:val="21"/>
        </w:rPr>
        <w:t xml:space="preserve"> below</w:t>
      </w:r>
      <w:r w:rsidRPr="005A6879">
        <w:rPr>
          <w:szCs w:val="21"/>
        </w:rPr>
        <w:t>.</w:t>
      </w:r>
    </w:p>
    <w:p w14:paraId="235DFB62" w14:textId="77777777" w:rsidR="00823448" w:rsidRPr="005A6879" w:rsidRDefault="00A26F4E" w:rsidP="00D6622F">
      <w:pPr>
        <w:numPr>
          <w:ilvl w:val="0"/>
          <w:numId w:val="12"/>
        </w:numPr>
        <w:spacing w:after="120" w:line="240" w:lineRule="auto"/>
        <w:jc w:val="both"/>
        <w:rPr>
          <w:szCs w:val="21"/>
        </w:rPr>
      </w:pPr>
      <w:r>
        <w:rPr>
          <w:szCs w:val="21"/>
        </w:rPr>
        <w:t>Header</w:t>
      </w:r>
      <w:r w:rsidR="00823448" w:rsidRPr="005A6879">
        <w:rPr>
          <w:szCs w:val="21"/>
        </w:rPr>
        <w:t xml:space="preserve"> record (identified by CUSTOMERRECORD). This will be used to identify which CP is being billed and what the account number is etc.</w:t>
      </w:r>
    </w:p>
    <w:p w14:paraId="678197FF" w14:textId="77777777" w:rsidR="00823448" w:rsidRPr="005A6879" w:rsidRDefault="00823448" w:rsidP="00D6622F">
      <w:pPr>
        <w:numPr>
          <w:ilvl w:val="0"/>
          <w:numId w:val="6"/>
        </w:numPr>
        <w:tabs>
          <w:tab w:val="clear" w:pos="360"/>
          <w:tab w:val="num" w:pos="720"/>
        </w:tabs>
        <w:spacing w:after="120" w:line="240" w:lineRule="auto"/>
        <w:ind w:left="720"/>
        <w:jc w:val="both"/>
        <w:rPr>
          <w:szCs w:val="21"/>
        </w:rPr>
      </w:pPr>
      <w:r w:rsidRPr="005A6879">
        <w:rPr>
          <w:szCs w:val="21"/>
        </w:rPr>
        <w:t>Product Charge (identified by PRODUCTCHARGE) – this is used for the following charge categories:</w:t>
      </w:r>
    </w:p>
    <w:p w14:paraId="71B0F0B8" w14:textId="77777777" w:rsidR="00823448" w:rsidRPr="005A6879" w:rsidRDefault="00823448" w:rsidP="00D6622F">
      <w:pPr>
        <w:numPr>
          <w:ilvl w:val="0"/>
          <w:numId w:val="6"/>
        </w:numPr>
        <w:tabs>
          <w:tab w:val="clear" w:pos="360"/>
          <w:tab w:val="num" w:pos="1080"/>
        </w:tabs>
        <w:spacing w:after="120" w:line="240" w:lineRule="auto"/>
        <w:ind w:left="1080"/>
        <w:jc w:val="both"/>
        <w:rPr>
          <w:szCs w:val="21"/>
        </w:rPr>
      </w:pPr>
      <w:r w:rsidRPr="005A6879">
        <w:rPr>
          <w:szCs w:val="21"/>
        </w:rPr>
        <w:t>Connection charges (for new supply and transfer charges)</w:t>
      </w:r>
    </w:p>
    <w:p w14:paraId="2C0FAFF1" w14:textId="77777777" w:rsidR="00823448" w:rsidRPr="005A6879" w:rsidRDefault="00823448" w:rsidP="00D6622F">
      <w:pPr>
        <w:numPr>
          <w:ilvl w:val="0"/>
          <w:numId w:val="6"/>
        </w:numPr>
        <w:tabs>
          <w:tab w:val="clear" w:pos="360"/>
          <w:tab w:val="num" w:pos="1080"/>
        </w:tabs>
        <w:spacing w:after="120" w:line="240" w:lineRule="auto"/>
        <w:ind w:left="1080"/>
        <w:jc w:val="both"/>
        <w:rPr>
          <w:szCs w:val="21"/>
        </w:rPr>
      </w:pPr>
      <w:r w:rsidRPr="005A6879">
        <w:rPr>
          <w:szCs w:val="21"/>
        </w:rPr>
        <w:t>Rental charges</w:t>
      </w:r>
    </w:p>
    <w:p w14:paraId="70DD7602" w14:textId="77777777" w:rsidR="00823448" w:rsidRPr="005A6879" w:rsidRDefault="00823448" w:rsidP="00D6622F">
      <w:pPr>
        <w:numPr>
          <w:ilvl w:val="0"/>
          <w:numId w:val="6"/>
        </w:numPr>
        <w:tabs>
          <w:tab w:val="clear" w:pos="360"/>
          <w:tab w:val="num" w:pos="720"/>
        </w:tabs>
        <w:spacing w:after="120" w:line="240" w:lineRule="auto"/>
        <w:ind w:left="720"/>
        <w:jc w:val="both"/>
        <w:rPr>
          <w:szCs w:val="21"/>
        </w:rPr>
      </w:pPr>
      <w:r w:rsidRPr="005A6879">
        <w:rPr>
          <w:szCs w:val="21"/>
        </w:rPr>
        <w:t xml:space="preserve">Event charges (identified by EVENTCHARGE) – used for miscellaneous charges and credits charges. </w:t>
      </w:r>
    </w:p>
    <w:p w14:paraId="7B05132C" w14:textId="77777777" w:rsidR="00823448" w:rsidRPr="005A6879" w:rsidRDefault="00823448" w:rsidP="00D6622F">
      <w:pPr>
        <w:numPr>
          <w:ilvl w:val="0"/>
          <w:numId w:val="6"/>
        </w:numPr>
        <w:tabs>
          <w:tab w:val="clear" w:pos="360"/>
          <w:tab w:val="num" w:pos="720"/>
        </w:tabs>
        <w:spacing w:after="120" w:line="240" w:lineRule="auto"/>
        <w:ind w:left="720"/>
        <w:jc w:val="both"/>
        <w:rPr>
          <w:szCs w:val="21"/>
        </w:rPr>
      </w:pPr>
      <w:r w:rsidRPr="005A6879">
        <w:rPr>
          <w:szCs w:val="21"/>
        </w:rPr>
        <w:t>Adjustments (identified by ADJUSTMENT) – used for miscellaneous bill adjustments.</w:t>
      </w:r>
    </w:p>
    <w:p w14:paraId="0CBD8748" w14:textId="77777777" w:rsidR="00823448" w:rsidRPr="005A6879" w:rsidRDefault="00823448" w:rsidP="00D6622F">
      <w:pPr>
        <w:numPr>
          <w:ilvl w:val="0"/>
          <w:numId w:val="6"/>
        </w:numPr>
        <w:tabs>
          <w:tab w:val="clear" w:pos="360"/>
          <w:tab w:val="num" w:pos="720"/>
        </w:tabs>
        <w:spacing w:after="120" w:line="240" w:lineRule="auto"/>
        <w:ind w:left="720"/>
        <w:jc w:val="both"/>
        <w:rPr>
          <w:szCs w:val="21"/>
        </w:rPr>
      </w:pPr>
      <w:r w:rsidRPr="005A6879">
        <w:rPr>
          <w:rFonts w:cs="Arial"/>
          <w:szCs w:val="21"/>
        </w:rPr>
        <w:t xml:space="preserve">Bill summary </w:t>
      </w:r>
      <w:r w:rsidRPr="005A6879">
        <w:rPr>
          <w:szCs w:val="21"/>
        </w:rPr>
        <w:t xml:space="preserve">(identified by </w:t>
      </w:r>
      <w:r w:rsidRPr="005A6879">
        <w:rPr>
          <w:rFonts w:cs="Arial"/>
          <w:szCs w:val="21"/>
        </w:rPr>
        <w:t>BILLSUMMARYRECORD)</w:t>
      </w:r>
      <w:r w:rsidRPr="005A6879">
        <w:rPr>
          <w:szCs w:val="21"/>
        </w:rPr>
        <w:t xml:space="preserve"> – used for displaying the summary in bill.</w:t>
      </w:r>
    </w:p>
    <w:p w14:paraId="5DFB9837" w14:textId="77777777" w:rsidR="00017DC2" w:rsidRDefault="00017DC2" w:rsidP="00D6622F">
      <w:pPr>
        <w:jc w:val="both"/>
        <w:rPr>
          <w:b/>
          <w:szCs w:val="21"/>
        </w:rPr>
      </w:pPr>
      <w:r>
        <w:rPr>
          <w:b/>
          <w:szCs w:val="21"/>
        </w:rPr>
        <w:t xml:space="preserve">Note: </w:t>
      </w:r>
      <w:r w:rsidR="00AA5941">
        <w:rPr>
          <w:bCs/>
          <w:szCs w:val="21"/>
        </w:rPr>
        <w:t>The s</w:t>
      </w:r>
      <w:r w:rsidRPr="0069148E">
        <w:rPr>
          <w:bCs/>
          <w:szCs w:val="21"/>
        </w:rPr>
        <w:t xml:space="preserve">ame </w:t>
      </w:r>
      <w:r w:rsidR="00AA5941">
        <w:rPr>
          <w:bCs/>
          <w:szCs w:val="21"/>
        </w:rPr>
        <w:t xml:space="preserve">record types will also apply </w:t>
      </w:r>
      <w:r w:rsidRPr="0069148E">
        <w:rPr>
          <w:bCs/>
          <w:szCs w:val="21"/>
        </w:rPr>
        <w:t xml:space="preserve">for SOTAP </w:t>
      </w:r>
      <w:r w:rsidR="00AA5941">
        <w:rPr>
          <w:bCs/>
          <w:szCs w:val="21"/>
        </w:rPr>
        <w:t xml:space="preserve">for </w:t>
      </w:r>
      <w:r w:rsidRPr="0069148E">
        <w:rPr>
          <w:bCs/>
          <w:szCs w:val="21"/>
        </w:rPr>
        <w:t>Analogue</w:t>
      </w:r>
      <w:r>
        <w:rPr>
          <w:bCs/>
          <w:szCs w:val="21"/>
        </w:rPr>
        <w:t>.</w:t>
      </w:r>
    </w:p>
    <w:p w14:paraId="180B65A0" w14:textId="77777777" w:rsidR="00823448" w:rsidRPr="005A6879" w:rsidRDefault="00823448" w:rsidP="00D6622F">
      <w:pPr>
        <w:jc w:val="both"/>
        <w:rPr>
          <w:szCs w:val="21"/>
        </w:rPr>
      </w:pPr>
      <w:r w:rsidRPr="005A6879">
        <w:rPr>
          <w:b/>
          <w:szCs w:val="21"/>
        </w:rPr>
        <w:t xml:space="preserve">FILE FORMAT </w:t>
      </w:r>
      <w:r w:rsidRPr="00031E8B">
        <w:rPr>
          <w:bCs/>
          <w:szCs w:val="21"/>
        </w:rPr>
        <w:t>(</w:t>
      </w:r>
      <w:r w:rsidRPr="005A6879">
        <w:rPr>
          <w:szCs w:val="21"/>
        </w:rPr>
        <w:t>using | as the delimiter)</w:t>
      </w:r>
    </w:p>
    <w:p w14:paraId="08467755" w14:textId="77777777" w:rsidR="00823448" w:rsidRPr="006C7693" w:rsidRDefault="00823448" w:rsidP="00823448">
      <w:pPr>
        <w:spacing w:after="120" w:line="240" w:lineRule="auto"/>
        <w:jc w:val="both"/>
        <w:rPr>
          <w:rFonts w:cs="Arial"/>
        </w:rPr>
      </w:pPr>
      <w:fldSimple w:instr=" REF _Ref4779524 \r  \* MERGEFORMAT ">
        <w:r>
          <w:t>8.2</w:t>
        </w:r>
      </w:fldSimple>
      <w:r>
        <w:tab/>
      </w:r>
      <w:hyperlink w:anchor="_DESCRIPTION_3" w:history="1">
        <w:r w:rsidRPr="006C7693">
          <w:rPr>
            <w:rStyle w:val="Hyperlink"/>
            <w:rFonts w:cs="Arial"/>
          </w:rPr>
          <w:t>DESCR</w:t>
        </w:r>
        <w:r w:rsidRPr="006C7693">
          <w:rPr>
            <w:rStyle w:val="Hyperlink"/>
            <w:rFonts w:cs="Arial"/>
          </w:rPr>
          <w:t>I</w:t>
        </w:r>
        <w:r w:rsidRPr="006C7693">
          <w:rPr>
            <w:rStyle w:val="Hyperlink"/>
            <w:rFonts w:cs="Arial"/>
          </w:rPr>
          <w:t>P</w:t>
        </w:r>
        <w:r w:rsidRPr="006C7693">
          <w:rPr>
            <w:rStyle w:val="Hyperlink"/>
            <w:rFonts w:cs="Arial"/>
          </w:rPr>
          <w:t>T</w:t>
        </w:r>
        <w:r w:rsidRPr="006C7693">
          <w:rPr>
            <w:rStyle w:val="Hyperlink"/>
            <w:rFonts w:cs="Arial"/>
          </w:rPr>
          <w:t>I</w:t>
        </w:r>
        <w:r w:rsidRPr="006C7693">
          <w:rPr>
            <w:rStyle w:val="Hyperlink"/>
            <w:rFonts w:cs="Arial"/>
          </w:rPr>
          <w:t>ON</w:t>
        </w:r>
      </w:hyperlink>
      <w:r w:rsidRPr="006C7693">
        <w:rPr>
          <w:rFonts w:cs="Arial"/>
        </w:rPr>
        <w:t xml:space="preserve">      </w:t>
      </w:r>
    </w:p>
    <w:p w14:paraId="125CA0F1" w14:textId="77777777" w:rsidR="00823448" w:rsidRPr="006C7693" w:rsidRDefault="00823448" w:rsidP="00823448">
      <w:pPr>
        <w:spacing w:after="120"/>
        <w:jc w:val="both"/>
        <w:rPr>
          <w:rFonts w:cs="Arial"/>
        </w:rPr>
      </w:pPr>
      <w:r>
        <w:fldChar w:fldCharType="begin"/>
      </w:r>
      <w:r>
        <w:instrText xml:space="preserve"> REF _Ref4779530 \r </w:instrText>
      </w:r>
      <w:r>
        <w:fldChar w:fldCharType="separate"/>
      </w:r>
      <w:r>
        <w:t>8.3</w:t>
      </w:r>
      <w:r>
        <w:fldChar w:fldCharType="end"/>
      </w:r>
      <w:r>
        <w:tab/>
      </w:r>
      <w:hyperlink w:anchor="_HEADER_RECORD_4" w:history="1">
        <w:r w:rsidRPr="006C7693">
          <w:rPr>
            <w:rStyle w:val="Hyperlink"/>
            <w:rFonts w:cs="Arial"/>
          </w:rPr>
          <w:t>HEADER</w:t>
        </w:r>
        <w:r w:rsidRPr="006C7693">
          <w:rPr>
            <w:rStyle w:val="Hyperlink"/>
            <w:rFonts w:cs="Arial"/>
          </w:rPr>
          <w:t xml:space="preserve"> </w:t>
        </w:r>
        <w:r w:rsidRPr="006C7693">
          <w:rPr>
            <w:rStyle w:val="Hyperlink"/>
            <w:rFonts w:cs="Arial"/>
          </w:rPr>
          <w:t>R</w:t>
        </w:r>
        <w:r w:rsidRPr="006C7693">
          <w:rPr>
            <w:rStyle w:val="Hyperlink"/>
            <w:rFonts w:cs="Arial"/>
          </w:rPr>
          <w:t>E</w:t>
        </w:r>
        <w:r w:rsidRPr="006C7693">
          <w:rPr>
            <w:rStyle w:val="Hyperlink"/>
            <w:rFonts w:cs="Arial"/>
          </w:rPr>
          <w:t>C</w:t>
        </w:r>
        <w:r w:rsidRPr="006C7693">
          <w:rPr>
            <w:rStyle w:val="Hyperlink"/>
            <w:rFonts w:cs="Arial"/>
          </w:rPr>
          <w:t>O</w:t>
        </w:r>
        <w:r w:rsidRPr="006C7693">
          <w:rPr>
            <w:rStyle w:val="Hyperlink"/>
            <w:rFonts w:cs="Arial"/>
          </w:rPr>
          <w:t>RD</w:t>
        </w:r>
      </w:hyperlink>
      <w:r w:rsidRPr="006C7693">
        <w:rPr>
          <w:rFonts w:cs="Arial"/>
        </w:rPr>
        <w:t xml:space="preserve">                                                                     </w:t>
      </w:r>
    </w:p>
    <w:p w14:paraId="069705B6" w14:textId="77777777" w:rsidR="00823448" w:rsidRPr="006C7693" w:rsidRDefault="00823448" w:rsidP="00823448">
      <w:pPr>
        <w:spacing w:after="120"/>
        <w:jc w:val="both"/>
        <w:rPr>
          <w:rFonts w:cs="Arial"/>
        </w:rPr>
      </w:pPr>
      <w:r>
        <w:fldChar w:fldCharType="begin"/>
      </w:r>
      <w:r>
        <w:instrText xml:space="preserve"> REF _Ref4779535 \r </w:instrText>
      </w:r>
      <w:r>
        <w:fldChar w:fldCharType="separate"/>
      </w:r>
      <w:r>
        <w:t>8.4</w:t>
      </w:r>
      <w:r>
        <w:fldChar w:fldCharType="end"/>
      </w:r>
      <w:r>
        <w:tab/>
      </w:r>
      <w:hyperlink w:anchor="_PRODUCT_CHARGES_RECORD_3" w:history="1">
        <w:r w:rsidRPr="006C7693">
          <w:rPr>
            <w:rStyle w:val="Hyperlink"/>
            <w:rFonts w:cs="Arial"/>
          </w:rPr>
          <w:t>PRODUCT</w:t>
        </w:r>
        <w:r w:rsidRPr="006C7693">
          <w:rPr>
            <w:rStyle w:val="Hyperlink"/>
            <w:rFonts w:cs="Arial"/>
          </w:rPr>
          <w:t xml:space="preserve"> </w:t>
        </w:r>
        <w:r w:rsidRPr="006C7693">
          <w:rPr>
            <w:rStyle w:val="Hyperlink"/>
            <w:rFonts w:cs="Arial"/>
          </w:rPr>
          <w:t>CH</w:t>
        </w:r>
        <w:r w:rsidRPr="006C7693">
          <w:rPr>
            <w:rStyle w:val="Hyperlink"/>
            <w:rFonts w:cs="Arial"/>
          </w:rPr>
          <w:t>A</w:t>
        </w:r>
        <w:r w:rsidRPr="006C7693">
          <w:rPr>
            <w:rStyle w:val="Hyperlink"/>
            <w:rFonts w:cs="Arial"/>
          </w:rPr>
          <w:t>RGE</w:t>
        </w:r>
        <w:r w:rsidRPr="006C7693">
          <w:rPr>
            <w:rStyle w:val="Hyperlink"/>
            <w:rFonts w:cs="Arial"/>
          </w:rPr>
          <w:t>S</w:t>
        </w:r>
        <w:r w:rsidRPr="006C7693">
          <w:rPr>
            <w:rStyle w:val="Hyperlink"/>
            <w:rFonts w:cs="Arial"/>
          </w:rPr>
          <w:t xml:space="preserve"> RECORD</w:t>
        </w:r>
      </w:hyperlink>
      <w:r w:rsidRPr="006C7693">
        <w:rPr>
          <w:rFonts w:cs="Arial"/>
        </w:rPr>
        <w:t xml:space="preserve">                                           </w:t>
      </w:r>
    </w:p>
    <w:p w14:paraId="6AC2C785" w14:textId="77777777" w:rsidR="00823448" w:rsidRPr="006C7693" w:rsidRDefault="00823448" w:rsidP="00823448">
      <w:pPr>
        <w:spacing w:after="120"/>
        <w:jc w:val="both"/>
        <w:rPr>
          <w:rStyle w:val="Hyperlink"/>
          <w:rFonts w:cs="Arial"/>
        </w:rPr>
      </w:pPr>
      <w:r>
        <w:rPr>
          <w:rFonts w:cs="Arial"/>
        </w:rPr>
        <w:fldChar w:fldCharType="begin"/>
      </w:r>
      <w:r>
        <w:rPr>
          <w:rFonts w:cs="Arial"/>
        </w:rPr>
        <w:instrText xml:space="preserve"> REF _Ref4779540 \r </w:instrText>
      </w:r>
      <w:r>
        <w:rPr>
          <w:rFonts w:cs="Arial"/>
        </w:rPr>
        <w:fldChar w:fldCharType="separate"/>
      </w:r>
      <w:r>
        <w:rPr>
          <w:rFonts w:cs="Arial"/>
        </w:rPr>
        <w:t>8.5</w:t>
      </w:r>
      <w:r>
        <w:rPr>
          <w:rFonts w:cs="Arial"/>
        </w:rPr>
        <w:fldChar w:fldCharType="end"/>
      </w:r>
      <w:r>
        <w:rPr>
          <w:rFonts w:cs="Arial"/>
        </w:rPr>
        <w:tab/>
      </w:r>
      <w:r w:rsidRPr="006C7693">
        <w:rPr>
          <w:rFonts w:cs="Arial"/>
        </w:rPr>
        <w:fldChar w:fldCharType="begin"/>
      </w:r>
      <w:r w:rsidR="00585A9B">
        <w:rPr>
          <w:rFonts w:cs="Arial"/>
        </w:rPr>
        <w:instrText>HYPERLINK  \l "_EVENT_CHARGES_RECORD_3"</w:instrText>
      </w:r>
      <w:r w:rsidR="00585A9B" w:rsidRPr="006C7693">
        <w:rPr>
          <w:rFonts w:cs="Arial"/>
        </w:rPr>
      </w:r>
      <w:r w:rsidRPr="006C7693">
        <w:rPr>
          <w:rFonts w:cs="Arial"/>
        </w:rPr>
        <w:fldChar w:fldCharType="separate"/>
      </w:r>
      <w:r w:rsidRPr="006C7693">
        <w:rPr>
          <w:rStyle w:val="Hyperlink"/>
          <w:rFonts w:cs="Arial"/>
        </w:rPr>
        <w:t>EVEN</w:t>
      </w:r>
      <w:r w:rsidRPr="006C7693">
        <w:rPr>
          <w:rStyle w:val="Hyperlink"/>
          <w:rFonts w:cs="Arial"/>
        </w:rPr>
        <w:t>T</w:t>
      </w:r>
      <w:r w:rsidRPr="006C7693">
        <w:rPr>
          <w:rStyle w:val="Hyperlink"/>
          <w:rFonts w:cs="Arial"/>
        </w:rPr>
        <w:t xml:space="preserve"> CHA</w:t>
      </w:r>
      <w:r w:rsidRPr="006C7693">
        <w:rPr>
          <w:rStyle w:val="Hyperlink"/>
          <w:rFonts w:cs="Arial"/>
        </w:rPr>
        <w:t>R</w:t>
      </w:r>
      <w:r w:rsidRPr="006C7693">
        <w:rPr>
          <w:rStyle w:val="Hyperlink"/>
          <w:rFonts w:cs="Arial"/>
        </w:rPr>
        <w:t>GES RECORD</w:t>
      </w:r>
    </w:p>
    <w:p w14:paraId="4D6D2031" w14:textId="77777777" w:rsidR="00823448" w:rsidRPr="006C7693" w:rsidRDefault="00823448" w:rsidP="00823448">
      <w:pPr>
        <w:spacing w:after="120"/>
        <w:jc w:val="both"/>
        <w:rPr>
          <w:rStyle w:val="Hyperlink"/>
          <w:rFonts w:cs="Arial"/>
        </w:rPr>
      </w:pPr>
      <w:r w:rsidRPr="006C7693">
        <w:rPr>
          <w:rFonts w:cs="Arial"/>
        </w:rPr>
        <w:fldChar w:fldCharType="end"/>
      </w:r>
      <w:r>
        <w:rPr>
          <w:rFonts w:cs="Arial"/>
        </w:rPr>
        <w:fldChar w:fldCharType="begin"/>
      </w:r>
      <w:r>
        <w:rPr>
          <w:rFonts w:cs="Arial"/>
        </w:rPr>
        <w:instrText xml:space="preserve"> REF _Ref4779548 \r </w:instrText>
      </w:r>
      <w:r>
        <w:rPr>
          <w:rFonts w:cs="Arial"/>
        </w:rPr>
        <w:fldChar w:fldCharType="separate"/>
      </w:r>
      <w:r>
        <w:rPr>
          <w:rFonts w:cs="Arial"/>
        </w:rPr>
        <w:t>8.6</w:t>
      </w:r>
      <w:r>
        <w:rPr>
          <w:rFonts w:cs="Arial"/>
        </w:rPr>
        <w:fldChar w:fldCharType="end"/>
      </w:r>
      <w:r>
        <w:rPr>
          <w:rFonts w:cs="Arial"/>
        </w:rPr>
        <w:tab/>
      </w:r>
      <w:r w:rsidRPr="006C7693">
        <w:rPr>
          <w:rFonts w:cs="Arial"/>
        </w:rPr>
        <w:fldChar w:fldCharType="begin"/>
      </w:r>
      <w:r w:rsidR="00585A9B">
        <w:rPr>
          <w:rFonts w:cs="Arial"/>
        </w:rPr>
        <w:instrText>HYPERLINK  \l "_ADJUSTMENT_RECORD_3"</w:instrText>
      </w:r>
      <w:r w:rsidR="00585A9B" w:rsidRPr="006C7693">
        <w:rPr>
          <w:rFonts w:cs="Arial"/>
        </w:rPr>
      </w:r>
      <w:r w:rsidRPr="006C7693">
        <w:rPr>
          <w:rFonts w:cs="Arial"/>
        </w:rPr>
        <w:fldChar w:fldCharType="separate"/>
      </w:r>
      <w:r w:rsidRPr="006C7693">
        <w:rPr>
          <w:rStyle w:val="Hyperlink"/>
          <w:rFonts w:cs="Arial"/>
        </w:rPr>
        <w:t>ADJ</w:t>
      </w:r>
      <w:r w:rsidRPr="006C7693">
        <w:rPr>
          <w:rStyle w:val="Hyperlink"/>
          <w:rFonts w:cs="Arial"/>
        </w:rPr>
        <w:t>U</w:t>
      </w:r>
      <w:r w:rsidRPr="006C7693">
        <w:rPr>
          <w:rStyle w:val="Hyperlink"/>
          <w:rFonts w:cs="Arial"/>
        </w:rPr>
        <w:t>STME</w:t>
      </w:r>
      <w:r w:rsidRPr="006C7693">
        <w:rPr>
          <w:rStyle w:val="Hyperlink"/>
          <w:rFonts w:cs="Arial"/>
        </w:rPr>
        <w:t>N</w:t>
      </w:r>
      <w:r w:rsidRPr="006C7693">
        <w:rPr>
          <w:rStyle w:val="Hyperlink"/>
          <w:rFonts w:cs="Arial"/>
        </w:rPr>
        <w:t>TS RECORD</w:t>
      </w:r>
    </w:p>
    <w:p w14:paraId="6E78E0B3" w14:textId="77777777" w:rsidR="00823448" w:rsidRPr="003F016E" w:rsidRDefault="00823448" w:rsidP="00823448">
      <w:pPr>
        <w:spacing w:after="120"/>
        <w:jc w:val="both"/>
        <w:rPr>
          <w:rStyle w:val="Hyperlink"/>
          <w:rFonts w:cs="Arial"/>
        </w:rPr>
      </w:pPr>
      <w:r w:rsidRPr="006C7693">
        <w:rPr>
          <w:rFonts w:cs="Arial"/>
        </w:rPr>
        <w:fldChar w:fldCharType="end"/>
      </w:r>
      <w:r>
        <w:rPr>
          <w:rFonts w:cs="Arial"/>
        </w:rPr>
        <w:fldChar w:fldCharType="begin"/>
      </w:r>
      <w:r>
        <w:rPr>
          <w:rFonts w:cs="Arial"/>
        </w:rPr>
        <w:instrText xml:space="preserve"> REF _Ref4779553 \r </w:instrText>
      </w:r>
      <w:r>
        <w:rPr>
          <w:rFonts w:cs="Arial"/>
        </w:rPr>
        <w:fldChar w:fldCharType="separate"/>
      </w:r>
      <w:r>
        <w:rPr>
          <w:rFonts w:cs="Arial"/>
        </w:rPr>
        <w:t>8.7</w:t>
      </w:r>
      <w:r>
        <w:rPr>
          <w:rFonts w:cs="Arial"/>
        </w:rPr>
        <w:fldChar w:fldCharType="end"/>
      </w:r>
      <w:r>
        <w:rPr>
          <w:rFonts w:cs="Arial"/>
        </w:rPr>
        <w:tab/>
      </w:r>
      <w:r>
        <w:rPr>
          <w:rFonts w:cs="Arial"/>
        </w:rPr>
        <w:fldChar w:fldCharType="begin"/>
      </w:r>
      <w:r w:rsidR="00585A9B">
        <w:rPr>
          <w:rFonts w:cs="Arial"/>
        </w:rPr>
        <w:instrText>HYPERLINK  \l "_BILL_SUMMARY_RECORD_3"</w:instrText>
      </w:r>
      <w:r w:rsidR="00585A9B">
        <w:rPr>
          <w:rFonts w:cs="Arial"/>
        </w:rPr>
      </w:r>
      <w:r>
        <w:rPr>
          <w:rFonts w:cs="Arial"/>
        </w:rPr>
        <w:fldChar w:fldCharType="separate"/>
      </w:r>
      <w:r w:rsidRPr="006C7693">
        <w:rPr>
          <w:rStyle w:val="Hyperlink"/>
          <w:rFonts w:cs="Arial"/>
        </w:rPr>
        <w:t>BILL SUM</w:t>
      </w:r>
      <w:r w:rsidRPr="006C7693">
        <w:rPr>
          <w:rStyle w:val="Hyperlink"/>
          <w:rFonts w:cs="Arial"/>
        </w:rPr>
        <w:t>M</w:t>
      </w:r>
      <w:r w:rsidRPr="006C7693">
        <w:rPr>
          <w:rStyle w:val="Hyperlink"/>
          <w:rFonts w:cs="Arial"/>
        </w:rPr>
        <w:t>ARY</w:t>
      </w:r>
      <w:r w:rsidRPr="006C7693">
        <w:rPr>
          <w:rStyle w:val="Hyperlink"/>
          <w:rFonts w:cs="Arial"/>
        </w:rPr>
        <w:t xml:space="preserve"> </w:t>
      </w:r>
      <w:r w:rsidRPr="006C7693">
        <w:rPr>
          <w:rStyle w:val="Hyperlink"/>
          <w:rFonts w:cs="Arial"/>
        </w:rPr>
        <w:t>RECORD</w:t>
      </w:r>
      <w:r>
        <w:rPr>
          <w:rStyle w:val="Hyperlink"/>
          <w:rFonts w:cs="Arial"/>
        </w:rPr>
        <w:t xml:space="preserve">  </w:t>
      </w:r>
    </w:p>
    <w:p w14:paraId="2E511842" w14:textId="77777777" w:rsidR="00823448" w:rsidRPr="00B52478" w:rsidRDefault="00823448" w:rsidP="00D6622F">
      <w:pPr>
        <w:spacing w:after="120"/>
        <w:jc w:val="both"/>
        <w:rPr>
          <w:rFonts w:cs="Arial"/>
          <w:sz w:val="22"/>
          <w:szCs w:val="22"/>
        </w:rPr>
      </w:pPr>
      <w:r>
        <w:rPr>
          <w:rFonts w:cs="Arial"/>
        </w:rPr>
        <w:fldChar w:fldCharType="end"/>
      </w:r>
      <w:r w:rsidRPr="00976CC6">
        <w:rPr>
          <w:b/>
        </w:rPr>
        <w:t>Note</w:t>
      </w:r>
      <w:r w:rsidRPr="002055C1">
        <w:t xml:space="preserve">: Use the above hyperlinks to </w:t>
      </w:r>
      <w:r w:rsidR="00947E6B">
        <w:t>navigate</w:t>
      </w:r>
      <w:r w:rsidR="00947E6B" w:rsidRPr="002055C1">
        <w:t xml:space="preserve"> </w:t>
      </w:r>
      <w:r w:rsidRPr="002055C1">
        <w:t xml:space="preserve">through </w:t>
      </w:r>
      <w:r w:rsidR="00947E6B">
        <w:t xml:space="preserve">to the </w:t>
      </w:r>
      <w:r w:rsidRPr="002055C1">
        <w:t>desired section. Please move the mouse over the sections and then click control (ctrl) key</w:t>
      </w:r>
      <w:r>
        <w:rPr>
          <w:rFonts w:cs="Arial"/>
          <w:sz w:val="22"/>
          <w:szCs w:val="22"/>
        </w:rPr>
        <w:t xml:space="preserve"> </w:t>
      </w:r>
    </w:p>
    <w:p w14:paraId="781C5EBC" w14:textId="77777777" w:rsidR="00823448" w:rsidRPr="005B4766" w:rsidRDefault="00823448" w:rsidP="00823448">
      <w:pPr>
        <w:jc w:val="both"/>
        <w:rPr>
          <w:rFonts w:cs="Arial"/>
          <w:b/>
          <w:bCs/>
          <w:sz w:val="22"/>
          <w:szCs w:val="22"/>
        </w:rPr>
      </w:pPr>
      <w:bookmarkStart w:id="390" w:name="_Toc205994599"/>
      <w:bookmarkStart w:id="391" w:name="_DESCRIPTION_3"/>
      <w:bookmarkEnd w:id="391"/>
      <w:r w:rsidRPr="005B4766">
        <w:rPr>
          <w:rFonts w:cs="Arial"/>
          <w:b/>
          <w:bCs/>
          <w:sz w:val="22"/>
          <w:szCs w:val="22"/>
        </w:rPr>
        <w:t>****************************************************************</w:t>
      </w:r>
    </w:p>
    <w:p w14:paraId="736B4C6D" w14:textId="77777777" w:rsidR="00823448" w:rsidRPr="005B4766" w:rsidRDefault="00823448" w:rsidP="00823448">
      <w:pPr>
        <w:jc w:val="both"/>
        <w:rPr>
          <w:rFonts w:cs="Arial"/>
          <w:b/>
          <w:bCs/>
          <w:sz w:val="22"/>
          <w:szCs w:val="22"/>
        </w:rPr>
      </w:pPr>
      <w:r w:rsidRPr="005B4766">
        <w:rPr>
          <w:rFonts w:cs="Arial"/>
          <w:b/>
          <w:bCs/>
          <w:sz w:val="22"/>
          <w:szCs w:val="22"/>
        </w:rPr>
        <w:t>*Initial comments*</w:t>
      </w:r>
    </w:p>
    <w:p w14:paraId="765FF4CB" w14:textId="77777777" w:rsidR="00823448" w:rsidRPr="00031E8B" w:rsidRDefault="00823448" w:rsidP="00031E8B">
      <w:pPr>
        <w:jc w:val="both"/>
        <w:rPr>
          <w:rFonts w:cs="Arial"/>
          <w:b/>
          <w:bCs/>
          <w:sz w:val="22"/>
          <w:szCs w:val="22"/>
        </w:rPr>
      </w:pPr>
      <w:r w:rsidRPr="005B4766">
        <w:rPr>
          <w:rFonts w:cs="Arial"/>
          <w:b/>
          <w:bCs/>
          <w:sz w:val="22"/>
          <w:szCs w:val="22"/>
        </w:rPr>
        <w:t>****************************************************************</w:t>
      </w:r>
    </w:p>
    <w:p w14:paraId="5A3F120C" w14:textId="77777777" w:rsidR="00823448" w:rsidRPr="000A3970" w:rsidRDefault="00823448" w:rsidP="00C0485C">
      <w:pPr>
        <w:pStyle w:val="Heading2"/>
      </w:pPr>
      <w:r w:rsidRPr="00870DEA">
        <w:t>DESCRIPTION</w:t>
      </w:r>
      <w:bookmarkEnd w:id="390"/>
    </w:p>
    <w:p w14:paraId="40A42B67" w14:textId="77777777" w:rsidR="00823448" w:rsidRPr="005A6879" w:rsidRDefault="00823448" w:rsidP="00D6622F">
      <w:pPr>
        <w:jc w:val="both"/>
        <w:rPr>
          <w:rFonts w:cs="Arial"/>
          <w:szCs w:val="21"/>
        </w:rPr>
      </w:pPr>
      <w:r w:rsidRPr="005A6879">
        <w:rPr>
          <w:rFonts w:cs="Arial"/>
          <w:szCs w:val="21"/>
        </w:rPr>
        <w:t xml:space="preserve">This </w:t>
      </w:r>
      <w:r w:rsidR="00947E6B">
        <w:rPr>
          <w:rFonts w:cs="Arial"/>
          <w:szCs w:val="21"/>
        </w:rPr>
        <w:t>section</w:t>
      </w:r>
      <w:r w:rsidR="00947E6B" w:rsidRPr="005A6879">
        <w:rPr>
          <w:rFonts w:cs="Arial"/>
          <w:szCs w:val="21"/>
        </w:rPr>
        <w:t xml:space="preserve"> </w:t>
      </w:r>
      <w:r w:rsidRPr="005A6879">
        <w:rPr>
          <w:rFonts w:cs="Arial"/>
          <w:szCs w:val="21"/>
        </w:rPr>
        <w:t xml:space="preserve">describes the layout and </w:t>
      </w:r>
      <w:r w:rsidR="00947E6B" w:rsidRPr="005A6879">
        <w:rPr>
          <w:rFonts w:cs="Arial"/>
          <w:szCs w:val="21"/>
        </w:rPr>
        <w:t>organi</w:t>
      </w:r>
      <w:r w:rsidR="00947E6B">
        <w:rPr>
          <w:rFonts w:cs="Arial"/>
          <w:szCs w:val="21"/>
        </w:rPr>
        <w:t>s</w:t>
      </w:r>
      <w:r w:rsidR="00947E6B" w:rsidRPr="005A6879">
        <w:rPr>
          <w:rFonts w:cs="Arial"/>
          <w:szCs w:val="21"/>
        </w:rPr>
        <w:t xml:space="preserve">ation </w:t>
      </w:r>
      <w:r w:rsidRPr="005A6879">
        <w:rPr>
          <w:rFonts w:cs="Arial"/>
          <w:szCs w:val="21"/>
        </w:rPr>
        <w:t>of the new bill data extract</w:t>
      </w:r>
      <w:r w:rsidR="004B1890">
        <w:rPr>
          <w:rFonts w:cs="Arial"/>
          <w:szCs w:val="21"/>
        </w:rPr>
        <w:t xml:space="preserve"> </w:t>
      </w:r>
      <w:r w:rsidRPr="005A6879">
        <w:rPr>
          <w:rFonts w:cs="Arial"/>
          <w:szCs w:val="21"/>
        </w:rPr>
        <w:t>format(s). The bill data extract format is delivered for information purposes only.</w:t>
      </w:r>
    </w:p>
    <w:p w14:paraId="7521EE79" w14:textId="77777777" w:rsidR="00823448" w:rsidRPr="005A6879" w:rsidRDefault="00823448" w:rsidP="00D6622F">
      <w:pPr>
        <w:jc w:val="both"/>
        <w:rPr>
          <w:szCs w:val="21"/>
        </w:rPr>
      </w:pPr>
      <w:r w:rsidRPr="005A6879">
        <w:rPr>
          <w:rFonts w:cs="Arial"/>
          <w:szCs w:val="21"/>
        </w:rPr>
        <w:t>The taxable invoice is the accompanying rtf document.</w:t>
      </w:r>
    </w:p>
    <w:p w14:paraId="31C692EA" w14:textId="77777777" w:rsidR="00823448" w:rsidRPr="005A6879" w:rsidRDefault="00823448" w:rsidP="00D6622F">
      <w:pPr>
        <w:autoSpaceDE w:val="0"/>
        <w:autoSpaceDN w:val="0"/>
        <w:adjustRightInd w:val="0"/>
        <w:jc w:val="both"/>
        <w:rPr>
          <w:rFonts w:cs="Arial"/>
          <w:b/>
          <w:bCs/>
          <w:szCs w:val="21"/>
        </w:rPr>
      </w:pPr>
      <w:r w:rsidRPr="005A6879">
        <w:rPr>
          <w:rFonts w:cs="Arial"/>
          <w:b/>
          <w:bCs/>
          <w:szCs w:val="21"/>
        </w:rPr>
        <w:t>***************** Details of attributes in a record type *****************</w:t>
      </w:r>
    </w:p>
    <w:p w14:paraId="29FEF7B2" w14:textId="77777777" w:rsidR="00823448" w:rsidRPr="005A6879" w:rsidRDefault="00823448" w:rsidP="00D6622F">
      <w:pPr>
        <w:autoSpaceDE w:val="0"/>
        <w:autoSpaceDN w:val="0"/>
        <w:adjustRightInd w:val="0"/>
        <w:jc w:val="both"/>
        <w:rPr>
          <w:rFonts w:cs="Arial"/>
          <w:szCs w:val="21"/>
        </w:rPr>
      </w:pPr>
      <w:r w:rsidRPr="005A6879">
        <w:rPr>
          <w:rFonts w:cs="Arial"/>
          <w:szCs w:val="21"/>
        </w:rPr>
        <w:t xml:space="preserve">Field Name                          </w:t>
      </w:r>
      <w:r w:rsidRPr="005A6879">
        <w:rPr>
          <w:rFonts w:cs="Arial"/>
          <w:szCs w:val="21"/>
        </w:rPr>
        <w:tab/>
        <w:t xml:space="preserve">: Name of </w:t>
      </w:r>
      <w:r w:rsidR="00947E6B">
        <w:rPr>
          <w:rFonts w:cs="Arial"/>
          <w:szCs w:val="21"/>
        </w:rPr>
        <w:t xml:space="preserve">the </w:t>
      </w:r>
      <w:r w:rsidRPr="005A6879">
        <w:rPr>
          <w:rFonts w:cs="Arial"/>
          <w:szCs w:val="21"/>
        </w:rPr>
        <w:t>data field present in a record of a Backup File.</w:t>
      </w:r>
    </w:p>
    <w:p w14:paraId="35713597" w14:textId="77777777" w:rsidR="00823448" w:rsidRPr="005A6879" w:rsidRDefault="00823448" w:rsidP="00D6622F">
      <w:pPr>
        <w:autoSpaceDE w:val="0"/>
        <w:autoSpaceDN w:val="0"/>
        <w:adjustRightInd w:val="0"/>
        <w:jc w:val="both"/>
        <w:rPr>
          <w:rFonts w:cs="Arial"/>
          <w:szCs w:val="21"/>
        </w:rPr>
      </w:pPr>
      <w:r w:rsidRPr="005A6879">
        <w:rPr>
          <w:rFonts w:cs="Arial"/>
          <w:szCs w:val="21"/>
        </w:rPr>
        <w:t xml:space="preserve">Field No.                             </w:t>
      </w:r>
      <w:r w:rsidRPr="005A6879">
        <w:rPr>
          <w:rFonts w:cs="Arial"/>
          <w:szCs w:val="21"/>
        </w:rPr>
        <w:tab/>
        <w:t xml:space="preserve">: Position of </w:t>
      </w:r>
      <w:r w:rsidR="00947E6B">
        <w:rPr>
          <w:rFonts w:cs="Arial"/>
          <w:szCs w:val="21"/>
        </w:rPr>
        <w:t xml:space="preserve">the </w:t>
      </w:r>
      <w:r w:rsidRPr="005A6879">
        <w:rPr>
          <w:rFonts w:cs="Arial"/>
          <w:szCs w:val="21"/>
        </w:rPr>
        <w:t>data field in a record of a Backup File.</w:t>
      </w:r>
    </w:p>
    <w:p w14:paraId="5321B819" w14:textId="77777777" w:rsidR="00823448" w:rsidRPr="005A6879" w:rsidRDefault="00823448" w:rsidP="00D6622F">
      <w:pPr>
        <w:autoSpaceDE w:val="0"/>
        <w:autoSpaceDN w:val="0"/>
        <w:adjustRightInd w:val="0"/>
        <w:jc w:val="both"/>
        <w:rPr>
          <w:rFonts w:cs="Arial"/>
          <w:szCs w:val="21"/>
        </w:rPr>
      </w:pPr>
      <w:r w:rsidRPr="005A6879">
        <w:rPr>
          <w:rFonts w:cs="Arial"/>
          <w:szCs w:val="21"/>
        </w:rPr>
        <w:t xml:space="preserve">Maximum Field Length         </w:t>
      </w:r>
      <w:r w:rsidRPr="005A6879">
        <w:rPr>
          <w:rFonts w:cs="Arial"/>
          <w:szCs w:val="21"/>
        </w:rPr>
        <w:tab/>
        <w:t xml:space="preserve">: Maximum length of </w:t>
      </w:r>
      <w:r w:rsidR="00947E6B">
        <w:rPr>
          <w:rFonts w:cs="Arial"/>
          <w:szCs w:val="21"/>
        </w:rPr>
        <w:t xml:space="preserve">the </w:t>
      </w:r>
      <w:r w:rsidRPr="005A6879">
        <w:rPr>
          <w:rFonts w:cs="Arial"/>
          <w:szCs w:val="21"/>
        </w:rPr>
        <w:t>data field in the record.</w:t>
      </w:r>
    </w:p>
    <w:p w14:paraId="4FA0738B" w14:textId="77777777" w:rsidR="00823448" w:rsidRPr="005A6879" w:rsidRDefault="00823448" w:rsidP="00320572">
      <w:pPr>
        <w:autoSpaceDE w:val="0"/>
        <w:autoSpaceDN w:val="0"/>
        <w:adjustRightInd w:val="0"/>
        <w:jc w:val="both"/>
        <w:rPr>
          <w:rFonts w:cs="Arial"/>
          <w:szCs w:val="21"/>
        </w:rPr>
      </w:pPr>
      <w:r w:rsidRPr="005A6879">
        <w:rPr>
          <w:rFonts w:cs="Arial"/>
          <w:szCs w:val="21"/>
        </w:rPr>
        <w:t xml:space="preserve">Format                           </w:t>
      </w:r>
      <w:r w:rsidRPr="005A6879">
        <w:rPr>
          <w:rFonts w:cs="Arial"/>
          <w:szCs w:val="21"/>
        </w:rPr>
        <w:tab/>
        <w:t>: Type and format of the data field in the record (for e.g. text, number, date with specified format etc.).</w:t>
      </w:r>
    </w:p>
    <w:p w14:paraId="597D7AE1" w14:textId="77777777" w:rsidR="00823448" w:rsidRPr="00031E8B" w:rsidRDefault="00823448" w:rsidP="003A55D9">
      <w:pPr>
        <w:autoSpaceDE w:val="0"/>
        <w:autoSpaceDN w:val="0"/>
        <w:adjustRightInd w:val="0"/>
        <w:rPr>
          <w:rFonts w:cs="Arial"/>
          <w:b/>
          <w:bCs/>
          <w:sz w:val="22"/>
        </w:rPr>
      </w:pPr>
      <w:r w:rsidRPr="005A6879">
        <w:rPr>
          <w:rFonts w:cs="Arial"/>
          <w:szCs w:val="21"/>
        </w:rPr>
        <w:t xml:space="preserve">Value                                 </w:t>
      </w:r>
      <w:r w:rsidRPr="005A6879">
        <w:rPr>
          <w:rFonts w:cs="Arial"/>
          <w:szCs w:val="21"/>
        </w:rPr>
        <w:tab/>
        <w:t>: Possible value for data</w:t>
      </w:r>
      <w:r w:rsidR="00320572">
        <w:rPr>
          <w:rFonts w:cs="Arial"/>
          <w:szCs w:val="21"/>
        </w:rPr>
        <w:t xml:space="preserve"> </w:t>
      </w:r>
      <w:r w:rsidR="002565AA">
        <w:rPr>
          <w:rFonts w:cs="Arial"/>
          <w:szCs w:val="21"/>
        </w:rPr>
        <w:t>field</w:t>
      </w:r>
      <w:r w:rsidR="003A55D9">
        <w:rPr>
          <w:rFonts w:cs="Arial"/>
          <w:szCs w:val="21"/>
        </w:rPr>
        <w:t>.</w:t>
      </w:r>
      <w:r w:rsidR="00320572">
        <w:rPr>
          <w:rFonts w:cs="Arial"/>
          <w:szCs w:val="21"/>
        </w:rPr>
        <w:t xml:space="preserve"> </w:t>
      </w:r>
      <w:r w:rsidRPr="005B4766">
        <w:rPr>
          <w:rFonts w:cs="Arial"/>
          <w:b/>
          <w:bCs/>
          <w:sz w:val="22"/>
        </w:rPr>
        <w:t>*********************</w:t>
      </w:r>
      <w:r>
        <w:rPr>
          <w:rFonts w:cs="Arial"/>
          <w:b/>
          <w:bCs/>
          <w:sz w:val="22"/>
        </w:rPr>
        <w:t>*******************************************</w:t>
      </w:r>
    </w:p>
    <w:p w14:paraId="3DDFEC58" w14:textId="77777777" w:rsidR="004F74AC" w:rsidRDefault="004F74AC" w:rsidP="00C0485C">
      <w:pPr>
        <w:pStyle w:val="Heading2"/>
      </w:pPr>
      <w:bookmarkStart w:id="392" w:name="_Toc205994600"/>
      <w:bookmarkStart w:id="393" w:name="_HEADER_RECORD_4"/>
      <w:bookmarkEnd w:id="393"/>
      <w:r w:rsidRPr="005B4766">
        <w:t>HEADER RECORD</w:t>
      </w:r>
      <w:bookmarkEnd w:id="392"/>
    </w:p>
    <w:p w14:paraId="527AC74E" w14:textId="77777777" w:rsidR="004F74AC" w:rsidRPr="00C96757" w:rsidRDefault="004F74AC" w:rsidP="00031E8B">
      <w:pPr>
        <w:jc w:val="both"/>
        <w:rPr>
          <w:rFonts w:ascii="Arial" w:hAnsi="Arial"/>
          <w:sz w:val="20"/>
        </w:rPr>
      </w:pPr>
      <w:r w:rsidRPr="00C96757">
        <w:rPr>
          <w:rFonts w:ascii="Arial" w:hAnsi="Arial"/>
          <w:sz w:val="20"/>
        </w:rPr>
        <w:t>The Customer Detail header record will be the first record in the file and will contain the following character separated bill data.</w:t>
      </w:r>
    </w:p>
    <w:p w14:paraId="4B3CE549" w14:textId="77777777" w:rsidR="004F74AC" w:rsidRDefault="004F74AC" w:rsidP="00D6622F">
      <w:pPr>
        <w:rPr>
          <w:b/>
          <w:sz w:val="20"/>
        </w:rPr>
      </w:pPr>
      <w:r w:rsidRPr="008432BB">
        <w:rPr>
          <w:sz w:val="20"/>
        </w:rPr>
        <w:t>Record Type:</w:t>
      </w:r>
      <w:r w:rsidRPr="008432BB">
        <w:rPr>
          <w:b/>
          <w:sz w:val="20"/>
        </w:rPr>
        <w:t xml:space="preserve"> CUSTOMERRECORD</w:t>
      </w:r>
    </w:p>
    <w:tbl>
      <w:tblPr>
        <w:tblW w:w="4785"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97"/>
        <w:gridCol w:w="912"/>
        <w:gridCol w:w="1259"/>
        <w:gridCol w:w="1260"/>
        <w:gridCol w:w="3511"/>
      </w:tblGrid>
      <w:tr w:rsidR="004F74AC" w:rsidRPr="005B4766" w14:paraId="6CC6CAD9" w14:textId="77777777" w:rsidTr="000A2C26">
        <w:tc>
          <w:tcPr>
            <w:tcW w:w="1073" w:type="pct"/>
          </w:tcPr>
          <w:p w14:paraId="7A34F536" w14:textId="77777777" w:rsidR="004F74AC" w:rsidRPr="005B4766" w:rsidRDefault="004F74AC" w:rsidP="00D6622F">
            <w:pPr>
              <w:rPr>
                <w:rFonts w:ascii="Arial" w:hAnsi="Arial"/>
                <w:b/>
                <w:sz w:val="18"/>
                <w:szCs w:val="18"/>
              </w:rPr>
            </w:pPr>
            <w:r w:rsidRPr="005B4766">
              <w:rPr>
                <w:rFonts w:ascii="Arial" w:hAnsi="Arial"/>
                <w:b/>
                <w:sz w:val="18"/>
                <w:szCs w:val="18"/>
              </w:rPr>
              <w:t>Field Name</w:t>
            </w:r>
          </w:p>
        </w:tc>
        <w:tc>
          <w:tcPr>
            <w:tcW w:w="516" w:type="pct"/>
          </w:tcPr>
          <w:p w14:paraId="5CB014B2" w14:textId="77777777" w:rsidR="004F74AC" w:rsidRPr="005B4766" w:rsidRDefault="004F74AC" w:rsidP="00D6622F">
            <w:pPr>
              <w:rPr>
                <w:rFonts w:ascii="Arial" w:hAnsi="Arial"/>
                <w:b/>
                <w:sz w:val="18"/>
                <w:szCs w:val="18"/>
              </w:rPr>
            </w:pPr>
            <w:r w:rsidRPr="005B4766">
              <w:rPr>
                <w:rFonts w:ascii="Arial" w:hAnsi="Arial"/>
                <w:b/>
                <w:sz w:val="18"/>
                <w:szCs w:val="18"/>
              </w:rPr>
              <w:t>Field No</w:t>
            </w:r>
          </w:p>
        </w:tc>
        <w:tc>
          <w:tcPr>
            <w:tcW w:w="712" w:type="pct"/>
          </w:tcPr>
          <w:p w14:paraId="6A16E912" w14:textId="77777777" w:rsidR="004F74AC" w:rsidRPr="005B4766" w:rsidRDefault="004F74AC" w:rsidP="00D6622F">
            <w:pPr>
              <w:rPr>
                <w:rFonts w:ascii="Arial" w:hAnsi="Arial"/>
                <w:b/>
                <w:sz w:val="18"/>
                <w:szCs w:val="18"/>
              </w:rPr>
            </w:pPr>
            <w:r w:rsidRPr="005B4766">
              <w:rPr>
                <w:rFonts w:ascii="Arial" w:hAnsi="Arial"/>
                <w:b/>
                <w:sz w:val="18"/>
                <w:szCs w:val="18"/>
              </w:rPr>
              <w:t xml:space="preserve">Maximum Field Length          </w:t>
            </w:r>
          </w:p>
        </w:tc>
        <w:tc>
          <w:tcPr>
            <w:tcW w:w="713" w:type="pct"/>
          </w:tcPr>
          <w:p w14:paraId="0BF853C6" w14:textId="77777777" w:rsidR="004F74AC" w:rsidRPr="005B4766" w:rsidRDefault="004F74AC" w:rsidP="00D6622F">
            <w:pPr>
              <w:rPr>
                <w:rFonts w:ascii="Arial" w:hAnsi="Arial"/>
                <w:b/>
                <w:sz w:val="18"/>
                <w:szCs w:val="18"/>
              </w:rPr>
            </w:pPr>
            <w:r w:rsidRPr="005B4766">
              <w:rPr>
                <w:rFonts w:ascii="Arial" w:hAnsi="Arial"/>
                <w:b/>
                <w:sz w:val="18"/>
                <w:szCs w:val="18"/>
              </w:rPr>
              <w:t>Format</w:t>
            </w:r>
          </w:p>
        </w:tc>
        <w:tc>
          <w:tcPr>
            <w:tcW w:w="1986" w:type="pct"/>
          </w:tcPr>
          <w:p w14:paraId="50B28C8D" w14:textId="77777777" w:rsidR="004F74AC" w:rsidRPr="005B4766" w:rsidRDefault="004F74AC" w:rsidP="00D6622F">
            <w:pPr>
              <w:rPr>
                <w:rFonts w:ascii="Arial" w:hAnsi="Arial"/>
                <w:b/>
                <w:sz w:val="18"/>
                <w:szCs w:val="18"/>
              </w:rPr>
            </w:pPr>
            <w:r w:rsidRPr="005B4766">
              <w:rPr>
                <w:rFonts w:ascii="Arial" w:hAnsi="Arial"/>
                <w:b/>
                <w:sz w:val="18"/>
                <w:szCs w:val="18"/>
              </w:rPr>
              <w:t>Value</w:t>
            </w:r>
          </w:p>
        </w:tc>
      </w:tr>
      <w:tr w:rsidR="004F74AC" w:rsidRPr="005B4766" w14:paraId="7DB586FF" w14:textId="77777777" w:rsidTr="000A2C26">
        <w:tc>
          <w:tcPr>
            <w:tcW w:w="1073" w:type="pct"/>
          </w:tcPr>
          <w:p w14:paraId="2160C791" w14:textId="77777777" w:rsidR="004F74AC" w:rsidRPr="005B4766" w:rsidRDefault="004F74AC" w:rsidP="00D6622F">
            <w:pPr>
              <w:rPr>
                <w:rFonts w:ascii="Arial" w:hAnsi="Arial"/>
                <w:sz w:val="18"/>
                <w:szCs w:val="18"/>
              </w:rPr>
            </w:pPr>
            <w:r w:rsidRPr="005B4766">
              <w:rPr>
                <w:rFonts w:ascii="Arial" w:hAnsi="Arial"/>
                <w:sz w:val="18"/>
                <w:szCs w:val="18"/>
              </w:rPr>
              <w:t>Record Type</w:t>
            </w:r>
          </w:p>
        </w:tc>
        <w:tc>
          <w:tcPr>
            <w:tcW w:w="516" w:type="pct"/>
          </w:tcPr>
          <w:p w14:paraId="18D4CC56" w14:textId="77777777" w:rsidR="004F74AC" w:rsidRPr="005B4766" w:rsidRDefault="004F74AC" w:rsidP="00D6622F">
            <w:pPr>
              <w:rPr>
                <w:rFonts w:ascii="Arial" w:hAnsi="Arial"/>
                <w:sz w:val="18"/>
                <w:szCs w:val="18"/>
              </w:rPr>
            </w:pPr>
            <w:r w:rsidRPr="005B4766">
              <w:rPr>
                <w:rFonts w:ascii="Arial" w:hAnsi="Arial"/>
                <w:sz w:val="18"/>
                <w:szCs w:val="18"/>
              </w:rPr>
              <w:t>1</w:t>
            </w:r>
          </w:p>
        </w:tc>
        <w:tc>
          <w:tcPr>
            <w:tcW w:w="712" w:type="pct"/>
          </w:tcPr>
          <w:p w14:paraId="36AFBDBC" w14:textId="77777777" w:rsidR="004F74AC" w:rsidRPr="005B4766" w:rsidRDefault="004F74AC" w:rsidP="00D6622F">
            <w:pPr>
              <w:rPr>
                <w:rFonts w:ascii="Arial" w:hAnsi="Arial"/>
                <w:sz w:val="18"/>
                <w:szCs w:val="18"/>
              </w:rPr>
            </w:pPr>
            <w:r>
              <w:rPr>
                <w:rFonts w:ascii="Arial" w:hAnsi="Arial"/>
                <w:sz w:val="18"/>
                <w:szCs w:val="18"/>
              </w:rPr>
              <w:t>255</w:t>
            </w:r>
          </w:p>
        </w:tc>
        <w:tc>
          <w:tcPr>
            <w:tcW w:w="713" w:type="pct"/>
          </w:tcPr>
          <w:p w14:paraId="0F0E9B82" w14:textId="77777777" w:rsidR="004F74AC" w:rsidRPr="005B4766" w:rsidRDefault="004F74AC" w:rsidP="00D6622F">
            <w:pPr>
              <w:rPr>
                <w:rFonts w:ascii="Arial" w:hAnsi="Arial"/>
                <w:sz w:val="18"/>
                <w:szCs w:val="18"/>
              </w:rPr>
            </w:pPr>
            <w:r w:rsidRPr="005B4766">
              <w:rPr>
                <w:rFonts w:ascii="Arial" w:hAnsi="Arial"/>
                <w:sz w:val="18"/>
                <w:szCs w:val="18"/>
              </w:rPr>
              <w:t>Text</w:t>
            </w:r>
          </w:p>
        </w:tc>
        <w:tc>
          <w:tcPr>
            <w:tcW w:w="1986" w:type="pct"/>
          </w:tcPr>
          <w:p w14:paraId="3E708545" w14:textId="77777777" w:rsidR="004F74AC" w:rsidRPr="005B4766" w:rsidRDefault="004F74AC" w:rsidP="00D6622F">
            <w:pPr>
              <w:rPr>
                <w:rFonts w:ascii="Arial" w:hAnsi="Arial"/>
                <w:sz w:val="18"/>
                <w:szCs w:val="18"/>
              </w:rPr>
            </w:pPr>
            <w:r w:rsidRPr="005B4766">
              <w:rPr>
                <w:rFonts w:ascii="Arial" w:hAnsi="Arial"/>
                <w:sz w:val="18"/>
                <w:szCs w:val="18"/>
              </w:rPr>
              <w:t>CUSTOMERRECORD</w:t>
            </w:r>
          </w:p>
        </w:tc>
      </w:tr>
      <w:tr w:rsidR="004F74AC" w:rsidRPr="005B4766" w14:paraId="0865F126" w14:textId="77777777" w:rsidTr="000A2C26">
        <w:tc>
          <w:tcPr>
            <w:tcW w:w="1073" w:type="pct"/>
          </w:tcPr>
          <w:p w14:paraId="3808EA29" w14:textId="77777777" w:rsidR="004F74AC" w:rsidRPr="005B4766" w:rsidRDefault="004F74AC" w:rsidP="00D6622F">
            <w:pPr>
              <w:rPr>
                <w:rFonts w:ascii="Arial" w:hAnsi="Arial"/>
                <w:sz w:val="18"/>
                <w:szCs w:val="18"/>
              </w:rPr>
            </w:pPr>
            <w:r w:rsidRPr="005B4766">
              <w:rPr>
                <w:rFonts w:ascii="Arial" w:hAnsi="Arial"/>
                <w:sz w:val="18"/>
                <w:szCs w:val="18"/>
              </w:rPr>
              <w:t>Geneva customer reference</w:t>
            </w:r>
          </w:p>
        </w:tc>
        <w:tc>
          <w:tcPr>
            <w:tcW w:w="516" w:type="pct"/>
          </w:tcPr>
          <w:p w14:paraId="490BF4BF" w14:textId="77777777" w:rsidR="004F74AC" w:rsidRPr="005B4766" w:rsidRDefault="004F74AC" w:rsidP="00D6622F">
            <w:pPr>
              <w:rPr>
                <w:rFonts w:ascii="Arial" w:hAnsi="Arial"/>
                <w:sz w:val="18"/>
                <w:szCs w:val="18"/>
              </w:rPr>
            </w:pPr>
            <w:r w:rsidRPr="005B4766">
              <w:rPr>
                <w:rFonts w:ascii="Arial" w:hAnsi="Arial"/>
                <w:sz w:val="18"/>
                <w:szCs w:val="18"/>
              </w:rPr>
              <w:t>2</w:t>
            </w:r>
          </w:p>
        </w:tc>
        <w:tc>
          <w:tcPr>
            <w:tcW w:w="712" w:type="pct"/>
          </w:tcPr>
          <w:p w14:paraId="6AB912A9" w14:textId="77777777" w:rsidR="004F74AC" w:rsidRPr="005B4766" w:rsidRDefault="004F74AC" w:rsidP="00D6622F">
            <w:pPr>
              <w:rPr>
                <w:rFonts w:ascii="Arial" w:hAnsi="Arial"/>
                <w:sz w:val="18"/>
                <w:szCs w:val="18"/>
              </w:rPr>
            </w:pPr>
            <w:r w:rsidRPr="005B4766">
              <w:rPr>
                <w:rFonts w:ascii="Arial" w:hAnsi="Arial"/>
                <w:sz w:val="18"/>
                <w:szCs w:val="18"/>
              </w:rPr>
              <w:t>20</w:t>
            </w:r>
          </w:p>
        </w:tc>
        <w:tc>
          <w:tcPr>
            <w:tcW w:w="713" w:type="pct"/>
          </w:tcPr>
          <w:p w14:paraId="590DBDFA" w14:textId="77777777" w:rsidR="004F74AC" w:rsidRPr="005B4766" w:rsidRDefault="004F74AC" w:rsidP="00D6622F">
            <w:pPr>
              <w:rPr>
                <w:rFonts w:ascii="Arial" w:hAnsi="Arial"/>
                <w:sz w:val="18"/>
                <w:szCs w:val="18"/>
              </w:rPr>
            </w:pPr>
            <w:r w:rsidRPr="005B4766">
              <w:rPr>
                <w:rFonts w:ascii="Arial" w:hAnsi="Arial"/>
                <w:sz w:val="18"/>
                <w:szCs w:val="18"/>
              </w:rPr>
              <w:t>Text</w:t>
            </w:r>
          </w:p>
        </w:tc>
        <w:tc>
          <w:tcPr>
            <w:tcW w:w="1986" w:type="pct"/>
          </w:tcPr>
          <w:p w14:paraId="7F3DFED3" w14:textId="77777777" w:rsidR="004F74AC" w:rsidRPr="005B4766" w:rsidRDefault="004F74AC" w:rsidP="00D6622F">
            <w:pPr>
              <w:rPr>
                <w:rFonts w:ascii="Arial" w:hAnsi="Arial"/>
                <w:sz w:val="18"/>
                <w:szCs w:val="18"/>
              </w:rPr>
            </w:pPr>
            <w:r w:rsidRPr="005B4766">
              <w:rPr>
                <w:rFonts w:ascii="Arial" w:hAnsi="Arial"/>
                <w:sz w:val="18"/>
                <w:szCs w:val="18"/>
              </w:rPr>
              <w:t xml:space="preserve">e.g. </w:t>
            </w:r>
            <w:r w:rsidRPr="0069677B">
              <w:rPr>
                <w:rFonts w:ascii="Arial" w:hAnsi="Arial"/>
                <w:sz w:val="18"/>
                <w:szCs w:val="18"/>
              </w:rPr>
              <w:t>SOTAP001</w:t>
            </w:r>
          </w:p>
        </w:tc>
      </w:tr>
      <w:tr w:rsidR="004F74AC" w:rsidRPr="005B4766" w14:paraId="5330ADDE" w14:textId="77777777" w:rsidTr="000A2C26">
        <w:tc>
          <w:tcPr>
            <w:tcW w:w="1073" w:type="pct"/>
          </w:tcPr>
          <w:p w14:paraId="49E0E218" w14:textId="77777777" w:rsidR="004F74AC" w:rsidRPr="005B4766" w:rsidRDefault="004F74AC" w:rsidP="00D6622F">
            <w:pPr>
              <w:rPr>
                <w:rFonts w:ascii="Arial" w:hAnsi="Arial"/>
                <w:sz w:val="18"/>
                <w:szCs w:val="18"/>
              </w:rPr>
            </w:pPr>
            <w:r w:rsidRPr="005B4766">
              <w:rPr>
                <w:rFonts w:ascii="Arial" w:hAnsi="Arial"/>
                <w:sz w:val="18"/>
                <w:szCs w:val="18"/>
              </w:rPr>
              <w:t>Account reference</w:t>
            </w:r>
          </w:p>
        </w:tc>
        <w:tc>
          <w:tcPr>
            <w:tcW w:w="516" w:type="pct"/>
          </w:tcPr>
          <w:p w14:paraId="534EA1C3" w14:textId="77777777" w:rsidR="004F74AC" w:rsidRPr="005B4766" w:rsidRDefault="004F74AC" w:rsidP="00D6622F">
            <w:pPr>
              <w:rPr>
                <w:rFonts w:ascii="Arial" w:hAnsi="Arial"/>
                <w:sz w:val="18"/>
                <w:szCs w:val="18"/>
              </w:rPr>
            </w:pPr>
            <w:r w:rsidRPr="005B4766">
              <w:rPr>
                <w:rFonts w:ascii="Arial" w:hAnsi="Arial"/>
                <w:sz w:val="18"/>
                <w:szCs w:val="18"/>
              </w:rPr>
              <w:t>3</w:t>
            </w:r>
          </w:p>
        </w:tc>
        <w:tc>
          <w:tcPr>
            <w:tcW w:w="712" w:type="pct"/>
          </w:tcPr>
          <w:p w14:paraId="0AA09707" w14:textId="77777777" w:rsidR="004F74AC" w:rsidRPr="005B4766" w:rsidRDefault="004F74AC" w:rsidP="00D6622F">
            <w:pPr>
              <w:rPr>
                <w:rFonts w:ascii="Arial" w:hAnsi="Arial"/>
                <w:sz w:val="18"/>
                <w:szCs w:val="18"/>
              </w:rPr>
            </w:pPr>
            <w:r w:rsidRPr="005B4766">
              <w:rPr>
                <w:rFonts w:ascii="Arial" w:hAnsi="Arial"/>
                <w:sz w:val="18"/>
                <w:szCs w:val="18"/>
              </w:rPr>
              <w:t>20</w:t>
            </w:r>
          </w:p>
        </w:tc>
        <w:tc>
          <w:tcPr>
            <w:tcW w:w="713" w:type="pct"/>
          </w:tcPr>
          <w:p w14:paraId="4DCE8B35" w14:textId="77777777" w:rsidR="004F74AC" w:rsidRPr="005B4766" w:rsidRDefault="004F74AC" w:rsidP="00D6622F">
            <w:pPr>
              <w:rPr>
                <w:rFonts w:ascii="Arial" w:hAnsi="Arial"/>
                <w:sz w:val="18"/>
                <w:szCs w:val="18"/>
              </w:rPr>
            </w:pPr>
            <w:r w:rsidRPr="005B4766">
              <w:rPr>
                <w:rFonts w:ascii="Arial" w:hAnsi="Arial"/>
                <w:sz w:val="18"/>
                <w:szCs w:val="18"/>
              </w:rPr>
              <w:t>Text</w:t>
            </w:r>
          </w:p>
        </w:tc>
        <w:tc>
          <w:tcPr>
            <w:tcW w:w="1986" w:type="pct"/>
          </w:tcPr>
          <w:p w14:paraId="07BF5BC8" w14:textId="77777777" w:rsidR="004F74AC" w:rsidRPr="005B4766" w:rsidRDefault="004F74AC" w:rsidP="00D6622F">
            <w:pPr>
              <w:rPr>
                <w:rFonts w:ascii="Arial" w:hAnsi="Arial"/>
                <w:sz w:val="18"/>
                <w:szCs w:val="18"/>
              </w:rPr>
            </w:pPr>
            <w:r w:rsidRPr="005B4766">
              <w:rPr>
                <w:rFonts w:ascii="Arial" w:hAnsi="Arial"/>
                <w:sz w:val="18"/>
                <w:szCs w:val="18"/>
              </w:rPr>
              <w:t xml:space="preserve">e.g. </w:t>
            </w:r>
            <w:r w:rsidRPr="00295D08">
              <w:rPr>
                <w:rFonts w:ascii="Arial" w:hAnsi="Arial"/>
                <w:sz w:val="18"/>
                <w:szCs w:val="18"/>
              </w:rPr>
              <w:t>GD55811342</w:t>
            </w:r>
          </w:p>
        </w:tc>
      </w:tr>
      <w:tr w:rsidR="004F74AC" w:rsidRPr="005B4766" w14:paraId="1AF2133B" w14:textId="77777777" w:rsidTr="000A2C26">
        <w:tc>
          <w:tcPr>
            <w:tcW w:w="1073" w:type="pct"/>
          </w:tcPr>
          <w:p w14:paraId="0D8B0FEB" w14:textId="77777777" w:rsidR="004F74AC" w:rsidRPr="005B4766" w:rsidRDefault="004F74AC" w:rsidP="00D6622F">
            <w:pPr>
              <w:rPr>
                <w:rFonts w:ascii="Arial" w:hAnsi="Arial"/>
                <w:sz w:val="18"/>
                <w:szCs w:val="18"/>
              </w:rPr>
            </w:pPr>
            <w:r w:rsidRPr="005B4766">
              <w:rPr>
                <w:rFonts w:ascii="Arial" w:hAnsi="Arial"/>
                <w:sz w:val="18"/>
                <w:szCs w:val="18"/>
              </w:rPr>
              <w:t>Invoice reference</w:t>
            </w:r>
          </w:p>
        </w:tc>
        <w:tc>
          <w:tcPr>
            <w:tcW w:w="516" w:type="pct"/>
          </w:tcPr>
          <w:p w14:paraId="2AEE5DEC" w14:textId="77777777" w:rsidR="004F74AC" w:rsidRPr="005B4766" w:rsidRDefault="004F74AC" w:rsidP="00D6622F">
            <w:pPr>
              <w:rPr>
                <w:rFonts w:ascii="Arial" w:hAnsi="Arial"/>
                <w:sz w:val="18"/>
                <w:szCs w:val="18"/>
              </w:rPr>
            </w:pPr>
            <w:r w:rsidRPr="005B4766">
              <w:rPr>
                <w:rFonts w:ascii="Arial" w:hAnsi="Arial"/>
                <w:sz w:val="18"/>
                <w:szCs w:val="18"/>
              </w:rPr>
              <w:t>4</w:t>
            </w:r>
          </w:p>
        </w:tc>
        <w:tc>
          <w:tcPr>
            <w:tcW w:w="712" w:type="pct"/>
          </w:tcPr>
          <w:p w14:paraId="1595FF61" w14:textId="77777777" w:rsidR="004F74AC" w:rsidRPr="005B4766" w:rsidRDefault="004F74AC" w:rsidP="00D6622F">
            <w:pPr>
              <w:rPr>
                <w:rFonts w:ascii="Arial" w:hAnsi="Arial"/>
                <w:sz w:val="18"/>
                <w:szCs w:val="18"/>
              </w:rPr>
            </w:pPr>
            <w:r>
              <w:rPr>
                <w:rFonts w:ascii="Arial" w:hAnsi="Arial"/>
                <w:sz w:val="18"/>
                <w:szCs w:val="18"/>
              </w:rPr>
              <w:t>30</w:t>
            </w:r>
          </w:p>
        </w:tc>
        <w:tc>
          <w:tcPr>
            <w:tcW w:w="713" w:type="pct"/>
          </w:tcPr>
          <w:p w14:paraId="3672DB25" w14:textId="77777777" w:rsidR="004F74AC" w:rsidRPr="005B4766" w:rsidRDefault="004F74AC" w:rsidP="00D6622F">
            <w:pPr>
              <w:rPr>
                <w:rFonts w:ascii="Arial" w:hAnsi="Arial"/>
                <w:sz w:val="18"/>
                <w:szCs w:val="18"/>
              </w:rPr>
            </w:pPr>
            <w:r w:rsidRPr="005B4766">
              <w:rPr>
                <w:rFonts w:ascii="Arial" w:hAnsi="Arial"/>
                <w:sz w:val="18"/>
                <w:szCs w:val="18"/>
              </w:rPr>
              <w:t>Text</w:t>
            </w:r>
          </w:p>
        </w:tc>
        <w:tc>
          <w:tcPr>
            <w:tcW w:w="1986" w:type="pct"/>
          </w:tcPr>
          <w:p w14:paraId="6F4DE90A" w14:textId="77777777" w:rsidR="004F74AC" w:rsidRPr="005B4766" w:rsidRDefault="004F74AC" w:rsidP="00D6622F">
            <w:pPr>
              <w:rPr>
                <w:rFonts w:ascii="Arial" w:hAnsi="Arial"/>
                <w:sz w:val="18"/>
                <w:szCs w:val="18"/>
              </w:rPr>
            </w:pPr>
            <w:r w:rsidRPr="005B4766">
              <w:rPr>
                <w:rFonts w:ascii="Arial" w:hAnsi="Arial"/>
                <w:sz w:val="18"/>
                <w:szCs w:val="18"/>
              </w:rPr>
              <w:t xml:space="preserve">e.g. </w:t>
            </w:r>
            <w:r w:rsidRPr="00295D08">
              <w:rPr>
                <w:rFonts w:ascii="Arial" w:hAnsi="Arial"/>
                <w:sz w:val="18"/>
                <w:szCs w:val="18"/>
              </w:rPr>
              <w:t>GD55811342 M002</w:t>
            </w:r>
          </w:p>
        </w:tc>
      </w:tr>
      <w:tr w:rsidR="004F74AC" w:rsidRPr="005B4766" w14:paraId="3A881CD9" w14:textId="77777777" w:rsidTr="000A2C26">
        <w:tc>
          <w:tcPr>
            <w:tcW w:w="1073" w:type="pct"/>
            <w:tcBorders>
              <w:bottom w:val="nil"/>
            </w:tcBorders>
          </w:tcPr>
          <w:p w14:paraId="53D875CE" w14:textId="77777777" w:rsidR="004F74AC" w:rsidRPr="005B4766" w:rsidRDefault="004F74AC" w:rsidP="00D6622F">
            <w:pPr>
              <w:rPr>
                <w:rFonts w:ascii="Arial" w:hAnsi="Arial"/>
                <w:sz w:val="18"/>
                <w:szCs w:val="18"/>
              </w:rPr>
            </w:pPr>
            <w:r w:rsidRPr="005B4766">
              <w:rPr>
                <w:rFonts w:ascii="Arial" w:hAnsi="Arial"/>
                <w:sz w:val="18"/>
                <w:szCs w:val="18"/>
              </w:rPr>
              <w:t>Bill tax date</w:t>
            </w:r>
          </w:p>
        </w:tc>
        <w:tc>
          <w:tcPr>
            <w:tcW w:w="516" w:type="pct"/>
            <w:tcBorders>
              <w:bottom w:val="nil"/>
            </w:tcBorders>
          </w:tcPr>
          <w:p w14:paraId="322C4298" w14:textId="77777777" w:rsidR="004F74AC" w:rsidRPr="005B4766" w:rsidRDefault="004F74AC" w:rsidP="00D6622F">
            <w:pPr>
              <w:rPr>
                <w:rFonts w:ascii="Arial" w:hAnsi="Arial"/>
                <w:sz w:val="18"/>
                <w:szCs w:val="18"/>
              </w:rPr>
            </w:pPr>
            <w:r w:rsidRPr="005B4766">
              <w:rPr>
                <w:rFonts w:ascii="Arial" w:hAnsi="Arial"/>
                <w:sz w:val="18"/>
                <w:szCs w:val="18"/>
              </w:rPr>
              <w:t>5</w:t>
            </w:r>
          </w:p>
        </w:tc>
        <w:tc>
          <w:tcPr>
            <w:tcW w:w="712" w:type="pct"/>
            <w:tcBorders>
              <w:bottom w:val="nil"/>
            </w:tcBorders>
          </w:tcPr>
          <w:p w14:paraId="67038421" w14:textId="77777777" w:rsidR="004F74AC" w:rsidRPr="005B4766" w:rsidRDefault="004F74AC" w:rsidP="00D6622F">
            <w:pPr>
              <w:rPr>
                <w:rFonts w:ascii="Arial" w:hAnsi="Arial"/>
                <w:sz w:val="18"/>
                <w:szCs w:val="18"/>
              </w:rPr>
            </w:pPr>
            <w:r w:rsidRPr="005B4766">
              <w:rPr>
                <w:rFonts w:ascii="Arial" w:hAnsi="Arial"/>
                <w:sz w:val="18"/>
                <w:szCs w:val="18"/>
              </w:rPr>
              <w:t>DATE</w:t>
            </w:r>
          </w:p>
        </w:tc>
        <w:tc>
          <w:tcPr>
            <w:tcW w:w="713" w:type="pct"/>
            <w:tcBorders>
              <w:bottom w:val="nil"/>
            </w:tcBorders>
          </w:tcPr>
          <w:p w14:paraId="0CF0C7B3" w14:textId="77777777" w:rsidR="004F74AC" w:rsidRPr="005B4766" w:rsidRDefault="004F74AC" w:rsidP="00D6622F">
            <w:pPr>
              <w:rPr>
                <w:rFonts w:ascii="Arial" w:hAnsi="Arial"/>
                <w:sz w:val="18"/>
                <w:szCs w:val="18"/>
              </w:rPr>
            </w:pPr>
            <w:r w:rsidRPr="005B4766">
              <w:rPr>
                <w:rFonts w:ascii="Arial" w:hAnsi="Arial"/>
                <w:sz w:val="18"/>
                <w:szCs w:val="18"/>
              </w:rPr>
              <w:t>YYYYMMDD</w:t>
            </w:r>
          </w:p>
        </w:tc>
        <w:tc>
          <w:tcPr>
            <w:tcW w:w="1986" w:type="pct"/>
            <w:tcBorders>
              <w:bottom w:val="nil"/>
            </w:tcBorders>
          </w:tcPr>
          <w:p w14:paraId="0C29CC1D" w14:textId="77777777" w:rsidR="004F74AC" w:rsidRPr="005B4766" w:rsidRDefault="004F74AC" w:rsidP="00D6622F">
            <w:pPr>
              <w:rPr>
                <w:rFonts w:ascii="Arial" w:hAnsi="Arial"/>
                <w:sz w:val="18"/>
                <w:szCs w:val="18"/>
              </w:rPr>
            </w:pPr>
            <w:r w:rsidRPr="005B4766">
              <w:rPr>
                <w:rFonts w:ascii="Arial" w:hAnsi="Arial"/>
                <w:sz w:val="18"/>
                <w:szCs w:val="18"/>
              </w:rPr>
              <w:t>e.g. 20090101</w:t>
            </w:r>
          </w:p>
        </w:tc>
      </w:tr>
      <w:tr w:rsidR="004F74AC" w:rsidRPr="005B4766" w14:paraId="0E1C8987" w14:textId="77777777" w:rsidTr="000A2C26">
        <w:tc>
          <w:tcPr>
            <w:tcW w:w="1073" w:type="pct"/>
          </w:tcPr>
          <w:p w14:paraId="12C78009" w14:textId="77777777" w:rsidR="004F74AC" w:rsidRPr="005B4766" w:rsidRDefault="004F74AC" w:rsidP="00D6622F">
            <w:pPr>
              <w:rPr>
                <w:rFonts w:ascii="Arial" w:hAnsi="Arial"/>
                <w:sz w:val="18"/>
                <w:szCs w:val="18"/>
              </w:rPr>
            </w:pPr>
            <w:r w:rsidRPr="005B4766">
              <w:rPr>
                <w:rFonts w:ascii="Arial" w:hAnsi="Arial"/>
                <w:sz w:val="18"/>
                <w:szCs w:val="18"/>
              </w:rPr>
              <w:t>Business</w:t>
            </w:r>
            <w:r>
              <w:rPr>
                <w:rFonts w:ascii="Arial" w:hAnsi="Arial"/>
                <w:sz w:val="18"/>
                <w:szCs w:val="18"/>
              </w:rPr>
              <w:t xml:space="preserve"> </w:t>
            </w:r>
            <w:r w:rsidRPr="005B4766">
              <w:rPr>
                <w:rFonts w:ascii="Arial" w:hAnsi="Arial"/>
                <w:sz w:val="18"/>
                <w:szCs w:val="18"/>
              </w:rPr>
              <w:t>name</w:t>
            </w:r>
          </w:p>
        </w:tc>
        <w:tc>
          <w:tcPr>
            <w:tcW w:w="516" w:type="pct"/>
          </w:tcPr>
          <w:p w14:paraId="0A878C86" w14:textId="77777777" w:rsidR="004F74AC" w:rsidRPr="005B4766" w:rsidRDefault="004F74AC" w:rsidP="00D6622F">
            <w:pPr>
              <w:rPr>
                <w:rFonts w:ascii="Arial" w:hAnsi="Arial"/>
                <w:sz w:val="18"/>
                <w:szCs w:val="18"/>
              </w:rPr>
            </w:pPr>
            <w:r w:rsidRPr="005B4766">
              <w:rPr>
                <w:rFonts w:ascii="Arial" w:hAnsi="Arial"/>
                <w:sz w:val="18"/>
                <w:szCs w:val="18"/>
              </w:rPr>
              <w:t>6</w:t>
            </w:r>
          </w:p>
        </w:tc>
        <w:tc>
          <w:tcPr>
            <w:tcW w:w="712" w:type="pct"/>
          </w:tcPr>
          <w:p w14:paraId="0D26AD73" w14:textId="77777777" w:rsidR="004F74AC" w:rsidRPr="005B4766" w:rsidRDefault="004F74AC" w:rsidP="00D6622F">
            <w:pPr>
              <w:rPr>
                <w:rFonts w:ascii="Arial" w:hAnsi="Arial"/>
                <w:sz w:val="18"/>
                <w:szCs w:val="18"/>
              </w:rPr>
            </w:pPr>
            <w:r>
              <w:rPr>
                <w:rFonts w:ascii="Arial" w:hAnsi="Arial"/>
                <w:sz w:val="18"/>
                <w:szCs w:val="18"/>
              </w:rPr>
              <w:t>100</w:t>
            </w:r>
          </w:p>
        </w:tc>
        <w:tc>
          <w:tcPr>
            <w:tcW w:w="713" w:type="pct"/>
          </w:tcPr>
          <w:p w14:paraId="1FD8D42B" w14:textId="77777777" w:rsidR="004F74AC" w:rsidRPr="005B4766" w:rsidRDefault="004F74AC" w:rsidP="00D6622F">
            <w:pPr>
              <w:rPr>
                <w:rFonts w:ascii="Arial" w:hAnsi="Arial"/>
                <w:sz w:val="18"/>
                <w:szCs w:val="18"/>
              </w:rPr>
            </w:pPr>
            <w:r w:rsidRPr="005B4766">
              <w:rPr>
                <w:rFonts w:ascii="Arial" w:hAnsi="Arial"/>
                <w:sz w:val="18"/>
                <w:szCs w:val="18"/>
              </w:rPr>
              <w:t>Text</w:t>
            </w:r>
          </w:p>
        </w:tc>
        <w:tc>
          <w:tcPr>
            <w:tcW w:w="1986" w:type="pct"/>
          </w:tcPr>
          <w:p w14:paraId="5C5042B9" w14:textId="77777777" w:rsidR="004F74AC" w:rsidRPr="005B4766" w:rsidRDefault="004F74AC" w:rsidP="00D6622F">
            <w:pPr>
              <w:rPr>
                <w:rFonts w:ascii="Arial" w:hAnsi="Arial"/>
                <w:sz w:val="18"/>
                <w:szCs w:val="18"/>
              </w:rPr>
            </w:pPr>
            <w:r>
              <w:rPr>
                <w:rFonts w:ascii="Arial" w:hAnsi="Arial"/>
                <w:sz w:val="18"/>
                <w:szCs w:val="18"/>
              </w:rPr>
              <w:t xml:space="preserve">e.g. </w:t>
            </w:r>
            <w:r w:rsidRPr="00DE0EA2">
              <w:rPr>
                <w:rFonts w:ascii="Arial" w:hAnsi="Arial" w:cs="Arial"/>
                <w:sz w:val="18"/>
                <w:szCs w:val="18"/>
              </w:rPr>
              <w:t>ABC COMMUNICATION</w:t>
            </w:r>
          </w:p>
        </w:tc>
      </w:tr>
      <w:tr w:rsidR="004F74AC" w:rsidRPr="005B4766" w14:paraId="043BE791" w14:textId="77777777" w:rsidTr="000A2C26">
        <w:tc>
          <w:tcPr>
            <w:tcW w:w="1073" w:type="pct"/>
          </w:tcPr>
          <w:p w14:paraId="77D4BD1B" w14:textId="77777777" w:rsidR="004F74AC" w:rsidRPr="005B4766" w:rsidRDefault="004F74AC" w:rsidP="00D6622F">
            <w:pPr>
              <w:rPr>
                <w:rFonts w:ascii="Arial" w:hAnsi="Arial"/>
                <w:sz w:val="18"/>
                <w:szCs w:val="18"/>
              </w:rPr>
            </w:pPr>
            <w:r w:rsidRPr="005B4766">
              <w:rPr>
                <w:rFonts w:ascii="Arial" w:hAnsi="Arial"/>
                <w:sz w:val="18"/>
                <w:szCs w:val="18"/>
              </w:rPr>
              <w:t>Address name if available</w:t>
            </w:r>
          </w:p>
        </w:tc>
        <w:tc>
          <w:tcPr>
            <w:tcW w:w="516" w:type="pct"/>
          </w:tcPr>
          <w:p w14:paraId="3767B66F" w14:textId="77777777" w:rsidR="004F74AC" w:rsidRPr="005B4766" w:rsidRDefault="004F74AC" w:rsidP="00D6622F">
            <w:pPr>
              <w:rPr>
                <w:rFonts w:ascii="Arial" w:hAnsi="Arial"/>
                <w:sz w:val="18"/>
                <w:szCs w:val="18"/>
              </w:rPr>
            </w:pPr>
            <w:r w:rsidRPr="005B4766">
              <w:rPr>
                <w:rFonts w:ascii="Arial" w:hAnsi="Arial"/>
                <w:sz w:val="18"/>
                <w:szCs w:val="18"/>
              </w:rPr>
              <w:t>7</w:t>
            </w:r>
          </w:p>
        </w:tc>
        <w:tc>
          <w:tcPr>
            <w:tcW w:w="712" w:type="pct"/>
          </w:tcPr>
          <w:p w14:paraId="20CEA375" w14:textId="77777777" w:rsidR="004F74AC" w:rsidRPr="005B4766" w:rsidRDefault="004F74AC" w:rsidP="00D6622F">
            <w:pPr>
              <w:rPr>
                <w:rFonts w:ascii="Arial" w:hAnsi="Arial"/>
                <w:sz w:val="18"/>
                <w:szCs w:val="18"/>
              </w:rPr>
            </w:pPr>
            <w:r>
              <w:rPr>
                <w:rFonts w:ascii="Arial" w:hAnsi="Arial"/>
                <w:sz w:val="18"/>
                <w:szCs w:val="18"/>
              </w:rPr>
              <w:t>225</w:t>
            </w:r>
          </w:p>
        </w:tc>
        <w:tc>
          <w:tcPr>
            <w:tcW w:w="713" w:type="pct"/>
          </w:tcPr>
          <w:p w14:paraId="32617EE5" w14:textId="77777777" w:rsidR="004F74AC" w:rsidRPr="005B4766" w:rsidRDefault="004F74AC" w:rsidP="00D6622F">
            <w:pPr>
              <w:rPr>
                <w:rFonts w:ascii="Arial" w:hAnsi="Arial"/>
                <w:sz w:val="18"/>
                <w:szCs w:val="18"/>
              </w:rPr>
            </w:pPr>
            <w:r w:rsidRPr="005B4766">
              <w:rPr>
                <w:rFonts w:ascii="Arial" w:hAnsi="Arial"/>
                <w:sz w:val="18"/>
                <w:szCs w:val="18"/>
              </w:rPr>
              <w:t>Text</w:t>
            </w:r>
          </w:p>
        </w:tc>
        <w:tc>
          <w:tcPr>
            <w:tcW w:w="1986" w:type="pct"/>
          </w:tcPr>
          <w:p w14:paraId="614DE44A" w14:textId="77777777" w:rsidR="004F74AC" w:rsidRPr="00DE0EA2" w:rsidRDefault="004F74AC" w:rsidP="00D6622F">
            <w:pPr>
              <w:rPr>
                <w:rFonts w:ascii="Arial" w:hAnsi="Arial" w:cs="Arial"/>
                <w:sz w:val="18"/>
                <w:szCs w:val="18"/>
              </w:rPr>
            </w:pPr>
            <w:r w:rsidRPr="00DE0EA2">
              <w:rPr>
                <w:rFonts w:ascii="Arial" w:hAnsi="Arial" w:cs="Arial"/>
                <w:sz w:val="18"/>
                <w:szCs w:val="18"/>
              </w:rPr>
              <w:t>e.g. Ms C.Taylor</w:t>
            </w:r>
          </w:p>
        </w:tc>
      </w:tr>
      <w:tr w:rsidR="004F74AC" w:rsidRPr="005B4766" w14:paraId="4496DFF9" w14:textId="77777777" w:rsidTr="000A2C26">
        <w:tc>
          <w:tcPr>
            <w:tcW w:w="1073" w:type="pct"/>
          </w:tcPr>
          <w:p w14:paraId="092F62BF" w14:textId="77777777" w:rsidR="004F74AC" w:rsidRPr="005B4766" w:rsidRDefault="004F74AC" w:rsidP="00D6622F">
            <w:pPr>
              <w:rPr>
                <w:rFonts w:ascii="Arial" w:hAnsi="Arial"/>
                <w:sz w:val="18"/>
                <w:szCs w:val="18"/>
              </w:rPr>
            </w:pPr>
            <w:r w:rsidRPr="005B4766">
              <w:rPr>
                <w:rFonts w:ascii="Arial" w:hAnsi="Arial"/>
                <w:sz w:val="18"/>
                <w:szCs w:val="18"/>
              </w:rPr>
              <w:t>First line of address</w:t>
            </w:r>
          </w:p>
        </w:tc>
        <w:tc>
          <w:tcPr>
            <w:tcW w:w="516" w:type="pct"/>
          </w:tcPr>
          <w:p w14:paraId="79EBEE48" w14:textId="77777777" w:rsidR="004F74AC" w:rsidRPr="005B4766" w:rsidRDefault="004F74AC" w:rsidP="00D6622F">
            <w:pPr>
              <w:rPr>
                <w:rFonts w:ascii="Arial" w:hAnsi="Arial"/>
                <w:sz w:val="18"/>
                <w:szCs w:val="18"/>
              </w:rPr>
            </w:pPr>
            <w:r w:rsidRPr="005B4766">
              <w:rPr>
                <w:rFonts w:ascii="Arial" w:hAnsi="Arial"/>
                <w:sz w:val="18"/>
                <w:szCs w:val="18"/>
              </w:rPr>
              <w:t>8</w:t>
            </w:r>
          </w:p>
        </w:tc>
        <w:tc>
          <w:tcPr>
            <w:tcW w:w="712" w:type="pct"/>
          </w:tcPr>
          <w:p w14:paraId="6B21497F" w14:textId="77777777" w:rsidR="004F74AC" w:rsidRPr="005B4766" w:rsidRDefault="004F74AC" w:rsidP="00D6622F">
            <w:pPr>
              <w:rPr>
                <w:rFonts w:ascii="Arial" w:hAnsi="Arial"/>
                <w:sz w:val="18"/>
                <w:szCs w:val="18"/>
              </w:rPr>
            </w:pPr>
            <w:r>
              <w:rPr>
                <w:rFonts w:ascii="Arial" w:hAnsi="Arial"/>
                <w:sz w:val="18"/>
                <w:szCs w:val="18"/>
              </w:rPr>
              <w:t>80</w:t>
            </w:r>
          </w:p>
        </w:tc>
        <w:tc>
          <w:tcPr>
            <w:tcW w:w="713" w:type="pct"/>
          </w:tcPr>
          <w:p w14:paraId="770D8B63" w14:textId="77777777" w:rsidR="004F74AC" w:rsidRPr="005B4766" w:rsidRDefault="004F74AC" w:rsidP="00D6622F">
            <w:pPr>
              <w:rPr>
                <w:rFonts w:ascii="Arial" w:hAnsi="Arial"/>
                <w:sz w:val="18"/>
                <w:szCs w:val="18"/>
              </w:rPr>
            </w:pPr>
            <w:r w:rsidRPr="005B4766">
              <w:rPr>
                <w:rFonts w:ascii="Arial" w:hAnsi="Arial"/>
                <w:sz w:val="18"/>
                <w:szCs w:val="18"/>
              </w:rPr>
              <w:t>Text</w:t>
            </w:r>
          </w:p>
        </w:tc>
        <w:tc>
          <w:tcPr>
            <w:tcW w:w="1986" w:type="pct"/>
          </w:tcPr>
          <w:p w14:paraId="5DA957B7" w14:textId="77777777" w:rsidR="004F74AC" w:rsidRPr="00DE0EA2" w:rsidRDefault="004F74AC" w:rsidP="00D6622F">
            <w:pPr>
              <w:rPr>
                <w:rFonts w:ascii="Arial" w:hAnsi="Arial" w:cs="Arial"/>
                <w:sz w:val="18"/>
                <w:szCs w:val="18"/>
              </w:rPr>
            </w:pPr>
            <w:r w:rsidRPr="00DE0EA2">
              <w:rPr>
                <w:rFonts w:ascii="Arial" w:hAnsi="Arial" w:cs="Arial"/>
                <w:sz w:val="18"/>
                <w:szCs w:val="18"/>
              </w:rPr>
              <w:t xml:space="preserve">e.g. </w:t>
            </w:r>
            <w:r w:rsidRPr="001B73E8">
              <w:rPr>
                <w:rFonts w:ascii="Arial" w:hAnsi="Arial"/>
                <w:sz w:val="18"/>
                <w:szCs w:val="18"/>
              </w:rPr>
              <w:t>Accounts Dept</w:t>
            </w:r>
          </w:p>
        </w:tc>
      </w:tr>
      <w:tr w:rsidR="004F74AC" w:rsidRPr="005B4766" w14:paraId="391276AD" w14:textId="77777777" w:rsidTr="000A2C26">
        <w:tc>
          <w:tcPr>
            <w:tcW w:w="1073" w:type="pct"/>
          </w:tcPr>
          <w:p w14:paraId="6B1B1AC9" w14:textId="77777777" w:rsidR="004F74AC" w:rsidRPr="005B4766" w:rsidRDefault="004F74AC" w:rsidP="00D6622F">
            <w:pPr>
              <w:rPr>
                <w:rFonts w:ascii="Arial" w:hAnsi="Arial"/>
                <w:sz w:val="18"/>
                <w:szCs w:val="18"/>
              </w:rPr>
            </w:pPr>
            <w:r w:rsidRPr="005B4766">
              <w:rPr>
                <w:rFonts w:ascii="Arial" w:hAnsi="Arial"/>
                <w:sz w:val="18"/>
                <w:szCs w:val="18"/>
              </w:rPr>
              <w:t>Post code</w:t>
            </w:r>
          </w:p>
        </w:tc>
        <w:tc>
          <w:tcPr>
            <w:tcW w:w="516" w:type="pct"/>
          </w:tcPr>
          <w:p w14:paraId="09DF8E3A" w14:textId="77777777" w:rsidR="004F74AC" w:rsidRPr="005B4766" w:rsidRDefault="004F74AC" w:rsidP="00D6622F">
            <w:pPr>
              <w:rPr>
                <w:rFonts w:ascii="Arial" w:hAnsi="Arial"/>
                <w:sz w:val="18"/>
                <w:szCs w:val="18"/>
              </w:rPr>
            </w:pPr>
            <w:r w:rsidRPr="005B4766">
              <w:rPr>
                <w:rFonts w:ascii="Arial" w:hAnsi="Arial"/>
                <w:sz w:val="18"/>
                <w:szCs w:val="18"/>
              </w:rPr>
              <w:t>9</w:t>
            </w:r>
          </w:p>
        </w:tc>
        <w:tc>
          <w:tcPr>
            <w:tcW w:w="712" w:type="pct"/>
          </w:tcPr>
          <w:p w14:paraId="60600EA0" w14:textId="77777777" w:rsidR="004F74AC" w:rsidRPr="005B4766" w:rsidRDefault="004F74AC" w:rsidP="00D6622F">
            <w:pPr>
              <w:rPr>
                <w:rFonts w:ascii="Arial" w:hAnsi="Arial"/>
                <w:sz w:val="18"/>
                <w:szCs w:val="18"/>
              </w:rPr>
            </w:pPr>
            <w:r>
              <w:rPr>
                <w:rFonts w:ascii="Arial" w:hAnsi="Arial"/>
                <w:sz w:val="18"/>
                <w:szCs w:val="18"/>
              </w:rPr>
              <w:t>16</w:t>
            </w:r>
          </w:p>
        </w:tc>
        <w:tc>
          <w:tcPr>
            <w:tcW w:w="713" w:type="pct"/>
          </w:tcPr>
          <w:p w14:paraId="601DFBDF" w14:textId="77777777" w:rsidR="004F74AC" w:rsidRPr="005B4766" w:rsidRDefault="004F74AC" w:rsidP="00D6622F">
            <w:pPr>
              <w:rPr>
                <w:rFonts w:ascii="Arial" w:hAnsi="Arial"/>
                <w:sz w:val="18"/>
                <w:szCs w:val="18"/>
              </w:rPr>
            </w:pPr>
            <w:r w:rsidRPr="005B4766">
              <w:rPr>
                <w:rFonts w:ascii="Arial" w:hAnsi="Arial"/>
                <w:sz w:val="18"/>
                <w:szCs w:val="18"/>
              </w:rPr>
              <w:t>Text</w:t>
            </w:r>
          </w:p>
        </w:tc>
        <w:tc>
          <w:tcPr>
            <w:tcW w:w="1986" w:type="pct"/>
          </w:tcPr>
          <w:p w14:paraId="79547B7E" w14:textId="77777777" w:rsidR="004F74AC" w:rsidRPr="00DE0EA2" w:rsidRDefault="004F74AC" w:rsidP="00D6622F">
            <w:pPr>
              <w:rPr>
                <w:rFonts w:ascii="Arial" w:hAnsi="Arial" w:cs="Arial"/>
                <w:sz w:val="18"/>
                <w:szCs w:val="18"/>
              </w:rPr>
            </w:pPr>
            <w:r w:rsidRPr="00DE0EA2">
              <w:rPr>
                <w:rFonts w:ascii="Arial" w:hAnsi="Arial" w:cs="Arial"/>
                <w:sz w:val="18"/>
                <w:szCs w:val="18"/>
              </w:rPr>
              <w:t xml:space="preserve">e.g. </w:t>
            </w:r>
            <w:r w:rsidRPr="007C149B">
              <w:rPr>
                <w:rFonts w:ascii="Arial" w:hAnsi="Arial" w:cs="Arial"/>
                <w:sz w:val="18"/>
                <w:szCs w:val="18"/>
              </w:rPr>
              <w:t>RH6  0PA</w:t>
            </w:r>
          </w:p>
        </w:tc>
      </w:tr>
      <w:tr w:rsidR="004F74AC" w:rsidRPr="00585A9B" w14:paraId="4295CE9D" w14:textId="77777777" w:rsidTr="000A2C26">
        <w:tc>
          <w:tcPr>
            <w:tcW w:w="1073" w:type="pct"/>
          </w:tcPr>
          <w:p w14:paraId="145FA5E3" w14:textId="77777777" w:rsidR="004F74AC" w:rsidRPr="005B4766" w:rsidRDefault="004F74AC" w:rsidP="00D6622F">
            <w:pPr>
              <w:rPr>
                <w:rFonts w:ascii="Arial" w:hAnsi="Arial"/>
                <w:sz w:val="18"/>
                <w:szCs w:val="18"/>
              </w:rPr>
            </w:pPr>
            <w:r w:rsidRPr="005B4766">
              <w:rPr>
                <w:rFonts w:ascii="Arial" w:hAnsi="Arial"/>
                <w:sz w:val="18"/>
                <w:szCs w:val="18"/>
              </w:rPr>
              <w:t>Customer VAT status</w:t>
            </w:r>
          </w:p>
        </w:tc>
        <w:tc>
          <w:tcPr>
            <w:tcW w:w="516" w:type="pct"/>
          </w:tcPr>
          <w:p w14:paraId="346BC38B" w14:textId="77777777" w:rsidR="004F74AC" w:rsidRPr="005B4766" w:rsidRDefault="004F74AC" w:rsidP="00D6622F">
            <w:pPr>
              <w:rPr>
                <w:rFonts w:ascii="Arial" w:hAnsi="Arial"/>
                <w:sz w:val="18"/>
                <w:szCs w:val="18"/>
              </w:rPr>
            </w:pPr>
            <w:r w:rsidRPr="005B4766">
              <w:rPr>
                <w:rFonts w:ascii="Arial" w:hAnsi="Arial"/>
                <w:sz w:val="18"/>
                <w:szCs w:val="18"/>
              </w:rPr>
              <w:t>10</w:t>
            </w:r>
          </w:p>
        </w:tc>
        <w:tc>
          <w:tcPr>
            <w:tcW w:w="712" w:type="pct"/>
          </w:tcPr>
          <w:p w14:paraId="25396950" w14:textId="77777777" w:rsidR="004F74AC" w:rsidRPr="005B4766" w:rsidRDefault="00005A3D" w:rsidP="00D6622F">
            <w:pPr>
              <w:rPr>
                <w:rFonts w:ascii="Arial" w:hAnsi="Arial"/>
                <w:sz w:val="18"/>
                <w:szCs w:val="18"/>
              </w:rPr>
            </w:pPr>
            <w:r>
              <w:rPr>
                <w:rFonts w:ascii="Arial" w:hAnsi="Arial"/>
                <w:sz w:val="18"/>
                <w:szCs w:val="18"/>
              </w:rPr>
              <w:t>2</w:t>
            </w:r>
          </w:p>
        </w:tc>
        <w:tc>
          <w:tcPr>
            <w:tcW w:w="713" w:type="pct"/>
          </w:tcPr>
          <w:p w14:paraId="2689F649" w14:textId="77777777" w:rsidR="004F74AC" w:rsidRPr="005B4766" w:rsidRDefault="002565AA" w:rsidP="00D6622F">
            <w:pPr>
              <w:rPr>
                <w:rFonts w:ascii="Arial" w:hAnsi="Arial"/>
                <w:sz w:val="18"/>
                <w:szCs w:val="18"/>
              </w:rPr>
            </w:pPr>
            <w:r>
              <w:rPr>
                <w:rFonts w:ascii="Arial" w:hAnsi="Arial"/>
                <w:sz w:val="18"/>
                <w:szCs w:val="18"/>
              </w:rPr>
              <w:t>Num</w:t>
            </w:r>
          </w:p>
        </w:tc>
        <w:tc>
          <w:tcPr>
            <w:tcW w:w="1986" w:type="pct"/>
            <w:tcBorders>
              <w:bottom w:val="nil"/>
            </w:tcBorders>
          </w:tcPr>
          <w:p w14:paraId="15BA084B" w14:textId="77777777" w:rsidR="004F74AC" w:rsidRPr="00585A9B" w:rsidRDefault="004F74AC" w:rsidP="00D6622F">
            <w:pPr>
              <w:rPr>
                <w:rFonts w:ascii="Arial" w:hAnsi="Arial"/>
                <w:sz w:val="18"/>
                <w:szCs w:val="18"/>
                <w:lang w:val="sv-SE"/>
              </w:rPr>
            </w:pPr>
            <w:r w:rsidRPr="00585A9B">
              <w:rPr>
                <w:rFonts w:ascii="Arial" w:hAnsi="Arial"/>
                <w:sz w:val="18"/>
                <w:szCs w:val="18"/>
                <w:lang w:val="sv-SE"/>
              </w:rPr>
              <w:t>e.g.</w:t>
            </w:r>
          </w:p>
          <w:p w14:paraId="1CDCDA73" w14:textId="77777777" w:rsidR="004F74AC" w:rsidRPr="00585A9B" w:rsidRDefault="004F74AC" w:rsidP="00D6622F">
            <w:pPr>
              <w:rPr>
                <w:rFonts w:ascii="Arial" w:hAnsi="Arial"/>
                <w:sz w:val="18"/>
                <w:szCs w:val="18"/>
                <w:lang w:val="sv-SE"/>
              </w:rPr>
            </w:pPr>
            <w:r w:rsidRPr="00585A9B">
              <w:rPr>
                <w:rFonts w:ascii="Arial" w:hAnsi="Arial"/>
                <w:sz w:val="18"/>
                <w:szCs w:val="18"/>
                <w:lang w:val="sv-SE"/>
              </w:rPr>
              <w:t>1 = Standard</w:t>
            </w:r>
          </w:p>
          <w:p w14:paraId="5FB51FE7" w14:textId="77777777" w:rsidR="004F74AC" w:rsidRPr="00585A9B" w:rsidRDefault="004F74AC" w:rsidP="00D6622F">
            <w:pPr>
              <w:rPr>
                <w:rFonts w:ascii="Arial" w:hAnsi="Arial"/>
                <w:sz w:val="18"/>
                <w:szCs w:val="18"/>
                <w:lang w:val="sv-SE"/>
              </w:rPr>
            </w:pPr>
            <w:r w:rsidRPr="00585A9B">
              <w:rPr>
                <w:rFonts w:ascii="Arial" w:hAnsi="Arial"/>
                <w:sz w:val="18"/>
                <w:szCs w:val="18"/>
                <w:lang w:val="sv-SE"/>
              </w:rPr>
              <w:t>2 = VAT exempt</w:t>
            </w:r>
          </w:p>
        </w:tc>
      </w:tr>
      <w:tr w:rsidR="004F74AC" w:rsidRPr="005B4766" w14:paraId="6817B092" w14:textId="77777777" w:rsidTr="000A2C26">
        <w:tc>
          <w:tcPr>
            <w:tcW w:w="1073" w:type="pct"/>
          </w:tcPr>
          <w:p w14:paraId="082433E1" w14:textId="77777777" w:rsidR="004F74AC" w:rsidRPr="005B4766" w:rsidRDefault="004F74AC" w:rsidP="00D6622F">
            <w:pPr>
              <w:rPr>
                <w:rFonts w:ascii="Arial" w:hAnsi="Arial"/>
                <w:sz w:val="18"/>
                <w:szCs w:val="18"/>
              </w:rPr>
            </w:pPr>
            <w:r w:rsidRPr="005B4766">
              <w:rPr>
                <w:rFonts w:ascii="Arial" w:hAnsi="Arial"/>
                <w:sz w:val="18"/>
                <w:szCs w:val="18"/>
              </w:rPr>
              <w:t xml:space="preserve">Bill Type </w:t>
            </w:r>
          </w:p>
        </w:tc>
        <w:tc>
          <w:tcPr>
            <w:tcW w:w="516" w:type="pct"/>
          </w:tcPr>
          <w:p w14:paraId="6FE70638" w14:textId="77777777" w:rsidR="004F74AC" w:rsidRPr="005B4766" w:rsidRDefault="004F74AC" w:rsidP="00D6622F">
            <w:pPr>
              <w:rPr>
                <w:rFonts w:ascii="Arial" w:hAnsi="Arial"/>
                <w:sz w:val="18"/>
                <w:szCs w:val="18"/>
              </w:rPr>
            </w:pPr>
            <w:r w:rsidRPr="005B4766">
              <w:rPr>
                <w:rFonts w:ascii="Arial" w:hAnsi="Arial"/>
                <w:sz w:val="18"/>
                <w:szCs w:val="18"/>
              </w:rPr>
              <w:t>11</w:t>
            </w:r>
          </w:p>
        </w:tc>
        <w:tc>
          <w:tcPr>
            <w:tcW w:w="712" w:type="pct"/>
          </w:tcPr>
          <w:p w14:paraId="0CE67720" w14:textId="77777777" w:rsidR="004F74AC" w:rsidRPr="005B4766" w:rsidRDefault="004F74AC" w:rsidP="00D6622F">
            <w:pPr>
              <w:rPr>
                <w:rFonts w:ascii="Arial" w:hAnsi="Arial"/>
                <w:sz w:val="18"/>
                <w:szCs w:val="18"/>
              </w:rPr>
            </w:pPr>
            <w:r>
              <w:rPr>
                <w:rFonts w:ascii="Arial" w:hAnsi="Arial"/>
                <w:sz w:val="18"/>
                <w:szCs w:val="18"/>
              </w:rPr>
              <w:t>9</w:t>
            </w:r>
          </w:p>
        </w:tc>
        <w:tc>
          <w:tcPr>
            <w:tcW w:w="713" w:type="pct"/>
          </w:tcPr>
          <w:p w14:paraId="0074C5F2" w14:textId="77777777" w:rsidR="004F74AC" w:rsidRPr="00CA21F2" w:rsidRDefault="004F74AC" w:rsidP="00D6622F">
            <w:pPr>
              <w:rPr>
                <w:rFonts w:ascii="Arial" w:hAnsi="Arial" w:cs="Arial"/>
                <w:sz w:val="18"/>
                <w:szCs w:val="18"/>
              </w:rPr>
            </w:pPr>
            <w:r w:rsidRPr="00CA21F2">
              <w:rPr>
                <w:rFonts w:ascii="Arial" w:hAnsi="Arial" w:cs="Arial"/>
                <w:sz w:val="18"/>
                <w:szCs w:val="18"/>
              </w:rPr>
              <w:t>Text</w:t>
            </w:r>
          </w:p>
        </w:tc>
        <w:tc>
          <w:tcPr>
            <w:tcW w:w="1986" w:type="pct"/>
          </w:tcPr>
          <w:p w14:paraId="1ADA74B0" w14:textId="77777777" w:rsidR="004F74AC" w:rsidRDefault="004F74AC" w:rsidP="00D6622F">
            <w:pPr>
              <w:autoSpaceDE w:val="0"/>
              <w:autoSpaceDN w:val="0"/>
              <w:adjustRightInd w:val="0"/>
              <w:rPr>
                <w:rFonts w:ascii="Arial" w:hAnsi="Arial" w:cs="Arial"/>
                <w:sz w:val="18"/>
                <w:szCs w:val="18"/>
              </w:rPr>
            </w:pPr>
            <w:r>
              <w:rPr>
                <w:rFonts w:ascii="Arial" w:hAnsi="Arial" w:cs="Arial"/>
                <w:sz w:val="18"/>
                <w:szCs w:val="18"/>
              </w:rPr>
              <w:t>e.g.</w:t>
            </w:r>
          </w:p>
          <w:p w14:paraId="49BB3803" w14:textId="77777777" w:rsidR="004F74AC" w:rsidRPr="00C96757" w:rsidRDefault="004F74AC" w:rsidP="00D6622F">
            <w:pPr>
              <w:rPr>
                <w:rFonts w:ascii="Arial" w:hAnsi="Arial"/>
                <w:sz w:val="20"/>
              </w:rPr>
            </w:pPr>
            <w:r>
              <w:rPr>
                <w:rFonts w:ascii="Arial" w:hAnsi="Arial"/>
                <w:sz w:val="20"/>
              </w:rPr>
              <w:t>1=</w:t>
            </w:r>
            <w:r w:rsidRPr="00C96757">
              <w:rPr>
                <w:rFonts w:ascii="Arial" w:hAnsi="Arial"/>
                <w:sz w:val="20"/>
              </w:rPr>
              <w:t>Periodic</w:t>
            </w:r>
            <w:r w:rsidRPr="00C96757">
              <w:rPr>
                <w:rFonts w:ascii="Arial" w:hAnsi="Arial"/>
                <w:sz w:val="20"/>
              </w:rPr>
              <w:tab/>
            </w:r>
          </w:p>
          <w:p w14:paraId="2E60B9A6" w14:textId="77777777" w:rsidR="004F74AC" w:rsidRPr="00C96757" w:rsidRDefault="004F74AC" w:rsidP="00D6622F">
            <w:pPr>
              <w:rPr>
                <w:rFonts w:ascii="Arial" w:hAnsi="Arial"/>
                <w:sz w:val="20"/>
              </w:rPr>
            </w:pPr>
            <w:r>
              <w:rPr>
                <w:rFonts w:ascii="Arial" w:hAnsi="Arial"/>
                <w:sz w:val="20"/>
              </w:rPr>
              <w:t>2=</w:t>
            </w:r>
            <w:r w:rsidRPr="00C96757">
              <w:rPr>
                <w:rFonts w:ascii="Arial" w:hAnsi="Arial"/>
                <w:sz w:val="20"/>
              </w:rPr>
              <w:t>Interim</w:t>
            </w:r>
          </w:p>
          <w:p w14:paraId="4FBEDC56" w14:textId="77777777" w:rsidR="004F74AC" w:rsidRPr="00CA21F2" w:rsidRDefault="004F74AC" w:rsidP="00DB7005">
            <w:r>
              <w:rPr>
                <w:rFonts w:ascii="Arial" w:hAnsi="Arial"/>
                <w:sz w:val="20"/>
              </w:rPr>
              <w:t>5=</w:t>
            </w:r>
            <w:r w:rsidRPr="00C96757">
              <w:rPr>
                <w:rFonts w:ascii="Arial" w:hAnsi="Arial"/>
                <w:sz w:val="20"/>
              </w:rPr>
              <w:t>VAT Credit</w:t>
            </w:r>
          </w:p>
        </w:tc>
      </w:tr>
      <w:tr w:rsidR="004F74AC" w:rsidRPr="005B4766" w14:paraId="3AD3FAF2" w14:textId="77777777" w:rsidTr="000A2C26">
        <w:tc>
          <w:tcPr>
            <w:tcW w:w="1073" w:type="pct"/>
          </w:tcPr>
          <w:p w14:paraId="6FDDCF5E" w14:textId="77777777" w:rsidR="004F74AC" w:rsidRPr="005B4766" w:rsidRDefault="004F74AC" w:rsidP="00D6622F">
            <w:pPr>
              <w:rPr>
                <w:rFonts w:ascii="Arial" w:hAnsi="Arial"/>
                <w:sz w:val="18"/>
                <w:szCs w:val="18"/>
              </w:rPr>
            </w:pPr>
            <w:r w:rsidRPr="005B4766">
              <w:rPr>
                <w:rFonts w:ascii="Arial" w:hAnsi="Arial"/>
                <w:sz w:val="18"/>
                <w:szCs w:val="18"/>
              </w:rPr>
              <w:t>Bill title or service name</w:t>
            </w:r>
          </w:p>
        </w:tc>
        <w:tc>
          <w:tcPr>
            <w:tcW w:w="516" w:type="pct"/>
          </w:tcPr>
          <w:p w14:paraId="2B692C6E" w14:textId="77777777" w:rsidR="004F74AC" w:rsidRPr="005B4766" w:rsidRDefault="004F74AC" w:rsidP="00D6622F">
            <w:pPr>
              <w:rPr>
                <w:rFonts w:ascii="Arial" w:hAnsi="Arial"/>
                <w:sz w:val="18"/>
                <w:szCs w:val="18"/>
              </w:rPr>
            </w:pPr>
            <w:r w:rsidRPr="005B4766">
              <w:rPr>
                <w:rFonts w:ascii="Arial" w:hAnsi="Arial"/>
                <w:sz w:val="18"/>
                <w:szCs w:val="18"/>
              </w:rPr>
              <w:t>12</w:t>
            </w:r>
          </w:p>
        </w:tc>
        <w:tc>
          <w:tcPr>
            <w:tcW w:w="712" w:type="pct"/>
          </w:tcPr>
          <w:p w14:paraId="7CDA455C" w14:textId="77777777" w:rsidR="004F74AC" w:rsidRPr="005B4766" w:rsidRDefault="004F74AC" w:rsidP="00D6622F">
            <w:pPr>
              <w:rPr>
                <w:rFonts w:ascii="Arial" w:hAnsi="Arial"/>
                <w:sz w:val="18"/>
                <w:szCs w:val="18"/>
              </w:rPr>
            </w:pPr>
            <w:r>
              <w:rPr>
                <w:rFonts w:ascii="Arial" w:hAnsi="Arial"/>
                <w:sz w:val="18"/>
                <w:szCs w:val="18"/>
              </w:rPr>
              <w:t>80</w:t>
            </w:r>
          </w:p>
        </w:tc>
        <w:tc>
          <w:tcPr>
            <w:tcW w:w="713" w:type="pct"/>
          </w:tcPr>
          <w:p w14:paraId="5CA3CC9C" w14:textId="77777777" w:rsidR="004F74AC" w:rsidRPr="005B4766" w:rsidRDefault="004F74AC" w:rsidP="00D6622F">
            <w:pPr>
              <w:rPr>
                <w:rFonts w:ascii="Arial" w:hAnsi="Arial"/>
                <w:sz w:val="18"/>
                <w:szCs w:val="18"/>
              </w:rPr>
            </w:pPr>
            <w:r w:rsidRPr="005B4766">
              <w:rPr>
                <w:rFonts w:ascii="Arial" w:hAnsi="Arial"/>
                <w:sz w:val="18"/>
                <w:szCs w:val="18"/>
              </w:rPr>
              <w:t>Text</w:t>
            </w:r>
          </w:p>
        </w:tc>
        <w:tc>
          <w:tcPr>
            <w:tcW w:w="1986" w:type="pct"/>
          </w:tcPr>
          <w:p w14:paraId="12ED75FC" w14:textId="77777777" w:rsidR="004F74AC" w:rsidRPr="00CA21F2" w:rsidRDefault="004F74AC" w:rsidP="00D6622F">
            <w:pPr>
              <w:rPr>
                <w:rFonts w:ascii="Arial" w:hAnsi="Arial" w:cs="Arial"/>
                <w:sz w:val="18"/>
                <w:szCs w:val="18"/>
              </w:rPr>
            </w:pPr>
            <w:r>
              <w:rPr>
                <w:rFonts w:ascii="Arial" w:hAnsi="Arial" w:cs="Arial"/>
                <w:sz w:val="18"/>
                <w:szCs w:val="18"/>
              </w:rPr>
              <w:t xml:space="preserve">e.g. </w:t>
            </w:r>
            <w:r w:rsidR="00275DB5" w:rsidRPr="00275DB5">
              <w:rPr>
                <w:rFonts w:ascii="Arial" w:hAnsi="Arial" w:cs="Arial"/>
                <w:sz w:val="18"/>
                <w:szCs w:val="18"/>
              </w:rPr>
              <w:t>Openreach_LLU SOTAP</w:t>
            </w:r>
          </w:p>
        </w:tc>
      </w:tr>
    </w:tbl>
    <w:p w14:paraId="714EEACE" w14:textId="77777777" w:rsidR="004F74AC" w:rsidRPr="00031E8B" w:rsidRDefault="004F74AC" w:rsidP="00031E8B">
      <w:pPr>
        <w:jc w:val="both"/>
        <w:rPr>
          <w:rFonts w:ascii="Arial" w:hAnsi="Arial"/>
          <w:sz w:val="18"/>
          <w:szCs w:val="18"/>
        </w:rPr>
      </w:pPr>
      <w:r w:rsidRPr="00C96757">
        <w:rPr>
          <w:rFonts w:ascii="Arial" w:hAnsi="Arial"/>
          <w:sz w:val="20"/>
        </w:rPr>
        <w:t xml:space="preserve">This header record uses the standard format for header records for other services being billed on </w:t>
      </w:r>
      <w:r>
        <w:rPr>
          <w:rFonts w:ascii="Arial" w:hAnsi="Arial"/>
          <w:sz w:val="20"/>
        </w:rPr>
        <w:t>Atlantis</w:t>
      </w:r>
    </w:p>
    <w:p w14:paraId="7B92D951" w14:textId="77777777" w:rsidR="00823448" w:rsidRPr="00031E8B" w:rsidRDefault="00823448" w:rsidP="00C0485C">
      <w:pPr>
        <w:pStyle w:val="Heading2"/>
      </w:pPr>
      <w:bookmarkStart w:id="394" w:name="_Toc205994601"/>
      <w:bookmarkStart w:id="395" w:name="_PRODUCT_CHARGES_RECORD_3"/>
      <w:bookmarkEnd w:id="395"/>
      <w:r w:rsidRPr="00C0485C">
        <w:rPr>
          <w:rFonts w:ascii="Arial" w:hAnsi="Arial"/>
          <w:sz w:val="22"/>
        </w:rPr>
        <w:t>PRODUCT CHARGES RECORD</w:t>
      </w:r>
      <w:bookmarkEnd w:id="394"/>
    </w:p>
    <w:p w14:paraId="4BA7FBA0" w14:textId="77777777" w:rsidR="00823448" w:rsidRPr="005B5DBC" w:rsidRDefault="00823448" w:rsidP="00031E8B">
      <w:pPr>
        <w:jc w:val="both"/>
        <w:rPr>
          <w:rFonts w:ascii="Arial" w:hAnsi="Arial"/>
          <w:sz w:val="20"/>
        </w:rPr>
      </w:pPr>
      <w:r w:rsidRPr="005B5DBC">
        <w:rPr>
          <w:rFonts w:ascii="Arial" w:hAnsi="Arial"/>
          <w:sz w:val="20"/>
        </w:rPr>
        <w:t xml:space="preserve">The following product </w:t>
      </w:r>
      <w:r w:rsidR="002565AA">
        <w:rPr>
          <w:rFonts w:ascii="Arial" w:hAnsi="Arial"/>
          <w:sz w:val="20"/>
        </w:rPr>
        <w:t>charges</w:t>
      </w:r>
      <w:r w:rsidRPr="005B5DBC">
        <w:rPr>
          <w:rFonts w:ascii="Arial" w:hAnsi="Arial"/>
          <w:sz w:val="20"/>
        </w:rPr>
        <w:t xml:space="preserve"> record will be included in the data file and will contain the following character separated bill data.</w:t>
      </w:r>
    </w:p>
    <w:p w14:paraId="066D0511" w14:textId="77777777" w:rsidR="00823448" w:rsidRDefault="00823448" w:rsidP="00D6622F">
      <w:pPr>
        <w:rPr>
          <w:b/>
          <w:sz w:val="20"/>
        </w:rPr>
      </w:pPr>
      <w:r w:rsidRPr="008432BB">
        <w:rPr>
          <w:sz w:val="20"/>
        </w:rPr>
        <w:t>Record Type:</w:t>
      </w:r>
      <w:r w:rsidRPr="008432BB">
        <w:rPr>
          <w:b/>
          <w:sz w:val="20"/>
        </w:rPr>
        <w:t xml:space="preserve"> PRODUCTCHARGE</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41"/>
        <w:gridCol w:w="74"/>
        <w:gridCol w:w="887"/>
        <w:gridCol w:w="37"/>
        <w:gridCol w:w="1348"/>
        <w:gridCol w:w="33"/>
        <w:gridCol w:w="1330"/>
        <w:gridCol w:w="76"/>
        <w:gridCol w:w="2372"/>
        <w:gridCol w:w="33"/>
        <w:gridCol w:w="1505"/>
      </w:tblGrid>
      <w:tr w:rsidR="00823448" w:rsidRPr="005B4766" w14:paraId="4877E6AF" w14:textId="77777777" w:rsidTr="000A2C26">
        <w:trPr>
          <w:tblHeader/>
        </w:trPr>
        <w:tc>
          <w:tcPr>
            <w:tcW w:w="874" w:type="pct"/>
            <w:gridSpan w:val="2"/>
          </w:tcPr>
          <w:p w14:paraId="1F680BC9" w14:textId="77777777" w:rsidR="00823448" w:rsidRPr="005B4766" w:rsidRDefault="00823448" w:rsidP="00D6622F">
            <w:pPr>
              <w:rPr>
                <w:rFonts w:ascii="Arial" w:hAnsi="Arial"/>
                <w:b/>
                <w:sz w:val="18"/>
                <w:szCs w:val="18"/>
              </w:rPr>
            </w:pPr>
            <w:r w:rsidRPr="005B4766">
              <w:rPr>
                <w:rFonts w:ascii="Arial" w:hAnsi="Arial"/>
                <w:b/>
                <w:sz w:val="18"/>
                <w:szCs w:val="18"/>
              </w:rPr>
              <w:t>Field Name</w:t>
            </w:r>
          </w:p>
        </w:tc>
        <w:tc>
          <w:tcPr>
            <w:tcW w:w="480" w:type="pct"/>
          </w:tcPr>
          <w:p w14:paraId="7598D0BE" w14:textId="77777777" w:rsidR="00823448" w:rsidRPr="005B4766" w:rsidRDefault="00823448" w:rsidP="00D6622F">
            <w:pPr>
              <w:rPr>
                <w:rFonts w:ascii="Arial" w:hAnsi="Arial"/>
                <w:b/>
                <w:sz w:val="18"/>
                <w:szCs w:val="18"/>
              </w:rPr>
            </w:pPr>
            <w:r w:rsidRPr="005B4766">
              <w:rPr>
                <w:rFonts w:ascii="Arial" w:hAnsi="Arial"/>
                <w:b/>
                <w:sz w:val="18"/>
                <w:szCs w:val="18"/>
              </w:rPr>
              <w:t>Field No</w:t>
            </w:r>
          </w:p>
        </w:tc>
        <w:tc>
          <w:tcPr>
            <w:tcW w:w="768" w:type="pct"/>
            <w:gridSpan w:val="3"/>
          </w:tcPr>
          <w:p w14:paraId="028D081B" w14:textId="77777777" w:rsidR="00823448" w:rsidRPr="005B4766" w:rsidRDefault="00823448" w:rsidP="00D6622F">
            <w:pPr>
              <w:rPr>
                <w:rFonts w:ascii="Arial" w:hAnsi="Arial"/>
                <w:b/>
                <w:sz w:val="18"/>
                <w:szCs w:val="18"/>
              </w:rPr>
            </w:pPr>
            <w:r w:rsidRPr="005B4766">
              <w:rPr>
                <w:rFonts w:ascii="Arial" w:hAnsi="Arial"/>
                <w:b/>
                <w:sz w:val="18"/>
                <w:szCs w:val="18"/>
              </w:rPr>
              <w:t xml:space="preserve">Maximum Field Length          </w:t>
            </w:r>
          </w:p>
        </w:tc>
        <w:tc>
          <w:tcPr>
            <w:tcW w:w="720" w:type="pct"/>
          </w:tcPr>
          <w:p w14:paraId="777CA9AE" w14:textId="77777777" w:rsidR="00823448" w:rsidRPr="005B4766" w:rsidRDefault="00823448" w:rsidP="00D6622F">
            <w:pPr>
              <w:rPr>
                <w:rFonts w:ascii="Arial" w:hAnsi="Arial"/>
                <w:b/>
                <w:sz w:val="18"/>
                <w:szCs w:val="18"/>
              </w:rPr>
            </w:pPr>
            <w:r w:rsidRPr="005B4766">
              <w:rPr>
                <w:rFonts w:ascii="Arial" w:hAnsi="Arial"/>
                <w:b/>
                <w:sz w:val="18"/>
                <w:szCs w:val="18"/>
              </w:rPr>
              <w:t>Format</w:t>
            </w:r>
          </w:p>
        </w:tc>
        <w:tc>
          <w:tcPr>
            <w:tcW w:w="1343" w:type="pct"/>
            <w:gridSpan w:val="3"/>
          </w:tcPr>
          <w:p w14:paraId="0486690F" w14:textId="77777777" w:rsidR="00823448" w:rsidRPr="005B4766" w:rsidRDefault="00823448" w:rsidP="00D6622F">
            <w:pPr>
              <w:rPr>
                <w:rFonts w:ascii="Arial" w:hAnsi="Arial"/>
                <w:b/>
                <w:sz w:val="18"/>
                <w:szCs w:val="18"/>
              </w:rPr>
            </w:pPr>
            <w:r w:rsidRPr="005B4766">
              <w:rPr>
                <w:rFonts w:ascii="Arial" w:hAnsi="Arial"/>
                <w:b/>
                <w:sz w:val="18"/>
                <w:szCs w:val="18"/>
              </w:rPr>
              <w:t>Value</w:t>
            </w:r>
          </w:p>
        </w:tc>
        <w:tc>
          <w:tcPr>
            <w:tcW w:w="816" w:type="pct"/>
          </w:tcPr>
          <w:p w14:paraId="33791DC5" w14:textId="77777777" w:rsidR="00823448" w:rsidRPr="005B4766" w:rsidRDefault="00823448" w:rsidP="00D6622F">
            <w:pPr>
              <w:rPr>
                <w:rFonts w:ascii="Arial" w:hAnsi="Arial"/>
                <w:b/>
                <w:sz w:val="18"/>
                <w:szCs w:val="18"/>
              </w:rPr>
            </w:pPr>
            <w:r>
              <w:rPr>
                <w:rFonts w:ascii="Arial" w:hAnsi="Arial"/>
                <w:b/>
                <w:sz w:val="18"/>
                <w:szCs w:val="18"/>
              </w:rPr>
              <w:t>Note</w:t>
            </w:r>
          </w:p>
        </w:tc>
      </w:tr>
      <w:tr w:rsidR="00823448" w:rsidRPr="005B4766" w14:paraId="6A18AC93" w14:textId="77777777" w:rsidTr="000A2C26">
        <w:tc>
          <w:tcPr>
            <w:tcW w:w="874" w:type="pct"/>
            <w:gridSpan w:val="2"/>
          </w:tcPr>
          <w:p w14:paraId="3AD9926E" w14:textId="77777777" w:rsidR="00823448" w:rsidRPr="005B4766" w:rsidRDefault="00823448" w:rsidP="00D6622F">
            <w:pPr>
              <w:rPr>
                <w:rFonts w:ascii="Arial" w:hAnsi="Arial"/>
                <w:sz w:val="18"/>
                <w:szCs w:val="18"/>
              </w:rPr>
            </w:pPr>
            <w:r w:rsidRPr="005B4766">
              <w:rPr>
                <w:rFonts w:ascii="Arial" w:hAnsi="Arial"/>
                <w:sz w:val="18"/>
                <w:szCs w:val="18"/>
              </w:rPr>
              <w:t>Record Type</w:t>
            </w:r>
          </w:p>
        </w:tc>
        <w:tc>
          <w:tcPr>
            <w:tcW w:w="480" w:type="pct"/>
          </w:tcPr>
          <w:p w14:paraId="47D34B0B" w14:textId="77777777" w:rsidR="00823448" w:rsidRPr="005B4766" w:rsidRDefault="00823448" w:rsidP="00D6622F">
            <w:pPr>
              <w:rPr>
                <w:rFonts w:ascii="Arial" w:hAnsi="Arial"/>
                <w:sz w:val="18"/>
                <w:szCs w:val="18"/>
              </w:rPr>
            </w:pPr>
            <w:r w:rsidRPr="005B4766">
              <w:rPr>
                <w:rFonts w:ascii="Arial" w:hAnsi="Arial"/>
                <w:sz w:val="18"/>
                <w:szCs w:val="18"/>
              </w:rPr>
              <w:t>1</w:t>
            </w:r>
          </w:p>
        </w:tc>
        <w:tc>
          <w:tcPr>
            <w:tcW w:w="768" w:type="pct"/>
            <w:gridSpan w:val="3"/>
          </w:tcPr>
          <w:p w14:paraId="0FF2D0F9" w14:textId="77777777" w:rsidR="00823448" w:rsidRPr="005B4766" w:rsidRDefault="00823448" w:rsidP="00D6622F">
            <w:pPr>
              <w:rPr>
                <w:rFonts w:ascii="Arial" w:hAnsi="Arial"/>
                <w:sz w:val="18"/>
                <w:szCs w:val="18"/>
              </w:rPr>
            </w:pPr>
            <w:r>
              <w:rPr>
                <w:rFonts w:ascii="Arial" w:hAnsi="Arial"/>
                <w:sz w:val="18"/>
                <w:szCs w:val="18"/>
              </w:rPr>
              <w:t>255</w:t>
            </w:r>
          </w:p>
        </w:tc>
        <w:tc>
          <w:tcPr>
            <w:tcW w:w="720" w:type="pct"/>
          </w:tcPr>
          <w:p w14:paraId="71478A1D" w14:textId="77777777" w:rsidR="00823448" w:rsidRPr="005B4766" w:rsidRDefault="00823448" w:rsidP="00D6622F">
            <w:pPr>
              <w:rPr>
                <w:rFonts w:ascii="Arial" w:hAnsi="Arial"/>
                <w:sz w:val="18"/>
                <w:szCs w:val="18"/>
              </w:rPr>
            </w:pPr>
            <w:r w:rsidRPr="005B4766">
              <w:rPr>
                <w:rFonts w:ascii="Arial" w:hAnsi="Arial"/>
                <w:sz w:val="18"/>
                <w:szCs w:val="18"/>
              </w:rPr>
              <w:t>Text</w:t>
            </w:r>
          </w:p>
        </w:tc>
        <w:tc>
          <w:tcPr>
            <w:tcW w:w="1343" w:type="pct"/>
            <w:gridSpan w:val="3"/>
          </w:tcPr>
          <w:p w14:paraId="608A7A70" w14:textId="77777777" w:rsidR="00823448" w:rsidRPr="005B4766" w:rsidRDefault="00823448" w:rsidP="00D6622F">
            <w:pPr>
              <w:rPr>
                <w:rFonts w:ascii="Arial" w:hAnsi="Arial"/>
                <w:sz w:val="18"/>
                <w:szCs w:val="18"/>
              </w:rPr>
            </w:pPr>
            <w:r w:rsidRPr="005B4766">
              <w:rPr>
                <w:rFonts w:ascii="Arial" w:hAnsi="Arial"/>
                <w:sz w:val="18"/>
                <w:szCs w:val="18"/>
              </w:rPr>
              <w:t>PRODUCTCHARGE</w:t>
            </w:r>
          </w:p>
        </w:tc>
        <w:tc>
          <w:tcPr>
            <w:tcW w:w="816" w:type="pct"/>
          </w:tcPr>
          <w:p w14:paraId="3B87F6ED" w14:textId="77777777" w:rsidR="00823448" w:rsidRPr="005B4766" w:rsidRDefault="00823448" w:rsidP="00D6622F">
            <w:pPr>
              <w:rPr>
                <w:rFonts w:ascii="Arial" w:hAnsi="Arial"/>
                <w:sz w:val="18"/>
                <w:szCs w:val="18"/>
              </w:rPr>
            </w:pPr>
          </w:p>
        </w:tc>
      </w:tr>
      <w:tr w:rsidR="00823448" w:rsidRPr="005B4766" w14:paraId="7FB57F22" w14:textId="77777777" w:rsidTr="000A2C26">
        <w:tc>
          <w:tcPr>
            <w:tcW w:w="874" w:type="pct"/>
            <w:gridSpan w:val="2"/>
          </w:tcPr>
          <w:p w14:paraId="4FA1725F" w14:textId="77777777" w:rsidR="00823448" w:rsidRPr="005B4766" w:rsidRDefault="00823448" w:rsidP="00D6622F">
            <w:pPr>
              <w:rPr>
                <w:rFonts w:ascii="Arial" w:hAnsi="Arial"/>
                <w:sz w:val="18"/>
                <w:szCs w:val="18"/>
              </w:rPr>
            </w:pPr>
            <w:r w:rsidRPr="005B4766">
              <w:rPr>
                <w:rFonts w:ascii="Arial" w:hAnsi="Arial"/>
                <w:sz w:val="18"/>
                <w:szCs w:val="18"/>
              </w:rPr>
              <w:t>Product Description</w:t>
            </w:r>
          </w:p>
        </w:tc>
        <w:tc>
          <w:tcPr>
            <w:tcW w:w="480" w:type="pct"/>
          </w:tcPr>
          <w:p w14:paraId="7FAD80B9" w14:textId="77777777" w:rsidR="00823448" w:rsidRPr="005B4766" w:rsidRDefault="00823448" w:rsidP="00D6622F">
            <w:pPr>
              <w:rPr>
                <w:rFonts w:ascii="Arial" w:hAnsi="Arial"/>
                <w:sz w:val="18"/>
                <w:szCs w:val="18"/>
              </w:rPr>
            </w:pPr>
            <w:r w:rsidRPr="005B4766">
              <w:rPr>
                <w:rFonts w:ascii="Arial" w:hAnsi="Arial"/>
                <w:sz w:val="18"/>
                <w:szCs w:val="18"/>
              </w:rPr>
              <w:t>2</w:t>
            </w:r>
          </w:p>
        </w:tc>
        <w:tc>
          <w:tcPr>
            <w:tcW w:w="768" w:type="pct"/>
            <w:gridSpan w:val="3"/>
          </w:tcPr>
          <w:p w14:paraId="3E302DB9" w14:textId="77777777" w:rsidR="00823448" w:rsidRPr="005B4766" w:rsidRDefault="00823448" w:rsidP="00D6622F">
            <w:pPr>
              <w:rPr>
                <w:rFonts w:ascii="Arial" w:hAnsi="Arial"/>
                <w:sz w:val="18"/>
                <w:szCs w:val="18"/>
              </w:rPr>
            </w:pPr>
            <w:r w:rsidRPr="005B4766">
              <w:rPr>
                <w:rFonts w:ascii="Arial" w:hAnsi="Arial"/>
                <w:sz w:val="18"/>
                <w:szCs w:val="18"/>
              </w:rPr>
              <w:t>40</w:t>
            </w:r>
          </w:p>
        </w:tc>
        <w:tc>
          <w:tcPr>
            <w:tcW w:w="720" w:type="pct"/>
          </w:tcPr>
          <w:p w14:paraId="5956D711" w14:textId="77777777" w:rsidR="00823448" w:rsidRPr="005B4766" w:rsidRDefault="00823448" w:rsidP="00D6622F">
            <w:pPr>
              <w:rPr>
                <w:rFonts w:ascii="Arial" w:hAnsi="Arial"/>
                <w:sz w:val="18"/>
                <w:szCs w:val="18"/>
              </w:rPr>
            </w:pPr>
            <w:r w:rsidRPr="005B4766">
              <w:rPr>
                <w:rFonts w:ascii="Arial" w:hAnsi="Arial"/>
                <w:sz w:val="18"/>
                <w:szCs w:val="18"/>
              </w:rPr>
              <w:t>Text</w:t>
            </w:r>
          </w:p>
        </w:tc>
        <w:tc>
          <w:tcPr>
            <w:tcW w:w="1343" w:type="pct"/>
            <w:gridSpan w:val="3"/>
          </w:tcPr>
          <w:p w14:paraId="73857E3D" w14:textId="77777777" w:rsidR="00823448" w:rsidRPr="00B51E8E" w:rsidRDefault="00823448" w:rsidP="00D6622F">
            <w:pPr>
              <w:rPr>
                <w:rFonts w:ascii="Arial" w:hAnsi="Arial" w:cs="Arial"/>
                <w:sz w:val="18"/>
                <w:szCs w:val="18"/>
              </w:rPr>
            </w:pPr>
            <w:r w:rsidRPr="00B51E8E">
              <w:rPr>
                <w:rFonts w:ascii="Arial" w:hAnsi="Arial" w:cs="Arial"/>
                <w:sz w:val="20"/>
              </w:rPr>
              <w:t xml:space="preserve">e.g. </w:t>
            </w:r>
            <w:r w:rsidRPr="00B24082">
              <w:rPr>
                <w:rFonts w:ascii="Arial" w:hAnsi="Arial" w:cs="Arial"/>
                <w:sz w:val="20"/>
              </w:rPr>
              <w:t>SOTAP Stopped Line provide</w:t>
            </w:r>
          </w:p>
        </w:tc>
        <w:tc>
          <w:tcPr>
            <w:tcW w:w="816" w:type="pct"/>
          </w:tcPr>
          <w:p w14:paraId="6348ECE8" w14:textId="77777777" w:rsidR="00823448" w:rsidRPr="00C94A6F" w:rsidRDefault="00823448" w:rsidP="00D6622F">
            <w:pPr>
              <w:rPr>
                <w:rFonts w:ascii="Arial" w:hAnsi="Arial"/>
                <w:sz w:val="18"/>
                <w:szCs w:val="18"/>
              </w:rPr>
            </w:pPr>
          </w:p>
        </w:tc>
      </w:tr>
      <w:tr w:rsidR="00823448" w:rsidRPr="005B4766" w14:paraId="3000AA55" w14:textId="77777777" w:rsidTr="000A2C26">
        <w:tc>
          <w:tcPr>
            <w:tcW w:w="874" w:type="pct"/>
            <w:gridSpan w:val="2"/>
          </w:tcPr>
          <w:p w14:paraId="70DB290B" w14:textId="77777777" w:rsidR="00823448" w:rsidRPr="00C41C68" w:rsidRDefault="00C27C69" w:rsidP="00D6622F">
            <w:pPr>
              <w:rPr>
                <w:rFonts w:ascii="Arial" w:hAnsi="Arial"/>
                <w:sz w:val="18"/>
                <w:szCs w:val="18"/>
              </w:rPr>
            </w:pPr>
            <w:r>
              <w:rPr>
                <w:rFonts w:ascii="Arial" w:hAnsi="Arial" w:cs="Arial"/>
                <w:sz w:val="18"/>
                <w:szCs w:val="18"/>
              </w:rPr>
              <w:t>*</w:t>
            </w:r>
            <w:r w:rsidR="00823448" w:rsidRPr="00C41C68">
              <w:rPr>
                <w:rFonts w:ascii="Arial" w:hAnsi="Arial" w:cs="Arial"/>
                <w:sz w:val="18"/>
                <w:szCs w:val="18"/>
              </w:rPr>
              <w:t>Product Tariff name</w:t>
            </w:r>
            <w:r w:rsidR="00823448" w:rsidRPr="00C41C68" w:rsidDel="00F71132">
              <w:rPr>
                <w:rFonts w:ascii="Arial" w:hAnsi="Arial"/>
                <w:sz w:val="18"/>
                <w:szCs w:val="18"/>
              </w:rPr>
              <w:t xml:space="preserve"> </w:t>
            </w:r>
          </w:p>
        </w:tc>
        <w:tc>
          <w:tcPr>
            <w:tcW w:w="480" w:type="pct"/>
          </w:tcPr>
          <w:p w14:paraId="22C28834" w14:textId="77777777" w:rsidR="00823448" w:rsidRPr="00C41C68" w:rsidRDefault="00823448" w:rsidP="00D6622F">
            <w:pPr>
              <w:rPr>
                <w:rFonts w:ascii="Arial" w:hAnsi="Arial"/>
                <w:sz w:val="18"/>
                <w:szCs w:val="18"/>
              </w:rPr>
            </w:pPr>
            <w:r w:rsidRPr="00C41C68">
              <w:rPr>
                <w:rFonts w:ascii="Arial" w:hAnsi="Arial"/>
                <w:sz w:val="18"/>
                <w:szCs w:val="18"/>
              </w:rPr>
              <w:t>3</w:t>
            </w:r>
          </w:p>
        </w:tc>
        <w:tc>
          <w:tcPr>
            <w:tcW w:w="768" w:type="pct"/>
            <w:gridSpan w:val="3"/>
          </w:tcPr>
          <w:p w14:paraId="1BEFFA73" w14:textId="77777777" w:rsidR="00823448" w:rsidRPr="00C41C68" w:rsidRDefault="00823448" w:rsidP="00D6622F">
            <w:pPr>
              <w:rPr>
                <w:rFonts w:ascii="Arial" w:hAnsi="Arial"/>
                <w:sz w:val="18"/>
                <w:szCs w:val="18"/>
              </w:rPr>
            </w:pPr>
            <w:r>
              <w:rPr>
                <w:rFonts w:ascii="Arial" w:hAnsi="Arial"/>
                <w:sz w:val="18"/>
                <w:szCs w:val="18"/>
              </w:rPr>
              <w:t>40</w:t>
            </w:r>
          </w:p>
        </w:tc>
        <w:tc>
          <w:tcPr>
            <w:tcW w:w="720" w:type="pct"/>
          </w:tcPr>
          <w:p w14:paraId="6067D329" w14:textId="77777777" w:rsidR="00823448" w:rsidRPr="00C41C68" w:rsidRDefault="00823448" w:rsidP="00D6622F">
            <w:pPr>
              <w:rPr>
                <w:rFonts w:ascii="Arial" w:hAnsi="Arial"/>
                <w:sz w:val="18"/>
                <w:szCs w:val="18"/>
              </w:rPr>
            </w:pPr>
            <w:r w:rsidRPr="00C41C68">
              <w:rPr>
                <w:rFonts w:ascii="Arial" w:hAnsi="Arial"/>
                <w:sz w:val="18"/>
                <w:szCs w:val="18"/>
              </w:rPr>
              <w:t>Text</w:t>
            </w:r>
          </w:p>
        </w:tc>
        <w:tc>
          <w:tcPr>
            <w:tcW w:w="1343" w:type="pct"/>
            <w:gridSpan w:val="3"/>
          </w:tcPr>
          <w:p w14:paraId="0A1CAD61" w14:textId="77777777" w:rsidR="00823448" w:rsidRPr="00B51E8E" w:rsidRDefault="00823448" w:rsidP="00D6622F">
            <w:pPr>
              <w:rPr>
                <w:rFonts w:ascii="Arial" w:hAnsi="Arial" w:cs="Arial"/>
                <w:sz w:val="18"/>
                <w:szCs w:val="18"/>
              </w:rPr>
            </w:pPr>
            <w:r w:rsidRPr="00DC559D">
              <w:rPr>
                <w:rFonts w:ascii="Arial" w:hAnsi="Arial"/>
                <w:sz w:val="18"/>
                <w:szCs w:val="18"/>
              </w:rPr>
              <w:t xml:space="preserve">Not used for </w:t>
            </w:r>
            <w:r>
              <w:rPr>
                <w:rFonts w:ascii="Arial" w:hAnsi="Arial"/>
                <w:sz w:val="18"/>
                <w:szCs w:val="18"/>
              </w:rPr>
              <w:t>SOTAP</w:t>
            </w:r>
            <w:r w:rsidRPr="00DC559D">
              <w:rPr>
                <w:rFonts w:ascii="Arial" w:hAnsi="Arial"/>
                <w:sz w:val="18"/>
                <w:szCs w:val="18"/>
              </w:rPr>
              <w:t>.</w:t>
            </w:r>
          </w:p>
        </w:tc>
        <w:tc>
          <w:tcPr>
            <w:tcW w:w="816" w:type="pct"/>
          </w:tcPr>
          <w:p w14:paraId="093421C8" w14:textId="77777777" w:rsidR="00823448" w:rsidRPr="00C41C68" w:rsidRDefault="00823448" w:rsidP="00D6622F">
            <w:pPr>
              <w:rPr>
                <w:rFonts w:ascii="Arial" w:hAnsi="Arial"/>
                <w:sz w:val="18"/>
                <w:szCs w:val="18"/>
              </w:rPr>
            </w:pPr>
          </w:p>
        </w:tc>
      </w:tr>
      <w:tr w:rsidR="00823448" w:rsidRPr="005B4766" w14:paraId="2070C3DC" w14:textId="77777777" w:rsidTr="000A2C26">
        <w:tc>
          <w:tcPr>
            <w:tcW w:w="874" w:type="pct"/>
            <w:gridSpan w:val="2"/>
          </w:tcPr>
          <w:p w14:paraId="24934CF5" w14:textId="77777777" w:rsidR="00823448" w:rsidRPr="005B4766" w:rsidRDefault="00823448" w:rsidP="00D6622F">
            <w:pPr>
              <w:rPr>
                <w:rFonts w:ascii="Arial" w:hAnsi="Arial"/>
                <w:sz w:val="18"/>
                <w:szCs w:val="18"/>
              </w:rPr>
            </w:pPr>
            <w:r w:rsidRPr="005B4766">
              <w:rPr>
                <w:rFonts w:ascii="Arial" w:hAnsi="Arial" w:cs="Courier New"/>
                <w:sz w:val="18"/>
                <w:szCs w:val="18"/>
              </w:rPr>
              <w:t>Product Label</w:t>
            </w:r>
          </w:p>
        </w:tc>
        <w:tc>
          <w:tcPr>
            <w:tcW w:w="480" w:type="pct"/>
          </w:tcPr>
          <w:p w14:paraId="41FC10D2" w14:textId="77777777" w:rsidR="00823448" w:rsidRPr="005B4766" w:rsidRDefault="00823448" w:rsidP="00D6622F">
            <w:pPr>
              <w:rPr>
                <w:rFonts w:ascii="Arial" w:hAnsi="Arial"/>
                <w:sz w:val="18"/>
                <w:szCs w:val="18"/>
              </w:rPr>
            </w:pPr>
            <w:r w:rsidRPr="005B4766">
              <w:rPr>
                <w:rFonts w:ascii="Arial" w:hAnsi="Arial"/>
                <w:sz w:val="18"/>
                <w:szCs w:val="18"/>
              </w:rPr>
              <w:t>4</w:t>
            </w:r>
          </w:p>
        </w:tc>
        <w:tc>
          <w:tcPr>
            <w:tcW w:w="768" w:type="pct"/>
            <w:gridSpan w:val="3"/>
          </w:tcPr>
          <w:p w14:paraId="7E1E1C81" w14:textId="77777777" w:rsidR="00823448" w:rsidRPr="005B4766" w:rsidRDefault="00823448" w:rsidP="00D6622F">
            <w:pPr>
              <w:rPr>
                <w:rFonts w:ascii="Arial" w:hAnsi="Arial"/>
                <w:sz w:val="18"/>
                <w:szCs w:val="18"/>
              </w:rPr>
            </w:pPr>
            <w:r>
              <w:rPr>
                <w:rFonts w:ascii="Arial" w:hAnsi="Arial"/>
                <w:sz w:val="18"/>
                <w:szCs w:val="18"/>
              </w:rPr>
              <w:t>80</w:t>
            </w:r>
          </w:p>
        </w:tc>
        <w:tc>
          <w:tcPr>
            <w:tcW w:w="720" w:type="pct"/>
          </w:tcPr>
          <w:p w14:paraId="6438875C" w14:textId="77777777" w:rsidR="00823448" w:rsidRPr="005B4766" w:rsidRDefault="00823448" w:rsidP="00D6622F">
            <w:pPr>
              <w:rPr>
                <w:rFonts w:ascii="Arial" w:hAnsi="Arial"/>
                <w:sz w:val="18"/>
                <w:szCs w:val="18"/>
              </w:rPr>
            </w:pPr>
            <w:r w:rsidRPr="005B4766">
              <w:rPr>
                <w:rFonts w:ascii="Arial" w:hAnsi="Arial"/>
                <w:sz w:val="18"/>
                <w:szCs w:val="18"/>
              </w:rPr>
              <w:t>Text</w:t>
            </w:r>
          </w:p>
        </w:tc>
        <w:tc>
          <w:tcPr>
            <w:tcW w:w="1343" w:type="pct"/>
            <w:gridSpan w:val="3"/>
          </w:tcPr>
          <w:p w14:paraId="67ADB00F" w14:textId="77777777" w:rsidR="00823448" w:rsidRPr="00B51E8E" w:rsidRDefault="00823448" w:rsidP="00D6622F">
            <w:pPr>
              <w:rPr>
                <w:rFonts w:ascii="Arial" w:hAnsi="Arial" w:cs="Arial"/>
                <w:sz w:val="18"/>
                <w:szCs w:val="18"/>
              </w:rPr>
            </w:pPr>
            <w:r>
              <w:rPr>
                <w:rFonts w:ascii="Arial" w:hAnsi="Arial" w:cs="Arial"/>
                <w:sz w:val="20"/>
              </w:rPr>
              <w:t xml:space="preserve">e.g. </w:t>
            </w:r>
            <w:r w:rsidRPr="00177B39">
              <w:rPr>
                <w:rFonts w:ascii="Arial" w:hAnsi="Arial" w:cs="Arial"/>
                <w:sz w:val="20"/>
              </w:rPr>
              <w:t>STOT110401002</w:t>
            </w:r>
          </w:p>
        </w:tc>
        <w:tc>
          <w:tcPr>
            <w:tcW w:w="816" w:type="pct"/>
          </w:tcPr>
          <w:p w14:paraId="0D480EE9" w14:textId="77777777" w:rsidR="00823448" w:rsidRPr="005B4766" w:rsidRDefault="00823448" w:rsidP="00D6622F">
            <w:pPr>
              <w:rPr>
                <w:rFonts w:ascii="Arial" w:hAnsi="Arial"/>
                <w:sz w:val="18"/>
                <w:szCs w:val="18"/>
              </w:rPr>
            </w:pPr>
          </w:p>
        </w:tc>
      </w:tr>
      <w:tr w:rsidR="00823448" w:rsidRPr="005B4766" w14:paraId="6AB8FF34" w14:textId="77777777" w:rsidTr="000A2C26">
        <w:tc>
          <w:tcPr>
            <w:tcW w:w="874" w:type="pct"/>
            <w:gridSpan w:val="2"/>
          </w:tcPr>
          <w:p w14:paraId="21167FC7" w14:textId="77777777" w:rsidR="00823448" w:rsidRPr="005B4766" w:rsidRDefault="00823448" w:rsidP="00D6622F">
            <w:pPr>
              <w:rPr>
                <w:rFonts w:ascii="Arial" w:hAnsi="Arial"/>
                <w:sz w:val="18"/>
                <w:szCs w:val="18"/>
              </w:rPr>
            </w:pPr>
            <w:r w:rsidRPr="005B4766">
              <w:rPr>
                <w:rFonts w:ascii="Arial" w:hAnsi="Arial" w:cs="Courier New"/>
                <w:sz w:val="18"/>
                <w:szCs w:val="18"/>
              </w:rPr>
              <w:t>Charge Description</w:t>
            </w:r>
          </w:p>
        </w:tc>
        <w:tc>
          <w:tcPr>
            <w:tcW w:w="480" w:type="pct"/>
          </w:tcPr>
          <w:p w14:paraId="7730B940" w14:textId="77777777" w:rsidR="00823448" w:rsidRPr="005B4766" w:rsidRDefault="00823448" w:rsidP="00D6622F">
            <w:pPr>
              <w:rPr>
                <w:rFonts w:ascii="Arial" w:hAnsi="Arial"/>
                <w:sz w:val="18"/>
                <w:szCs w:val="18"/>
              </w:rPr>
            </w:pPr>
            <w:r w:rsidRPr="005B4766">
              <w:rPr>
                <w:rFonts w:ascii="Arial" w:hAnsi="Arial"/>
                <w:sz w:val="18"/>
                <w:szCs w:val="18"/>
              </w:rPr>
              <w:t>5</w:t>
            </w:r>
          </w:p>
        </w:tc>
        <w:tc>
          <w:tcPr>
            <w:tcW w:w="768" w:type="pct"/>
            <w:gridSpan w:val="3"/>
          </w:tcPr>
          <w:p w14:paraId="233FC2CA" w14:textId="77777777" w:rsidR="00823448" w:rsidRPr="005B4766" w:rsidRDefault="00823448" w:rsidP="00D6622F">
            <w:pPr>
              <w:rPr>
                <w:rFonts w:ascii="Arial" w:hAnsi="Arial"/>
                <w:sz w:val="18"/>
                <w:szCs w:val="18"/>
              </w:rPr>
            </w:pPr>
            <w:r>
              <w:rPr>
                <w:rFonts w:ascii="Arial" w:hAnsi="Arial"/>
                <w:sz w:val="18"/>
                <w:szCs w:val="18"/>
              </w:rPr>
              <w:t>20</w:t>
            </w:r>
          </w:p>
        </w:tc>
        <w:tc>
          <w:tcPr>
            <w:tcW w:w="720" w:type="pct"/>
          </w:tcPr>
          <w:p w14:paraId="602080A5" w14:textId="77777777" w:rsidR="00823448" w:rsidRPr="005B4766" w:rsidRDefault="00823448" w:rsidP="00D6622F">
            <w:pPr>
              <w:rPr>
                <w:rFonts w:ascii="Arial" w:hAnsi="Arial"/>
                <w:sz w:val="18"/>
                <w:szCs w:val="18"/>
              </w:rPr>
            </w:pPr>
            <w:r w:rsidRPr="005B4766">
              <w:rPr>
                <w:rFonts w:ascii="Arial" w:hAnsi="Arial"/>
                <w:sz w:val="18"/>
                <w:szCs w:val="18"/>
              </w:rPr>
              <w:t>Text</w:t>
            </w:r>
          </w:p>
        </w:tc>
        <w:tc>
          <w:tcPr>
            <w:tcW w:w="1343" w:type="pct"/>
            <w:gridSpan w:val="3"/>
          </w:tcPr>
          <w:p w14:paraId="59F41BCC" w14:textId="77777777" w:rsidR="00823448" w:rsidRPr="00B51E8E" w:rsidRDefault="00823448" w:rsidP="00D6622F">
            <w:pPr>
              <w:rPr>
                <w:rFonts w:ascii="Arial" w:hAnsi="Arial" w:cs="Arial"/>
                <w:sz w:val="18"/>
                <w:szCs w:val="18"/>
              </w:rPr>
            </w:pPr>
            <w:r>
              <w:rPr>
                <w:rFonts w:ascii="Arial" w:hAnsi="Arial" w:cs="Arial"/>
                <w:sz w:val="20"/>
              </w:rPr>
              <w:t xml:space="preserve">e.g. </w:t>
            </w:r>
            <w:r w:rsidRPr="00B51E8E">
              <w:rPr>
                <w:rFonts w:ascii="Arial" w:hAnsi="Arial" w:cs="Arial"/>
                <w:sz w:val="20"/>
              </w:rPr>
              <w:t>Rental,</w:t>
            </w:r>
            <w:r w:rsidR="00C27C69">
              <w:rPr>
                <w:rFonts w:ascii="Arial" w:hAnsi="Arial" w:cs="Arial"/>
                <w:sz w:val="20"/>
              </w:rPr>
              <w:t xml:space="preserve"> </w:t>
            </w:r>
            <w:r w:rsidRPr="00B51E8E">
              <w:rPr>
                <w:rFonts w:ascii="Arial" w:hAnsi="Arial" w:cs="Arial"/>
                <w:sz w:val="20"/>
              </w:rPr>
              <w:t>Connection</w:t>
            </w:r>
            <w:r>
              <w:rPr>
                <w:rFonts w:ascii="Arial" w:hAnsi="Arial" w:cs="Arial"/>
                <w:sz w:val="20"/>
              </w:rPr>
              <w:t xml:space="preserve"> </w:t>
            </w:r>
          </w:p>
        </w:tc>
        <w:tc>
          <w:tcPr>
            <w:tcW w:w="816" w:type="pct"/>
          </w:tcPr>
          <w:p w14:paraId="04DB437F" w14:textId="77777777" w:rsidR="00823448" w:rsidRPr="005B4766" w:rsidRDefault="00823448" w:rsidP="00D6622F">
            <w:pPr>
              <w:rPr>
                <w:rFonts w:ascii="Arial" w:hAnsi="Arial"/>
                <w:sz w:val="18"/>
                <w:szCs w:val="18"/>
              </w:rPr>
            </w:pPr>
          </w:p>
        </w:tc>
      </w:tr>
      <w:tr w:rsidR="00823448" w:rsidRPr="005B4766" w14:paraId="3A813434" w14:textId="77777777" w:rsidTr="00031E8B">
        <w:trPr>
          <w:trHeight w:val="567"/>
        </w:trPr>
        <w:tc>
          <w:tcPr>
            <w:tcW w:w="874" w:type="pct"/>
            <w:gridSpan w:val="2"/>
          </w:tcPr>
          <w:p w14:paraId="56236434" w14:textId="77777777" w:rsidR="00823448" w:rsidRPr="00C41C68" w:rsidRDefault="00C27C69" w:rsidP="00D6622F">
            <w:pPr>
              <w:rPr>
                <w:rFonts w:ascii="Arial" w:hAnsi="Arial"/>
                <w:sz w:val="18"/>
                <w:szCs w:val="18"/>
              </w:rPr>
            </w:pPr>
            <w:r>
              <w:rPr>
                <w:rFonts w:ascii="Arial" w:hAnsi="Arial"/>
                <w:sz w:val="18"/>
                <w:szCs w:val="18"/>
              </w:rPr>
              <w:t>*</w:t>
            </w:r>
            <w:r w:rsidR="00823448" w:rsidRPr="00C41C68">
              <w:rPr>
                <w:rFonts w:ascii="Arial" w:hAnsi="Arial"/>
                <w:sz w:val="18"/>
                <w:szCs w:val="18"/>
              </w:rPr>
              <w:t>Charge Reason</w:t>
            </w:r>
          </w:p>
        </w:tc>
        <w:tc>
          <w:tcPr>
            <w:tcW w:w="480" w:type="pct"/>
          </w:tcPr>
          <w:p w14:paraId="26C7F177" w14:textId="77777777" w:rsidR="00823448" w:rsidRPr="00C41C68" w:rsidRDefault="00823448" w:rsidP="00D6622F">
            <w:pPr>
              <w:rPr>
                <w:rFonts w:ascii="Arial" w:hAnsi="Arial"/>
                <w:sz w:val="18"/>
                <w:szCs w:val="18"/>
              </w:rPr>
            </w:pPr>
            <w:r w:rsidRPr="00C41C68">
              <w:rPr>
                <w:rFonts w:ascii="Arial" w:hAnsi="Arial"/>
                <w:sz w:val="18"/>
                <w:szCs w:val="18"/>
              </w:rPr>
              <w:t>6</w:t>
            </w:r>
          </w:p>
        </w:tc>
        <w:tc>
          <w:tcPr>
            <w:tcW w:w="768" w:type="pct"/>
            <w:gridSpan w:val="3"/>
          </w:tcPr>
          <w:p w14:paraId="5F871C26" w14:textId="77777777" w:rsidR="00823448" w:rsidRPr="00C41C68" w:rsidRDefault="00823448" w:rsidP="00D6622F">
            <w:pPr>
              <w:rPr>
                <w:rFonts w:ascii="Arial" w:hAnsi="Arial"/>
                <w:sz w:val="18"/>
                <w:szCs w:val="18"/>
              </w:rPr>
            </w:pPr>
            <w:r w:rsidRPr="00C41C68">
              <w:rPr>
                <w:rFonts w:ascii="Arial" w:hAnsi="Arial"/>
                <w:sz w:val="18"/>
                <w:szCs w:val="18"/>
              </w:rPr>
              <w:t>40</w:t>
            </w:r>
          </w:p>
        </w:tc>
        <w:tc>
          <w:tcPr>
            <w:tcW w:w="720" w:type="pct"/>
          </w:tcPr>
          <w:p w14:paraId="5D4FC74D" w14:textId="77777777" w:rsidR="00823448" w:rsidRPr="00C41C68" w:rsidRDefault="00823448" w:rsidP="00D6622F">
            <w:pPr>
              <w:rPr>
                <w:rFonts w:ascii="Arial" w:hAnsi="Arial"/>
                <w:sz w:val="18"/>
                <w:szCs w:val="18"/>
              </w:rPr>
            </w:pPr>
            <w:r w:rsidRPr="00C41C68">
              <w:rPr>
                <w:rFonts w:ascii="Arial" w:hAnsi="Arial"/>
                <w:sz w:val="18"/>
                <w:szCs w:val="18"/>
              </w:rPr>
              <w:t>Text</w:t>
            </w:r>
          </w:p>
        </w:tc>
        <w:tc>
          <w:tcPr>
            <w:tcW w:w="1343" w:type="pct"/>
            <w:gridSpan w:val="3"/>
          </w:tcPr>
          <w:p w14:paraId="589DCB95" w14:textId="77777777" w:rsidR="00823448" w:rsidRPr="00B51E8E" w:rsidRDefault="00823448" w:rsidP="00D6622F">
            <w:pPr>
              <w:rPr>
                <w:rFonts w:ascii="Arial" w:hAnsi="Arial" w:cs="Arial"/>
                <w:sz w:val="18"/>
                <w:szCs w:val="18"/>
              </w:rPr>
            </w:pPr>
            <w:r w:rsidRPr="00DC559D">
              <w:rPr>
                <w:rFonts w:ascii="Arial" w:hAnsi="Arial"/>
                <w:sz w:val="18"/>
                <w:szCs w:val="18"/>
              </w:rPr>
              <w:t xml:space="preserve">Not used for </w:t>
            </w:r>
            <w:r>
              <w:rPr>
                <w:rFonts w:ascii="Arial" w:hAnsi="Arial"/>
                <w:sz w:val="18"/>
                <w:szCs w:val="18"/>
              </w:rPr>
              <w:t>SOTAP</w:t>
            </w:r>
            <w:r w:rsidRPr="00DC559D">
              <w:rPr>
                <w:rFonts w:ascii="Arial" w:hAnsi="Arial"/>
                <w:sz w:val="18"/>
                <w:szCs w:val="18"/>
              </w:rPr>
              <w:t>.</w:t>
            </w:r>
          </w:p>
        </w:tc>
        <w:tc>
          <w:tcPr>
            <w:tcW w:w="816" w:type="pct"/>
          </w:tcPr>
          <w:p w14:paraId="38980193" w14:textId="77777777" w:rsidR="00823448" w:rsidRPr="00C41C68" w:rsidRDefault="00823448" w:rsidP="00D6622F">
            <w:pPr>
              <w:rPr>
                <w:rFonts w:ascii="Arial" w:hAnsi="Arial"/>
                <w:sz w:val="18"/>
                <w:szCs w:val="18"/>
              </w:rPr>
            </w:pPr>
          </w:p>
        </w:tc>
      </w:tr>
      <w:tr w:rsidR="00823448" w:rsidRPr="005B4766" w14:paraId="66EC589C" w14:textId="77777777" w:rsidTr="000A2C26">
        <w:tc>
          <w:tcPr>
            <w:tcW w:w="874" w:type="pct"/>
            <w:gridSpan w:val="2"/>
          </w:tcPr>
          <w:p w14:paraId="09BC7387" w14:textId="77777777" w:rsidR="00823448" w:rsidRPr="005B4766" w:rsidRDefault="00823448" w:rsidP="00D6622F">
            <w:pPr>
              <w:rPr>
                <w:rFonts w:ascii="Arial" w:hAnsi="Arial"/>
                <w:sz w:val="18"/>
                <w:szCs w:val="18"/>
              </w:rPr>
            </w:pPr>
            <w:r>
              <w:rPr>
                <w:rFonts w:ascii="Arial" w:hAnsi="Arial" w:cs="Arial"/>
                <w:sz w:val="18"/>
                <w:szCs w:val="18"/>
              </w:rPr>
              <w:t>Start</w:t>
            </w:r>
            <w:r w:rsidRPr="005B4766">
              <w:rPr>
                <w:rFonts w:ascii="Arial" w:hAnsi="Arial" w:cs="Arial"/>
                <w:sz w:val="18"/>
                <w:szCs w:val="18"/>
              </w:rPr>
              <w:t xml:space="preserve"> Date</w:t>
            </w:r>
          </w:p>
        </w:tc>
        <w:tc>
          <w:tcPr>
            <w:tcW w:w="480" w:type="pct"/>
          </w:tcPr>
          <w:p w14:paraId="1DA8C435" w14:textId="77777777" w:rsidR="00823448" w:rsidRPr="005B4766" w:rsidRDefault="00823448" w:rsidP="00D6622F">
            <w:pPr>
              <w:rPr>
                <w:rFonts w:ascii="Arial" w:hAnsi="Arial"/>
                <w:sz w:val="18"/>
                <w:szCs w:val="18"/>
              </w:rPr>
            </w:pPr>
            <w:r w:rsidRPr="005B4766">
              <w:rPr>
                <w:rFonts w:ascii="Arial" w:hAnsi="Arial"/>
                <w:sz w:val="18"/>
                <w:szCs w:val="18"/>
              </w:rPr>
              <w:t>7</w:t>
            </w:r>
          </w:p>
        </w:tc>
        <w:tc>
          <w:tcPr>
            <w:tcW w:w="768" w:type="pct"/>
            <w:gridSpan w:val="3"/>
          </w:tcPr>
          <w:p w14:paraId="6E7BE7A3" w14:textId="77777777" w:rsidR="00823448" w:rsidRDefault="00823448" w:rsidP="00D6622F">
            <w:pPr>
              <w:rPr>
                <w:rFonts w:ascii="Arial" w:hAnsi="Arial"/>
                <w:sz w:val="18"/>
                <w:szCs w:val="18"/>
              </w:rPr>
            </w:pPr>
            <w:r>
              <w:rPr>
                <w:rFonts w:ascii="Arial" w:hAnsi="Arial"/>
                <w:sz w:val="18"/>
                <w:szCs w:val="18"/>
              </w:rPr>
              <w:t>DATE</w:t>
            </w:r>
          </w:p>
          <w:p w14:paraId="227255DF" w14:textId="77777777" w:rsidR="00823448" w:rsidRPr="005B4766" w:rsidRDefault="00823448" w:rsidP="00D6622F">
            <w:pPr>
              <w:rPr>
                <w:rFonts w:ascii="Arial" w:hAnsi="Arial"/>
                <w:sz w:val="18"/>
                <w:szCs w:val="18"/>
              </w:rPr>
            </w:pPr>
          </w:p>
        </w:tc>
        <w:tc>
          <w:tcPr>
            <w:tcW w:w="720" w:type="pct"/>
          </w:tcPr>
          <w:p w14:paraId="17551705" w14:textId="77777777" w:rsidR="00823448" w:rsidRPr="00191CAB" w:rsidRDefault="00823448" w:rsidP="00D6622F">
            <w:pPr>
              <w:rPr>
                <w:rFonts w:ascii="Arial" w:hAnsi="Arial"/>
                <w:sz w:val="16"/>
                <w:szCs w:val="16"/>
              </w:rPr>
            </w:pPr>
            <w:r>
              <w:rPr>
                <w:rFonts w:ascii="Arial" w:hAnsi="Arial"/>
                <w:sz w:val="16"/>
                <w:szCs w:val="16"/>
              </w:rPr>
              <w:t>YYYYMMDD</w:t>
            </w:r>
          </w:p>
        </w:tc>
        <w:tc>
          <w:tcPr>
            <w:tcW w:w="1343" w:type="pct"/>
            <w:gridSpan w:val="3"/>
          </w:tcPr>
          <w:p w14:paraId="3660C779" w14:textId="77777777" w:rsidR="00823448" w:rsidRPr="00B51E8E" w:rsidRDefault="00823448" w:rsidP="00D6622F">
            <w:pPr>
              <w:rPr>
                <w:rFonts w:ascii="Arial" w:hAnsi="Arial" w:cs="Arial"/>
                <w:sz w:val="18"/>
                <w:szCs w:val="18"/>
              </w:rPr>
            </w:pPr>
            <w:r>
              <w:rPr>
                <w:rFonts w:ascii="Arial" w:hAnsi="Arial" w:cs="Arial"/>
                <w:sz w:val="18"/>
                <w:szCs w:val="18"/>
              </w:rPr>
              <w:t xml:space="preserve">e.g. </w:t>
            </w:r>
            <w:r w:rsidRPr="004577D1">
              <w:rPr>
                <w:rFonts w:ascii="Arial" w:hAnsi="Arial" w:cs="Arial"/>
                <w:sz w:val="18"/>
                <w:szCs w:val="18"/>
              </w:rPr>
              <w:t>20100716</w:t>
            </w:r>
          </w:p>
        </w:tc>
        <w:tc>
          <w:tcPr>
            <w:tcW w:w="816" w:type="pct"/>
          </w:tcPr>
          <w:p w14:paraId="39D150B0" w14:textId="77777777" w:rsidR="00823448" w:rsidRPr="00B51E8E" w:rsidRDefault="00823448" w:rsidP="00031E8B">
            <w:pPr>
              <w:numPr>
                <w:ilvl w:val="0"/>
                <w:numId w:val="8"/>
              </w:numPr>
              <w:spacing w:line="240" w:lineRule="auto"/>
              <w:rPr>
                <w:rFonts w:ascii="Arial" w:hAnsi="Arial" w:cs="Arial"/>
                <w:sz w:val="18"/>
                <w:szCs w:val="18"/>
              </w:rPr>
            </w:pPr>
            <w:r w:rsidRPr="00B51E8E">
              <w:rPr>
                <w:rFonts w:ascii="Arial" w:hAnsi="Arial" w:cs="Arial"/>
                <w:sz w:val="18"/>
                <w:szCs w:val="18"/>
              </w:rPr>
              <w:t>For rental set to start of rental period</w:t>
            </w:r>
          </w:p>
          <w:p w14:paraId="2E1140B6" w14:textId="77777777" w:rsidR="00823448" w:rsidRPr="005B4766" w:rsidRDefault="00823448" w:rsidP="00031E8B">
            <w:pPr>
              <w:numPr>
                <w:ilvl w:val="0"/>
                <w:numId w:val="8"/>
              </w:numPr>
              <w:spacing w:line="240" w:lineRule="auto"/>
              <w:rPr>
                <w:rFonts w:ascii="Arial" w:hAnsi="Arial"/>
                <w:sz w:val="18"/>
                <w:szCs w:val="18"/>
              </w:rPr>
            </w:pPr>
            <w:r w:rsidRPr="00B51E8E">
              <w:rPr>
                <w:rFonts w:ascii="Arial" w:hAnsi="Arial" w:cs="Arial"/>
                <w:sz w:val="18"/>
                <w:szCs w:val="18"/>
              </w:rPr>
              <w:t>For connection charges set to product start date.</w:t>
            </w:r>
          </w:p>
        </w:tc>
      </w:tr>
      <w:tr w:rsidR="00823448" w:rsidRPr="005B4766" w14:paraId="20EBCA9B" w14:textId="77777777" w:rsidTr="000A2C26">
        <w:tc>
          <w:tcPr>
            <w:tcW w:w="874" w:type="pct"/>
            <w:gridSpan w:val="2"/>
          </w:tcPr>
          <w:p w14:paraId="1410585A" w14:textId="77777777" w:rsidR="00823448" w:rsidRPr="005B4766" w:rsidRDefault="00823448" w:rsidP="00D6622F">
            <w:pPr>
              <w:rPr>
                <w:rFonts w:ascii="Arial" w:hAnsi="Arial"/>
                <w:sz w:val="18"/>
                <w:szCs w:val="18"/>
              </w:rPr>
            </w:pPr>
            <w:r>
              <w:rPr>
                <w:rFonts w:ascii="Arial" w:hAnsi="Arial" w:cs="Arial"/>
                <w:sz w:val="18"/>
                <w:szCs w:val="18"/>
              </w:rPr>
              <w:t xml:space="preserve">End </w:t>
            </w:r>
            <w:r w:rsidRPr="005B4766">
              <w:rPr>
                <w:rFonts w:ascii="Arial" w:hAnsi="Arial" w:cs="Arial"/>
                <w:sz w:val="18"/>
                <w:szCs w:val="18"/>
              </w:rPr>
              <w:t>Date</w:t>
            </w:r>
          </w:p>
        </w:tc>
        <w:tc>
          <w:tcPr>
            <w:tcW w:w="480" w:type="pct"/>
          </w:tcPr>
          <w:p w14:paraId="521A3BF4" w14:textId="77777777" w:rsidR="00823448" w:rsidRPr="005B4766" w:rsidRDefault="00823448" w:rsidP="00D6622F">
            <w:pPr>
              <w:rPr>
                <w:rFonts w:ascii="Arial" w:hAnsi="Arial"/>
                <w:sz w:val="18"/>
                <w:szCs w:val="18"/>
              </w:rPr>
            </w:pPr>
            <w:r w:rsidRPr="005B4766">
              <w:rPr>
                <w:rFonts w:ascii="Arial" w:hAnsi="Arial"/>
                <w:sz w:val="18"/>
                <w:szCs w:val="18"/>
              </w:rPr>
              <w:t>8</w:t>
            </w:r>
          </w:p>
        </w:tc>
        <w:tc>
          <w:tcPr>
            <w:tcW w:w="768" w:type="pct"/>
            <w:gridSpan w:val="3"/>
          </w:tcPr>
          <w:p w14:paraId="537ACF83" w14:textId="77777777" w:rsidR="00823448" w:rsidRDefault="00823448" w:rsidP="00D6622F">
            <w:pPr>
              <w:rPr>
                <w:rFonts w:ascii="Arial" w:hAnsi="Arial"/>
                <w:sz w:val="18"/>
                <w:szCs w:val="18"/>
              </w:rPr>
            </w:pPr>
            <w:r>
              <w:rPr>
                <w:rFonts w:ascii="Arial" w:hAnsi="Arial"/>
                <w:sz w:val="18"/>
                <w:szCs w:val="18"/>
              </w:rPr>
              <w:t>DATE</w:t>
            </w:r>
          </w:p>
          <w:p w14:paraId="2977C68F" w14:textId="77777777" w:rsidR="00823448" w:rsidRPr="005B4766" w:rsidRDefault="00823448" w:rsidP="00D6622F">
            <w:pPr>
              <w:rPr>
                <w:rFonts w:ascii="Arial" w:hAnsi="Arial"/>
                <w:sz w:val="18"/>
                <w:szCs w:val="18"/>
              </w:rPr>
            </w:pPr>
          </w:p>
        </w:tc>
        <w:tc>
          <w:tcPr>
            <w:tcW w:w="720" w:type="pct"/>
          </w:tcPr>
          <w:p w14:paraId="730919FD" w14:textId="77777777" w:rsidR="00823448" w:rsidRPr="005B4766" w:rsidRDefault="00823448" w:rsidP="00D6622F">
            <w:pPr>
              <w:rPr>
                <w:rFonts w:ascii="Arial" w:hAnsi="Arial"/>
                <w:sz w:val="18"/>
                <w:szCs w:val="18"/>
              </w:rPr>
            </w:pPr>
            <w:r w:rsidRPr="00191CAB">
              <w:rPr>
                <w:rFonts w:ascii="Arial" w:hAnsi="Arial"/>
                <w:sz w:val="16"/>
                <w:szCs w:val="16"/>
              </w:rPr>
              <w:t>YYYYMMDD</w:t>
            </w:r>
          </w:p>
        </w:tc>
        <w:tc>
          <w:tcPr>
            <w:tcW w:w="1343" w:type="pct"/>
            <w:gridSpan w:val="3"/>
          </w:tcPr>
          <w:p w14:paraId="3F36E809" w14:textId="77777777" w:rsidR="00823448" w:rsidRPr="003C407A" w:rsidRDefault="00823448" w:rsidP="00D6622F">
            <w:pPr>
              <w:rPr>
                <w:rFonts w:ascii="Arial" w:hAnsi="Arial"/>
                <w:sz w:val="18"/>
                <w:szCs w:val="18"/>
              </w:rPr>
            </w:pPr>
            <w:r>
              <w:rPr>
                <w:rFonts w:ascii="Arial" w:hAnsi="Arial"/>
                <w:sz w:val="18"/>
                <w:szCs w:val="18"/>
              </w:rPr>
              <w:t xml:space="preserve">e.g. </w:t>
            </w:r>
            <w:r w:rsidRPr="004577D1">
              <w:rPr>
                <w:rFonts w:ascii="Arial" w:hAnsi="Arial"/>
                <w:sz w:val="18"/>
                <w:szCs w:val="18"/>
              </w:rPr>
              <w:t>20100716</w:t>
            </w:r>
          </w:p>
        </w:tc>
        <w:tc>
          <w:tcPr>
            <w:tcW w:w="816" w:type="pct"/>
          </w:tcPr>
          <w:p w14:paraId="3870751D" w14:textId="77777777" w:rsidR="00823448" w:rsidRPr="005B4766" w:rsidRDefault="00823448" w:rsidP="00031E8B">
            <w:pPr>
              <w:numPr>
                <w:ilvl w:val="0"/>
                <w:numId w:val="8"/>
              </w:numPr>
              <w:spacing w:line="240" w:lineRule="auto"/>
              <w:rPr>
                <w:rFonts w:ascii="Arial" w:hAnsi="Arial"/>
                <w:sz w:val="18"/>
                <w:szCs w:val="18"/>
              </w:rPr>
            </w:pPr>
            <w:r w:rsidRPr="005B4766">
              <w:rPr>
                <w:rFonts w:ascii="Arial" w:hAnsi="Arial"/>
                <w:sz w:val="18"/>
                <w:szCs w:val="18"/>
              </w:rPr>
              <w:t xml:space="preserve">For rental set to </w:t>
            </w:r>
            <w:r>
              <w:rPr>
                <w:rFonts w:ascii="Arial" w:hAnsi="Arial"/>
                <w:sz w:val="18"/>
                <w:szCs w:val="18"/>
              </w:rPr>
              <w:t>end date</w:t>
            </w:r>
            <w:r w:rsidRPr="005B4766">
              <w:rPr>
                <w:rFonts w:ascii="Arial" w:hAnsi="Arial"/>
                <w:sz w:val="18"/>
                <w:szCs w:val="18"/>
              </w:rPr>
              <w:t xml:space="preserve"> of rental period</w:t>
            </w:r>
          </w:p>
          <w:p w14:paraId="4D49BD30" w14:textId="77777777" w:rsidR="00823448" w:rsidRPr="005B4766" w:rsidRDefault="00823448" w:rsidP="00031E8B">
            <w:pPr>
              <w:numPr>
                <w:ilvl w:val="0"/>
                <w:numId w:val="8"/>
              </w:numPr>
              <w:spacing w:line="240" w:lineRule="auto"/>
              <w:rPr>
                <w:rFonts w:ascii="Arial" w:hAnsi="Arial"/>
                <w:sz w:val="18"/>
                <w:szCs w:val="18"/>
              </w:rPr>
            </w:pPr>
            <w:r w:rsidRPr="005B4766">
              <w:rPr>
                <w:rFonts w:ascii="Arial" w:hAnsi="Arial"/>
                <w:sz w:val="18"/>
                <w:szCs w:val="18"/>
              </w:rPr>
              <w:t>For connection charges set to product start date</w:t>
            </w:r>
          </w:p>
        </w:tc>
      </w:tr>
      <w:tr w:rsidR="00823448" w:rsidRPr="005B4766" w14:paraId="333FCBB9" w14:textId="77777777" w:rsidTr="000A2C26">
        <w:tc>
          <w:tcPr>
            <w:tcW w:w="874" w:type="pct"/>
            <w:gridSpan w:val="2"/>
          </w:tcPr>
          <w:p w14:paraId="10C872EE" w14:textId="77777777" w:rsidR="00823448" w:rsidRPr="00DC559D" w:rsidRDefault="00823448" w:rsidP="00D6622F">
            <w:pPr>
              <w:rPr>
                <w:rFonts w:ascii="Arial" w:hAnsi="Arial"/>
                <w:sz w:val="18"/>
                <w:szCs w:val="18"/>
              </w:rPr>
            </w:pPr>
            <w:r w:rsidRPr="00DC559D">
              <w:rPr>
                <w:rFonts w:ascii="Arial" w:hAnsi="Arial" w:cs="Arial"/>
                <w:sz w:val="18"/>
                <w:szCs w:val="18"/>
              </w:rPr>
              <w:t xml:space="preserve">First line of address                         </w:t>
            </w:r>
          </w:p>
        </w:tc>
        <w:tc>
          <w:tcPr>
            <w:tcW w:w="480" w:type="pct"/>
          </w:tcPr>
          <w:p w14:paraId="74EDC709" w14:textId="77777777" w:rsidR="00823448" w:rsidRPr="00DC559D" w:rsidRDefault="00823448" w:rsidP="00D6622F">
            <w:pPr>
              <w:rPr>
                <w:rFonts w:ascii="Arial" w:hAnsi="Arial"/>
                <w:sz w:val="18"/>
                <w:szCs w:val="18"/>
              </w:rPr>
            </w:pPr>
            <w:r w:rsidRPr="00DC559D">
              <w:rPr>
                <w:rFonts w:ascii="Arial" w:hAnsi="Arial"/>
                <w:sz w:val="18"/>
                <w:szCs w:val="18"/>
              </w:rPr>
              <w:t>9</w:t>
            </w:r>
          </w:p>
        </w:tc>
        <w:tc>
          <w:tcPr>
            <w:tcW w:w="768" w:type="pct"/>
            <w:gridSpan w:val="3"/>
          </w:tcPr>
          <w:p w14:paraId="60F99569" w14:textId="77777777" w:rsidR="00823448" w:rsidRPr="00DC559D" w:rsidRDefault="00823448" w:rsidP="00D6622F">
            <w:pPr>
              <w:rPr>
                <w:rFonts w:ascii="Arial" w:hAnsi="Arial"/>
                <w:sz w:val="18"/>
                <w:szCs w:val="18"/>
              </w:rPr>
            </w:pPr>
            <w:r w:rsidRPr="00DC559D">
              <w:rPr>
                <w:rFonts w:ascii="Arial" w:hAnsi="Arial"/>
                <w:sz w:val="18"/>
                <w:szCs w:val="18"/>
              </w:rPr>
              <w:t>80</w:t>
            </w:r>
          </w:p>
        </w:tc>
        <w:tc>
          <w:tcPr>
            <w:tcW w:w="720" w:type="pct"/>
          </w:tcPr>
          <w:p w14:paraId="61E5C1C5" w14:textId="77777777" w:rsidR="00823448" w:rsidRPr="00DC559D" w:rsidRDefault="00823448" w:rsidP="00D6622F">
            <w:pPr>
              <w:rPr>
                <w:rFonts w:ascii="Arial" w:hAnsi="Arial"/>
                <w:sz w:val="18"/>
                <w:szCs w:val="18"/>
              </w:rPr>
            </w:pPr>
            <w:r w:rsidRPr="00DC559D">
              <w:rPr>
                <w:rFonts w:ascii="Arial" w:hAnsi="Arial"/>
                <w:sz w:val="18"/>
                <w:szCs w:val="18"/>
              </w:rPr>
              <w:t>Text</w:t>
            </w:r>
          </w:p>
        </w:tc>
        <w:tc>
          <w:tcPr>
            <w:tcW w:w="1343" w:type="pct"/>
            <w:gridSpan w:val="3"/>
          </w:tcPr>
          <w:p w14:paraId="4647A099" w14:textId="77777777" w:rsidR="00823448" w:rsidRPr="00EF3415" w:rsidRDefault="00823448" w:rsidP="00D6622F">
            <w:pPr>
              <w:rPr>
                <w:rFonts w:ascii="Arial" w:hAnsi="Arial" w:cs="Arial"/>
                <w:sz w:val="18"/>
                <w:szCs w:val="18"/>
              </w:rPr>
            </w:pPr>
            <w:r>
              <w:rPr>
                <w:rFonts w:ascii="Arial" w:hAnsi="Arial" w:cs="Arial"/>
                <w:sz w:val="18"/>
                <w:szCs w:val="18"/>
              </w:rPr>
              <w:t>e.g.</w:t>
            </w:r>
            <w:r w:rsidRPr="00EE64CC">
              <w:rPr>
                <w:rFonts w:ascii="Arial" w:hAnsi="Arial"/>
                <w:sz w:val="18"/>
                <w:szCs w:val="18"/>
              </w:rPr>
              <w:t xml:space="preserve"> </w:t>
            </w:r>
            <w:r w:rsidRPr="001B73E8">
              <w:rPr>
                <w:rFonts w:ascii="Arial" w:hAnsi="Arial"/>
                <w:sz w:val="18"/>
                <w:szCs w:val="18"/>
              </w:rPr>
              <w:t>Accounts Dept</w:t>
            </w:r>
          </w:p>
        </w:tc>
        <w:tc>
          <w:tcPr>
            <w:tcW w:w="816" w:type="pct"/>
          </w:tcPr>
          <w:p w14:paraId="44E8D4FD" w14:textId="77777777" w:rsidR="00823448" w:rsidRPr="00DC559D" w:rsidRDefault="00823448" w:rsidP="00D6622F">
            <w:pPr>
              <w:rPr>
                <w:rFonts w:ascii="Arial" w:hAnsi="Arial"/>
                <w:sz w:val="18"/>
                <w:szCs w:val="18"/>
              </w:rPr>
            </w:pPr>
          </w:p>
        </w:tc>
      </w:tr>
      <w:tr w:rsidR="00823448" w:rsidRPr="005B4766" w14:paraId="670E9D14" w14:textId="77777777" w:rsidTr="000A2C26">
        <w:tc>
          <w:tcPr>
            <w:tcW w:w="874" w:type="pct"/>
            <w:gridSpan w:val="2"/>
          </w:tcPr>
          <w:p w14:paraId="31773B92" w14:textId="77777777" w:rsidR="00823448" w:rsidRPr="00DC559D" w:rsidRDefault="00823448" w:rsidP="00D6622F">
            <w:pPr>
              <w:rPr>
                <w:rFonts w:ascii="Arial" w:hAnsi="Arial"/>
                <w:sz w:val="18"/>
                <w:szCs w:val="18"/>
              </w:rPr>
            </w:pPr>
            <w:r w:rsidRPr="00DC559D">
              <w:rPr>
                <w:rFonts w:ascii="Arial" w:hAnsi="Arial" w:cs="Arial"/>
                <w:sz w:val="18"/>
                <w:szCs w:val="18"/>
                <w:lang w:val="fr-FR"/>
              </w:rPr>
              <w:t xml:space="preserve">Post Code                     </w:t>
            </w:r>
          </w:p>
        </w:tc>
        <w:tc>
          <w:tcPr>
            <w:tcW w:w="480" w:type="pct"/>
          </w:tcPr>
          <w:p w14:paraId="46350ED4" w14:textId="77777777" w:rsidR="00823448" w:rsidRPr="00DC559D" w:rsidRDefault="00823448" w:rsidP="00D6622F">
            <w:pPr>
              <w:rPr>
                <w:rFonts w:ascii="Arial" w:hAnsi="Arial"/>
                <w:sz w:val="18"/>
                <w:szCs w:val="18"/>
              </w:rPr>
            </w:pPr>
            <w:r w:rsidRPr="00DC559D">
              <w:rPr>
                <w:rFonts w:ascii="Arial" w:hAnsi="Arial"/>
                <w:sz w:val="18"/>
                <w:szCs w:val="18"/>
              </w:rPr>
              <w:t>10</w:t>
            </w:r>
          </w:p>
        </w:tc>
        <w:tc>
          <w:tcPr>
            <w:tcW w:w="768" w:type="pct"/>
            <w:gridSpan w:val="3"/>
          </w:tcPr>
          <w:p w14:paraId="7C86BD18" w14:textId="77777777" w:rsidR="00823448" w:rsidRPr="00DC559D" w:rsidRDefault="00823448" w:rsidP="00D6622F">
            <w:pPr>
              <w:rPr>
                <w:rFonts w:ascii="Arial" w:hAnsi="Arial"/>
                <w:sz w:val="18"/>
                <w:szCs w:val="18"/>
              </w:rPr>
            </w:pPr>
            <w:r w:rsidRPr="00DC559D">
              <w:rPr>
                <w:rFonts w:ascii="Arial" w:hAnsi="Arial"/>
                <w:sz w:val="18"/>
                <w:szCs w:val="18"/>
              </w:rPr>
              <w:t>16</w:t>
            </w:r>
          </w:p>
        </w:tc>
        <w:tc>
          <w:tcPr>
            <w:tcW w:w="720" w:type="pct"/>
          </w:tcPr>
          <w:p w14:paraId="58113901" w14:textId="77777777" w:rsidR="00823448" w:rsidRPr="00DC559D" w:rsidRDefault="00823448" w:rsidP="00D6622F">
            <w:pPr>
              <w:rPr>
                <w:rFonts w:ascii="Arial" w:hAnsi="Arial"/>
                <w:sz w:val="18"/>
                <w:szCs w:val="18"/>
              </w:rPr>
            </w:pPr>
            <w:r w:rsidRPr="00DC559D">
              <w:rPr>
                <w:rFonts w:ascii="Arial" w:hAnsi="Arial"/>
                <w:sz w:val="18"/>
                <w:szCs w:val="18"/>
              </w:rPr>
              <w:t>Text</w:t>
            </w:r>
          </w:p>
        </w:tc>
        <w:tc>
          <w:tcPr>
            <w:tcW w:w="1343" w:type="pct"/>
            <w:gridSpan w:val="3"/>
          </w:tcPr>
          <w:p w14:paraId="27C4BBCC" w14:textId="77777777" w:rsidR="00823448" w:rsidRPr="00EF3415" w:rsidRDefault="00823448" w:rsidP="00D6622F">
            <w:pPr>
              <w:rPr>
                <w:rFonts w:ascii="Arial" w:hAnsi="Arial" w:cs="Arial"/>
                <w:sz w:val="18"/>
                <w:szCs w:val="18"/>
              </w:rPr>
            </w:pPr>
            <w:r w:rsidRPr="00DE0EA2">
              <w:rPr>
                <w:rFonts w:ascii="Arial" w:hAnsi="Arial" w:cs="Arial"/>
                <w:sz w:val="18"/>
                <w:szCs w:val="18"/>
              </w:rPr>
              <w:t xml:space="preserve">e.g. </w:t>
            </w:r>
            <w:r w:rsidRPr="004577D1">
              <w:rPr>
                <w:rFonts w:ascii="Arial" w:hAnsi="Arial" w:cs="Arial"/>
                <w:sz w:val="18"/>
                <w:szCs w:val="18"/>
              </w:rPr>
              <w:t>RH6  0PA</w:t>
            </w:r>
          </w:p>
        </w:tc>
        <w:tc>
          <w:tcPr>
            <w:tcW w:w="816" w:type="pct"/>
          </w:tcPr>
          <w:p w14:paraId="4165522F" w14:textId="77777777" w:rsidR="00823448" w:rsidRPr="00DC559D" w:rsidRDefault="00823448" w:rsidP="00D6622F">
            <w:pPr>
              <w:rPr>
                <w:rFonts w:ascii="Arial" w:hAnsi="Arial"/>
                <w:sz w:val="18"/>
                <w:szCs w:val="18"/>
              </w:rPr>
            </w:pPr>
          </w:p>
        </w:tc>
      </w:tr>
      <w:tr w:rsidR="00823448" w:rsidRPr="005B4766" w14:paraId="7C8BF8E6" w14:textId="77777777" w:rsidTr="000A2C26">
        <w:tc>
          <w:tcPr>
            <w:tcW w:w="874" w:type="pct"/>
            <w:gridSpan w:val="2"/>
          </w:tcPr>
          <w:p w14:paraId="36ACF776" w14:textId="77777777" w:rsidR="00823448" w:rsidRPr="005B4766" w:rsidRDefault="00823448" w:rsidP="00D6622F">
            <w:pPr>
              <w:rPr>
                <w:rFonts w:ascii="Arial" w:hAnsi="Arial"/>
                <w:sz w:val="18"/>
                <w:szCs w:val="18"/>
              </w:rPr>
            </w:pPr>
            <w:r w:rsidRPr="005B4766">
              <w:rPr>
                <w:rFonts w:ascii="Arial" w:hAnsi="Arial" w:cs="Arial"/>
                <w:sz w:val="18"/>
                <w:szCs w:val="18"/>
                <w:lang w:val="fr-FR"/>
              </w:rPr>
              <w:t xml:space="preserve"> </w:t>
            </w:r>
            <w:r>
              <w:rPr>
                <w:rFonts w:ascii="Arial" w:hAnsi="Arial" w:cs="Arial"/>
                <w:sz w:val="18"/>
                <w:szCs w:val="18"/>
                <w:lang w:val="fr-FR"/>
              </w:rPr>
              <w:t>*</w:t>
            </w:r>
            <w:r w:rsidRPr="00AF0898">
              <w:rPr>
                <w:rFonts w:ascii="Arial" w:hAnsi="Arial" w:cs="Arial"/>
                <w:sz w:val="18"/>
                <w:szCs w:val="18"/>
                <w:lang w:val="fr-FR"/>
              </w:rPr>
              <w:t>CSS/</w:t>
            </w:r>
            <w:r w:rsidR="00A26F4E">
              <w:rPr>
                <w:rFonts w:ascii="Arial" w:hAnsi="Arial" w:cs="Arial"/>
                <w:sz w:val="18"/>
                <w:szCs w:val="18"/>
                <w:lang w:val="fr-FR"/>
              </w:rPr>
              <w:t>Siebel</w:t>
            </w:r>
            <w:r w:rsidRPr="00AF0898">
              <w:rPr>
                <w:rFonts w:ascii="Arial" w:hAnsi="Arial" w:cs="Arial"/>
                <w:sz w:val="18"/>
                <w:szCs w:val="18"/>
                <w:lang w:val="fr-FR"/>
              </w:rPr>
              <w:t xml:space="preserve"> Job No</w:t>
            </w:r>
          </w:p>
        </w:tc>
        <w:tc>
          <w:tcPr>
            <w:tcW w:w="480" w:type="pct"/>
          </w:tcPr>
          <w:p w14:paraId="249E32A0" w14:textId="77777777" w:rsidR="00823448" w:rsidRPr="005B4766" w:rsidRDefault="00823448" w:rsidP="00D6622F">
            <w:pPr>
              <w:rPr>
                <w:rFonts w:ascii="Arial" w:hAnsi="Arial"/>
                <w:sz w:val="18"/>
                <w:szCs w:val="18"/>
              </w:rPr>
            </w:pPr>
            <w:r w:rsidRPr="005B4766">
              <w:rPr>
                <w:rFonts w:ascii="Arial" w:hAnsi="Arial"/>
                <w:sz w:val="18"/>
                <w:szCs w:val="18"/>
              </w:rPr>
              <w:t>11</w:t>
            </w:r>
          </w:p>
        </w:tc>
        <w:tc>
          <w:tcPr>
            <w:tcW w:w="768" w:type="pct"/>
            <w:gridSpan w:val="3"/>
          </w:tcPr>
          <w:p w14:paraId="6408E5E9" w14:textId="77777777" w:rsidR="00823448" w:rsidRPr="005B4766" w:rsidRDefault="00823448" w:rsidP="00D6622F">
            <w:pPr>
              <w:rPr>
                <w:rFonts w:ascii="Arial" w:hAnsi="Arial"/>
                <w:sz w:val="18"/>
                <w:szCs w:val="18"/>
              </w:rPr>
            </w:pPr>
            <w:r>
              <w:rPr>
                <w:rFonts w:ascii="Arial" w:hAnsi="Arial"/>
                <w:sz w:val="18"/>
                <w:szCs w:val="18"/>
              </w:rPr>
              <w:t>20</w:t>
            </w:r>
          </w:p>
        </w:tc>
        <w:tc>
          <w:tcPr>
            <w:tcW w:w="720" w:type="pct"/>
          </w:tcPr>
          <w:p w14:paraId="446907EA" w14:textId="77777777" w:rsidR="00823448" w:rsidRPr="005B4766" w:rsidRDefault="00823448" w:rsidP="00D6622F">
            <w:pPr>
              <w:rPr>
                <w:rFonts w:ascii="Arial" w:hAnsi="Arial"/>
                <w:sz w:val="18"/>
                <w:szCs w:val="18"/>
              </w:rPr>
            </w:pPr>
            <w:r w:rsidRPr="005B4766">
              <w:rPr>
                <w:rFonts w:ascii="Arial" w:hAnsi="Arial"/>
                <w:sz w:val="18"/>
                <w:szCs w:val="18"/>
              </w:rPr>
              <w:t>Text</w:t>
            </w:r>
          </w:p>
        </w:tc>
        <w:tc>
          <w:tcPr>
            <w:tcW w:w="1343" w:type="pct"/>
            <w:gridSpan w:val="3"/>
          </w:tcPr>
          <w:p w14:paraId="0C6187E8" w14:textId="77777777" w:rsidR="00823448" w:rsidRPr="00B51E8E" w:rsidRDefault="00823448" w:rsidP="00D6622F">
            <w:pPr>
              <w:rPr>
                <w:rFonts w:ascii="Arial" w:hAnsi="Arial" w:cs="Arial"/>
                <w:sz w:val="18"/>
                <w:szCs w:val="18"/>
              </w:rPr>
            </w:pPr>
            <w:r w:rsidRPr="00B51E8E">
              <w:rPr>
                <w:rFonts w:ascii="Arial" w:hAnsi="Arial" w:cs="Arial"/>
                <w:sz w:val="18"/>
                <w:szCs w:val="18"/>
              </w:rPr>
              <w:t xml:space="preserve">Not used for </w:t>
            </w:r>
            <w:r>
              <w:rPr>
                <w:rFonts w:ascii="Arial" w:hAnsi="Arial" w:cs="Arial"/>
                <w:sz w:val="18"/>
                <w:szCs w:val="18"/>
              </w:rPr>
              <w:t>SOTAP</w:t>
            </w:r>
            <w:r w:rsidRPr="00B51E8E">
              <w:rPr>
                <w:rFonts w:ascii="Arial" w:hAnsi="Arial" w:cs="Arial"/>
                <w:sz w:val="18"/>
                <w:szCs w:val="18"/>
              </w:rPr>
              <w:t>.</w:t>
            </w:r>
          </w:p>
        </w:tc>
        <w:tc>
          <w:tcPr>
            <w:tcW w:w="816" w:type="pct"/>
          </w:tcPr>
          <w:p w14:paraId="14A79857" w14:textId="77777777" w:rsidR="00823448" w:rsidRPr="005B4766" w:rsidRDefault="00823448" w:rsidP="00D6622F">
            <w:pPr>
              <w:rPr>
                <w:rFonts w:ascii="Arial" w:hAnsi="Arial"/>
                <w:sz w:val="18"/>
                <w:szCs w:val="18"/>
              </w:rPr>
            </w:pPr>
          </w:p>
        </w:tc>
      </w:tr>
      <w:tr w:rsidR="00823448" w:rsidRPr="005B4766" w14:paraId="6612791C" w14:textId="77777777" w:rsidTr="000A2C26">
        <w:tc>
          <w:tcPr>
            <w:tcW w:w="874" w:type="pct"/>
            <w:gridSpan w:val="2"/>
          </w:tcPr>
          <w:p w14:paraId="20D891B5" w14:textId="77777777" w:rsidR="00823448" w:rsidRPr="005B4766" w:rsidRDefault="00823448" w:rsidP="00D6622F">
            <w:pPr>
              <w:rPr>
                <w:rFonts w:ascii="Arial" w:hAnsi="Arial"/>
                <w:sz w:val="18"/>
                <w:szCs w:val="18"/>
              </w:rPr>
            </w:pPr>
            <w:r w:rsidRPr="005B4766">
              <w:rPr>
                <w:rFonts w:ascii="Arial" w:hAnsi="Arial"/>
                <w:sz w:val="18"/>
                <w:szCs w:val="18"/>
              </w:rPr>
              <w:t>Cust/SP order No/Fault ref No.1</w:t>
            </w:r>
            <w:r>
              <w:rPr>
                <w:rFonts w:ascii="Arial" w:hAnsi="Arial"/>
                <w:sz w:val="18"/>
                <w:szCs w:val="18"/>
              </w:rPr>
              <w:t>/2</w:t>
            </w:r>
          </w:p>
        </w:tc>
        <w:tc>
          <w:tcPr>
            <w:tcW w:w="480" w:type="pct"/>
          </w:tcPr>
          <w:p w14:paraId="2F5A93DD" w14:textId="77777777" w:rsidR="00823448" w:rsidRPr="00031E8B" w:rsidRDefault="00823448" w:rsidP="00031E8B">
            <w:pPr>
              <w:pStyle w:val="BECNormal"/>
              <w:spacing w:before="0" w:after="120"/>
              <w:rPr>
                <w:rFonts w:ascii="Arial" w:hAnsi="Arial"/>
                <w:sz w:val="18"/>
                <w:szCs w:val="18"/>
              </w:rPr>
            </w:pPr>
            <w:r w:rsidRPr="00031E8B">
              <w:rPr>
                <w:rFonts w:ascii="Arial" w:hAnsi="Arial"/>
                <w:sz w:val="18"/>
                <w:szCs w:val="18"/>
              </w:rPr>
              <w:t>12</w:t>
            </w:r>
          </w:p>
        </w:tc>
        <w:tc>
          <w:tcPr>
            <w:tcW w:w="768" w:type="pct"/>
            <w:gridSpan w:val="3"/>
          </w:tcPr>
          <w:p w14:paraId="40E74739" w14:textId="77777777" w:rsidR="00823448" w:rsidRPr="005B4766" w:rsidRDefault="00823448" w:rsidP="00D6622F">
            <w:pPr>
              <w:rPr>
                <w:rFonts w:ascii="Arial" w:hAnsi="Arial"/>
                <w:sz w:val="18"/>
                <w:szCs w:val="18"/>
              </w:rPr>
            </w:pPr>
            <w:r>
              <w:rPr>
                <w:rFonts w:ascii="Arial" w:hAnsi="Arial"/>
                <w:sz w:val="18"/>
                <w:szCs w:val="18"/>
              </w:rPr>
              <w:t>80</w:t>
            </w:r>
          </w:p>
        </w:tc>
        <w:tc>
          <w:tcPr>
            <w:tcW w:w="720" w:type="pct"/>
          </w:tcPr>
          <w:p w14:paraId="03A4298E" w14:textId="77777777" w:rsidR="00823448" w:rsidRPr="005B4766" w:rsidRDefault="00823448" w:rsidP="00D6622F">
            <w:pPr>
              <w:rPr>
                <w:rFonts w:ascii="Arial" w:hAnsi="Arial"/>
                <w:sz w:val="18"/>
                <w:szCs w:val="18"/>
              </w:rPr>
            </w:pPr>
            <w:r w:rsidRPr="005B4766">
              <w:rPr>
                <w:rFonts w:ascii="Arial" w:hAnsi="Arial"/>
                <w:sz w:val="18"/>
                <w:szCs w:val="18"/>
              </w:rPr>
              <w:t>Text</w:t>
            </w:r>
          </w:p>
        </w:tc>
        <w:tc>
          <w:tcPr>
            <w:tcW w:w="1343" w:type="pct"/>
            <w:gridSpan w:val="3"/>
          </w:tcPr>
          <w:p w14:paraId="4BDAE9E0" w14:textId="77777777" w:rsidR="00823448" w:rsidRPr="00EF3415" w:rsidRDefault="00823448" w:rsidP="00D6622F">
            <w:pPr>
              <w:rPr>
                <w:rFonts w:ascii="Arial" w:hAnsi="Arial"/>
                <w:sz w:val="18"/>
                <w:szCs w:val="18"/>
              </w:rPr>
            </w:pPr>
            <w:r w:rsidRPr="00463EDF">
              <w:rPr>
                <w:rFonts w:ascii="Arial" w:hAnsi="Arial"/>
                <w:sz w:val="18"/>
                <w:szCs w:val="18"/>
              </w:rPr>
              <w:t xml:space="preserve">e.g. </w:t>
            </w:r>
            <w:r w:rsidRPr="004577D1">
              <w:rPr>
                <w:rFonts w:ascii="Arial" w:hAnsi="Arial"/>
                <w:sz w:val="18"/>
                <w:szCs w:val="18"/>
              </w:rPr>
              <w:t>OR011-7818198092</w:t>
            </w:r>
          </w:p>
        </w:tc>
        <w:tc>
          <w:tcPr>
            <w:tcW w:w="816" w:type="pct"/>
          </w:tcPr>
          <w:p w14:paraId="284B268B" w14:textId="77777777" w:rsidR="00823448" w:rsidRPr="005B4766" w:rsidRDefault="00823448" w:rsidP="00D6622F">
            <w:pPr>
              <w:rPr>
                <w:rFonts w:ascii="Arial" w:hAnsi="Arial"/>
                <w:sz w:val="18"/>
                <w:szCs w:val="18"/>
              </w:rPr>
            </w:pPr>
          </w:p>
        </w:tc>
      </w:tr>
      <w:tr w:rsidR="00823448" w:rsidRPr="005B4766" w14:paraId="50728D81" w14:textId="77777777" w:rsidTr="000A2C26">
        <w:tc>
          <w:tcPr>
            <w:tcW w:w="874" w:type="pct"/>
            <w:gridSpan w:val="2"/>
          </w:tcPr>
          <w:p w14:paraId="6DBD2679" w14:textId="77777777" w:rsidR="00823448" w:rsidRPr="00DC559D" w:rsidRDefault="00823448" w:rsidP="00D6622F">
            <w:pPr>
              <w:rPr>
                <w:rFonts w:ascii="Arial" w:hAnsi="Arial"/>
                <w:sz w:val="18"/>
                <w:szCs w:val="18"/>
              </w:rPr>
            </w:pPr>
            <w:r w:rsidRPr="00DC559D">
              <w:rPr>
                <w:rFonts w:ascii="Arial" w:hAnsi="Arial"/>
                <w:sz w:val="18"/>
                <w:szCs w:val="18"/>
              </w:rPr>
              <w:t>*Spare</w:t>
            </w:r>
          </w:p>
        </w:tc>
        <w:tc>
          <w:tcPr>
            <w:tcW w:w="480" w:type="pct"/>
          </w:tcPr>
          <w:p w14:paraId="0C79E11A" w14:textId="77777777" w:rsidR="00823448" w:rsidRPr="00DC559D" w:rsidRDefault="00823448" w:rsidP="00D6622F">
            <w:pPr>
              <w:rPr>
                <w:rFonts w:ascii="Arial" w:hAnsi="Arial"/>
                <w:sz w:val="18"/>
                <w:szCs w:val="18"/>
              </w:rPr>
            </w:pPr>
            <w:r w:rsidRPr="00DC559D">
              <w:rPr>
                <w:rFonts w:ascii="Arial" w:hAnsi="Arial"/>
                <w:sz w:val="18"/>
                <w:szCs w:val="18"/>
              </w:rPr>
              <w:t>13</w:t>
            </w:r>
          </w:p>
        </w:tc>
        <w:tc>
          <w:tcPr>
            <w:tcW w:w="768" w:type="pct"/>
            <w:gridSpan w:val="3"/>
          </w:tcPr>
          <w:p w14:paraId="3ABD60B6" w14:textId="77777777" w:rsidR="00823448" w:rsidRPr="00DC559D" w:rsidRDefault="00823448" w:rsidP="00D6622F">
            <w:pPr>
              <w:rPr>
                <w:rFonts w:ascii="Arial" w:hAnsi="Arial"/>
                <w:sz w:val="18"/>
                <w:szCs w:val="18"/>
              </w:rPr>
            </w:pPr>
            <w:r w:rsidRPr="00DC559D">
              <w:rPr>
                <w:rFonts w:ascii="Arial" w:hAnsi="Arial"/>
                <w:sz w:val="18"/>
                <w:szCs w:val="18"/>
              </w:rPr>
              <w:t>N/A</w:t>
            </w:r>
          </w:p>
        </w:tc>
        <w:tc>
          <w:tcPr>
            <w:tcW w:w="720" w:type="pct"/>
          </w:tcPr>
          <w:p w14:paraId="0E33FDC9" w14:textId="77777777" w:rsidR="00823448" w:rsidRPr="00DC559D" w:rsidRDefault="00823448" w:rsidP="00D6622F">
            <w:pPr>
              <w:rPr>
                <w:rFonts w:ascii="Arial" w:hAnsi="Arial"/>
                <w:sz w:val="18"/>
                <w:szCs w:val="18"/>
              </w:rPr>
            </w:pPr>
            <w:r w:rsidRPr="00DC559D">
              <w:rPr>
                <w:rFonts w:ascii="Arial" w:hAnsi="Arial"/>
                <w:sz w:val="18"/>
                <w:szCs w:val="18"/>
              </w:rPr>
              <w:t>N/A</w:t>
            </w:r>
          </w:p>
        </w:tc>
        <w:tc>
          <w:tcPr>
            <w:tcW w:w="1343" w:type="pct"/>
            <w:gridSpan w:val="3"/>
          </w:tcPr>
          <w:p w14:paraId="7B9BCF6C" w14:textId="77777777" w:rsidR="00823448" w:rsidRPr="00EF3415" w:rsidRDefault="00823448" w:rsidP="00D6622F">
            <w:pPr>
              <w:rPr>
                <w:rFonts w:ascii="Arial" w:hAnsi="Arial" w:cs="Arial"/>
                <w:sz w:val="18"/>
                <w:szCs w:val="18"/>
              </w:rPr>
            </w:pPr>
            <w:r w:rsidRPr="00EF3415">
              <w:rPr>
                <w:rFonts w:ascii="Arial" w:hAnsi="Arial" w:cs="Arial"/>
                <w:sz w:val="18"/>
                <w:szCs w:val="18"/>
              </w:rPr>
              <w:t>N/A</w:t>
            </w:r>
          </w:p>
        </w:tc>
        <w:tc>
          <w:tcPr>
            <w:tcW w:w="816" w:type="pct"/>
          </w:tcPr>
          <w:p w14:paraId="23716669" w14:textId="77777777" w:rsidR="00823448" w:rsidRPr="00DC559D" w:rsidRDefault="00823448" w:rsidP="00D6622F">
            <w:pPr>
              <w:rPr>
                <w:rFonts w:ascii="Arial" w:hAnsi="Arial"/>
                <w:sz w:val="18"/>
                <w:szCs w:val="18"/>
              </w:rPr>
            </w:pPr>
          </w:p>
        </w:tc>
      </w:tr>
      <w:tr w:rsidR="00823448" w:rsidRPr="005B4766" w14:paraId="3793C026" w14:textId="77777777" w:rsidTr="000A2C26">
        <w:tc>
          <w:tcPr>
            <w:tcW w:w="874" w:type="pct"/>
            <w:gridSpan w:val="2"/>
          </w:tcPr>
          <w:p w14:paraId="55AB7304" w14:textId="77777777" w:rsidR="00823448" w:rsidRPr="001D3A7D" w:rsidRDefault="00823448" w:rsidP="00D6622F">
            <w:pPr>
              <w:rPr>
                <w:rFonts w:ascii="Arial" w:hAnsi="Arial"/>
                <w:sz w:val="18"/>
                <w:szCs w:val="18"/>
              </w:rPr>
            </w:pPr>
            <w:r w:rsidRPr="005B4766">
              <w:rPr>
                <w:rFonts w:ascii="Arial" w:hAnsi="Arial"/>
                <w:sz w:val="18"/>
                <w:szCs w:val="18"/>
              </w:rPr>
              <w:t>Quantity</w:t>
            </w:r>
          </w:p>
        </w:tc>
        <w:tc>
          <w:tcPr>
            <w:tcW w:w="480" w:type="pct"/>
          </w:tcPr>
          <w:p w14:paraId="2D684289" w14:textId="77777777" w:rsidR="00823448" w:rsidRPr="005B4766" w:rsidRDefault="00823448" w:rsidP="00D6622F">
            <w:pPr>
              <w:rPr>
                <w:rFonts w:ascii="Arial" w:hAnsi="Arial"/>
                <w:sz w:val="18"/>
                <w:szCs w:val="18"/>
              </w:rPr>
            </w:pPr>
            <w:r w:rsidRPr="005B4766">
              <w:rPr>
                <w:rFonts w:ascii="Arial" w:hAnsi="Arial"/>
                <w:sz w:val="18"/>
                <w:szCs w:val="18"/>
              </w:rPr>
              <w:t>14</w:t>
            </w:r>
          </w:p>
        </w:tc>
        <w:tc>
          <w:tcPr>
            <w:tcW w:w="768" w:type="pct"/>
            <w:gridSpan w:val="3"/>
          </w:tcPr>
          <w:p w14:paraId="13CD52B2" w14:textId="77777777" w:rsidR="00823448" w:rsidRPr="005B4766" w:rsidRDefault="00823448" w:rsidP="00D6622F">
            <w:pPr>
              <w:rPr>
                <w:rFonts w:ascii="Arial" w:hAnsi="Arial"/>
                <w:sz w:val="18"/>
                <w:szCs w:val="18"/>
              </w:rPr>
            </w:pPr>
            <w:r>
              <w:rPr>
                <w:rFonts w:ascii="Arial" w:hAnsi="Arial"/>
                <w:sz w:val="18"/>
                <w:szCs w:val="18"/>
              </w:rPr>
              <w:t>5</w:t>
            </w:r>
          </w:p>
        </w:tc>
        <w:tc>
          <w:tcPr>
            <w:tcW w:w="720" w:type="pct"/>
          </w:tcPr>
          <w:p w14:paraId="46EA30BC" w14:textId="77777777" w:rsidR="00823448" w:rsidRPr="005B4766" w:rsidRDefault="00823448" w:rsidP="00D6622F">
            <w:pPr>
              <w:rPr>
                <w:rFonts w:ascii="Arial" w:hAnsi="Arial"/>
                <w:sz w:val="18"/>
                <w:szCs w:val="18"/>
              </w:rPr>
            </w:pPr>
            <w:r>
              <w:rPr>
                <w:rFonts w:ascii="Arial" w:hAnsi="Arial"/>
                <w:sz w:val="18"/>
                <w:szCs w:val="18"/>
              </w:rPr>
              <w:t>Num</w:t>
            </w:r>
          </w:p>
        </w:tc>
        <w:tc>
          <w:tcPr>
            <w:tcW w:w="1343" w:type="pct"/>
            <w:gridSpan w:val="3"/>
          </w:tcPr>
          <w:p w14:paraId="215C6D5F" w14:textId="77777777" w:rsidR="00823448" w:rsidRPr="005B4766" w:rsidRDefault="00823448" w:rsidP="00D6622F">
            <w:pPr>
              <w:rPr>
                <w:rFonts w:ascii="Arial" w:hAnsi="Arial"/>
                <w:sz w:val="18"/>
                <w:szCs w:val="18"/>
              </w:rPr>
            </w:pPr>
            <w:r>
              <w:rPr>
                <w:rFonts w:ascii="Arial" w:hAnsi="Arial" w:cs="Arial"/>
                <w:sz w:val="20"/>
                <w:lang w:val="fr-FR"/>
              </w:rPr>
              <w:t xml:space="preserve">e.g. </w:t>
            </w:r>
            <w:r w:rsidRPr="007860D4">
              <w:rPr>
                <w:rFonts w:ascii="Arial" w:hAnsi="Arial" w:cs="Arial"/>
                <w:sz w:val="20"/>
                <w:lang w:val="fr-FR"/>
              </w:rPr>
              <w:t>1</w:t>
            </w:r>
            <w:r>
              <w:rPr>
                <w:rFonts w:ascii="Arial" w:hAnsi="Arial" w:cs="Arial"/>
                <w:sz w:val="20"/>
                <w:lang w:val="fr-FR"/>
              </w:rPr>
              <w:t>0</w:t>
            </w:r>
          </w:p>
        </w:tc>
        <w:tc>
          <w:tcPr>
            <w:tcW w:w="816" w:type="pct"/>
          </w:tcPr>
          <w:p w14:paraId="71DC9D84" w14:textId="77777777" w:rsidR="00823448" w:rsidRPr="005B4766" w:rsidRDefault="00823448" w:rsidP="00D6622F">
            <w:pPr>
              <w:rPr>
                <w:rFonts w:ascii="Arial" w:hAnsi="Arial"/>
                <w:sz w:val="18"/>
                <w:szCs w:val="18"/>
              </w:rPr>
            </w:pPr>
          </w:p>
        </w:tc>
      </w:tr>
      <w:tr w:rsidR="00823448" w:rsidRPr="005B4766" w14:paraId="73B5584A" w14:textId="77777777" w:rsidTr="000A2C26">
        <w:tc>
          <w:tcPr>
            <w:tcW w:w="874" w:type="pct"/>
            <w:gridSpan w:val="2"/>
          </w:tcPr>
          <w:p w14:paraId="3A3F3A90" w14:textId="77777777" w:rsidR="00823448" w:rsidRPr="00DC559D" w:rsidRDefault="00C27C69" w:rsidP="00D6622F">
            <w:pPr>
              <w:rPr>
                <w:rFonts w:ascii="Arial" w:hAnsi="Arial"/>
                <w:sz w:val="18"/>
                <w:szCs w:val="18"/>
              </w:rPr>
            </w:pPr>
            <w:r>
              <w:rPr>
                <w:rFonts w:ascii="Arial" w:hAnsi="Arial"/>
                <w:sz w:val="18"/>
                <w:szCs w:val="18"/>
              </w:rPr>
              <w:t>*</w:t>
            </w:r>
            <w:r w:rsidR="00823448" w:rsidRPr="00DC559D">
              <w:rPr>
                <w:rFonts w:ascii="Arial" w:hAnsi="Arial"/>
                <w:sz w:val="18"/>
                <w:szCs w:val="18"/>
              </w:rPr>
              <w:t>Units</w:t>
            </w:r>
          </w:p>
        </w:tc>
        <w:tc>
          <w:tcPr>
            <w:tcW w:w="480" w:type="pct"/>
          </w:tcPr>
          <w:p w14:paraId="26B6681A" w14:textId="77777777" w:rsidR="00823448" w:rsidRPr="00DC559D" w:rsidRDefault="00823448" w:rsidP="00D6622F">
            <w:pPr>
              <w:rPr>
                <w:rFonts w:ascii="Arial" w:hAnsi="Arial"/>
                <w:sz w:val="18"/>
                <w:szCs w:val="18"/>
              </w:rPr>
            </w:pPr>
            <w:r w:rsidRPr="00DC559D">
              <w:rPr>
                <w:rFonts w:ascii="Arial" w:hAnsi="Arial"/>
                <w:sz w:val="18"/>
                <w:szCs w:val="18"/>
              </w:rPr>
              <w:t>15</w:t>
            </w:r>
          </w:p>
        </w:tc>
        <w:tc>
          <w:tcPr>
            <w:tcW w:w="768" w:type="pct"/>
            <w:gridSpan w:val="3"/>
          </w:tcPr>
          <w:p w14:paraId="3EC4735B" w14:textId="77777777" w:rsidR="00823448" w:rsidRPr="00DC559D" w:rsidRDefault="00823448" w:rsidP="00D6622F">
            <w:pPr>
              <w:rPr>
                <w:rFonts w:ascii="Arial" w:hAnsi="Arial"/>
                <w:sz w:val="18"/>
                <w:szCs w:val="18"/>
              </w:rPr>
            </w:pPr>
            <w:r w:rsidRPr="00DC559D">
              <w:rPr>
                <w:rFonts w:ascii="Arial" w:hAnsi="Arial"/>
                <w:sz w:val="18"/>
                <w:szCs w:val="18"/>
              </w:rPr>
              <w:t>40</w:t>
            </w:r>
          </w:p>
        </w:tc>
        <w:tc>
          <w:tcPr>
            <w:tcW w:w="720" w:type="pct"/>
          </w:tcPr>
          <w:p w14:paraId="118A2F98" w14:textId="77777777" w:rsidR="00823448" w:rsidRPr="00DC559D" w:rsidRDefault="00823448" w:rsidP="00D6622F">
            <w:pPr>
              <w:rPr>
                <w:rFonts w:ascii="Arial" w:hAnsi="Arial"/>
                <w:sz w:val="18"/>
                <w:szCs w:val="18"/>
              </w:rPr>
            </w:pPr>
            <w:r w:rsidRPr="00DC559D">
              <w:rPr>
                <w:rFonts w:ascii="Arial" w:hAnsi="Arial"/>
                <w:sz w:val="18"/>
                <w:szCs w:val="18"/>
              </w:rPr>
              <w:t>Text</w:t>
            </w:r>
          </w:p>
        </w:tc>
        <w:tc>
          <w:tcPr>
            <w:tcW w:w="1343" w:type="pct"/>
            <w:gridSpan w:val="3"/>
          </w:tcPr>
          <w:p w14:paraId="7D50A345" w14:textId="77777777" w:rsidR="00823448" w:rsidRPr="00444A25" w:rsidRDefault="00823448" w:rsidP="00D6622F">
            <w:pPr>
              <w:rPr>
                <w:rFonts w:ascii="Arial" w:hAnsi="Arial"/>
                <w:color w:val="000000"/>
                <w:sz w:val="18"/>
                <w:szCs w:val="18"/>
              </w:rPr>
            </w:pPr>
            <w:r w:rsidRPr="00DC559D">
              <w:rPr>
                <w:rFonts w:ascii="Arial" w:hAnsi="Arial"/>
                <w:sz w:val="18"/>
                <w:szCs w:val="18"/>
              </w:rPr>
              <w:t xml:space="preserve">Not used for </w:t>
            </w:r>
            <w:r>
              <w:rPr>
                <w:rFonts w:ascii="Arial" w:hAnsi="Arial"/>
                <w:sz w:val="18"/>
                <w:szCs w:val="18"/>
              </w:rPr>
              <w:t>SOTAP</w:t>
            </w:r>
            <w:r w:rsidRPr="00DC559D">
              <w:rPr>
                <w:rFonts w:ascii="Arial" w:hAnsi="Arial"/>
                <w:sz w:val="18"/>
                <w:szCs w:val="18"/>
              </w:rPr>
              <w:t>.</w:t>
            </w:r>
          </w:p>
        </w:tc>
        <w:tc>
          <w:tcPr>
            <w:tcW w:w="816" w:type="pct"/>
          </w:tcPr>
          <w:p w14:paraId="19949218" w14:textId="77777777" w:rsidR="00823448" w:rsidRPr="00DC559D" w:rsidRDefault="00823448" w:rsidP="00D6622F">
            <w:pPr>
              <w:rPr>
                <w:rFonts w:ascii="Arial" w:hAnsi="Arial"/>
                <w:sz w:val="18"/>
                <w:szCs w:val="18"/>
              </w:rPr>
            </w:pPr>
          </w:p>
        </w:tc>
      </w:tr>
      <w:tr w:rsidR="00823448" w:rsidRPr="005B4766" w14:paraId="2EED1D2B" w14:textId="77777777" w:rsidTr="000A2C26">
        <w:tc>
          <w:tcPr>
            <w:tcW w:w="874" w:type="pct"/>
            <w:gridSpan w:val="2"/>
          </w:tcPr>
          <w:p w14:paraId="0F090A38" w14:textId="77777777" w:rsidR="00823448" w:rsidRPr="00DC559D" w:rsidRDefault="00C27C69" w:rsidP="00D6622F">
            <w:pPr>
              <w:rPr>
                <w:rFonts w:ascii="Arial" w:hAnsi="Arial"/>
                <w:sz w:val="18"/>
                <w:szCs w:val="18"/>
              </w:rPr>
            </w:pPr>
            <w:r>
              <w:rPr>
                <w:rFonts w:ascii="Arial" w:hAnsi="Arial"/>
                <w:sz w:val="18"/>
                <w:szCs w:val="18"/>
              </w:rPr>
              <w:t>*</w:t>
            </w:r>
            <w:r w:rsidR="00823448" w:rsidRPr="00DC559D">
              <w:rPr>
                <w:rFonts w:ascii="Arial" w:hAnsi="Arial"/>
                <w:sz w:val="18"/>
                <w:szCs w:val="18"/>
              </w:rPr>
              <w:t>Unit rate</w:t>
            </w:r>
          </w:p>
        </w:tc>
        <w:tc>
          <w:tcPr>
            <w:tcW w:w="480" w:type="pct"/>
          </w:tcPr>
          <w:p w14:paraId="68D9B938" w14:textId="77777777" w:rsidR="00823448" w:rsidRPr="00DC559D" w:rsidRDefault="00823448" w:rsidP="00D6622F">
            <w:pPr>
              <w:rPr>
                <w:rFonts w:ascii="Arial" w:hAnsi="Arial"/>
                <w:sz w:val="18"/>
                <w:szCs w:val="18"/>
              </w:rPr>
            </w:pPr>
            <w:r w:rsidRPr="00DC559D">
              <w:rPr>
                <w:rFonts w:ascii="Arial" w:hAnsi="Arial"/>
                <w:sz w:val="18"/>
                <w:szCs w:val="18"/>
              </w:rPr>
              <w:t>16</w:t>
            </w:r>
          </w:p>
        </w:tc>
        <w:tc>
          <w:tcPr>
            <w:tcW w:w="768" w:type="pct"/>
            <w:gridSpan w:val="3"/>
          </w:tcPr>
          <w:p w14:paraId="03A38000" w14:textId="77777777" w:rsidR="00823448" w:rsidRPr="00DC559D" w:rsidRDefault="00823448" w:rsidP="00D6622F">
            <w:pPr>
              <w:rPr>
                <w:rFonts w:ascii="Arial" w:hAnsi="Arial"/>
                <w:sz w:val="18"/>
                <w:szCs w:val="18"/>
              </w:rPr>
            </w:pPr>
            <w:r w:rsidRPr="00DC559D">
              <w:rPr>
                <w:rFonts w:ascii="Arial" w:hAnsi="Arial"/>
                <w:sz w:val="18"/>
                <w:szCs w:val="18"/>
              </w:rPr>
              <w:t>18</w:t>
            </w:r>
          </w:p>
        </w:tc>
        <w:tc>
          <w:tcPr>
            <w:tcW w:w="720" w:type="pct"/>
          </w:tcPr>
          <w:p w14:paraId="32722DA2" w14:textId="77777777" w:rsidR="00823448" w:rsidRPr="00DC559D" w:rsidRDefault="00823448" w:rsidP="00D6622F">
            <w:pPr>
              <w:rPr>
                <w:rFonts w:ascii="Arial" w:hAnsi="Arial"/>
                <w:sz w:val="18"/>
                <w:szCs w:val="18"/>
              </w:rPr>
            </w:pPr>
            <w:r w:rsidRPr="00DC559D">
              <w:rPr>
                <w:rFonts w:ascii="Arial" w:hAnsi="Arial"/>
                <w:sz w:val="18"/>
                <w:szCs w:val="18"/>
              </w:rPr>
              <w:t>Num</w:t>
            </w:r>
          </w:p>
        </w:tc>
        <w:tc>
          <w:tcPr>
            <w:tcW w:w="1343" w:type="pct"/>
            <w:gridSpan w:val="3"/>
          </w:tcPr>
          <w:p w14:paraId="614D6B14" w14:textId="77777777" w:rsidR="00823448" w:rsidRPr="00DC559D" w:rsidRDefault="00823448" w:rsidP="00D6622F">
            <w:pPr>
              <w:rPr>
                <w:rFonts w:ascii="Arial" w:hAnsi="Arial"/>
                <w:sz w:val="18"/>
                <w:szCs w:val="18"/>
              </w:rPr>
            </w:pPr>
            <w:r w:rsidRPr="00DC559D">
              <w:rPr>
                <w:rFonts w:ascii="Arial" w:hAnsi="Arial"/>
                <w:sz w:val="18"/>
                <w:szCs w:val="18"/>
              </w:rPr>
              <w:t xml:space="preserve">Not used for </w:t>
            </w:r>
            <w:r>
              <w:rPr>
                <w:rFonts w:ascii="Arial" w:hAnsi="Arial"/>
                <w:sz w:val="18"/>
                <w:szCs w:val="18"/>
              </w:rPr>
              <w:t>SOTAP</w:t>
            </w:r>
            <w:r w:rsidRPr="00DC559D">
              <w:rPr>
                <w:rFonts w:ascii="Arial" w:hAnsi="Arial"/>
                <w:sz w:val="18"/>
                <w:szCs w:val="18"/>
              </w:rPr>
              <w:t>.</w:t>
            </w:r>
          </w:p>
        </w:tc>
        <w:tc>
          <w:tcPr>
            <w:tcW w:w="816" w:type="pct"/>
          </w:tcPr>
          <w:p w14:paraId="7211C630" w14:textId="77777777" w:rsidR="00823448" w:rsidRPr="00DC559D" w:rsidRDefault="00823448" w:rsidP="00D6622F">
            <w:pPr>
              <w:rPr>
                <w:rFonts w:ascii="Arial" w:hAnsi="Arial"/>
                <w:sz w:val="18"/>
                <w:szCs w:val="18"/>
              </w:rPr>
            </w:pPr>
          </w:p>
        </w:tc>
      </w:tr>
      <w:tr w:rsidR="00823448" w:rsidRPr="005B4766" w14:paraId="3F4B97B5" w14:textId="77777777" w:rsidTr="000A2C26">
        <w:tc>
          <w:tcPr>
            <w:tcW w:w="874" w:type="pct"/>
            <w:gridSpan w:val="2"/>
          </w:tcPr>
          <w:p w14:paraId="5984CCAB" w14:textId="77777777" w:rsidR="00823448" w:rsidRPr="005B4766" w:rsidRDefault="00823448" w:rsidP="00D6622F">
            <w:pPr>
              <w:rPr>
                <w:rFonts w:ascii="Arial" w:hAnsi="Arial"/>
                <w:sz w:val="18"/>
                <w:szCs w:val="18"/>
              </w:rPr>
            </w:pPr>
            <w:r w:rsidRPr="005B4766">
              <w:rPr>
                <w:rFonts w:ascii="Arial" w:hAnsi="Arial"/>
                <w:sz w:val="18"/>
                <w:szCs w:val="18"/>
              </w:rPr>
              <w:t>Product Rate/Price</w:t>
            </w:r>
          </w:p>
        </w:tc>
        <w:tc>
          <w:tcPr>
            <w:tcW w:w="480" w:type="pct"/>
          </w:tcPr>
          <w:p w14:paraId="56AC91FD" w14:textId="77777777" w:rsidR="00823448" w:rsidRPr="005B4766" w:rsidRDefault="00823448" w:rsidP="00D6622F">
            <w:pPr>
              <w:rPr>
                <w:rFonts w:ascii="Arial" w:hAnsi="Arial"/>
                <w:sz w:val="18"/>
                <w:szCs w:val="18"/>
              </w:rPr>
            </w:pPr>
            <w:r w:rsidRPr="005B4766">
              <w:rPr>
                <w:rFonts w:ascii="Arial" w:hAnsi="Arial"/>
                <w:sz w:val="18"/>
                <w:szCs w:val="18"/>
              </w:rPr>
              <w:t>17</w:t>
            </w:r>
          </w:p>
        </w:tc>
        <w:tc>
          <w:tcPr>
            <w:tcW w:w="768" w:type="pct"/>
            <w:gridSpan w:val="3"/>
          </w:tcPr>
          <w:p w14:paraId="356976E5" w14:textId="77777777" w:rsidR="00823448" w:rsidRPr="005B4766" w:rsidRDefault="00823448" w:rsidP="00D6622F">
            <w:pPr>
              <w:rPr>
                <w:rFonts w:ascii="Arial" w:hAnsi="Arial"/>
                <w:sz w:val="18"/>
                <w:szCs w:val="18"/>
              </w:rPr>
            </w:pPr>
            <w:r>
              <w:rPr>
                <w:rFonts w:ascii="Arial" w:hAnsi="Arial"/>
                <w:sz w:val="18"/>
                <w:szCs w:val="18"/>
              </w:rPr>
              <w:t>18</w:t>
            </w:r>
          </w:p>
        </w:tc>
        <w:tc>
          <w:tcPr>
            <w:tcW w:w="720" w:type="pct"/>
          </w:tcPr>
          <w:p w14:paraId="2A02FCD2" w14:textId="77777777" w:rsidR="00823448" w:rsidRPr="005B4766" w:rsidRDefault="00823448" w:rsidP="00D6622F">
            <w:pPr>
              <w:rPr>
                <w:rFonts w:ascii="Arial" w:hAnsi="Arial"/>
                <w:sz w:val="18"/>
                <w:szCs w:val="18"/>
              </w:rPr>
            </w:pPr>
            <w:r w:rsidRPr="005B4766">
              <w:rPr>
                <w:rFonts w:ascii="Arial" w:hAnsi="Arial"/>
                <w:sz w:val="18"/>
                <w:szCs w:val="18"/>
              </w:rPr>
              <w:t>Num</w:t>
            </w:r>
          </w:p>
        </w:tc>
        <w:tc>
          <w:tcPr>
            <w:tcW w:w="1343" w:type="pct"/>
            <w:gridSpan w:val="3"/>
          </w:tcPr>
          <w:p w14:paraId="4FA9BEA8" w14:textId="77777777" w:rsidR="00823448" w:rsidRPr="005B4766" w:rsidRDefault="00823448" w:rsidP="00D6622F">
            <w:pPr>
              <w:rPr>
                <w:rFonts w:ascii="Arial" w:hAnsi="Arial"/>
                <w:sz w:val="18"/>
                <w:szCs w:val="18"/>
              </w:rPr>
            </w:pPr>
            <w:r w:rsidRPr="005B4766">
              <w:rPr>
                <w:rFonts w:ascii="Arial" w:hAnsi="Arial"/>
                <w:sz w:val="18"/>
                <w:szCs w:val="18"/>
              </w:rPr>
              <w:t>e.g. 141 = £1.41</w:t>
            </w:r>
          </w:p>
        </w:tc>
        <w:tc>
          <w:tcPr>
            <w:tcW w:w="816" w:type="pct"/>
          </w:tcPr>
          <w:p w14:paraId="3E041FFA" w14:textId="77777777" w:rsidR="00823448" w:rsidRPr="005B4766" w:rsidRDefault="00823448" w:rsidP="00D6622F">
            <w:pPr>
              <w:rPr>
                <w:rFonts w:ascii="Arial" w:hAnsi="Arial"/>
                <w:sz w:val="18"/>
                <w:szCs w:val="18"/>
              </w:rPr>
            </w:pPr>
          </w:p>
        </w:tc>
      </w:tr>
      <w:tr w:rsidR="00823448" w:rsidRPr="00585A9B" w14:paraId="06C95503" w14:textId="77777777" w:rsidTr="000A2C26">
        <w:tc>
          <w:tcPr>
            <w:tcW w:w="874" w:type="pct"/>
            <w:gridSpan w:val="2"/>
          </w:tcPr>
          <w:p w14:paraId="5207C515" w14:textId="77777777" w:rsidR="00823448" w:rsidRPr="005B4766" w:rsidRDefault="00823448" w:rsidP="00D6622F">
            <w:pPr>
              <w:rPr>
                <w:rFonts w:ascii="Arial" w:hAnsi="Arial"/>
                <w:sz w:val="18"/>
                <w:szCs w:val="18"/>
              </w:rPr>
            </w:pPr>
            <w:r w:rsidRPr="005B4766">
              <w:rPr>
                <w:rFonts w:ascii="Arial" w:hAnsi="Arial"/>
                <w:sz w:val="18"/>
                <w:szCs w:val="18"/>
              </w:rPr>
              <w:t>VAT Status</w:t>
            </w:r>
          </w:p>
        </w:tc>
        <w:tc>
          <w:tcPr>
            <w:tcW w:w="480" w:type="pct"/>
          </w:tcPr>
          <w:p w14:paraId="0F2097AA" w14:textId="77777777" w:rsidR="00823448" w:rsidRPr="005B4766" w:rsidRDefault="00823448" w:rsidP="00D6622F">
            <w:pPr>
              <w:rPr>
                <w:rFonts w:ascii="Arial" w:hAnsi="Arial"/>
                <w:sz w:val="18"/>
                <w:szCs w:val="18"/>
              </w:rPr>
            </w:pPr>
            <w:r w:rsidRPr="005B4766">
              <w:rPr>
                <w:rFonts w:ascii="Arial" w:hAnsi="Arial"/>
                <w:sz w:val="18"/>
                <w:szCs w:val="18"/>
              </w:rPr>
              <w:t>18</w:t>
            </w:r>
          </w:p>
        </w:tc>
        <w:tc>
          <w:tcPr>
            <w:tcW w:w="768" w:type="pct"/>
            <w:gridSpan w:val="3"/>
          </w:tcPr>
          <w:p w14:paraId="706710D9" w14:textId="77777777" w:rsidR="00823448" w:rsidRPr="005B4766" w:rsidRDefault="00A1251D" w:rsidP="00D6622F">
            <w:pPr>
              <w:rPr>
                <w:rFonts w:ascii="Arial" w:hAnsi="Arial"/>
                <w:sz w:val="18"/>
                <w:szCs w:val="18"/>
              </w:rPr>
            </w:pPr>
            <w:r>
              <w:rPr>
                <w:rFonts w:ascii="Arial" w:hAnsi="Arial"/>
                <w:sz w:val="18"/>
                <w:szCs w:val="18"/>
              </w:rPr>
              <w:t>2</w:t>
            </w:r>
          </w:p>
        </w:tc>
        <w:tc>
          <w:tcPr>
            <w:tcW w:w="720" w:type="pct"/>
          </w:tcPr>
          <w:p w14:paraId="3CFE4899" w14:textId="77777777" w:rsidR="00823448" w:rsidRPr="005B4766" w:rsidRDefault="00823448" w:rsidP="00D6622F">
            <w:pPr>
              <w:rPr>
                <w:rFonts w:ascii="Arial" w:hAnsi="Arial"/>
                <w:sz w:val="18"/>
                <w:szCs w:val="18"/>
              </w:rPr>
            </w:pPr>
            <w:r w:rsidRPr="005B4766">
              <w:rPr>
                <w:rFonts w:ascii="Arial" w:hAnsi="Arial"/>
                <w:sz w:val="18"/>
                <w:szCs w:val="18"/>
              </w:rPr>
              <w:t>Num</w:t>
            </w:r>
          </w:p>
        </w:tc>
        <w:tc>
          <w:tcPr>
            <w:tcW w:w="1343" w:type="pct"/>
            <w:gridSpan w:val="3"/>
          </w:tcPr>
          <w:p w14:paraId="0233E17D" w14:textId="77777777" w:rsidR="00823448" w:rsidRPr="00585A9B" w:rsidRDefault="00823448" w:rsidP="00D6622F">
            <w:pPr>
              <w:rPr>
                <w:rFonts w:ascii="Arial" w:hAnsi="Arial" w:cs="Arial"/>
                <w:sz w:val="18"/>
                <w:szCs w:val="18"/>
                <w:lang w:val="sv-SE"/>
              </w:rPr>
            </w:pPr>
            <w:r w:rsidRPr="00585A9B">
              <w:rPr>
                <w:rFonts w:ascii="Arial" w:hAnsi="Arial" w:cs="Arial"/>
                <w:sz w:val="18"/>
                <w:szCs w:val="18"/>
                <w:lang w:val="sv-SE"/>
              </w:rPr>
              <w:t>e.g. 1=St</w:t>
            </w:r>
            <w:r w:rsidR="00C80398">
              <w:rPr>
                <w:rFonts w:ascii="Arial" w:hAnsi="Arial" w:cs="Arial"/>
                <w:sz w:val="18"/>
                <w:szCs w:val="18"/>
                <w:lang w:val="sv-SE"/>
              </w:rPr>
              <w:t>andar</w:t>
            </w:r>
            <w:r w:rsidRPr="00585A9B">
              <w:rPr>
                <w:rFonts w:ascii="Arial" w:hAnsi="Arial" w:cs="Arial"/>
                <w:sz w:val="18"/>
                <w:szCs w:val="18"/>
                <w:lang w:val="sv-SE"/>
              </w:rPr>
              <w:t>d VAT, 2=VAT Exempt</w:t>
            </w:r>
          </w:p>
        </w:tc>
        <w:tc>
          <w:tcPr>
            <w:tcW w:w="816" w:type="pct"/>
          </w:tcPr>
          <w:p w14:paraId="1B5E2BF7" w14:textId="77777777" w:rsidR="00823448" w:rsidRPr="00585A9B" w:rsidRDefault="00823448" w:rsidP="00D6622F">
            <w:pPr>
              <w:rPr>
                <w:rFonts w:ascii="Arial" w:hAnsi="Arial"/>
                <w:sz w:val="18"/>
                <w:szCs w:val="18"/>
                <w:lang w:val="sv-SE"/>
              </w:rPr>
            </w:pPr>
          </w:p>
        </w:tc>
      </w:tr>
      <w:tr w:rsidR="00823448" w:rsidRPr="005B4766" w14:paraId="0A763B68" w14:textId="77777777" w:rsidTr="000A2C26">
        <w:tc>
          <w:tcPr>
            <w:tcW w:w="874" w:type="pct"/>
            <w:gridSpan w:val="2"/>
          </w:tcPr>
          <w:p w14:paraId="74CF19FF" w14:textId="77777777" w:rsidR="00823448" w:rsidRPr="005B4766" w:rsidRDefault="00823448" w:rsidP="00D6622F">
            <w:pPr>
              <w:rPr>
                <w:rFonts w:ascii="Arial" w:hAnsi="Arial"/>
                <w:sz w:val="18"/>
                <w:szCs w:val="18"/>
              </w:rPr>
            </w:pPr>
            <w:r>
              <w:rPr>
                <w:rFonts w:ascii="Arial" w:hAnsi="Arial"/>
                <w:sz w:val="18"/>
                <w:szCs w:val="18"/>
              </w:rPr>
              <w:t>*</w:t>
            </w:r>
            <w:r w:rsidRPr="005B4766">
              <w:rPr>
                <w:rFonts w:ascii="Arial" w:hAnsi="Arial"/>
                <w:sz w:val="18"/>
                <w:szCs w:val="18"/>
              </w:rPr>
              <w:t>CSS Account Number</w:t>
            </w:r>
          </w:p>
        </w:tc>
        <w:tc>
          <w:tcPr>
            <w:tcW w:w="480" w:type="pct"/>
          </w:tcPr>
          <w:p w14:paraId="48253789" w14:textId="77777777" w:rsidR="00823448" w:rsidRPr="005B4766" w:rsidRDefault="00823448" w:rsidP="00D6622F">
            <w:pPr>
              <w:rPr>
                <w:rFonts w:ascii="Arial" w:hAnsi="Arial"/>
                <w:sz w:val="18"/>
                <w:szCs w:val="18"/>
              </w:rPr>
            </w:pPr>
            <w:r w:rsidRPr="005B4766">
              <w:rPr>
                <w:rFonts w:ascii="Arial" w:hAnsi="Arial"/>
                <w:sz w:val="18"/>
                <w:szCs w:val="18"/>
              </w:rPr>
              <w:t>19</w:t>
            </w:r>
          </w:p>
        </w:tc>
        <w:tc>
          <w:tcPr>
            <w:tcW w:w="768" w:type="pct"/>
            <w:gridSpan w:val="3"/>
          </w:tcPr>
          <w:p w14:paraId="56D04BD3" w14:textId="77777777" w:rsidR="00823448" w:rsidRPr="005B4766" w:rsidRDefault="00823448" w:rsidP="00D6622F">
            <w:pPr>
              <w:rPr>
                <w:rFonts w:ascii="Arial" w:hAnsi="Arial"/>
                <w:sz w:val="18"/>
                <w:szCs w:val="18"/>
              </w:rPr>
            </w:pPr>
            <w:r>
              <w:rPr>
                <w:rFonts w:ascii="Arial" w:hAnsi="Arial"/>
                <w:sz w:val="18"/>
                <w:szCs w:val="18"/>
              </w:rPr>
              <w:t>20</w:t>
            </w:r>
          </w:p>
        </w:tc>
        <w:tc>
          <w:tcPr>
            <w:tcW w:w="720" w:type="pct"/>
          </w:tcPr>
          <w:p w14:paraId="0FF9BB51" w14:textId="77777777" w:rsidR="00823448" w:rsidRPr="005B4766" w:rsidRDefault="00823448" w:rsidP="00D6622F">
            <w:pPr>
              <w:rPr>
                <w:rFonts w:ascii="Arial" w:hAnsi="Arial"/>
                <w:sz w:val="18"/>
                <w:szCs w:val="18"/>
              </w:rPr>
            </w:pPr>
            <w:r w:rsidRPr="005B4766">
              <w:rPr>
                <w:rFonts w:ascii="Arial" w:hAnsi="Arial"/>
                <w:sz w:val="18"/>
                <w:szCs w:val="18"/>
              </w:rPr>
              <w:t>Text</w:t>
            </w:r>
          </w:p>
        </w:tc>
        <w:tc>
          <w:tcPr>
            <w:tcW w:w="1343" w:type="pct"/>
            <w:gridSpan w:val="3"/>
          </w:tcPr>
          <w:p w14:paraId="7A93C7D9" w14:textId="77777777" w:rsidR="00823448" w:rsidRPr="00AD329F" w:rsidRDefault="00823448" w:rsidP="00D6622F">
            <w:pPr>
              <w:rPr>
                <w:rFonts w:ascii="Arial" w:hAnsi="Arial"/>
                <w:sz w:val="18"/>
                <w:szCs w:val="18"/>
              </w:rPr>
            </w:pPr>
            <w:r w:rsidRPr="00DC559D">
              <w:rPr>
                <w:rFonts w:ascii="Arial" w:hAnsi="Arial"/>
                <w:sz w:val="18"/>
                <w:szCs w:val="18"/>
              </w:rPr>
              <w:t xml:space="preserve">Not used for </w:t>
            </w:r>
            <w:r>
              <w:rPr>
                <w:rFonts w:ascii="Arial" w:hAnsi="Arial"/>
                <w:sz w:val="18"/>
                <w:szCs w:val="18"/>
              </w:rPr>
              <w:t>SOTAP</w:t>
            </w:r>
            <w:r w:rsidRPr="00DC559D">
              <w:rPr>
                <w:rFonts w:ascii="Arial" w:hAnsi="Arial"/>
                <w:sz w:val="18"/>
                <w:szCs w:val="18"/>
              </w:rPr>
              <w:t>.</w:t>
            </w:r>
          </w:p>
        </w:tc>
        <w:tc>
          <w:tcPr>
            <w:tcW w:w="816" w:type="pct"/>
          </w:tcPr>
          <w:p w14:paraId="1266BD3B" w14:textId="77777777" w:rsidR="00823448" w:rsidRPr="005B4766" w:rsidRDefault="00823448" w:rsidP="00D6622F">
            <w:pPr>
              <w:rPr>
                <w:rFonts w:ascii="Arial" w:hAnsi="Arial"/>
                <w:sz w:val="18"/>
                <w:szCs w:val="18"/>
              </w:rPr>
            </w:pPr>
          </w:p>
        </w:tc>
      </w:tr>
      <w:tr w:rsidR="00823448" w:rsidRPr="005B4766" w14:paraId="4DE7BA33" w14:textId="77777777" w:rsidTr="000A2C26">
        <w:tc>
          <w:tcPr>
            <w:tcW w:w="874" w:type="pct"/>
            <w:gridSpan w:val="2"/>
          </w:tcPr>
          <w:p w14:paraId="74D1B662" w14:textId="77777777" w:rsidR="00823448" w:rsidRPr="005B4766" w:rsidRDefault="00823448" w:rsidP="00D6622F">
            <w:pPr>
              <w:rPr>
                <w:rFonts w:ascii="Arial" w:hAnsi="Arial"/>
                <w:sz w:val="18"/>
                <w:szCs w:val="18"/>
              </w:rPr>
            </w:pPr>
            <w:r>
              <w:rPr>
                <w:rFonts w:ascii="Arial" w:hAnsi="Arial"/>
                <w:sz w:val="18"/>
                <w:szCs w:val="18"/>
              </w:rPr>
              <w:t>*</w:t>
            </w:r>
            <w:r w:rsidRPr="005B4766">
              <w:rPr>
                <w:rFonts w:ascii="Arial" w:hAnsi="Arial"/>
                <w:sz w:val="18"/>
                <w:szCs w:val="18"/>
              </w:rPr>
              <w:t>Prod Type</w:t>
            </w:r>
          </w:p>
        </w:tc>
        <w:tc>
          <w:tcPr>
            <w:tcW w:w="480" w:type="pct"/>
          </w:tcPr>
          <w:p w14:paraId="2C4EB0E2" w14:textId="77777777" w:rsidR="00823448" w:rsidRPr="005B4766" w:rsidRDefault="00823448" w:rsidP="00D6622F">
            <w:pPr>
              <w:rPr>
                <w:rFonts w:ascii="Arial" w:hAnsi="Arial"/>
                <w:sz w:val="18"/>
                <w:szCs w:val="18"/>
              </w:rPr>
            </w:pPr>
            <w:r w:rsidRPr="005B4766">
              <w:rPr>
                <w:rFonts w:ascii="Arial" w:hAnsi="Arial"/>
                <w:sz w:val="18"/>
                <w:szCs w:val="18"/>
              </w:rPr>
              <w:t>20</w:t>
            </w:r>
          </w:p>
        </w:tc>
        <w:tc>
          <w:tcPr>
            <w:tcW w:w="768" w:type="pct"/>
            <w:gridSpan w:val="3"/>
          </w:tcPr>
          <w:p w14:paraId="61E49B80" w14:textId="77777777" w:rsidR="00823448" w:rsidRPr="005B4766" w:rsidRDefault="00823448" w:rsidP="00D6622F">
            <w:pPr>
              <w:rPr>
                <w:rFonts w:ascii="Arial" w:hAnsi="Arial"/>
                <w:sz w:val="18"/>
                <w:szCs w:val="18"/>
              </w:rPr>
            </w:pPr>
            <w:r>
              <w:rPr>
                <w:rFonts w:ascii="Arial" w:hAnsi="Arial"/>
                <w:sz w:val="18"/>
                <w:szCs w:val="18"/>
              </w:rPr>
              <w:t>20</w:t>
            </w:r>
          </w:p>
        </w:tc>
        <w:tc>
          <w:tcPr>
            <w:tcW w:w="720" w:type="pct"/>
          </w:tcPr>
          <w:p w14:paraId="1A2E6FB1" w14:textId="77777777" w:rsidR="00823448" w:rsidRPr="005B4766" w:rsidRDefault="00823448" w:rsidP="00D6622F">
            <w:pPr>
              <w:rPr>
                <w:rFonts w:ascii="Arial" w:hAnsi="Arial"/>
                <w:sz w:val="18"/>
                <w:szCs w:val="18"/>
              </w:rPr>
            </w:pPr>
            <w:r w:rsidRPr="005B4766">
              <w:rPr>
                <w:rFonts w:ascii="Arial" w:hAnsi="Arial"/>
                <w:sz w:val="18"/>
                <w:szCs w:val="18"/>
              </w:rPr>
              <w:t>Text</w:t>
            </w:r>
          </w:p>
        </w:tc>
        <w:tc>
          <w:tcPr>
            <w:tcW w:w="1343" w:type="pct"/>
            <w:gridSpan w:val="3"/>
          </w:tcPr>
          <w:p w14:paraId="027FAC40" w14:textId="77777777" w:rsidR="00823448" w:rsidRPr="005B4766" w:rsidRDefault="00823448" w:rsidP="00D6622F">
            <w:pPr>
              <w:rPr>
                <w:rFonts w:ascii="Arial" w:hAnsi="Arial"/>
                <w:sz w:val="18"/>
                <w:szCs w:val="18"/>
              </w:rPr>
            </w:pPr>
            <w:r w:rsidRPr="00DC559D">
              <w:rPr>
                <w:rFonts w:ascii="Arial" w:hAnsi="Arial"/>
                <w:sz w:val="18"/>
                <w:szCs w:val="18"/>
              </w:rPr>
              <w:t xml:space="preserve">Not used for </w:t>
            </w:r>
            <w:r>
              <w:rPr>
                <w:rFonts w:ascii="Arial" w:hAnsi="Arial"/>
                <w:sz w:val="18"/>
                <w:szCs w:val="18"/>
              </w:rPr>
              <w:t>SOTAP</w:t>
            </w:r>
            <w:r w:rsidRPr="00DC559D">
              <w:rPr>
                <w:rFonts w:ascii="Arial" w:hAnsi="Arial"/>
                <w:sz w:val="18"/>
                <w:szCs w:val="18"/>
              </w:rPr>
              <w:t>.</w:t>
            </w:r>
          </w:p>
        </w:tc>
        <w:tc>
          <w:tcPr>
            <w:tcW w:w="816" w:type="pct"/>
          </w:tcPr>
          <w:p w14:paraId="76FFC9A5" w14:textId="77777777" w:rsidR="00823448" w:rsidRPr="005B4766" w:rsidRDefault="00823448" w:rsidP="00D6622F">
            <w:pPr>
              <w:rPr>
                <w:rFonts w:ascii="Arial" w:hAnsi="Arial"/>
                <w:sz w:val="18"/>
                <w:szCs w:val="18"/>
              </w:rPr>
            </w:pPr>
          </w:p>
        </w:tc>
      </w:tr>
      <w:tr w:rsidR="00823448" w:rsidRPr="005B4766" w14:paraId="014720F0" w14:textId="77777777" w:rsidTr="000A2C26">
        <w:tc>
          <w:tcPr>
            <w:tcW w:w="874" w:type="pct"/>
            <w:gridSpan w:val="2"/>
          </w:tcPr>
          <w:p w14:paraId="4DDF1FA7" w14:textId="77777777" w:rsidR="00823448" w:rsidRPr="005B4766" w:rsidRDefault="00823448" w:rsidP="00D6622F">
            <w:pPr>
              <w:rPr>
                <w:rFonts w:ascii="Arial" w:hAnsi="Arial"/>
                <w:sz w:val="18"/>
                <w:szCs w:val="18"/>
              </w:rPr>
            </w:pPr>
            <w:r>
              <w:rPr>
                <w:rFonts w:ascii="Arial" w:hAnsi="Arial"/>
                <w:sz w:val="18"/>
                <w:szCs w:val="18"/>
              </w:rPr>
              <w:t>*</w:t>
            </w:r>
            <w:r w:rsidRPr="005B4766">
              <w:rPr>
                <w:rFonts w:ascii="Arial" w:hAnsi="Arial"/>
                <w:sz w:val="18"/>
                <w:szCs w:val="18"/>
              </w:rPr>
              <w:t>OR Service ID</w:t>
            </w:r>
          </w:p>
        </w:tc>
        <w:tc>
          <w:tcPr>
            <w:tcW w:w="480" w:type="pct"/>
          </w:tcPr>
          <w:p w14:paraId="03CE1D71" w14:textId="77777777" w:rsidR="00823448" w:rsidRPr="005B4766" w:rsidRDefault="00823448" w:rsidP="00D6622F">
            <w:pPr>
              <w:rPr>
                <w:rFonts w:ascii="Arial" w:hAnsi="Arial"/>
                <w:sz w:val="18"/>
                <w:szCs w:val="18"/>
              </w:rPr>
            </w:pPr>
            <w:r w:rsidRPr="005B4766">
              <w:rPr>
                <w:rFonts w:ascii="Arial" w:hAnsi="Arial"/>
                <w:sz w:val="18"/>
                <w:szCs w:val="18"/>
              </w:rPr>
              <w:t>21</w:t>
            </w:r>
          </w:p>
        </w:tc>
        <w:tc>
          <w:tcPr>
            <w:tcW w:w="768" w:type="pct"/>
            <w:gridSpan w:val="3"/>
          </w:tcPr>
          <w:p w14:paraId="154C2E60" w14:textId="77777777" w:rsidR="00823448" w:rsidRPr="005B4766" w:rsidRDefault="00823448" w:rsidP="00D6622F">
            <w:pPr>
              <w:rPr>
                <w:rFonts w:ascii="Arial" w:hAnsi="Arial"/>
                <w:sz w:val="18"/>
                <w:szCs w:val="18"/>
              </w:rPr>
            </w:pPr>
            <w:r>
              <w:rPr>
                <w:rFonts w:ascii="Arial" w:hAnsi="Arial"/>
                <w:sz w:val="18"/>
                <w:szCs w:val="18"/>
              </w:rPr>
              <w:t>40</w:t>
            </w:r>
          </w:p>
        </w:tc>
        <w:tc>
          <w:tcPr>
            <w:tcW w:w="720" w:type="pct"/>
          </w:tcPr>
          <w:p w14:paraId="269BE6CD" w14:textId="77777777" w:rsidR="00823448" w:rsidRPr="005B4766" w:rsidRDefault="00823448" w:rsidP="00D6622F">
            <w:pPr>
              <w:rPr>
                <w:rFonts w:ascii="Arial" w:hAnsi="Arial"/>
                <w:sz w:val="18"/>
                <w:szCs w:val="18"/>
              </w:rPr>
            </w:pPr>
            <w:r w:rsidRPr="005B4766">
              <w:rPr>
                <w:rFonts w:ascii="Arial" w:hAnsi="Arial"/>
                <w:sz w:val="18"/>
                <w:szCs w:val="18"/>
              </w:rPr>
              <w:t>Text</w:t>
            </w:r>
          </w:p>
        </w:tc>
        <w:tc>
          <w:tcPr>
            <w:tcW w:w="1343" w:type="pct"/>
            <w:gridSpan w:val="3"/>
          </w:tcPr>
          <w:p w14:paraId="45F21CB7" w14:textId="77777777" w:rsidR="00823448" w:rsidRPr="005B4766" w:rsidRDefault="00823448" w:rsidP="00D6622F">
            <w:pPr>
              <w:rPr>
                <w:rFonts w:ascii="Arial" w:hAnsi="Arial"/>
                <w:sz w:val="18"/>
                <w:szCs w:val="18"/>
              </w:rPr>
            </w:pPr>
            <w:r w:rsidRPr="00DC559D">
              <w:rPr>
                <w:rFonts w:ascii="Arial" w:hAnsi="Arial"/>
                <w:sz w:val="18"/>
                <w:szCs w:val="18"/>
              </w:rPr>
              <w:t xml:space="preserve">Not used for </w:t>
            </w:r>
            <w:r>
              <w:rPr>
                <w:rFonts w:ascii="Arial" w:hAnsi="Arial"/>
                <w:sz w:val="18"/>
                <w:szCs w:val="18"/>
              </w:rPr>
              <w:t>SOTAP</w:t>
            </w:r>
            <w:r w:rsidRPr="00DC559D">
              <w:rPr>
                <w:rFonts w:ascii="Arial" w:hAnsi="Arial"/>
                <w:sz w:val="18"/>
                <w:szCs w:val="18"/>
              </w:rPr>
              <w:t>.</w:t>
            </w:r>
          </w:p>
        </w:tc>
        <w:tc>
          <w:tcPr>
            <w:tcW w:w="816" w:type="pct"/>
          </w:tcPr>
          <w:p w14:paraId="744474F0" w14:textId="77777777" w:rsidR="00823448" w:rsidRDefault="00823448" w:rsidP="00D6622F">
            <w:pPr>
              <w:rPr>
                <w:rFonts w:ascii="Arial" w:hAnsi="Arial"/>
                <w:sz w:val="18"/>
                <w:szCs w:val="18"/>
              </w:rPr>
            </w:pPr>
          </w:p>
        </w:tc>
      </w:tr>
      <w:tr w:rsidR="00823448" w:rsidRPr="005B4766" w14:paraId="43489826" w14:textId="77777777" w:rsidTr="000A2C26">
        <w:tc>
          <w:tcPr>
            <w:tcW w:w="874" w:type="pct"/>
            <w:gridSpan w:val="2"/>
          </w:tcPr>
          <w:p w14:paraId="20C75382" w14:textId="77777777" w:rsidR="00823448" w:rsidRPr="00DC559D" w:rsidRDefault="00823448" w:rsidP="00D6622F">
            <w:pPr>
              <w:rPr>
                <w:rFonts w:ascii="Arial" w:hAnsi="Arial"/>
                <w:sz w:val="18"/>
                <w:szCs w:val="18"/>
              </w:rPr>
            </w:pPr>
            <w:r w:rsidRPr="00DC559D">
              <w:rPr>
                <w:rFonts w:ascii="Arial" w:hAnsi="Arial"/>
                <w:sz w:val="18"/>
                <w:szCs w:val="18"/>
              </w:rPr>
              <w:t>*Circuit ID</w:t>
            </w:r>
          </w:p>
        </w:tc>
        <w:tc>
          <w:tcPr>
            <w:tcW w:w="480" w:type="pct"/>
          </w:tcPr>
          <w:p w14:paraId="19DB5E2C" w14:textId="77777777" w:rsidR="00823448" w:rsidRPr="00DC559D" w:rsidRDefault="00823448" w:rsidP="00D6622F">
            <w:pPr>
              <w:rPr>
                <w:rFonts w:ascii="Arial" w:hAnsi="Arial"/>
                <w:sz w:val="18"/>
                <w:szCs w:val="18"/>
              </w:rPr>
            </w:pPr>
            <w:r w:rsidRPr="00DC559D">
              <w:rPr>
                <w:rFonts w:ascii="Arial" w:hAnsi="Arial"/>
                <w:sz w:val="18"/>
                <w:szCs w:val="18"/>
              </w:rPr>
              <w:t>22</w:t>
            </w:r>
          </w:p>
        </w:tc>
        <w:tc>
          <w:tcPr>
            <w:tcW w:w="768" w:type="pct"/>
            <w:gridSpan w:val="3"/>
          </w:tcPr>
          <w:p w14:paraId="0FB888F4" w14:textId="77777777" w:rsidR="00823448" w:rsidRPr="00DC559D" w:rsidRDefault="00823448" w:rsidP="00D6622F">
            <w:pPr>
              <w:rPr>
                <w:rFonts w:ascii="Arial" w:hAnsi="Arial"/>
                <w:sz w:val="18"/>
                <w:szCs w:val="18"/>
              </w:rPr>
            </w:pPr>
            <w:r w:rsidRPr="00DC559D">
              <w:rPr>
                <w:rFonts w:ascii="Arial" w:hAnsi="Arial"/>
                <w:sz w:val="18"/>
                <w:szCs w:val="18"/>
              </w:rPr>
              <w:t>20</w:t>
            </w:r>
          </w:p>
        </w:tc>
        <w:tc>
          <w:tcPr>
            <w:tcW w:w="720" w:type="pct"/>
          </w:tcPr>
          <w:p w14:paraId="356AB4FF" w14:textId="77777777" w:rsidR="00823448" w:rsidRPr="00DC559D" w:rsidRDefault="00823448" w:rsidP="00D6622F">
            <w:pPr>
              <w:rPr>
                <w:rFonts w:ascii="Arial" w:hAnsi="Arial"/>
                <w:sz w:val="18"/>
                <w:szCs w:val="18"/>
              </w:rPr>
            </w:pPr>
            <w:r w:rsidRPr="00DC559D">
              <w:rPr>
                <w:rFonts w:ascii="Arial" w:hAnsi="Arial"/>
                <w:sz w:val="18"/>
                <w:szCs w:val="18"/>
              </w:rPr>
              <w:t>Text</w:t>
            </w:r>
          </w:p>
        </w:tc>
        <w:tc>
          <w:tcPr>
            <w:tcW w:w="1343" w:type="pct"/>
            <w:gridSpan w:val="3"/>
          </w:tcPr>
          <w:p w14:paraId="59AE6D3E" w14:textId="77777777" w:rsidR="00823448" w:rsidRPr="00DC559D" w:rsidRDefault="00823448" w:rsidP="00D6622F">
            <w:pPr>
              <w:rPr>
                <w:rFonts w:ascii="Arial" w:hAnsi="Arial"/>
                <w:sz w:val="18"/>
                <w:szCs w:val="18"/>
              </w:rPr>
            </w:pPr>
            <w:r w:rsidRPr="00DC559D">
              <w:rPr>
                <w:rFonts w:ascii="Arial" w:hAnsi="Arial"/>
                <w:sz w:val="18"/>
                <w:szCs w:val="18"/>
              </w:rPr>
              <w:t xml:space="preserve">Not used for </w:t>
            </w:r>
            <w:r>
              <w:rPr>
                <w:rFonts w:ascii="Arial" w:hAnsi="Arial"/>
                <w:sz w:val="18"/>
                <w:szCs w:val="18"/>
              </w:rPr>
              <w:t>SOTAP</w:t>
            </w:r>
            <w:r w:rsidRPr="00DC559D">
              <w:rPr>
                <w:rFonts w:ascii="Arial" w:hAnsi="Arial"/>
                <w:sz w:val="18"/>
                <w:szCs w:val="18"/>
              </w:rPr>
              <w:t>.</w:t>
            </w:r>
          </w:p>
        </w:tc>
        <w:tc>
          <w:tcPr>
            <w:tcW w:w="816" w:type="pct"/>
          </w:tcPr>
          <w:p w14:paraId="13A1DA83" w14:textId="77777777" w:rsidR="00823448" w:rsidRPr="00DC559D" w:rsidRDefault="00823448" w:rsidP="00D6622F">
            <w:pPr>
              <w:rPr>
                <w:rFonts w:ascii="Arial" w:hAnsi="Arial"/>
                <w:sz w:val="18"/>
                <w:szCs w:val="18"/>
              </w:rPr>
            </w:pPr>
          </w:p>
        </w:tc>
      </w:tr>
      <w:tr w:rsidR="00823448" w:rsidRPr="005B4766" w14:paraId="5C078344" w14:textId="77777777" w:rsidTr="000A2C26">
        <w:tc>
          <w:tcPr>
            <w:tcW w:w="874" w:type="pct"/>
            <w:gridSpan w:val="2"/>
          </w:tcPr>
          <w:p w14:paraId="5301CB5C" w14:textId="77777777" w:rsidR="00823448" w:rsidRPr="00DC559D" w:rsidRDefault="00823448" w:rsidP="00D6622F">
            <w:pPr>
              <w:rPr>
                <w:rFonts w:ascii="Arial" w:hAnsi="Arial"/>
                <w:sz w:val="18"/>
                <w:szCs w:val="18"/>
              </w:rPr>
            </w:pPr>
            <w:r w:rsidRPr="00DC559D">
              <w:rPr>
                <w:rFonts w:ascii="Arial" w:hAnsi="Arial"/>
                <w:sz w:val="18"/>
                <w:szCs w:val="18"/>
              </w:rPr>
              <w:t>*MDF Site</w:t>
            </w:r>
          </w:p>
        </w:tc>
        <w:tc>
          <w:tcPr>
            <w:tcW w:w="480" w:type="pct"/>
          </w:tcPr>
          <w:p w14:paraId="06E3754C" w14:textId="77777777" w:rsidR="00823448" w:rsidRPr="00DC559D" w:rsidRDefault="00823448" w:rsidP="00D6622F">
            <w:pPr>
              <w:rPr>
                <w:rFonts w:ascii="Arial" w:hAnsi="Arial"/>
                <w:sz w:val="18"/>
                <w:szCs w:val="18"/>
              </w:rPr>
            </w:pPr>
            <w:r w:rsidRPr="00DC559D">
              <w:rPr>
                <w:rFonts w:ascii="Arial" w:hAnsi="Arial"/>
                <w:sz w:val="18"/>
                <w:szCs w:val="18"/>
              </w:rPr>
              <w:t>23</w:t>
            </w:r>
          </w:p>
        </w:tc>
        <w:tc>
          <w:tcPr>
            <w:tcW w:w="768" w:type="pct"/>
            <w:gridSpan w:val="3"/>
          </w:tcPr>
          <w:p w14:paraId="5F179529" w14:textId="77777777" w:rsidR="00823448" w:rsidRPr="00DC559D" w:rsidRDefault="00823448" w:rsidP="00D6622F">
            <w:pPr>
              <w:rPr>
                <w:rFonts w:ascii="Arial" w:hAnsi="Arial"/>
                <w:sz w:val="18"/>
                <w:szCs w:val="18"/>
              </w:rPr>
            </w:pPr>
            <w:r w:rsidRPr="00DC559D">
              <w:rPr>
                <w:rFonts w:ascii="Arial" w:hAnsi="Arial"/>
                <w:sz w:val="18"/>
                <w:szCs w:val="18"/>
              </w:rPr>
              <w:t>20</w:t>
            </w:r>
          </w:p>
        </w:tc>
        <w:tc>
          <w:tcPr>
            <w:tcW w:w="720" w:type="pct"/>
          </w:tcPr>
          <w:p w14:paraId="26C23AB6" w14:textId="77777777" w:rsidR="00823448" w:rsidRPr="00DC559D" w:rsidRDefault="00823448" w:rsidP="00D6622F">
            <w:pPr>
              <w:rPr>
                <w:rFonts w:ascii="Arial" w:hAnsi="Arial"/>
                <w:sz w:val="18"/>
                <w:szCs w:val="18"/>
              </w:rPr>
            </w:pPr>
            <w:r w:rsidRPr="00DC559D">
              <w:rPr>
                <w:rFonts w:ascii="Arial" w:hAnsi="Arial"/>
                <w:sz w:val="18"/>
                <w:szCs w:val="18"/>
              </w:rPr>
              <w:t>Text</w:t>
            </w:r>
          </w:p>
        </w:tc>
        <w:tc>
          <w:tcPr>
            <w:tcW w:w="1343" w:type="pct"/>
            <w:gridSpan w:val="3"/>
          </w:tcPr>
          <w:p w14:paraId="0453126A" w14:textId="77777777" w:rsidR="00823448" w:rsidRPr="00DC559D" w:rsidRDefault="00823448" w:rsidP="00D6622F">
            <w:pPr>
              <w:rPr>
                <w:rFonts w:ascii="Arial" w:hAnsi="Arial"/>
                <w:sz w:val="18"/>
                <w:szCs w:val="18"/>
              </w:rPr>
            </w:pPr>
            <w:r w:rsidRPr="00E23098">
              <w:rPr>
                <w:rFonts w:ascii="Arial" w:hAnsi="Arial"/>
                <w:sz w:val="18"/>
                <w:szCs w:val="18"/>
              </w:rPr>
              <w:t xml:space="preserve">Not used for </w:t>
            </w:r>
            <w:r>
              <w:rPr>
                <w:rFonts w:ascii="Arial" w:hAnsi="Arial"/>
                <w:sz w:val="18"/>
                <w:szCs w:val="18"/>
              </w:rPr>
              <w:t>SOTAP</w:t>
            </w:r>
            <w:r w:rsidRPr="00E23098">
              <w:rPr>
                <w:rFonts w:ascii="Arial" w:hAnsi="Arial"/>
                <w:sz w:val="18"/>
                <w:szCs w:val="18"/>
              </w:rPr>
              <w:t>.</w:t>
            </w:r>
          </w:p>
        </w:tc>
        <w:tc>
          <w:tcPr>
            <w:tcW w:w="816" w:type="pct"/>
          </w:tcPr>
          <w:p w14:paraId="01F62C20" w14:textId="77777777" w:rsidR="00823448" w:rsidRPr="00DC559D" w:rsidRDefault="00823448" w:rsidP="00D6622F">
            <w:pPr>
              <w:rPr>
                <w:rFonts w:ascii="Arial" w:hAnsi="Arial"/>
                <w:sz w:val="18"/>
                <w:szCs w:val="18"/>
              </w:rPr>
            </w:pPr>
          </w:p>
        </w:tc>
      </w:tr>
      <w:tr w:rsidR="00823448" w:rsidRPr="005B4766" w14:paraId="34D9296F" w14:textId="77777777" w:rsidTr="000A2C26">
        <w:tc>
          <w:tcPr>
            <w:tcW w:w="874" w:type="pct"/>
            <w:gridSpan w:val="2"/>
          </w:tcPr>
          <w:p w14:paraId="2743B806" w14:textId="77777777" w:rsidR="00823448" w:rsidRPr="00DC559D" w:rsidRDefault="00823448" w:rsidP="00D6622F">
            <w:pPr>
              <w:rPr>
                <w:rFonts w:ascii="Arial" w:hAnsi="Arial"/>
                <w:sz w:val="18"/>
                <w:szCs w:val="18"/>
              </w:rPr>
            </w:pPr>
            <w:r w:rsidRPr="00DC559D">
              <w:rPr>
                <w:rFonts w:ascii="Arial" w:hAnsi="Arial"/>
                <w:sz w:val="18"/>
                <w:szCs w:val="18"/>
              </w:rPr>
              <w:t>*Room ID</w:t>
            </w:r>
          </w:p>
        </w:tc>
        <w:tc>
          <w:tcPr>
            <w:tcW w:w="480" w:type="pct"/>
          </w:tcPr>
          <w:p w14:paraId="6BF7935F" w14:textId="77777777" w:rsidR="00823448" w:rsidRPr="00DC559D" w:rsidRDefault="00823448" w:rsidP="00D6622F">
            <w:pPr>
              <w:rPr>
                <w:rFonts w:ascii="Arial" w:hAnsi="Arial"/>
                <w:sz w:val="18"/>
                <w:szCs w:val="18"/>
              </w:rPr>
            </w:pPr>
            <w:r w:rsidRPr="00DC559D">
              <w:rPr>
                <w:rFonts w:ascii="Arial" w:hAnsi="Arial"/>
                <w:sz w:val="18"/>
                <w:szCs w:val="18"/>
              </w:rPr>
              <w:t>24</w:t>
            </w:r>
          </w:p>
        </w:tc>
        <w:tc>
          <w:tcPr>
            <w:tcW w:w="768" w:type="pct"/>
            <w:gridSpan w:val="3"/>
          </w:tcPr>
          <w:p w14:paraId="13DD9182" w14:textId="77777777" w:rsidR="00823448" w:rsidRPr="00DC559D" w:rsidRDefault="00823448" w:rsidP="00D6622F">
            <w:pPr>
              <w:rPr>
                <w:rFonts w:ascii="Arial" w:hAnsi="Arial"/>
                <w:sz w:val="18"/>
                <w:szCs w:val="18"/>
              </w:rPr>
            </w:pPr>
            <w:r w:rsidRPr="00DC559D">
              <w:rPr>
                <w:rFonts w:ascii="Arial" w:hAnsi="Arial"/>
                <w:sz w:val="18"/>
                <w:szCs w:val="18"/>
              </w:rPr>
              <w:t>20</w:t>
            </w:r>
          </w:p>
        </w:tc>
        <w:tc>
          <w:tcPr>
            <w:tcW w:w="720" w:type="pct"/>
          </w:tcPr>
          <w:p w14:paraId="3623F494" w14:textId="77777777" w:rsidR="00823448" w:rsidRPr="00DC559D" w:rsidRDefault="00823448" w:rsidP="00D6622F">
            <w:pPr>
              <w:rPr>
                <w:rFonts w:ascii="Arial" w:hAnsi="Arial"/>
                <w:sz w:val="18"/>
                <w:szCs w:val="18"/>
              </w:rPr>
            </w:pPr>
            <w:r w:rsidRPr="00DC559D">
              <w:rPr>
                <w:rFonts w:ascii="Arial" w:hAnsi="Arial"/>
                <w:sz w:val="18"/>
                <w:szCs w:val="18"/>
              </w:rPr>
              <w:t>Text</w:t>
            </w:r>
          </w:p>
        </w:tc>
        <w:tc>
          <w:tcPr>
            <w:tcW w:w="1343" w:type="pct"/>
            <w:gridSpan w:val="3"/>
          </w:tcPr>
          <w:p w14:paraId="1C6AAF21" w14:textId="77777777" w:rsidR="00823448" w:rsidRPr="00DC559D" w:rsidRDefault="00823448" w:rsidP="00D6622F">
            <w:pPr>
              <w:rPr>
                <w:rFonts w:ascii="Arial" w:hAnsi="Arial"/>
                <w:sz w:val="18"/>
                <w:szCs w:val="18"/>
              </w:rPr>
            </w:pPr>
            <w:r w:rsidRPr="00E23098">
              <w:rPr>
                <w:rFonts w:ascii="Arial" w:hAnsi="Arial"/>
                <w:sz w:val="18"/>
                <w:szCs w:val="18"/>
              </w:rPr>
              <w:t xml:space="preserve">Not used for </w:t>
            </w:r>
            <w:r>
              <w:rPr>
                <w:rFonts w:ascii="Arial" w:hAnsi="Arial"/>
                <w:sz w:val="18"/>
                <w:szCs w:val="18"/>
              </w:rPr>
              <w:t>SOTAP</w:t>
            </w:r>
            <w:r w:rsidRPr="00E23098">
              <w:rPr>
                <w:rFonts w:ascii="Arial" w:hAnsi="Arial"/>
                <w:sz w:val="18"/>
                <w:szCs w:val="18"/>
              </w:rPr>
              <w:t>.</w:t>
            </w:r>
          </w:p>
        </w:tc>
        <w:tc>
          <w:tcPr>
            <w:tcW w:w="816" w:type="pct"/>
          </w:tcPr>
          <w:p w14:paraId="43CD44E7" w14:textId="77777777" w:rsidR="00823448" w:rsidRPr="00DC559D" w:rsidRDefault="00823448" w:rsidP="00D6622F">
            <w:pPr>
              <w:rPr>
                <w:rFonts w:ascii="Arial" w:hAnsi="Arial"/>
                <w:sz w:val="18"/>
                <w:szCs w:val="18"/>
              </w:rPr>
            </w:pPr>
          </w:p>
        </w:tc>
      </w:tr>
      <w:tr w:rsidR="00823448" w:rsidRPr="005B4766" w14:paraId="105BB1B6" w14:textId="77777777" w:rsidTr="000A2C26">
        <w:tc>
          <w:tcPr>
            <w:tcW w:w="874" w:type="pct"/>
            <w:gridSpan w:val="2"/>
          </w:tcPr>
          <w:p w14:paraId="0A176729" w14:textId="77777777" w:rsidR="00823448" w:rsidRPr="00B04151" w:rsidRDefault="00823448" w:rsidP="00D6622F">
            <w:pPr>
              <w:rPr>
                <w:rFonts w:ascii="Arial" w:hAnsi="Arial"/>
                <w:sz w:val="18"/>
                <w:szCs w:val="18"/>
              </w:rPr>
            </w:pPr>
            <w:r w:rsidRPr="00B04151">
              <w:rPr>
                <w:rFonts w:ascii="Arial" w:hAnsi="Arial"/>
                <w:sz w:val="18"/>
                <w:szCs w:val="18"/>
              </w:rPr>
              <w:t>Service ID</w:t>
            </w:r>
          </w:p>
        </w:tc>
        <w:tc>
          <w:tcPr>
            <w:tcW w:w="480" w:type="pct"/>
          </w:tcPr>
          <w:p w14:paraId="3EDD4F95" w14:textId="77777777" w:rsidR="00823448" w:rsidRPr="00B04151" w:rsidRDefault="00823448" w:rsidP="00D6622F">
            <w:pPr>
              <w:rPr>
                <w:rFonts w:ascii="Arial" w:hAnsi="Arial"/>
                <w:sz w:val="18"/>
                <w:szCs w:val="18"/>
              </w:rPr>
            </w:pPr>
            <w:r w:rsidRPr="00B04151">
              <w:rPr>
                <w:rFonts w:ascii="Arial" w:hAnsi="Arial"/>
                <w:sz w:val="18"/>
                <w:szCs w:val="18"/>
              </w:rPr>
              <w:t>25</w:t>
            </w:r>
          </w:p>
        </w:tc>
        <w:tc>
          <w:tcPr>
            <w:tcW w:w="768" w:type="pct"/>
            <w:gridSpan w:val="3"/>
          </w:tcPr>
          <w:p w14:paraId="4B42F01A" w14:textId="77777777" w:rsidR="00823448" w:rsidRPr="00B04151" w:rsidRDefault="00823448" w:rsidP="00D6622F">
            <w:pPr>
              <w:rPr>
                <w:rFonts w:ascii="Arial" w:hAnsi="Arial"/>
                <w:sz w:val="18"/>
                <w:szCs w:val="18"/>
              </w:rPr>
            </w:pPr>
            <w:r w:rsidRPr="00B04151">
              <w:rPr>
                <w:rFonts w:ascii="Arial" w:hAnsi="Arial"/>
                <w:sz w:val="18"/>
                <w:szCs w:val="18"/>
              </w:rPr>
              <w:t>40</w:t>
            </w:r>
          </w:p>
        </w:tc>
        <w:tc>
          <w:tcPr>
            <w:tcW w:w="720" w:type="pct"/>
          </w:tcPr>
          <w:p w14:paraId="620201A4" w14:textId="77777777" w:rsidR="00823448" w:rsidRPr="00B04151" w:rsidRDefault="00823448" w:rsidP="00D6622F">
            <w:pPr>
              <w:rPr>
                <w:rFonts w:ascii="Arial" w:hAnsi="Arial"/>
                <w:sz w:val="18"/>
                <w:szCs w:val="18"/>
              </w:rPr>
            </w:pPr>
            <w:r w:rsidRPr="00B04151">
              <w:rPr>
                <w:rFonts w:ascii="Arial" w:hAnsi="Arial"/>
                <w:sz w:val="18"/>
                <w:szCs w:val="18"/>
              </w:rPr>
              <w:t>Text</w:t>
            </w:r>
          </w:p>
        </w:tc>
        <w:tc>
          <w:tcPr>
            <w:tcW w:w="1343" w:type="pct"/>
            <w:gridSpan w:val="3"/>
          </w:tcPr>
          <w:p w14:paraId="0205D583" w14:textId="77777777" w:rsidR="00823448" w:rsidRPr="00B04151" w:rsidRDefault="00823448" w:rsidP="00D6622F">
            <w:pPr>
              <w:rPr>
                <w:rFonts w:ascii="Arial" w:hAnsi="Arial"/>
                <w:sz w:val="18"/>
                <w:szCs w:val="18"/>
              </w:rPr>
            </w:pPr>
            <w:r w:rsidRPr="00B04151">
              <w:rPr>
                <w:rFonts w:ascii="Arial" w:hAnsi="Arial"/>
                <w:sz w:val="18"/>
                <w:szCs w:val="18"/>
              </w:rPr>
              <w:t xml:space="preserve">e.g. </w:t>
            </w:r>
            <w:r w:rsidRPr="005868BC">
              <w:rPr>
                <w:rFonts w:ascii="Arial" w:hAnsi="Arial"/>
                <w:sz w:val="18"/>
                <w:szCs w:val="18"/>
              </w:rPr>
              <w:t>STOT110401001</w:t>
            </w:r>
          </w:p>
        </w:tc>
        <w:tc>
          <w:tcPr>
            <w:tcW w:w="816" w:type="pct"/>
          </w:tcPr>
          <w:p w14:paraId="34DCA967" w14:textId="77777777" w:rsidR="00823448" w:rsidRPr="00B04151" w:rsidRDefault="00823448" w:rsidP="00D6622F">
            <w:pPr>
              <w:rPr>
                <w:rFonts w:ascii="Arial" w:hAnsi="Arial"/>
                <w:sz w:val="18"/>
                <w:szCs w:val="18"/>
              </w:rPr>
            </w:pPr>
          </w:p>
        </w:tc>
      </w:tr>
      <w:tr w:rsidR="00823448" w:rsidRPr="005B4766" w14:paraId="493BA8FA" w14:textId="77777777" w:rsidTr="000A2C26">
        <w:tc>
          <w:tcPr>
            <w:tcW w:w="874" w:type="pct"/>
            <w:gridSpan w:val="2"/>
          </w:tcPr>
          <w:p w14:paraId="28BD3CB4" w14:textId="77777777" w:rsidR="00823448" w:rsidRPr="00DC559D" w:rsidRDefault="00823448" w:rsidP="00D6622F">
            <w:pPr>
              <w:rPr>
                <w:rFonts w:ascii="Arial" w:hAnsi="Arial"/>
                <w:sz w:val="18"/>
                <w:szCs w:val="18"/>
              </w:rPr>
            </w:pPr>
            <w:r w:rsidRPr="00DC559D">
              <w:rPr>
                <w:rFonts w:ascii="Arial" w:hAnsi="Arial"/>
                <w:sz w:val="18"/>
                <w:szCs w:val="18"/>
              </w:rPr>
              <w:t>*Event Class</w:t>
            </w:r>
          </w:p>
        </w:tc>
        <w:tc>
          <w:tcPr>
            <w:tcW w:w="480" w:type="pct"/>
          </w:tcPr>
          <w:p w14:paraId="7ECE97F5" w14:textId="77777777" w:rsidR="00823448" w:rsidRPr="00DC559D" w:rsidRDefault="00823448" w:rsidP="00D6622F">
            <w:pPr>
              <w:rPr>
                <w:rFonts w:ascii="Arial" w:hAnsi="Arial"/>
                <w:sz w:val="18"/>
                <w:szCs w:val="18"/>
              </w:rPr>
            </w:pPr>
            <w:r w:rsidRPr="00DC559D">
              <w:rPr>
                <w:rFonts w:ascii="Arial" w:hAnsi="Arial"/>
                <w:sz w:val="18"/>
                <w:szCs w:val="18"/>
              </w:rPr>
              <w:t>26</w:t>
            </w:r>
          </w:p>
        </w:tc>
        <w:tc>
          <w:tcPr>
            <w:tcW w:w="768" w:type="pct"/>
            <w:gridSpan w:val="3"/>
          </w:tcPr>
          <w:p w14:paraId="56A898A6" w14:textId="77777777" w:rsidR="00823448" w:rsidRPr="00DC559D" w:rsidRDefault="00823448" w:rsidP="00D6622F">
            <w:pPr>
              <w:rPr>
                <w:rFonts w:ascii="Arial" w:hAnsi="Arial"/>
                <w:sz w:val="18"/>
                <w:szCs w:val="18"/>
              </w:rPr>
            </w:pPr>
            <w:r>
              <w:rPr>
                <w:rFonts w:ascii="Arial" w:hAnsi="Arial"/>
                <w:sz w:val="18"/>
                <w:szCs w:val="18"/>
              </w:rPr>
              <w:t>40</w:t>
            </w:r>
          </w:p>
        </w:tc>
        <w:tc>
          <w:tcPr>
            <w:tcW w:w="720" w:type="pct"/>
          </w:tcPr>
          <w:p w14:paraId="1CF501E2" w14:textId="77777777" w:rsidR="00823448" w:rsidRPr="00DC559D" w:rsidRDefault="00823448" w:rsidP="00D6622F">
            <w:pPr>
              <w:rPr>
                <w:rFonts w:ascii="Arial" w:hAnsi="Arial"/>
                <w:sz w:val="18"/>
                <w:szCs w:val="18"/>
              </w:rPr>
            </w:pPr>
            <w:r w:rsidRPr="00DC559D">
              <w:rPr>
                <w:rFonts w:ascii="Arial" w:hAnsi="Arial"/>
                <w:sz w:val="18"/>
                <w:szCs w:val="18"/>
              </w:rPr>
              <w:t>Text</w:t>
            </w:r>
          </w:p>
        </w:tc>
        <w:tc>
          <w:tcPr>
            <w:tcW w:w="1343" w:type="pct"/>
            <w:gridSpan w:val="3"/>
          </w:tcPr>
          <w:p w14:paraId="7E55EBF4" w14:textId="77777777" w:rsidR="00823448" w:rsidRPr="00DC559D" w:rsidRDefault="00823448" w:rsidP="00D6622F">
            <w:pPr>
              <w:rPr>
                <w:rFonts w:ascii="Arial" w:hAnsi="Arial"/>
                <w:sz w:val="18"/>
                <w:szCs w:val="18"/>
              </w:rPr>
            </w:pPr>
            <w:r w:rsidRPr="00E23098">
              <w:rPr>
                <w:rFonts w:ascii="Arial" w:hAnsi="Arial"/>
                <w:sz w:val="18"/>
                <w:szCs w:val="18"/>
              </w:rPr>
              <w:t xml:space="preserve">Not used for </w:t>
            </w:r>
            <w:r>
              <w:rPr>
                <w:rFonts w:ascii="Arial" w:hAnsi="Arial"/>
                <w:sz w:val="18"/>
                <w:szCs w:val="18"/>
              </w:rPr>
              <w:t>SOTAP</w:t>
            </w:r>
            <w:r w:rsidRPr="00E23098">
              <w:rPr>
                <w:rFonts w:ascii="Arial" w:hAnsi="Arial"/>
                <w:sz w:val="18"/>
                <w:szCs w:val="18"/>
              </w:rPr>
              <w:t>.</w:t>
            </w:r>
          </w:p>
        </w:tc>
        <w:tc>
          <w:tcPr>
            <w:tcW w:w="816" w:type="pct"/>
          </w:tcPr>
          <w:p w14:paraId="4149D9F7" w14:textId="77777777" w:rsidR="00823448" w:rsidRPr="00DC559D" w:rsidRDefault="00823448" w:rsidP="00D6622F">
            <w:pPr>
              <w:rPr>
                <w:rFonts w:ascii="Arial" w:hAnsi="Arial"/>
                <w:sz w:val="18"/>
                <w:szCs w:val="18"/>
              </w:rPr>
            </w:pPr>
          </w:p>
        </w:tc>
      </w:tr>
      <w:tr w:rsidR="00823448" w:rsidRPr="005B4766" w14:paraId="6B1A6B39" w14:textId="77777777" w:rsidTr="000A2C26">
        <w:tc>
          <w:tcPr>
            <w:tcW w:w="874" w:type="pct"/>
            <w:gridSpan w:val="2"/>
          </w:tcPr>
          <w:p w14:paraId="10CE6D45" w14:textId="77777777" w:rsidR="00823448" w:rsidRPr="00DC559D" w:rsidRDefault="00823448" w:rsidP="00D6622F">
            <w:pPr>
              <w:rPr>
                <w:rFonts w:ascii="Arial" w:hAnsi="Arial"/>
                <w:sz w:val="18"/>
                <w:szCs w:val="18"/>
              </w:rPr>
            </w:pPr>
            <w:r w:rsidRPr="00DC559D">
              <w:rPr>
                <w:rFonts w:ascii="Arial" w:hAnsi="Arial"/>
                <w:sz w:val="18"/>
                <w:szCs w:val="18"/>
              </w:rPr>
              <w:t>*Event Name</w:t>
            </w:r>
          </w:p>
        </w:tc>
        <w:tc>
          <w:tcPr>
            <w:tcW w:w="480" w:type="pct"/>
          </w:tcPr>
          <w:p w14:paraId="5A429980" w14:textId="77777777" w:rsidR="00823448" w:rsidRPr="00DC559D" w:rsidRDefault="00823448" w:rsidP="00D6622F">
            <w:pPr>
              <w:rPr>
                <w:rFonts w:ascii="Arial" w:hAnsi="Arial"/>
                <w:sz w:val="18"/>
                <w:szCs w:val="18"/>
              </w:rPr>
            </w:pPr>
            <w:r w:rsidRPr="00DC559D">
              <w:rPr>
                <w:rFonts w:ascii="Arial" w:hAnsi="Arial"/>
                <w:sz w:val="18"/>
                <w:szCs w:val="18"/>
              </w:rPr>
              <w:t>27</w:t>
            </w:r>
          </w:p>
        </w:tc>
        <w:tc>
          <w:tcPr>
            <w:tcW w:w="768" w:type="pct"/>
            <w:gridSpan w:val="3"/>
          </w:tcPr>
          <w:p w14:paraId="4807AE7F" w14:textId="77777777" w:rsidR="00823448" w:rsidRPr="00DC559D" w:rsidRDefault="00823448" w:rsidP="00D6622F">
            <w:pPr>
              <w:rPr>
                <w:rFonts w:ascii="Arial" w:hAnsi="Arial"/>
                <w:sz w:val="18"/>
                <w:szCs w:val="18"/>
              </w:rPr>
            </w:pPr>
            <w:r>
              <w:rPr>
                <w:rFonts w:ascii="Arial" w:hAnsi="Arial"/>
                <w:sz w:val="18"/>
                <w:szCs w:val="18"/>
              </w:rPr>
              <w:t>40</w:t>
            </w:r>
          </w:p>
        </w:tc>
        <w:tc>
          <w:tcPr>
            <w:tcW w:w="720" w:type="pct"/>
          </w:tcPr>
          <w:p w14:paraId="69BE26A9" w14:textId="77777777" w:rsidR="00823448" w:rsidRPr="00DC559D" w:rsidRDefault="00823448" w:rsidP="00D6622F">
            <w:pPr>
              <w:rPr>
                <w:rFonts w:ascii="Arial" w:hAnsi="Arial"/>
                <w:sz w:val="18"/>
                <w:szCs w:val="18"/>
              </w:rPr>
            </w:pPr>
            <w:r w:rsidRPr="00DC559D">
              <w:rPr>
                <w:rFonts w:ascii="Arial" w:hAnsi="Arial"/>
                <w:sz w:val="18"/>
                <w:szCs w:val="18"/>
              </w:rPr>
              <w:t>Text</w:t>
            </w:r>
          </w:p>
        </w:tc>
        <w:tc>
          <w:tcPr>
            <w:tcW w:w="1343" w:type="pct"/>
            <w:gridSpan w:val="3"/>
          </w:tcPr>
          <w:p w14:paraId="3EDE0A25" w14:textId="77777777" w:rsidR="00823448" w:rsidRPr="00DC559D" w:rsidRDefault="00823448" w:rsidP="00D6622F">
            <w:pPr>
              <w:rPr>
                <w:rFonts w:ascii="Arial" w:hAnsi="Arial"/>
                <w:sz w:val="18"/>
                <w:szCs w:val="18"/>
              </w:rPr>
            </w:pPr>
            <w:r w:rsidRPr="00E23098">
              <w:rPr>
                <w:rFonts w:ascii="Arial" w:hAnsi="Arial"/>
                <w:sz w:val="18"/>
                <w:szCs w:val="18"/>
              </w:rPr>
              <w:t xml:space="preserve">Not used for </w:t>
            </w:r>
            <w:r>
              <w:rPr>
                <w:rFonts w:ascii="Arial" w:hAnsi="Arial"/>
                <w:sz w:val="18"/>
                <w:szCs w:val="18"/>
              </w:rPr>
              <w:t>SOTAP</w:t>
            </w:r>
            <w:r w:rsidRPr="00E23098">
              <w:rPr>
                <w:rFonts w:ascii="Arial" w:hAnsi="Arial"/>
                <w:sz w:val="18"/>
                <w:szCs w:val="18"/>
              </w:rPr>
              <w:t>.</w:t>
            </w:r>
          </w:p>
        </w:tc>
        <w:tc>
          <w:tcPr>
            <w:tcW w:w="816" w:type="pct"/>
          </w:tcPr>
          <w:p w14:paraId="673804BB" w14:textId="77777777" w:rsidR="00823448" w:rsidRPr="00DC559D" w:rsidRDefault="00823448" w:rsidP="00D6622F">
            <w:pPr>
              <w:rPr>
                <w:rFonts w:ascii="Arial" w:hAnsi="Arial"/>
                <w:sz w:val="18"/>
                <w:szCs w:val="18"/>
              </w:rPr>
            </w:pPr>
          </w:p>
        </w:tc>
      </w:tr>
      <w:tr w:rsidR="00823448" w:rsidRPr="005B4766" w14:paraId="7124ADDA" w14:textId="77777777" w:rsidTr="000A2C26">
        <w:tc>
          <w:tcPr>
            <w:tcW w:w="874" w:type="pct"/>
            <w:gridSpan w:val="2"/>
          </w:tcPr>
          <w:p w14:paraId="6F905C1F" w14:textId="77777777" w:rsidR="00823448" w:rsidRPr="00DC559D" w:rsidRDefault="00823448" w:rsidP="00D6622F">
            <w:pPr>
              <w:rPr>
                <w:rFonts w:ascii="Arial" w:hAnsi="Arial"/>
                <w:sz w:val="18"/>
                <w:szCs w:val="18"/>
              </w:rPr>
            </w:pPr>
            <w:r w:rsidRPr="00DC559D">
              <w:rPr>
                <w:rFonts w:ascii="Arial" w:hAnsi="Arial"/>
                <w:sz w:val="18"/>
                <w:szCs w:val="18"/>
              </w:rPr>
              <w:t>*CBUK reference number</w:t>
            </w:r>
          </w:p>
        </w:tc>
        <w:tc>
          <w:tcPr>
            <w:tcW w:w="480" w:type="pct"/>
          </w:tcPr>
          <w:p w14:paraId="102AF931" w14:textId="77777777" w:rsidR="00823448" w:rsidRPr="00DC559D" w:rsidRDefault="00823448" w:rsidP="00D6622F">
            <w:pPr>
              <w:rPr>
                <w:rFonts w:ascii="Arial" w:hAnsi="Arial"/>
                <w:sz w:val="18"/>
                <w:szCs w:val="18"/>
              </w:rPr>
            </w:pPr>
            <w:r w:rsidRPr="00DC559D">
              <w:rPr>
                <w:rFonts w:ascii="Arial" w:hAnsi="Arial"/>
                <w:sz w:val="18"/>
                <w:szCs w:val="18"/>
              </w:rPr>
              <w:t>28</w:t>
            </w:r>
          </w:p>
        </w:tc>
        <w:tc>
          <w:tcPr>
            <w:tcW w:w="768" w:type="pct"/>
            <w:gridSpan w:val="3"/>
          </w:tcPr>
          <w:p w14:paraId="5BA67DE1" w14:textId="77777777" w:rsidR="00823448" w:rsidRPr="00DC559D" w:rsidRDefault="00823448" w:rsidP="00D6622F">
            <w:pPr>
              <w:rPr>
                <w:rFonts w:ascii="Arial" w:hAnsi="Arial"/>
                <w:sz w:val="18"/>
                <w:szCs w:val="18"/>
              </w:rPr>
            </w:pPr>
            <w:r w:rsidRPr="00DC559D">
              <w:rPr>
                <w:rFonts w:ascii="Arial" w:hAnsi="Arial"/>
                <w:sz w:val="18"/>
                <w:szCs w:val="18"/>
              </w:rPr>
              <w:t>20</w:t>
            </w:r>
          </w:p>
        </w:tc>
        <w:tc>
          <w:tcPr>
            <w:tcW w:w="720" w:type="pct"/>
          </w:tcPr>
          <w:p w14:paraId="1D37F99B" w14:textId="77777777" w:rsidR="00823448" w:rsidRPr="00DC559D" w:rsidRDefault="00823448" w:rsidP="00D6622F">
            <w:pPr>
              <w:rPr>
                <w:rFonts w:ascii="Arial" w:hAnsi="Arial"/>
                <w:sz w:val="18"/>
                <w:szCs w:val="18"/>
              </w:rPr>
            </w:pPr>
            <w:r w:rsidRPr="00DC559D">
              <w:rPr>
                <w:rFonts w:ascii="Arial" w:hAnsi="Arial"/>
                <w:sz w:val="18"/>
                <w:szCs w:val="18"/>
              </w:rPr>
              <w:t>Text</w:t>
            </w:r>
          </w:p>
        </w:tc>
        <w:tc>
          <w:tcPr>
            <w:tcW w:w="1343" w:type="pct"/>
            <w:gridSpan w:val="3"/>
          </w:tcPr>
          <w:p w14:paraId="076F731F" w14:textId="77777777" w:rsidR="00823448" w:rsidRPr="00DC559D" w:rsidRDefault="00823448" w:rsidP="00D6622F">
            <w:pPr>
              <w:rPr>
                <w:rFonts w:ascii="Arial" w:hAnsi="Arial"/>
                <w:sz w:val="18"/>
                <w:szCs w:val="18"/>
              </w:rPr>
            </w:pPr>
            <w:r w:rsidRPr="00DC559D">
              <w:rPr>
                <w:rFonts w:ascii="Arial" w:hAnsi="Arial"/>
                <w:sz w:val="18"/>
                <w:szCs w:val="18"/>
              </w:rPr>
              <w:t xml:space="preserve">Not used for </w:t>
            </w:r>
            <w:r>
              <w:rPr>
                <w:rFonts w:ascii="Arial" w:hAnsi="Arial"/>
                <w:sz w:val="18"/>
                <w:szCs w:val="18"/>
              </w:rPr>
              <w:t>SOTAP</w:t>
            </w:r>
            <w:r w:rsidRPr="00DC559D">
              <w:rPr>
                <w:rFonts w:ascii="Arial" w:hAnsi="Arial"/>
                <w:sz w:val="18"/>
                <w:szCs w:val="18"/>
              </w:rPr>
              <w:t>.</w:t>
            </w:r>
          </w:p>
        </w:tc>
        <w:tc>
          <w:tcPr>
            <w:tcW w:w="816" w:type="pct"/>
          </w:tcPr>
          <w:p w14:paraId="59A02E7F" w14:textId="77777777" w:rsidR="00823448" w:rsidRPr="00DC559D" w:rsidRDefault="00823448" w:rsidP="00D6622F">
            <w:pPr>
              <w:rPr>
                <w:rFonts w:ascii="Arial" w:hAnsi="Arial"/>
                <w:sz w:val="18"/>
                <w:szCs w:val="18"/>
              </w:rPr>
            </w:pPr>
          </w:p>
        </w:tc>
      </w:tr>
      <w:tr w:rsidR="00823448" w:rsidRPr="005B4766" w14:paraId="22848E46" w14:textId="77777777" w:rsidTr="000A2C26">
        <w:trPr>
          <w:trHeight w:val="402"/>
        </w:trPr>
        <w:tc>
          <w:tcPr>
            <w:tcW w:w="874" w:type="pct"/>
            <w:gridSpan w:val="2"/>
          </w:tcPr>
          <w:p w14:paraId="272E7DBB" w14:textId="77777777" w:rsidR="00823448" w:rsidRPr="00DC559D" w:rsidRDefault="00823448" w:rsidP="00D6622F">
            <w:pPr>
              <w:rPr>
                <w:rFonts w:ascii="Arial" w:hAnsi="Arial"/>
                <w:sz w:val="18"/>
                <w:szCs w:val="18"/>
              </w:rPr>
            </w:pPr>
            <w:r w:rsidRPr="00DC559D">
              <w:rPr>
                <w:rFonts w:ascii="Arial" w:hAnsi="Arial"/>
                <w:sz w:val="18"/>
                <w:szCs w:val="18"/>
              </w:rPr>
              <w:t>*CLI</w:t>
            </w:r>
          </w:p>
        </w:tc>
        <w:tc>
          <w:tcPr>
            <w:tcW w:w="480" w:type="pct"/>
          </w:tcPr>
          <w:p w14:paraId="3D9A3A63" w14:textId="77777777" w:rsidR="00823448" w:rsidRPr="00DC559D" w:rsidRDefault="00823448" w:rsidP="00D6622F">
            <w:pPr>
              <w:rPr>
                <w:rFonts w:ascii="Arial" w:hAnsi="Arial"/>
                <w:sz w:val="18"/>
                <w:szCs w:val="18"/>
              </w:rPr>
            </w:pPr>
            <w:r w:rsidRPr="00DC559D">
              <w:rPr>
                <w:rFonts w:ascii="Arial" w:hAnsi="Arial"/>
                <w:sz w:val="18"/>
                <w:szCs w:val="18"/>
              </w:rPr>
              <w:t>29</w:t>
            </w:r>
          </w:p>
        </w:tc>
        <w:tc>
          <w:tcPr>
            <w:tcW w:w="768" w:type="pct"/>
            <w:gridSpan w:val="3"/>
          </w:tcPr>
          <w:p w14:paraId="60BEBE6E" w14:textId="77777777" w:rsidR="00823448" w:rsidRPr="00DC559D" w:rsidRDefault="00823448" w:rsidP="00D6622F">
            <w:pPr>
              <w:rPr>
                <w:rFonts w:ascii="Arial" w:hAnsi="Arial"/>
                <w:sz w:val="18"/>
                <w:szCs w:val="18"/>
              </w:rPr>
            </w:pPr>
            <w:r w:rsidRPr="00DC559D">
              <w:rPr>
                <w:rFonts w:ascii="Arial" w:hAnsi="Arial"/>
                <w:sz w:val="18"/>
                <w:szCs w:val="18"/>
              </w:rPr>
              <w:t>20</w:t>
            </w:r>
          </w:p>
        </w:tc>
        <w:tc>
          <w:tcPr>
            <w:tcW w:w="720" w:type="pct"/>
          </w:tcPr>
          <w:p w14:paraId="109C7355" w14:textId="77777777" w:rsidR="00823448" w:rsidRPr="00DC559D" w:rsidRDefault="00823448" w:rsidP="00D6622F">
            <w:pPr>
              <w:rPr>
                <w:rFonts w:ascii="Arial" w:hAnsi="Arial"/>
                <w:sz w:val="18"/>
                <w:szCs w:val="18"/>
              </w:rPr>
            </w:pPr>
            <w:r w:rsidRPr="00DC559D">
              <w:rPr>
                <w:rFonts w:ascii="Arial" w:hAnsi="Arial"/>
                <w:sz w:val="18"/>
                <w:szCs w:val="18"/>
              </w:rPr>
              <w:t>Text</w:t>
            </w:r>
          </w:p>
        </w:tc>
        <w:tc>
          <w:tcPr>
            <w:tcW w:w="1343" w:type="pct"/>
            <w:gridSpan w:val="3"/>
          </w:tcPr>
          <w:p w14:paraId="5D013089" w14:textId="77777777" w:rsidR="00823448" w:rsidRPr="00DC559D" w:rsidRDefault="00823448" w:rsidP="00D6622F">
            <w:pPr>
              <w:rPr>
                <w:rFonts w:ascii="Arial" w:hAnsi="Arial"/>
                <w:sz w:val="18"/>
                <w:szCs w:val="18"/>
              </w:rPr>
            </w:pPr>
            <w:r w:rsidRPr="002C3356">
              <w:rPr>
                <w:rFonts w:ascii="Arial" w:hAnsi="Arial"/>
                <w:sz w:val="18"/>
                <w:szCs w:val="18"/>
              </w:rPr>
              <w:t xml:space="preserve">Not used for </w:t>
            </w:r>
            <w:r>
              <w:rPr>
                <w:rFonts w:ascii="Arial" w:hAnsi="Arial"/>
                <w:sz w:val="18"/>
                <w:szCs w:val="18"/>
              </w:rPr>
              <w:t>SOTAP</w:t>
            </w:r>
            <w:r w:rsidRPr="002C3356">
              <w:rPr>
                <w:rFonts w:ascii="Arial" w:hAnsi="Arial"/>
                <w:sz w:val="18"/>
                <w:szCs w:val="18"/>
              </w:rPr>
              <w:t>.</w:t>
            </w:r>
          </w:p>
        </w:tc>
        <w:tc>
          <w:tcPr>
            <w:tcW w:w="816" w:type="pct"/>
          </w:tcPr>
          <w:p w14:paraId="11AFDB81" w14:textId="77777777" w:rsidR="00823448" w:rsidRPr="00DC559D" w:rsidRDefault="00823448" w:rsidP="00D6622F">
            <w:pPr>
              <w:rPr>
                <w:rFonts w:ascii="Arial" w:hAnsi="Arial"/>
                <w:sz w:val="18"/>
                <w:szCs w:val="18"/>
              </w:rPr>
            </w:pPr>
          </w:p>
        </w:tc>
      </w:tr>
      <w:tr w:rsidR="00823448" w:rsidRPr="005B4766" w14:paraId="399BB4D9" w14:textId="77777777" w:rsidTr="000A2C26">
        <w:trPr>
          <w:trHeight w:val="299"/>
        </w:trPr>
        <w:tc>
          <w:tcPr>
            <w:tcW w:w="874" w:type="pct"/>
            <w:gridSpan w:val="2"/>
          </w:tcPr>
          <w:p w14:paraId="5252E5ED" w14:textId="77777777" w:rsidR="00823448" w:rsidRPr="00DC559D" w:rsidRDefault="00823448" w:rsidP="00D6622F">
            <w:pPr>
              <w:rPr>
                <w:rFonts w:ascii="Arial" w:hAnsi="Arial"/>
                <w:sz w:val="18"/>
                <w:szCs w:val="18"/>
              </w:rPr>
            </w:pPr>
            <w:r w:rsidRPr="00DC559D">
              <w:rPr>
                <w:rFonts w:ascii="Arial" w:hAnsi="Arial"/>
                <w:sz w:val="18"/>
                <w:szCs w:val="18"/>
              </w:rPr>
              <w:t>*MAC code</w:t>
            </w:r>
          </w:p>
        </w:tc>
        <w:tc>
          <w:tcPr>
            <w:tcW w:w="480" w:type="pct"/>
          </w:tcPr>
          <w:p w14:paraId="514B8E69" w14:textId="77777777" w:rsidR="00823448" w:rsidRPr="00DC559D" w:rsidRDefault="00823448" w:rsidP="00D6622F">
            <w:pPr>
              <w:rPr>
                <w:rFonts w:ascii="Arial" w:hAnsi="Arial"/>
                <w:sz w:val="18"/>
                <w:szCs w:val="18"/>
              </w:rPr>
            </w:pPr>
            <w:r w:rsidRPr="00DC559D">
              <w:rPr>
                <w:rFonts w:ascii="Arial" w:hAnsi="Arial"/>
                <w:sz w:val="18"/>
                <w:szCs w:val="18"/>
              </w:rPr>
              <w:t>30</w:t>
            </w:r>
          </w:p>
        </w:tc>
        <w:tc>
          <w:tcPr>
            <w:tcW w:w="768" w:type="pct"/>
            <w:gridSpan w:val="3"/>
          </w:tcPr>
          <w:p w14:paraId="5AA33FC3" w14:textId="77777777" w:rsidR="00823448" w:rsidRPr="00DC559D" w:rsidRDefault="00823448" w:rsidP="00D6622F">
            <w:pPr>
              <w:rPr>
                <w:rFonts w:ascii="Arial" w:hAnsi="Arial"/>
                <w:sz w:val="18"/>
                <w:szCs w:val="18"/>
              </w:rPr>
            </w:pPr>
            <w:r w:rsidRPr="00DC559D">
              <w:rPr>
                <w:rFonts w:ascii="Arial" w:hAnsi="Arial"/>
                <w:sz w:val="18"/>
                <w:szCs w:val="18"/>
              </w:rPr>
              <w:t>20</w:t>
            </w:r>
          </w:p>
        </w:tc>
        <w:tc>
          <w:tcPr>
            <w:tcW w:w="720" w:type="pct"/>
          </w:tcPr>
          <w:p w14:paraId="43D21214" w14:textId="77777777" w:rsidR="00823448" w:rsidRPr="00DC559D" w:rsidRDefault="00823448" w:rsidP="00D6622F">
            <w:pPr>
              <w:rPr>
                <w:rFonts w:ascii="Arial" w:hAnsi="Arial"/>
                <w:sz w:val="18"/>
                <w:szCs w:val="18"/>
              </w:rPr>
            </w:pPr>
            <w:r w:rsidRPr="00DC559D">
              <w:rPr>
                <w:rFonts w:ascii="Arial" w:hAnsi="Arial"/>
                <w:sz w:val="18"/>
                <w:szCs w:val="18"/>
              </w:rPr>
              <w:t>Text</w:t>
            </w:r>
          </w:p>
        </w:tc>
        <w:tc>
          <w:tcPr>
            <w:tcW w:w="1343" w:type="pct"/>
            <w:gridSpan w:val="3"/>
          </w:tcPr>
          <w:p w14:paraId="6D0C54DE" w14:textId="77777777" w:rsidR="00823448" w:rsidRPr="00DC559D" w:rsidRDefault="00823448" w:rsidP="00D6622F">
            <w:pPr>
              <w:rPr>
                <w:rFonts w:ascii="Arial" w:hAnsi="Arial"/>
                <w:sz w:val="18"/>
                <w:szCs w:val="18"/>
              </w:rPr>
            </w:pPr>
            <w:r w:rsidRPr="002C3356">
              <w:rPr>
                <w:rFonts w:ascii="Arial" w:hAnsi="Arial"/>
                <w:sz w:val="18"/>
                <w:szCs w:val="18"/>
              </w:rPr>
              <w:t xml:space="preserve">Not used for </w:t>
            </w:r>
            <w:r>
              <w:rPr>
                <w:rFonts w:ascii="Arial" w:hAnsi="Arial"/>
                <w:sz w:val="18"/>
                <w:szCs w:val="18"/>
              </w:rPr>
              <w:t>SOTAP</w:t>
            </w:r>
            <w:r w:rsidRPr="002C3356">
              <w:rPr>
                <w:rFonts w:ascii="Arial" w:hAnsi="Arial"/>
                <w:sz w:val="18"/>
                <w:szCs w:val="18"/>
              </w:rPr>
              <w:t>.</w:t>
            </w:r>
          </w:p>
        </w:tc>
        <w:tc>
          <w:tcPr>
            <w:tcW w:w="816" w:type="pct"/>
          </w:tcPr>
          <w:p w14:paraId="0D20AD0E" w14:textId="77777777" w:rsidR="00823448" w:rsidRPr="00DC559D" w:rsidRDefault="00823448" w:rsidP="00D6622F">
            <w:pPr>
              <w:rPr>
                <w:rFonts w:ascii="Arial" w:hAnsi="Arial"/>
                <w:sz w:val="18"/>
                <w:szCs w:val="18"/>
              </w:rPr>
            </w:pPr>
          </w:p>
        </w:tc>
      </w:tr>
      <w:tr w:rsidR="00823448" w:rsidRPr="005B4766" w14:paraId="4449FE88" w14:textId="77777777" w:rsidTr="000A2C26">
        <w:trPr>
          <w:trHeight w:val="384"/>
        </w:trPr>
        <w:tc>
          <w:tcPr>
            <w:tcW w:w="874" w:type="pct"/>
            <w:gridSpan w:val="2"/>
          </w:tcPr>
          <w:p w14:paraId="2575BC9B" w14:textId="77777777" w:rsidR="00823448" w:rsidRPr="00DC559D" w:rsidRDefault="00823448" w:rsidP="00D6622F">
            <w:pPr>
              <w:rPr>
                <w:rFonts w:ascii="Arial" w:hAnsi="Arial"/>
                <w:sz w:val="18"/>
                <w:szCs w:val="18"/>
              </w:rPr>
            </w:pPr>
            <w:r w:rsidRPr="00DC559D">
              <w:rPr>
                <w:rFonts w:ascii="Arial" w:hAnsi="Arial"/>
                <w:sz w:val="18"/>
                <w:szCs w:val="18"/>
              </w:rPr>
              <w:t>*Free text</w:t>
            </w:r>
          </w:p>
        </w:tc>
        <w:tc>
          <w:tcPr>
            <w:tcW w:w="480" w:type="pct"/>
          </w:tcPr>
          <w:p w14:paraId="30D13CA2" w14:textId="77777777" w:rsidR="00823448" w:rsidRPr="00DC559D" w:rsidRDefault="00823448" w:rsidP="00D6622F">
            <w:pPr>
              <w:rPr>
                <w:rFonts w:ascii="Arial" w:hAnsi="Arial"/>
                <w:sz w:val="18"/>
                <w:szCs w:val="18"/>
              </w:rPr>
            </w:pPr>
            <w:r w:rsidRPr="00DC559D">
              <w:rPr>
                <w:rFonts w:ascii="Arial" w:hAnsi="Arial"/>
                <w:sz w:val="18"/>
                <w:szCs w:val="18"/>
              </w:rPr>
              <w:t>31</w:t>
            </w:r>
          </w:p>
        </w:tc>
        <w:tc>
          <w:tcPr>
            <w:tcW w:w="768" w:type="pct"/>
            <w:gridSpan w:val="3"/>
          </w:tcPr>
          <w:p w14:paraId="660FE0C6" w14:textId="77777777" w:rsidR="00823448" w:rsidRPr="00DC559D" w:rsidRDefault="00823448" w:rsidP="00D6622F">
            <w:pPr>
              <w:rPr>
                <w:rFonts w:ascii="Arial" w:hAnsi="Arial"/>
                <w:sz w:val="18"/>
                <w:szCs w:val="18"/>
              </w:rPr>
            </w:pPr>
            <w:r w:rsidRPr="00DC559D">
              <w:rPr>
                <w:rFonts w:ascii="Arial" w:hAnsi="Arial"/>
                <w:sz w:val="18"/>
                <w:szCs w:val="18"/>
              </w:rPr>
              <w:t>20</w:t>
            </w:r>
          </w:p>
        </w:tc>
        <w:tc>
          <w:tcPr>
            <w:tcW w:w="720" w:type="pct"/>
          </w:tcPr>
          <w:p w14:paraId="0A2F088A" w14:textId="77777777" w:rsidR="00823448" w:rsidRPr="00DC559D" w:rsidRDefault="00823448" w:rsidP="00D6622F">
            <w:pPr>
              <w:rPr>
                <w:rFonts w:ascii="Arial" w:hAnsi="Arial"/>
                <w:sz w:val="18"/>
                <w:szCs w:val="18"/>
              </w:rPr>
            </w:pPr>
            <w:r w:rsidRPr="00DC559D">
              <w:rPr>
                <w:rFonts w:ascii="Arial" w:hAnsi="Arial"/>
                <w:sz w:val="18"/>
                <w:szCs w:val="18"/>
              </w:rPr>
              <w:t>Text</w:t>
            </w:r>
          </w:p>
        </w:tc>
        <w:tc>
          <w:tcPr>
            <w:tcW w:w="1343" w:type="pct"/>
            <w:gridSpan w:val="3"/>
          </w:tcPr>
          <w:p w14:paraId="49674C3B" w14:textId="77777777" w:rsidR="00823448" w:rsidRDefault="00823448" w:rsidP="00D6622F">
            <w:r w:rsidRPr="00F44E43">
              <w:rPr>
                <w:rFonts w:ascii="Arial" w:hAnsi="Arial"/>
                <w:sz w:val="18"/>
                <w:szCs w:val="18"/>
              </w:rPr>
              <w:t xml:space="preserve">Not used for </w:t>
            </w:r>
            <w:r>
              <w:rPr>
                <w:rFonts w:ascii="Arial" w:hAnsi="Arial"/>
                <w:sz w:val="18"/>
                <w:szCs w:val="18"/>
              </w:rPr>
              <w:t>SOTAP</w:t>
            </w:r>
            <w:r w:rsidRPr="00F44E43">
              <w:rPr>
                <w:rFonts w:ascii="Arial" w:hAnsi="Arial"/>
                <w:sz w:val="18"/>
                <w:szCs w:val="18"/>
              </w:rPr>
              <w:t>.</w:t>
            </w:r>
          </w:p>
        </w:tc>
        <w:tc>
          <w:tcPr>
            <w:tcW w:w="816" w:type="pct"/>
          </w:tcPr>
          <w:p w14:paraId="1AE452D2" w14:textId="77777777" w:rsidR="00823448" w:rsidRPr="00DC559D" w:rsidRDefault="00823448" w:rsidP="00D6622F">
            <w:pPr>
              <w:rPr>
                <w:rFonts w:ascii="Arial" w:hAnsi="Arial"/>
                <w:sz w:val="18"/>
                <w:szCs w:val="18"/>
              </w:rPr>
            </w:pPr>
          </w:p>
        </w:tc>
      </w:tr>
      <w:tr w:rsidR="00823448" w:rsidRPr="005B4766" w14:paraId="1784BB0A" w14:textId="77777777" w:rsidTr="000A2C26">
        <w:tc>
          <w:tcPr>
            <w:tcW w:w="874" w:type="pct"/>
            <w:gridSpan w:val="2"/>
          </w:tcPr>
          <w:p w14:paraId="65B682BE" w14:textId="77777777" w:rsidR="00823448" w:rsidRPr="00DC559D" w:rsidRDefault="00823448" w:rsidP="002565AA">
            <w:pPr>
              <w:spacing w:after="0"/>
              <w:rPr>
                <w:rFonts w:ascii="Arial" w:hAnsi="Arial"/>
                <w:sz w:val="18"/>
                <w:szCs w:val="18"/>
              </w:rPr>
            </w:pPr>
            <w:r>
              <w:rPr>
                <w:rFonts w:ascii="Arial" w:hAnsi="Arial"/>
                <w:sz w:val="18"/>
                <w:szCs w:val="18"/>
              </w:rPr>
              <w:t>*T</w:t>
            </w:r>
            <w:r w:rsidRPr="00DC559D">
              <w:rPr>
                <w:rFonts w:ascii="Arial" w:hAnsi="Arial"/>
                <w:sz w:val="18"/>
                <w:szCs w:val="18"/>
              </w:rPr>
              <w:t>RC Start date time</w:t>
            </w:r>
          </w:p>
        </w:tc>
        <w:tc>
          <w:tcPr>
            <w:tcW w:w="480" w:type="pct"/>
          </w:tcPr>
          <w:p w14:paraId="25C29CF9" w14:textId="77777777" w:rsidR="00823448" w:rsidRPr="00DC559D" w:rsidRDefault="00823448" w:rsidP="002565AA">
            <w:pPr>
              <w:spacing w:after="0"/>
              <w:rPr>
                <w:rFonts w:ascii="Arial" w:hAnsi="Arial"/>
                <w:sz w:val="18"/>
                <w:szCs w:val="18"/>
              </w:rPr>
            </w:pPr>
            <w:r w:rsidRPr="00DC559D">
              <w:rPr>
                <w:rFonts w:ascii="Arial" w:hAnsi="Arial"/>
                <w:sz w:val="18"/>
                <w:szCs w:val="18"/>
              </w:rPr>
              <w:t>32</w:t>
            </w:r>
          </w:p>
        </w:tc>
        <w:tc>
          <w:tcPr>
            <w:tcW w:w="768" w:type="pct"/>
            <w:gridSpan w:val="3"/>
          </w:tcPr>
          <w:p w14:paraId="360CD027" w14:textId="77777777" w:rsidR="00823448" w:rsidRPr="00DC559D" w:rsidRDefault="00823448" w:rsidP="002565AA">
            <w:pPr>
              <w:spacing w:after="0"/>
              <w:rPr>
                <w:rFonts w:ascii="Arial" w:hAnsi="Arial"/>
                <w:sz w:val="18"/>
                <w:szCs w:val="18"/>
              </w:rPr>
            </w:pPr>
            <w:r w:rsidRPr="00DC559D">
              <w:rPr>
                <w:rFonts w:ascii="Arial" w:hAnsi="Arial"/>
                <w:sz w:val="18"/>
                <w:szCs w:val="18"/>
              </w:rPr>
              <w:t>DATE</w:t>
            </w:r>
          </w:p>
        </w:tc>
        <w:tc>
          <w:tcPr>
            <w:tcW w:w="720" w:type="pct"/>
          </w:tcPr>
          <w:p w14:paraId="249A3DE3" w14:textId="77777777" w:rsidR="00823448" w:rsidRDefault="00823448" w:rsidP="002565AA">
            <w:pPr>
              <w:spacing w:after="0"/>
              <w:rPr>
                <w:rFonts w:ascii="Arial" w:hAnsi="Arial"/>
                <w:sz w:val="18"/>
                <w:szCs w:val="18"/>
              </w:rPr>
            </w:pPr>
            <w:r>
              <w:rPr>
                <w:rFonts w:ascii="Arial" w:hAnsi="Arial"/>
                <w:sz w:val="18"/>
                <w:szCs w:val="18"/>
              </w:rPr>
              <w:t>YYYYMMDD</w:t>
            </w:r>
          </w:p>
          <w:p w14:paraId="4C44FF83" w14:textId="77777777" w:rsidR="002565AA" w:rsidRPr="00DC559D" w:rsidRDefault="002565AA" w:rsidP="002565AA">
            <w:pPr>
              <w:spacing w:after="0"/>
              <w:rPr>
                <w:rFonts w:ascii="Arial" w:hAnsi="Arial"/>
                <w:sz w:val="18"/>
                <w:szCs w:val="18"/>
              </w:rPr>
            </w:pPr>
            <w:r w:rsidRPr="00CC30AC">
              <w:rPr>
                <w:rFonts w:ascii="Arial" w:hAnsi="Arial" w:cs="Arial"/>
                <w:sz w:val="18"/>
                <w:szCs w:val="18"/>
              </w:rPr>
              <w:t>HH:MM:SS</w:t>
            </w:r>
          </w:p>
        </w:tc>
        <w:tc>
          <w:tcPr>
            <w:tcW w:w="1343" w:type="pct"/>
            <w:gridSpan w:val="3"/>
          </w:tcPr>
          <w:p w14:paraId="0E0B1A76" w14:textId="77777777" w:rsidR="00823448" w:rsidRDefault="00823448" w:rsidP="002565AA">
            <w:pPr>
              <w:spacing w:after="0"/>
            </w:pPr>
            <w:r w:rsidRPr="00F44E43">
              <w:rPr>
                <w:rFonts w:ascii="Arial" w:hAnsi="Arial"/>
                <w:sz w:val="18"/>
                <w:szCs w:val="18"/>
              </w:rPr>
              <w:t xml:space="preserve">Not used for </w:t>
            </w:r>
            <w:r>
              <w:rPr>
                <w:rFonts w:ascii="Arial" w:hAnsi="Arial"/>
                <w:sz w:val="18"/>
                <w:szCs w:val="18"/>
              </w:rPr>
              <w:t>SOTAP</w:t>
            </w:r>
            <w:r w:rsidRPr="00F44E43">
              <w:rPr>
                <w:rFonts w:ascii="Arial" w:hAnsi="Arial"/>
                <w:sz w:val="18"/>
                <w:szCs w:val="18"/>
              </w:rPr>
              <w:t>.</w:t>
            </w:r>
          </w:p>
        </w:tc>
        <w:tc>
          <w:tcPr>
            <w:tcW w:w="816" w:type="pct"/>
          </w:tcPr>
          <w:p w14:paraId="5B02DA7C" w14:textId="77777777" w:rsidR="00823448" w:rsidRPr="00DC559D" w:rsidRDefault="00823448" w:rsidP="002565AA">
            <w:pPr>
              <w:spacing w:after="0"/>
              <w:rPr>
                <w:rFonts w:ascii="Arial" w:hAnsi="Arial"/>
                <w:sz w:val="18"/>
                <w:szCs w:val="18"/>
              </w:rPr>
            </w:pPr>
          </w:p>
        </w:tc>
      </w:tr>
      <w:tr w:rsidR="00823448" w:rsidRPr="005B4766" w14:paraId="56562B30" w14:textId="77777777" w:rsidTr="000A2C26">
        <w:tc>
          <w:tcPr>
            <w:tcW w:w="874" w:type="pct"/>
            <w:gridSpan w:val="2"/>
          </w:tcPr>
          <w:p w14:paraId="5A082900" w14:textId="77777777" w:rsidR="00823448" w:rsidRPr="00DC559D" w:rsidRDefault="00823448" w:rsidP="00D6622F">
            <w:pPr>
              <w:rPr>
                <w:rFonts w:ascii="Arial" w:hAnsi="Arial"/>
                <w:sz w:val="18"/>
                <w:szCs w:val="18"/>
              </w:rPr>
            </w:pPr>
            <w:r>
              <w:rPr>
                <w:rFonts w:ascii="Arial" w:hAnsi="Arial"/>
                <w:sz w:val="18"/>
                <w:szCs w:val="18"/>
              </w:rPr>
              <w:t>*</w:t>
            </w:r>
            <w:r w:rsidRPr="00DC559D">
              <w:rPr>
                <w:rFonts w:ascii="Arial" w:hAnsi="Arial"/>
                <w:sz w:val="18"/>
                <w:szCs w:val="18"/>
              </w:rPr>
              <w:t>Clear code</w:t>
            </w:r>
          </w:p>
        </w:tc>
        <w:tc>
          <w:tcPr>
            <w:tcW w:w="480" w:type="pct"/>
          </w:tcPr>
          <w:p w14:paraId="0619D1F3" w14:textId="77777777" w:rsidR="00823448" w:rsidRPr="00DC559D" w:rsidRDefault="00823448" w:rsidP="00D6622F">
            <w:pPr>
              <w:rPr>
                <w:rFonts w:ascii="Arial" w:hAnsi="Arial"/>
                <w:sz w:val="18"/>
                <w:szCs w:val="18"/>
              </w:rPr>
            </w:pPr>
            <w:r w:rsidRPr="00DC559D">
              <w:rPr>
                <w:rFonts w:ascii="Arial" w:hAnsi="Arial"/>
                <w:sz w:val="18"/>
                <w:szCs w:val="18"/>
              </w:rPr>
              <w:t>33</w:t>
            </w:r>
          </w:p>
        </w:tc>
        <w:tc>
          <w:tcPr>
            <w:tcW w:w="768" w:type="pct"/>
            <w:gridSpan w:val="3"/>
          </w:tcPr>
          <w:p w14:paraId="27980ECD" w14:textId="77777777" w:rsidR="00823448" w:rsidRPr="00DC559D" w:rsidRDefault="00823448" w:rsidP="00D6622F">
            <w:pPr>
              <w:rPr>
                <w:rFonts w:ascii="Arial" w:hAnsi="Arial"/>
                <w:sz w:val="18"/>
                <w:szCs w:val="18"/>
              </w:rPr>
            </w:pPr>
            <w:r w:rsidRPr="00DC559D">
              <w:rPr>
                <w:rFonts w:ascii="Arial" w:hAnsi="Arial"/>
                <w:sz w:val="18"/>
                <w:szCs w:val="18"/>
              </w:rPr>
              <w:t>20</w:t>
            </w:r>
          </w:p>
        </w:tc>
        <w:tc>
          <w:tcPr>
            <w:tcW w:w="720" w:type="pct"/>
          </w:tcPr>
          <w:p w14:paraId="0F7C98CE" w14:textId="77777777" w:rsidR="00823448" w:rsidRPr="00DC559D" w:rsidRDefault="00823448" w:rsidP="00D6622F">
            <w:pPr>
              <w:rPr>
                <w:rFonts w:ascii="Arial" w:hAnsi="Arial"/>
                <w:sz w:val="18"/>
                <w:szCs w:val="18"/>
              </w:rPr>
            </w:pPr>
            <w:r w:rsidRPr="00DC559D">
              <w:rPr>
                <w:rFonts w:ascii="Arial" w:hAnsi="Arial"/>
                <w:sz w:val="18"/>
                <w:szCs w:val="18"/>
              </w:rPr>
              <w:t>Text</w:t>
            </w:r>
          </w:p>
        </w:tc>
        <w:tc>
          <w:tcPr>
            <w:tcW w:w="1343" w:type="pct"/>
            <w:gridSpan w:val="3"/>
          </w:tcPr>
          <w:p w14:paraId="39FED181" w14:textId="77777777" w:rsidR="00823448" w:rsidRDefault="00823448" w:rsidP="00D6622F">
            <w:r w:rsidRPr="00F44E43">
              <w:rPr>
                <w:rFonts w:ascii="Arial" w:hAnsi="Arial"/>
                <w:sz w:val="18"/>
                <w:szCs w:val="18"/>
              </w:rPr>
              <w:t xml:space="preserve">Not used for </w:t>
            </w:r>
            <w:r>
              <w:rPr>
                <w:rFonts w:ascii="Arial" w:hAnsi="Arial"/>
                <w:sz w:val="18"/>
                <w:szCs w:val="18"/>
              </w:rPr>
              <w:t>SOTAP</w:t>
            </w:r>
            <w:r w:rsidRPr="00F44E43">
              <w:rPr>
                <w:rFonts w:ascii="Arial" w:hAnsi="Arial"/>
                <w:sz w:val="18"/>
                <w:szCs w:val="18"/>
              </w:rPr>
              <w:t>.</w:t>
            </w:r>
          </w:p>
        </w:tc>
        <w:tc>
          <w:tcPr>
            <w:tcW w:w="816" w:type="pct"/>
          </w:tcPr>
          <w:p w14:paraId="7FB82451" w14:textId="77777777" w:rsidR="00823448" w:rsidRPr="00DC559D" w:rsidRDefault="00823448" w:rsidP="00D6622F">
            <w:pPr>
              <w:rPr>
                <w:rFonts w:ascii="Arial" w:hAnsi="Arial"/>
                <w:sz w:val="18"/>
                <w:szCs w:val="18"/>
              </w:rPr>
            </w:pPr>
          </w:p>
        </w:tc>
      </w:tr>
      <w:tr w:rsidR="00823448" w:rsidRPr="005B4766" w14:paraId="75E45BBB" w14:textId="77777777" w:rsidTr="000A2C26">
        <w:tc>
          <w:tcPr>
            <w:tcW w:w="874" w:type="pct"/>
            <w:gridSpan w:val="2"/>
          </w:tcPr>
          <w:p w14:paraId="42C3C2B4" w14:textId="77777777" w:rsidR="00823448" w:rsidRPr="00DC559D" w:rsidRDefault="00823448" w:rsidP="00D6622F">
            <w:pPr>
              <w:rPr>
                <w:rFonts w:ascii="Arial" w:hAnsi="Arial"/>
                <w:sz w:val="18"/>
                <w:szCs w:val="18"/>
              </w:rPr>
            </w:pPr>
            <w:r>
              <w:rPr>
                <w:rFonts w:ascii="Arial" w:hAnsi="Arial"/>
                <w:sz w:val="18"/>
                <w:szCs w:val="18"/>
              </w:rPr>
              <w:t>*</w:t>
            </w:r>
            <w:r w:rsidRPr="00DC559D">
              <w:rPr>
                <w:rFonts w:ascii="Arial" w:hAnsi="Arial"/>
                <w:sz w:val="18"/>
                <w:szCs w:val="18"/>
              </w:rPr>
              <w:t>TRC description code</w:t>
            </w:r>
          </w:p>
        </w:tc>
        <w:tc>
          <w:tcPr>
            <w:tcW w:w="480" w:type="pct"/>
          </w:tcPr>
          <w:p w14:paraId="6B114D4D" w14:textId="77777777" w:rsidR="00823448" w:rsidRPr="00DC559D" w:rsidRDefault="00823448" w:rsidP="00D6622F">
            <w:pPr>
              <w:rPr>
                <w:rFonts w:ascii="Arial" w:hAnsi="Arial"/>
                <w:sz w:val="18"/>
                <w:szCs w:val="18"/>
              </w:rPr>
            </w:pPr>
            <w:r w:rsidRPr="00DC559D">
              <w:rPr>
                <w:rFonts w:ascii="Arial" w:hAnsi="Arial"/>
                <w:sz w:val="18"/>
                <w:szCs w:val="18"/>
              </w:rPr>
              <w:t>34</w:t>
            </w:r>
          </w:p>
        </w:tc>
        <w:tc>
          <w:tcPr>
            <w:tcW w:w="768" w:type="pct"/>
            <w:gridSpan w:val="3"/>
          </w:tcPr>
          <w:p w14:paraId="11CF81FB" w14:textId="77777777" w:rsidR="00823448" w:rsidRPr="00DC559D" w:rsidRDefault="00823448" w:rsidP="00D6622F">
            <w:pPr>
              <w:rPr>
                <w:rFonts w:ascii="Arial" w:hAnsi="Arial"/>
                <w:sz w:val="18"/>
                <w:szCs w:val="18"/>
              </w:rPr>
            </w:pPr>
            <w:r w:rsidRPr="00DC559D">
              <w:rPr>
                <w:rFonts w:ascii="Arial" w:hAnsi="Arial"/>
                <w:sz w:val="18"/>
                <w:szCs w:val="18"/>
              </w:rPr>
              <w:t>20</w:t>
            </w:r>
          </w:p>
        </w:tc>
        <w:tc>
          <w:tcPr>
            <w:tcW w:w="720" w:type="pct"/>
          </w:tcPr>
          <w:p w14:paraId="60BA2929" w14:textId="77777777" w:rsidR="00823448" w:rsidRPr="00DC559D" w:rsidRDefault="00823448" w:rsidP="00D6622F">
            <w:pPr>
              <w:rPr>
                <w:rFonts w:ascii="Arial" w:hAnsi="Arial"/>
                <w:sz w:val="18"/>
                <w:szCs w:val="18"/>
              </w:rPr>
            </w:pPr>
            <w:r w:rsidRPr="00DC559D">
              <w:rPr>
                <w:rFonts w:ascii="Arial" w:hAnsi="Arial"/>
                <w:sz w:val="18"/>
                <w:szCs w:val="18"/>
              </w:rPr>
              <w:t>Text</w:t>
            </w:r>
          </w:p>
        </w:tc>
        <w:tc>
          <w:tcPr>
            <w:tcW w:w="1343" w:type="pct"/>
            <w:gridSpan w:val="3"/>
          </w:tcPr>
          <w:p w14:paraId="60CA05D3" w14:textId="77777777" w:rsidR="00823448" w:rsidRDefault="00823448" w:rsidP="00D6622F">
            <w:r w:rsidRPr="00F44E43">
              <w:rPr>
                <w:rFonts w:ascii="Arial" w:hAnsi="Arial"/>
                <w:sz w:val="18"/>
                <w:szCs w:val="18"/>
              </w:rPr>
              <w:t xml:space="preserve">Not used for </w:t>
            </w:r>
            <w:r>
              <w:rPr>
                <w:rFonts w:ascii="Arial" w:hAnsi="Arial"/>
                <w:sz w:val="18"/>
                <w:szCs w:val="18"/>
              </w:rPr>
              <w:t>SOTAP</w:t>
            </w:r>
            <w:r w:rsidRPr="00F44E43">
              <w:rPr>
                <w:rFonts w:ascii="Arial" w:hAnsi="Arial"/>
                <w:sz w:val="18"/>
                <w:szCs w:val="18"/>
              </w:rPr>
              <w:t>.</w:t>
            </w:r>
          </w:p>
        </w:tc>
        <w:tc>
          <w:tcPr>
            <w:tcW w:w="816" w:type="pct"/>
          </w:tcPr>
          <w:p w14:paraId="414E5A20" w14:textId="77777777" w:rsidR="00823448" w:rsidRPr="00DC559D" w:rsidRDefault="00823448" w:rsidP="00D6622F">
            <w:pPr>
              <w:rPr>
                <w:rFonts w:ascii="Arial" w:hAnsi="Arial"/>
                <w:sz w:val="18"/>
                <w:szCs w:val="18"/>
              </w:rPr>
            </w:pPr>
          </w:p>
        </w:tc>
      </w:tr>
      <w:tr w:rsidR="00823448" w:rsidRPr="005B4766" w14:paraId="34562087" w14:textId="77777777" w:rsidTr="000A2C26">
        <w:tc>
          <w:tcPr>
            <w:tcW w:w="874" w:type="pct"/>
            <w:gridSpan w:val="2"/>
          </w:tcPr>
          <w:p w14:paraId="54A01A88" w14:textId="77777777" w:rsidR="00823448" w:rsidRPr="007609EF" w:rsidRDefault="00823448" w:rsidP="00D6622F">
            <w:pPr>
              <w:rPr>
                <w:rFonts w:ascii="Arial" w:hAnsi="Arial"/>
                <w:sz w:val="18"/>
                <w:szCs w:val="18"/>
              </w:rPr>
            </w:pPr>
            <w:r w:rsidRPr="007609EF">
              <w:rPr>
                <w:rFonts w:ascii="Arial" w:hAnsi="Arial"/>
                <w:sz w:val="18"/>
                <w:szCs w:val="18"/>
              </w:rPr>
              <w:t>Price list reference</w:t>
            </w:r>
          </w:p>
        </w:tc>
        <w:tc>
          <w:tcPr>
            <w:tcW w:w="480" w:type="pct"/>
          </w:tcPr>
          <w:p w14:paraId="1D26A827" w14:textId="77777777" w:rsidR="00823448" w:rsidRPr="007609EF" w:rsidRDefault="00823448" w:rsidP="00D6622F">
            <w:pPr>
              <w:rPr>
                <w:rFonts w:ascii="Arial" w:hAnsi="Arial"/>
                <w:sz w:val="18"/>
                <w:szCs w:val="18"/>
              </w:rPr>
            </w:pPr>
            <w:r w:rsidRPr="007609EF">
              <w:rPr>
                <w:rFonts w:ascii="Arial" w:hAnsi="Arial"/>
                <w:sz w:val="18"/>
                <w:szCs w:val="18"/>
              </w:rPr>
              <w:t>35</w:t>
            </w:r>
          </w:p>
        </w:tc>
        <w:tc>
          <w:tcPr>
            <w:tcW w:w="768" w:type="pct"/>
            <w:gridSpan w:val="3"/>
          </w:tcPr>
          <w:p w14:paraId="6F0DA45A" w14:textId="77777777" w:rsidR="00823448" w:rsidRPr="007609EF" w:rsidRDefault="00823448" w:rsidP="00D6622F">
            <w:pPr>
              <w:rPr>
                <w:rFonts w:ascii="Arial" w:hAnsi="Arial"/>
                <w:sz w:val="18"/>
                <w:szCs w:val="18"/>
              </w:rPr>
            </w:pPr>
            <w:r w:rsidRPr="007609EF">
              <w:rPr>
                <w:rFonts w:ascii="Arial" w:hAnsi="Arial"/>
                <w:sz w:val="18"/>
                <w:szCs w:val="18"/>
              </w:rPr>
              <w:t>2</w:t>
            </w:r>
            <w:r>
              <w:rPr>
                <w:rFonts w:ascii="Arial" w:hAnsi="Arial"/>
                <w:sz w:val="18"/>
                <w:szCs w:val="18"/>
              </w:rPr>
              <w:t>56</w:t>
            </w:r>
          </w:p>
        </w:tc>
        <w:tc>
          <w:tcPr>
            <w:tcW w:w="720" w:type="pct"/>
          </w:tcPr>
          <w:p w14:paraId="7966F5C5" w14:textId="77777777" w:rsidR="00823448" w:rsidRPr="007609EF" w:rsidRDefault="00823448" w:rsidP="00D6622F">
            <w:pPr>
              <w:rPr>
                <w:rFonts w:ascii="Arial" w:hAnsi="Arial"/>
                <w:sz w:val="18"/>
                <w:szCs w:val="18"/>
              </w:rPr>
            </w:pPr>
            <w:r w:rsidRPr="007609EF">
              <w:rPr>
                <w:rFonts w:ascii="Arial" w:hAnsi="Arial"/>
                <w:sz w:val="18"/>
                <w:szCs w:val="18"/>
              </w:rPr>
              <w:t>Text</w:t>
            </w:r>
          </w:p>
        </w:tc>
        <w:tc>
          <w:tcPr>
            <w:tcW w:w="1343" w:type="pct"/>
            <w:gridSpan w:val="3"/>
          </w:tcPr>
          <w:p w14:paraId="7DEF881D" w14:textId="77777777" w:rsidR="00823448" w:rsidRPr="00102BA1" w:rsidRDefault="00823448" w:rsidP="00D6622F">
            <w:pPr>
              <w:rPr>
                <w:rFonts w:ascii="Arial" w:hAnsi="Arial" w:cs="Arial"/>
                <w:b/>
                <w:color w:val="0000FF"/>
                <w:sz w:val="20"/>
              </w:rPr>
            </w:pPr>
            <w:r>
              <w:rPr>
                <w:rFonts w:ascii="Arial" w:hAnsi="Arial" w:cs="Arial"/>
                <w:color w:val="000000"/>
                <w:sz w:val="20"/>
              </w:rPr>
              <w:t xml:space="preserve">e.g. </w:t>
            </w:r>
            <w:r w:rsidRPr="005868BC">
              <w:rPr>
                <w:rFonts w:ascii="Arial" w:hAnsi="Arial" w:cs="Arial"/>
                <w:color w:val="000000"/>
                <w:sz w:val="20"/>
              </w:rPr>
              <w:t>10.1.5</w:t>
            </w:r>
          </w:p>
        </w:tc>
        <w:tc>
          <w:tcPr>
            <w:tcW w:w="816" w:type="pct"/>
          </w:tcPr>
          <w:p w14:paraId="6945C2FC" w14:textId="77777777" w:rsidR="00823448" w:rsidRPr="007609EF" w:rsidRDefault="00823448" w:rsidP="00D6622F">
            <w:pPr>
              <w:rPr>
                <w:rFonts w:ascii="Arial" w:hAnsi="Arial"/>
                <w:sz w:val="18"/>
                <w:szCs w:val="18"/>
              </w:rPr>
            </w:pPr>
          </w:p>
        </w:tc>
      </w:tr>
      <w:tr w:rsidR="00823448" w:rsidRPr="005B4766" w14:paraId="0EC8AE8E" w14:textId="77777777" w:rsidTr="000A2C26">
        <w:tc>
          <w:tcPr>
            <w:tcW w:w="874" w:type="pct"/>
            <w:gridSpan w:val="2"/>
          </w:tcPr>
          <w:p w14:paraId="672AB2DB" w14:textId="77777777" w:rsidR="00823448" w:rsidRPr="007609EF" w:rsidRDefault="00823448" w:rsidP="00D6622F">
            <w:pPr>
              <w:rPr>
                <w:rFonts w:ascii="Arial" w:hAnsi="Arial"/>
                <w:sz w:val="18"/>
                <w:szCs w:val="18"/>
              </w:rPr>
            </w:pPr>
            <w:r w:rsidRPr="007609EF">
              <w:rPr>
                <w:rFonts w:ascii="Arial" w:hAnsi="Arial"/>
                <w:sz w:val="18"/>
                <w:szCs w:val="18"/>
              </w:rPr>
              <w:t>Price list description</w:t>
            </w:r>
          </w:p>
        </w:tc>
        <w:tc>
          <w:tcPr>
            <w:tcW w:w="480" w:type="pct"/>
          </w:tcPr>
          <w:p w14:paraId="6C1C7743" w14:textId="77777777" w:rsidR="00823448" w:rsidRPr="007609EF" w:rsidRDefault="00823448" w:rsidP="00D6622F">
            <w:pPr>
              <w:rPr>
                <w:rFonts w:ascii="Arial" w:hAnsi="Arial"/>
                <w:sz w:val="18"/>
                <w:szCs w:val="18"/>
              </w:rPr>
            </w:pPr>
            <w:r w:rsidRPr="007609EF">
              <w:rPr>
                <w:rFonts w:ascii="Arial" w:hAnsi="Arial"/>
                <w:sz w:val="18"/>
                <w:szCs w:val="18"/>
              </w:rPr>
              <w:t>36</w:t>
            </w:r>
          </w:p>
        </w:tc>
        <w:tc>
          <w:tcPr>
            <w:tcW w:w="768" w:type="pct"/>
            <w:gridSpan w:val="3"/>
          </w:tcPr>
          <w:p w14:paraId="1B184146" w14:textId="77777777" w:rsidR="00823448" w:rsidRPr="007609EF" w:rsidRDefault="00823448" w:rsidP="00D6622F">
            <w:pPr>
              <w:rPr>
                <w:rFonts w:ascii="Arial" w:hAnsi="Arial"/>
                <w:sz w:val="18"/>
                <w:szCs w:val="18"/>
              </w:rPr>
            </w:pPr>
            <w:r w:rsidRPr="007609EF">
              <w:rPr>
                <w:rFonts w:ascii="Arial" w:hAnsi="Arial"/>
                <w:sz w:val="18"/>
                <w:szCs w:val="18"/>
              </w:rPr>
              <w:t>2</w:t>
            </w:r>
            <w:r>
              <w:rPr>
                <w:rFonts w:ascii="Arial" w:hAnsi="Arial"/>
                <w:sz w:val="18"/>
                <w:szCs w:val="18"/>
              </w:rPr>
              <w:t>56</w:t>
            </w:r>
          </w:p>
        </w:tc>
        <w:tc>
          <w:tcPr>
            <w:tcW w:w="720" w:type="pct"/>
          </w:tcPr>
          <w:p w14:paraId="0C8CDEB1" w14:textId="77777777" w:rsidR="00823448" w:rsidRPr="007609EF" w:rsidRDefault="00823448" w:rsidP="00D6622F">
            <w:pPr>
              <w:rPr>
                <w:rFonts w:ascii="Arial" w:hAnsi="Arial"/>
                <w:sz w:val="18"/>
                <w:szCs w:val="18"/>
              </w:rPr>
            </w:pPr>
            <w:r w:rsidRPr="007609EF">
              <w:rPr>
                <w:rFonts w:ascii="Arial" w:hAnsi="Arial"/>
                <w:sz w:val="18"/>
                <w:szCs w:val="18"/>
              </w:rPr>
              <w:t>Text</w:t>
            </w:r>
          </w:p>
        </w:tc>
        <w:tc>
          <w:tcPr>
            <w:tcW w:w="1343" w:type="pct"/>
            <w:gridSpan w:val="3"/>
          </w:tcPr>
          <w:p w14:paraId="1347F1FD" w14:textId="77777777" w:rsidR="00823448" w:rsidRPr="00102BA1" w:rsidRDefault="00823448" w:rsidP="00D6622F">
            <w:pPr>
              <w:rPr>
                <w:rFonts w:ascii="Arial" w:hAnsi="Arial"/>
                <w:b/>
                <w:sz w:val="18"/>
                <w:szCs w:val="18"/>
              </w:rPr>
            </w:pPr>
            <w:r>
              <w:rPr>
                <w:rFonts w:ascii="Arial" w:hAnsi="Arial" w:cs="Arial"/>
                <w:sz w:val="18"/>
                <w:szCs w:val="18"/>
              </w:rPr>
              <w:t xml:space="preserve">e.g </w:t>
            </w:r>
            <w:r>
              <w:rPr>
                <w:rFonts w:ascii="Calibri" w:hAnsi="Calibri" w:cs="Calibri"/>
                <w:color w:val="000000"/>
                <w:sz w:val="22"/>
                <w:szCs w:val="22"/>
              </w:rPr>
              <w:t>SOTAP Connection</w:t>
            </w:r>
          </w:p>
        </w:tc>
        <w:tc>
          <w:tcPr>
            <w:tcW w:w="816" w:type="pct"/>
          </w:tcPr>
          <w:p w14:paraId="4A1B278A" w14:textId="77777777" w:rsidR="00823448" w:rsidRPr="007609EF" w:rsidRDefault="00823448" w:rsidP="00D6622F">
            <w:pPr>
              <w:rPr>
                <w:rFonts w:ascii="Arial" w:hAnsi="Arial"/>
                <w:sz w:val="18"/>
                <w:szCs w:val="18"/>
              </w:rPr>
            </w:pPr>
          </w:p>
        </w:tc>
      </w:tr>
      <w:tr w:rsidR="00823448" w:rsidRPr="005B4766" w14:paraId="588FC680" w14:textId="77777777" w:rsidTr="000A2C26">
        <w:tc>
          <w:tcPr>
            <w:tcW w:w="5000" w:type="pct"/>
            <w:gridSpan w:val="11"/>
          </w:tcPr>
          <w:p w14:paraId="43DD33C2" w14:textId="77777777" w:rsidR="00823448" w:rsidRPr="00E43D4B" w:rsidRDefault="00823448" w:rsidP="00D6622F">
            <w:pPr>
              <w:rPr>
                <w:sz w:val="18"/>
                <w:szCs w:val="18"/>
              </w:rPr>
            </w:pPr>
            <w:r w:rsidRPr="00E43D4B">
              <w:rPr>
                <w:b/>
                <w:sz w:val="18"/>
                <w:szCs w:val="18"/>
              </w:rPr>
              <w:t>Note:</w:t>
            </w:r>
            <w:r w:rsidRPr="00E43D4B">
              <w:rPr>
                <w:sz w:val="18"/>
                <w:szCs w:val="18"/>
              </w:rPr>
              <w:t xml:space="preserve"> Fields 37-72 are specific and unique to SOTAP and will be displayed below if they carry any values.</w:t>
            </w:r>
          </w:p>
          <w:p w14:paraId="18177FD5" w14:textId="77777777" w:rsidR="00A26F4E" w:rsidRPr="00E43D4B" w:rsidRDefault="00A26F4E" w:rsidP="00A26F4E">
            <w:pPr>
              <w:rPr>
                <w:rFonts w:ascii="Arial" w:hAnsi="Arial"/>
                <w:sz w:val="18"/>
                <w:szCs w:val="18"/>
              </w:rPr>
            </w:pPr>
            <w:r w:rsidRPr="00A26F4E">
              <w:rPr>
                <w:rFonts w:ascii="Arial" w:hAnsi="Arial"/>
                <w:sz w:val="18"/>
                <w:szCs w:val="18"/>
              </w:rPr>
              <w:t>Field no 60 is used as detailed below</w:t>
            </w:r>
          </w:p>
        </w:tc>
      </w:tr>
      <w:tr w:rsidR="00823448" w:rsidRPr="005B4766" w14:paraId="28D98A9B" w14:textId="77777777" w:rsidTr="000A2C26">
        <w:tc>
          <w:tcPr>
            <w:tcW w:w="834" w:type="pct"/>
          </w:tcPr>
          <w:p w14:paraId="1EBEF837" w14:textId="77777777" w:rsidR="00823448" w:rsidRPr="009B6ADD" w:rsidRDefault="00823448" w:rsidP="00D6622F">
            <w:pPr>
              <w:rPr>
                <w:sz w:val="18"/>
                <w:szCs w:val="18"/>
              </w:rPr>
            </w:pPr>
            <w:r w:rsidRPr="009B6ADD">
              <w:rPr>
                <w:sz w:val="18"/>
                <w:szCs w:val="18"/>
              </w:rPr>
              <w:t>Unique Price Code</w:t>
            </w:r>
          </w:p>
        </w:tc>
        <w:tc>
          <w:tcPr>
            <w:tcW w:w="540" w:type="pct"/>
            <w:gridSpan w:val="3"/>
          </w:tcPr>
          <w:p w14:paraId="1F45160C" w14:textId="77777777" w:rsidR="00823448" w:rsidRPr="009B6ADD" w:rsidRDefault="00823448" w:rsidP="00D6622F">
            <w:pPr>
              <w:rPr>
                <w:sz w:val="18"/>
                <w:szCs w:val="18"/>
              </w:rPr>
            </w:pPr>
            <w:r w:rsidRPr="009B6ADD">
              <w:rPr>
                <w:sz w:val="18"/>
                <w:szCs w:val="18"/>
              </w:rPr>
              <w:t>60</w:t>
            </w:r>
          </w:p>
        </w:tc>
        <w:tc>
          <w:tcPr>
            <w:tcW w:w="730" w:type="pct"/>
          </w:tcPr>
          <w:p w14:paraId="386B8973" w14:textId="77777777" w:rsidR="00823448" w:rsidRPr="009B6ADD" w:rsidRDefault="00823448" w:rsidP="00D6622F">
            <w:pPr>
              <w:rPr>
                <w:sz w:val="18"/>
                <w:szCs w:val="18"/>
              </w:rPr>
            </w:pPr>
            <w:r w:rsidRPr="009B6ADD">
              <w:rPr>
                <w:sz w:val="18"/>
                <w:szCs w:val="18"/>
              </w:rPr>
              <w:t>60</w:t>
            </w:r>
          </w:p>
        </w:tc>
        <w:tc>
          <w:tcPr>
            <w:tcW w:w="779" w:type="pct"/>
            <w:gridSpan w:val="3"/>
          </w:tcPr>
          <w:p w14:paraId="1084D85F" w14:textId="77777777" w:rsidR="00823448" w:rsidRPr="009B6ADD" w:rsidRDefault="00823448" w:rsidP="00D6622F">
            <w:pPr>
              <w:rPr>
                <w:sz w:val="18"/>
                <w:szCs w:val="18"/>
              </w:rPr>
            </w:pPr>
            <w:r w:rsidRPr="009B6ADD">
              <w:rPr>
                <w:sz w:val="18"/>
                <w:szCs w:val="18"/>
              </w:rPr>
              <w:t>Text</w:t>
            </w:r>
          </w:p>
        </w:tc>
        <w:tc>
          <w:tcPr>
            <w:tcW w:w="1284" w:type="pct"/>
          </w:tcPr>
          <w:p w14:paraId="536D74F3" w14:textId="77777777" w:rsidR="00823448" w:rsidRPr="009B6ADD" w:rsidRDefault="00823448" w:rsidP="00D6622F">
            <w:pPr>
              <w:rPr>
                <w:sz w:val="18"/>
                <w:szCs w:val="18"/>
              </w:rPr>
            </w:pPr>
            <w:r w:rsidRPr="00CC30AC">
              <w:rPr>
                <w:sz w:val="18"/>
                <w:szCs w:val="18"/>
              </w:rPr>
              <w:t>e.g. SOTAPXXXXXX/ SOTAPYYYYYY</w:t>
            </w:r>
          </w:p>
        </w:tc>
        <w:tc>
          <w:tcPr>
            <w:tcW w:w="834" w:type="pct"/>
            <w:gridSpan w:val="2"/>
          </w:tcPr>
          <w:p w14:paraId="292C7036" w14:textId="77777777" w:rsidR="00823448" w:rsidRPr="00166B6F" w:rsidRDefault="00823448" w:rsidP="00D6622F">
            <w:pPr>
              <w:rPr>
                <w:sz w:val="18"/>
                <w:szCs w:val="18"/>
              </w:rPr>
            </w:pPr>
          </w:p>
        </w:tc>
      </w:tr>
    </w:tbl>
    <w:p w14:paraId="3CA71E9F" w14:textId="77777777" w:rsidR="00823448" w:rsidRDefault="00823448" w:rsidP="00823448">
      <w:pPr>
        <w:rPr>
          <w:rFonts w:ascii="Arial" w:hAnsi="Arial"/>
          <w:sz w:val="18"/>
          <w:szCs w:val="18"/>
        </w:rPr>
      </w:pPr>
      <w:r w:rsidRPr="00C97611">
        <w:rPr>
          <w:rFonts w:ascii="Arial" w:hAnsi="Arial"/>
          <w:sz w:val="18"/>
          <w:szCs w:val="18"/>
        </w:rPr>
        <w:t>* Asterisk = Fields whose values will not get populated.</w:t>
      </w:r>
    </w:p>
    <w:p w14:paraId="724E8A15" w14:textId="77777777" w:rsidR="00823448" w:rsidRPr="00C0485C" w:rsidRDefault="00823448" w:rsidP="00C0485C">
      <w:pPr>
        <w:pStyle w:val="Heading2"/>
        <w:rPr>
          <w:rFonts w:ascii="Arial" w:hAnsi="Arial"/>
          <w:sz w:val="22"/>
          <w:u w:val="single"/>
        </w:rPr>
      </w:pPr>
      <w:bookmarkStart w:id="396" w:name="_Toc532218327"/>
      <w:bookmarkStart w:id="397" w:name="_Toc205994602"/>
      <w:bookmarkStart w:id="398" w:name="_EVENT_CHARGES_RECORD_3"/>
      <w:bookmarkEnd w:id="398"/>
      <w:r w:rsidRPr="00C0485C">
        <w:rPr>
          <w:rFonts w:ascii="Arial" w:hAnsi="Arial"/>
          <w:sz w:val="22"/>
          <w:u w:val="single"/>
        </w:rPr>
        <w:t>EVENT CHARGES RECORD</w:t>
      </w:r>
      <w:bookmarkEnd w:id="396"/>
      <w:bookmarkEnd w:id="397"/>
      <w:r w:rsidRPr="00C0485C">
        <w:rPr>
          <w:rFonts w:ascii="Arial" w:hAnsi="Arial"/>
          <w:sz w:val="22"/>
          <w:u w:val="single"/>
        </w:rPr>
        <w:t xml:space="preserve"> </w:t>
      </w:r>
    </w:p>
    <w:p w14:paraId="4A143D0B" w14:textId="77777777" w:rsidR="00823448" w:rsidRDefault="00823448" w:rsidP="00031E8B">
      <w:pPr>
        <w:jc w:val="both"/>
        <w:rPr>
          <w:rFonts w:ascii="Arial" w:hAnsi="Arial"/>
          <w:sz w:val="20"/>
        </w:rPr>
      </w:pPr>
      <w:r w:rsidRPr="00836694">
        <w:rPr>
          <w:rFonts w:ascii="Arial" w:hAnsi="Arial"/>
          <w:sz w:val="20"/>
        </w:rPr>
        <w:t xml:space="preserve">The following event </w:t>
      </w:r>
      <w:r w:rsidR="003D25CB">
        <w:rPr>
          <w:rFonts w:ascii="Arial" w:hAnsi="Arial"/>
          <w:sz w:val="20"/>
        </w:rPr>
        <w:t>charges</w:t>
      </w:r>
      <w:r w:rsidRPr="00836694">
        <w:rPr>
          <w:rFonts w:ascii="Arial" w:hAnsi="Arial"/>
          <w:sz w:val="20"/>
        </w:rPr>
        <w:t xml:space="preserve"> records will be included in the output file and will contain the following character separated bill data.</w:t>
      </w:r>
    </w:p>
    <w:p w14:paraId="05769AC1" w14:textId="77777777" w:rsidR="00823448" w:rsidRDefault="002E5025" w:rsidP="00031E8B">
      <w:pPr>
        <w:jc w:val="both"/>
        <w:rPr>
          <w:rFonts w:ascii="Arial" w:hAnsi="Arial"/>
          <w:sz w:val="20"/>
        </w:rPr>
      </w:pPr>
      <w:r>
        <w:rPr>
          <w:rFonts w:ascii="Arial" w:hAnsi="Arial"/>
          <w:sz w:val="20"/>
        </w:rPr>
        <w:t>The table below</w:t>
      </w:r>
      <w:r w:rsidR="00823448">
        <w:rPr>
          <w:rFonts w:ascii="Arial" w:hAnsi="Arial"/>
          <w:sz w:val="20"/>
        </w:rPr>
        <w:t xml:space="preserve"> hold</w:t>
      </w:r>
      <w:r>
        <w:rPr>
          <w:rFonts w:ascii="Arial" w:hAnsi="Arial"/>
          <w:sz w:val="20"/>
        </w:rPr>
        <w:t>s</w:t>
      </w:r>
      <w:r w:rsidR="00823448">
        <w:rPr>
          <w:rFonts w:ascii="Arial" w:hAnsi="Arial"/>
          <w:sz w:val="20"/>
        </w:rPr>
        <w:t xml:space="preserve"> the event type name</w:t>
      </w:r>
      <w:r>
        <w:rPr>
          <w:rFonts w:ascii="Arial" w:hAnsi="Arial"/>
          <w:sz w:val="20"/>
        </w:rPr>
        <w:t>s</w:t>
      </w:r>
      <w:r w:rsidR="00823448">
        <w:rPr>
          <w:rFonts w:ascii="Arial" w:hAnsi="Arial"/>
          <w:sz w:val="20"/>
        </w:rPr>
        <w:t xml:space="preserve"> and </w:t>
      </w:r>
      <w:r>
        <w:rPr>
          <w:rFonts w:ascii="Arial" w:hAnsi="Arial"/>
          <w:sz w:val="20"/>
        </w:rPr>
        <w:t xml:space="preserve">their </w:t>
      </w:r>
      <w:r w:rsidR="00823448">
        <w:rPr>
          <w:rFonts w:ascii="Arial" w:hAnsi="Arial"/>
          <w:sz w:val="20"/>
        </w:rPr>
        <w:t>corresponding mapping values. These will be used further.</w:t>
      </w:r>
    </w:p>
    <w:p w14:paraId="321B83BA" w14:textId="77777777" w:rsidR="00823448" w:rsidRDefault="00823448" w:rsidP="00D6622F">
      <w:pPr>
        <w:rPr>
          <w:b/>
          <w:sz w:val="20"/>
        </w:rPr>
      </w:pPr>
      <w:r w:rsidRPr="00024D85">
        <w:rPr>
          <w:sz w:val="20"/>
        </w:rPr>
        <w:t>Record Type:</w:t>
      </w:r>
      <w:r w:rsidRPr="00024D85">
        <w:rPr>
          <w:b/>
          <w:sz w:val="20"/>
        </w:rPr>
        <w:t xml:space="preserve"> EVENT</w:t>
      </w:r>
    </w:p>
    <w:tbl>
      <w:tblPr>
        <w:tblW w:w="512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621"/>
        <w:gridCol w:w="8"/>
        <w:gridCol w:w="896"/>
        <w:gridCol w:w="1434"/>
        <w:gridCol w:w="1346"/>
        <w:gridCol w:w="2505"/>
        <w:gridCol w:w="1659"/>
      </w:tblGrid>
      <w:tr w:rsidR="00823448" w:rsidRPr="005B4766" w14:paraId="344FA0F7" w14:textId="77777777" w:rsidTr="000A2C26">
        <w:tc>
          <w:tcPr>
            <w:tcW w:w="856" w:type="pct"/>
          </w:tcPr>
          <w:p w14:paraId="64995773" w14:textId="77777777" w:rsidR="00823448" w:rsidRPr="005B4766" w:rsidRDefault="00823448" w:rsidP="00D6622F">
            <w:pPr>
              <w:rPr>
                <w:rFonts w:ascii="Arial" w:hAnsi="Arial"/>
                <w:b/>
                <w:sz w:val="18"/>
                <w:szCs w:val="18"/>
              </w:rPr>
            </w:pPr>
            <w:r w:rsidRPr="005B4766">
              <w:rPr>
                <w:rFonts w:ascii="Arial" w:hAnsi="Arial"/>
                <w:b/>
                <w:sz w:val="18"/>
                <w:szCs w:val="18"/>
              </w:rPr>
              <w:t>Field Name</w:t>
            </w:r>
          </w:p>
        </w:tc>
        <w:tc>
          <w:tcPr>
            <w:tcW w:w="477" w:type="pct"/>
            <w:gridSpan w:val="2"/>
          </w:tcPr>
          <w:p w14:paraId="69BCD1A8" w14:textId="77777777" w:rsidR="00823448" w:rsidRPr="005B4766" w:rsidRDefault="00823448" w:rsidP="00D6622F">
            <w:pPr>
              <w:rPr>
                <w:rFonts w:ascii="Arial" w:hAnsi="Arial"/>
                <w:b/>
                <w:sz w:val="18"/>
                <w:szCs w:val="18"/>
              </w:rPr>
            </w:pPr>
            <w:r w:rsidRPr="005B4766">
              <w:rPr>
                <w:rFonts w:ascii="Arial" w:hAnsi="Arial"/>
                <w:b/>
                <w:sz w:val="18"/>
                <w:szCs w:val="18"/>
              </w:rPr>
              <w:t>Field No</w:t>
            </w:r>
          </w:p>
        </w:tc>
        <w:tc>
          <w:tcPr>
            <w:tcW w:w="757" w:type="pct"/>
          </w:tcPr>
          <w:p w14:paraId="0BC4160B" w14:textId="77777777" w:rsidR="00823448" w:rsidRPr="005B4766" w:rsidRDefault="00823448" w:rsidP="00D6622F">
            <w:pPr>
              <w:rPr>
                <w:rFonts w:ascii="Arial" w:hAnsi="Arial"/>
                <w:b/>
                <w:sz w:val="18"/>
                <w:szCs w:val="18"/>
              </w:rPr>
            </w:pPr>
            <w:r w:rsidRPr="005B4766">
              <w:rPr>
                <w:rFonts w:ascii="Arial" w:hAnsi="Arial"/>
                <w:b/>
                <w:sz w:val="18"/>
                <w:szCs w:val="18"/>
              </w:rPr>
              <w:t xml:space="preserve">Maximum Field Length          </w:t>
            </w:r>
          </w:p>
        </w:tc>
        <w:tc>
          <w:tcPr>
            <w:tcW w:w="711" w:type="pct"/>
          </w:tcPr>
          <w:p w14:paraId="7C8E48B5" w14:textId="77777777" w:rsidR="00823448" w:rsidRPr="005B4766" w:rsidRDefault="00823448" w:rsidP="00D6622F">
            <w:pPr>
              <w:rPr>
                <w:rFonts w:ascii="Arial" w:hAnsi="Arial"/>
                <w:b/>
                <w:sz w:val="18"/>
                <w:szCs w:val="18"/>
              </w:rPr>
            </w:pPr>
            <w:r w:rsidRPr="005B4766">
              <w:rPr>
                <w:rFonts w:ascii="Arial" w:hAnsi="Arial"/>
                <w:b/>
                <w:sz w:val="18"/>
                <w:szCs w:val="18"/>
              </w:rPr>
              <w:t>Format</w:t>
            </w:r>
          </w:p>
        </w:tc>
        <w:tc>
          <w:tcPr>
            <w:tcW w:w="1323" w:type="pct"/>
          </w:tcPr>
          <w:p w14:paraId="7988481A" w14:textId="77777777" w:rsidR="00823448" w:rsidRPr="005B4766" w:rsidRDefault="00823448" w:rsidP="00D6622F">
            <w:pPr>
              <w:rPr>
                <w:rFonts w:ascii="Arial" w:hAnsi="Arial"/>
                <w:b/>
                <w:sz w:val="18"/>
                <w:szCs w:val="18"/>
              </w:rPr>
            </w:pPr>
            <w:r w:rsidRPr="005B4766">
              <w:rPr>
                <w:rFonts w:ascii="Arial" w:hAnsi="Arial"/>
                <w:b/>
                <w:sz w:val="18"/>
                <w:szCs w:val="18"/>
              </w:rPr>
              <w:t>Value</w:t>
            </w:r>
          </w:p>
        </w:tc>
        <w:tc>
          <w:tcPr>
            <w:tcW w:w="876" w:type="pct"/>
          </w:tcPr>
          <w:p w14:paraId="7C43137D" w14:textId="77777777" w:rsidR="00823448" w:rsidRPr="005B4766" w:rsidRDefault="00823448" w:rsidP="00D6622F">
            <w:pPr>
              <w:rPr>
                <w:rFonts w:ascii="Arial" w:hAnsi="Arial"/>
                <w:b/>
                <w:sz w:val="18"/>
                <w:szCs w:val="18"/>
              </w:rPr>
            </w:pPr>
            <w:r>
              <w:rPr>
                <w:rFonts w:ascii="Arial" w:hAnsi="Arial"/>
                <w:b/>
                <w:sz w:val="18"/>
                <w:szCs w:val="18"/>
              </w:rPr>
              <w:t>Note</w:t>
            </w:r>
          </w:p>
        </w:tc>
      </w:tr>
      <w:tr w:rsidR="00823448" w:rsidRPr="005B4766" w14:paraId="32E2DB22" w14:textId="77777777" w:rsidTr="000A2C26">
        <w:tc>
          <w:tcPr>
            <w:tcW w:w="860" w:type="pct"/>
            <w:gridSpan w:val="2"/>
          </w:tcPr>
          <w:p w14:paraId="6DDEF5A0" w14:textId="77777777" w:rsidR="00823448" w:rsidRPr="00591ACE" w:rsidRDefault="00823448" w:rsidP="00D6622F">
            <w:pPr>
              <w:rPr>
                <w:rFonts w:ascii="Arial" w:hAnsi="Arial" w:cs="Arial"/>
                <w:sz w:val="18"/>
                <w:szCs w:val="18"/>
              </w:rPr>
            </w:pPr>
            <w:r w:rsidRPr="00591ACE">
              <w:rPr>
                <w:rFonts w:ascii="Arial" w:hAnsi="Arial" w:cs="Arial"/>
                <w:sz w:val="18"/>
                <w:szCs w:val="18"/>
              </w:rPr>
              <w:t>Record Type</w:t>
            </w:r>
          </w:p>
        </w:tc>
        <w:tc>
          <w:tcPr>
            <w:tcW w:w="473" w:type="pct"/>
          </w:tcPr>
          <w:p w14:paraId="1D81E96C" w14:textId="77777777" w:rsidR="00823448" w:rsidRPr="00591ACE" w:rsidRDefault="00823448" w:rsidP="00D6622F">
            <w:pPr>
              <w:rPr>
                <w:rFonts w:ascii="Arial" w:hAnsi="Arial" w:cs="Arial"/>
                <w:sz w:val="18"/>
                <w:szCs w:val="18"/>
              </w:rPr>
            </w:pPr>
            <w:r w:rsidRPr="00591ACE">
              <w:rPr>
                <w:rFonts w:ascii="Arial" w:hAnsi="Arial" w:cs="Arial"/>
                <w:sz w:val="18"/>
                <w:szCs w:val="18"/>
              </w:rPr>
              <w:t>1</w:t>
            </w:r>
          </w:p>
        </w:tc>
        <w:tc>
          <w:tcPr>
            <w:tcW w:w="757" w:type="pct"/>
          </w:tcPr>
          <w:p w14:paraId="1BE49619" w14:textId="77777777" w:rsidR="00823448" w:rsidRPr="00591ACE" w:rsidRDefault="00823448" w:rsidP="00D6622F">
            <w:pPr>
              <w:rPr>
                <w:rFonts w:ascii="Arial" w:hAnsi="Arial" w:cs="Arial"/>
                <w:sz w:val="18"/>
                <w:szCs w:val="18"/>
              </w:rPr>
            </w:pPr>
            <w:r>
              <w:rPr>
                <w:rFonts w:ascii="Arial" w:hAnsi="Arial" w:cs="Arial"/>
                <w:sz w:val="18"/>
                <w:szCs w:val="18"/>
              </w:rPr>
              <w:t>255</w:t>
            </w:r>
          </w:p>
        </w:tc>
        <w:tc>
          <w:tcPr>
            <w:tcW w:w="711" w:type="pct"/>
          </w:tcPr>
          <w:p w14:paraId="2B5F09F6"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780DE3C7" w14:textId="77777777" w:rsidR="00823448" w:rsidRPr="00591ACE" w:rsidRDefault="00823448" w:rsidP="00D6622F">
            <w:pPr>
              <w:rPr>
                <w:rFonts w:ascii="Arial" w:hAnsi="Arial" w:cs="Arial"/>
                <w:sz w:val="18"/>
                <w:szCs w:val="18"/>
              </w:rPr>
            </w:pPr>
            <w:r w:rsidRPr="00591ACE">
              <w:rPr>
                <w:rFonts w:ascii="Arial" w:hAnsi="Arial" w:cs="Arial"/>
                <w:sz w:val="18"/>
                <w:szCs w:val="18"/>
              </w:rPr>
              <w:t>EVENT</w:t>
            </w:r>
          </w:p>
        </w:tc>
        <w:tc>
          <w:tcPr>
            <w:tcW w:w="876" w:type="pct"/>
          </w:tcPr>
          <w:p w14:paraId="47E83916" w14:textId="77777777" w:rsidR="00823448" w:rsidRPr="00591ACE" w:rsidRDefault="00823448" w:rsidP="00D6622F">
            <w:pPr>
              <w:rPr>
                <w:rFonts w:ascii="Arial" w:hAnsi="Arial" w:cs="Arial"/>
                <w:sz w:val="18"/>
                <w:szCs w:val="18"/>
              </w:rPr>
            </w:pPr>
          </w:p>
        </w:tc>
      </w:tr>
      <w:tr w:rsidR="00823448" w:rsidRPr="005B4766" w14:paraId="2A18F977" w14:textId="77777777" w:rsidTr="000A2C26">
        <w:trPr>
          <w:trHeight w:val="420"/>
        </w:trPr>
        <w:tc>
          <w:tcPr>
            <w:tcW w:w="860" w:type="pct"/>
            <w:gridSpan w:val="2"/>
          </w:tcPr>
          <w:p w14:paraId="43FD6E89" w14:textId="77777777" w:rsidR="00823448" w:rsidRPr="00591ACE" w:rsidRDefault="00823448" w:rsidP="00D6622F">
            <w:pPr>
              <w:rPr>
                <w:rFonts w:ascii="Arial" w:hAnsi="Arial" w:cs="Arial"/>
                <w:sz w:val="18"/>
                <w:szCs w:val="18"/>
              </w:rPr>
            </w:pPr>
            <w:r w:rsidRPr="00591ACE">
              <w:rPr>
                <w:rFonts w:ascii="Arial" w:hAnsi="Arial" w:cs="Arial"/>
                <w:sz w:val="18"/>
                <w:szCs w:val="18"/>
              </w:rPr>
              <w:t>*Product Description</w:t>
            </w:r>
          </w:p>
        </w:tc>
        <w:tc>
          <w:tcPr>
            <w:tcW w:w="473" w:type="pct"/>
          </w:tcPr>
          <w:p w14:paraId="6C8646AC" w14:textId="77777777" w:rsidR="00823448" w:rsidRPr="00591ACE" w:rsidRDefault="00823448" w:rsidP="00D6622F">
            <w:pPr>
              <w:rPr>
                <w:rFonts w:ascii="Arial" w:hAnsi="Arial" w:cs="Arial"/>
                <w:sz w:val="18"/>
                <w:szCs w:val="18"/>
              </w:rPr>
            </w:pPr>
            <w:r w:rsidRPr="00591ACE">
              <w:rPr>
                <w:rFonts w:ascii="Arial" w:hAnsi="Arial" w:cs="Arial"/>
                <w:sz w:val="18"/>
                <w:szCs w:val="18"/>
              </w:rPr>
              <w:t>2</w:t>
            </w:r>
          </w:p>
        </w:tc>
        <w:tc>
          <w:tcPr>
            <w:tcW w:w="757" w:type="pct"/>
          </w:tcPr>
          <w:p w14:paraId="76522A92" w14:textId="77777777" w:rsidR="00823448" w:rsidRPr="00591ACE" w:rsidRDefault="00823448" w:rsidP="00D6622F">
            <w:pPr>
              <w:rPr>
                <w:rFonts w:ascii="Arial" w:hAnsi="Arial" w:cs="Arial"/>
                <w:sz w:val="18"/>
                <w:szCs w:val="18"/>
              </w:rPr>
            </w:pPr>
            <w:r w:rsidRPr="00591ACE">
              <w:rPr>
                <w:rFonts w:ascii="Arial" w:hAnsi="Arial" w:cs="Arial"/>
                <w:sz w:val="18"/>
                <w:szCs w:val="18"/>
              </w:rPr>
              <w:t>40</w:t>
            </w:r>
          </w:p>
        </w:tc>
        <w:tc>
          <w:tcPr>
            <w:tcW w:w="711" w:type="pct"/>
          </w:tcPr>
          <w:p w14:paraId="49380711"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057403E7" w14:textId="77777777" w:rsidR="00823448" w:rsidRPr="00591ACE" w:rsidRDefault="00823448" w:rsidP="00D6622F">
            <w:pPr>
              <w:rPr>
                <w:rFonts w:ascii="Arial" w:hAnsi="Arial" w:cs="Arial"/>
                <w:sz w:val="18"/>
                <w:szCs w:val="18"/>
              </w:rPr>
            </w:pPr>
            <w:r w:rsidRPr="00591ACE">
              <w:rPr>
                <w:rFonts w:ascii="Arial" w:hAnsi="Arial"/>
                <w:sz w:val="18"/>
                <w:szCs w:val="18"/>
              </w:rPr>
              <w:t>N</w:t>
            </w:r>
            <w:r>
              <w:rPr>
                <w:rFonts w:ascii="Arial" w:hAnsi="Arial"/>
                <w:sz w:val="18"/>
                <w:szCs w:val="18"/>
              </w:rPr>
              <w:t xml:space="preserve">/A </w:t>
            </w:r>
            <w:r w:rsidRPr="00591ACE">
              <w:rPr>
                <w:rFonts w:ascii="Arial" w:hAnsi="Arial"/>
                <w:sz w:val="18"/>
                <w:szCs w:val="18"/>
              </w:rPr>
              <w:t xml:space="preserve">for </w:t>
            </w:r>
            <w:r>
              <w:rPr>
                <w:rFonts w:ascii="Arial" w:hAnsi="Arial"/>
                <w:sz w:val="18"/>
                <w:szCs w:val="18"/>
              </w:rPr>
              <w:t xml:space="preserve">SOTAP </w:t>
            </w:r>
            <w:r w:rsidRPr="00591ACE">
              <w:rPr>
                <w:rFonts w:ascii="Arial" w:hAnsi="Arial" w:cs="Arial"/>
                <w:sz w:val="18"/>
                <w:szCs w:val="18"/>
              </w:rPr>
              <w:t>events.</w:t>
            </w:r>
          </w:p>
        </w:tc>
        <w:tc>
          <w:tcPr>
            <w:tcW w:w="876" w:type="pct"/>
          </w:tcPr>
          <w:p w14:paraId="4EC65789" w14:textId="77777777" w:rsidR="00823448" w:rsidRPr="00591ACE" w:rsidRDefault="00823448" w:rsidP="00D6622F">
            <w:pPr>
              <w:rPr>
                <w:rFonts w:ascii="Arial" w:hAnsi="Arial"/>
                <w:sz w:val="18"/>
                <w:szCs w:val="18"/>
              </w:rPr>
            </w:pPr>
          </w:p>
        </w:tc>
      </w:tr>
      <w:tr w:rsidR="00823448" w:rsidRPr="005B4766" w14:paraId="7D5EAB6E" w14:textId="77777777" w:rsidTr="000A2C26">
        <w:tc>
          <w:tcPr>
            <w:tcW w:w="860" w:type="pct"/>
            <w:gridSpan w:val="2"/>
          </w:tcPr>
          <w:p w14:paraId="1B2703C7" w14:textId="77777777" w:rsidR="00823448" w:rsidRPr="00591ACE" w:rsidRDefault="00823448" w:rsidP="00D6622F">
            <w:pPr>
              <w:rPr>
                <w:rFonts w:ascii="Arial" w:hAnsi="Arial" w:cs="Arial"/>
                <w:sz w:val="18"/>
                <w:szCs w:val="18"/>
              </w:rPr>
            </w:pPr>
            <w:r w:rsidRPr="00591ACE">
              <w:rPr>
                <w:rFonts w:ascii="Arial" w:hAnsi="Arial" w:cs="Arial"/>
                <w:sz w:val="18"/>
                <w:szCs w:val="18"/>
              </w:rPr>
              <w:t xml:space="preserve">*Product Tariff Name </w:t>
            </w:r>
          </w:p>
        </w:tc>
        <w:tc>
          <w:tcPr>
            <w:tcW w:w="473" w:type="pct"/>
          </w:tcPr>
          <w:p w14:paraId="42C8AFF3" w14:textId="77777777" w:rsidR="00823448" w:rsidRPr="00591ACE" w:rsidRDefault="00823448" w:rsidP="00D6622F">
            <w:pPr>
              <w:rPr>
                <w:rFonts w:ascii="Arial" w:hAnsi="Arial" w:cs="Arial"/>
                <w:sz w:val="18"/>
                <w:szCs w:val="18"/>
              </w:rPr>
            </w:pPr>
            <w:r w:rsidRPr="00591ACE">
              <w:rPr>
                <w:rFonts w:ascii="Arial" w:hAnsi="Arial" w:cs="Arial"/>
                <w:sz w:val="18"/>
                <w:szCs w:val="18"/>
              </w:rPr>
              <w:t>3</w:t>
            </w:r>
          </w:p>
        </w:tc>
        <w:tc>
          <w:tcPr>
            <w:tcW w:w="757" w:type="pct"/>
          </w:tcPr>
          <w:p w14:paraId="2812E222" w14:textId="77777777" w:rsidR="00823448" w:rsidRPr="00591ACE" w:rsidRDefault="00823448" w:rsidP="00D6622F">
            <w:pPr>
              <w:rPr>
                <w:rFonts w:ascii="Arial" w:hAnsi="Arial" w:cs="Arial"/>
                <w:sz w:val="18"/>
                <w:szCs w:val="18"/>
              </w:rPr>
            </w:pPr>
            <w:r w:rsidRPr="00591ACE">
              <w:rPr>
                <w:rFonts w:ascii="Arial" w:hAnsi="Arial" w:cs="Arial"/>
                <w:sz w:val="18"/>
                <w:szCs w:val="18"/>
              </w:rPr>
              <w:t>40</w:t>
            </w:r>
          </w:p>
        </w:tc>
        <w:tc>
          <w:tcPr>
            <w:tcW w:w="711" w:type="pct"/>
          </w:tcPr>
          <w:p w14:paraId="7779F88E"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1D41675C" w14:textId="77777777" w:rsidR="00823448" w:rsidRPr="00591ACE" w:rsidRDefault="00823448" w:rsidP="00D6622F">
            <w:pPr>
              <w:rPr>
                <w:rFonts w:ascii="Arial" w:hAnsi="Arial" w:cs="Arial"/>
                <w:sz w:val="18"/>
                <w:szCs w:val="18"/>
              </w:rPr>
            </w:pPr>
            <w:r>
              <w:rPr>
                <w:rFonts w:ascii="Arial" w:hAnsi="Arial"/>
                <w:sz w:val="18"/>
                <w:szCs w:val="18"/>
              </w:rPr>
              <w:t xml:space="preserve">N/A </w:t>
            </w:r>
            <w:r w:rsidRPr="00591ACE">
              <w:rPr>
                <w:rFonts w:ascii="Arial" w:hAnsi="Arial"/>
                <w:sz w:val="18"/>
                <w:szCs w:val="18"/>
              </w:rPr>
              <w:t xml:space="preserve"> for </w:t>
            </w:r>
            <w:r>
              <w:rPr>
                <w:rFonts w:ascii="Arial" w:hAnsi="Arial"/>
                <w:sz w:val="18"/>
                <w:szCs w:val="18"/>
              </w:rPr>
              <w:t xml:space="preserve">SOTAP </w:t>
            </w:r>
            <w:r w:rsidRPr="00591ACE">
              <w:rPr>
                <w:rFonts w:ascii="Arial" w:hAnsi="Arial" w:cs="Arial"/>
                <w:sz w:val="18"/>
                <w:szCs w:val="18"/>
              </w:rPr>
              <w:t>events</w:t>
            </w:r>
          </w:p>
        </w:tc>
        <w:tc>
          <w:tcPr>
            <w:tcW w:w="876" w:type="pct"/>
          </w:tcPr>
          <w:p w14:paraId="7126ECFD" w14:textId="77777777" w:rsidR="00823448" w:rsidRDefault="00823448" w:rsidP="00D6622F">
            <w:pPr>
              <w:rPr>
                <w:rFonts w:ascii="Arial" w:hAnsi="Arial"/>
                <w:sz w:val="18"/>
                <w:szCs w:val="18"/>
              </w:rPr>
            </w:pPr>
          </w:p>
        </w:tc>
      </w:tr>
      <w:tr w:rsidR="00823448" w:rsidRPr="005B4766" w14:paraId="1B5F798B" w14:textId="77777777" w:rsidTr="000A2C26">
        <w:tc>
          <w:tcPr>
            <w:tcW w:w="860" w:type="pct"/>
            <w:gridSpan w:val="2"/>
          </w:tcPr>
          <w:p w14:paraId="33E38F2D" w14:textId="77777777" w:rsidR="00823448" w:rsidRPr="00591ACE" w:rsidRDefault="00823448" w:rsidP="00D6622F">
            <w:pPr>
              <w:rPr>
                <w:rFonts w:ascii="Arial" w:hAnsi="Arial" w:cs="Arial"/>
                <w:sz w:val="18"/>
                <w:szCs w:val="18"/>
              </w:rPr>
            </w:pPr>
            <w:r w:rsidRPr="00591ACE">
              <w:rPr>
                <w:rFonts w:ascii="Arial" w:hAnsi="Arial" w:cs="Arial"/>
                <w:sz w:val="18"/>
                <w:szCs w:val="18"/>
              </w:rPr>
              <w:t>Event Source</w:t>
            </w:r>
          </w:p>
        </w:tc>
        <w:tc>
          <w:tcPr>
            <w:tcW w:w="473" w:type="pct"/>
          </w:tcPr>
          <w:p w14:paraId="3BF880B3" w14:textId="77777777" w:rsidR="00823448" w:rsidRPr="00591ACE" w:rsidRDefault="00823448" w:rsidP="00D6622F">
            <w:pPr>
              <w:rPr>
                <w:rFonts w:ascii="Arial" w:hAnsi="Arial" w:cs="Arial"/>
                <w:sz w:val="18"/>
                <w:szCs w:val="18"/>
              </w:rPr>
            </w:pPr>
            <w:r w:rsidRPr="00591ACE">
              <w:rPr>
                <w:rFonts w:ascii="Arial" w:hAnsi="Arial" w:cs="Arial"/>
                <w:sz w:val="18"/>
                <w:szCs w:val="18"/>
              </w:rPr>
              <w:t>4</w:t>
            </w:r>
          </w:p>
        </w:tc>
        <w:tc>
          <w:tcPr>
            <w:tcW w:w="757" w:type="pct"/>
          </w:tcPr>
          <w:p w14:paraId="476E1437" w14:textId="77777777" w:rsidR="00823448" w:rsidRPr="00591ACE" w:rsidRDefault="00823448" w:rsidP="00D6622F">
            <w:pPr>
              <w:rPr>
                <w:rFonts w:ascii="Arial" w:hAnsi="Arial" w:cs="Arial"/>
                <w:sz w:val="18"/>
                <w:szCs w:val="18"/>
              </w:rPr>
            </w:pPr>
            <w:r w:rsidRPr="00591ACE">
              <w:rPr>
                <w:rFonts w:ascii="Arial" w:hAnsi="Arial" w:cs="Arial"/>
                <w:sz w:val="18"/>
                <w:szCs w:val="18"/>
              </w:rPr>
              <w:t>40</w:t>
            </w:r>
          </w:p>
        </w:tc>
        <w:tc>
          <w:tcPr>
            <w:tcW w:w="711" w:type="pct"/>
          </w:tcPr>
          <w:p w14:paraId="650A5CDE"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59999726" w14:textId="77777777" w:rsidR="00823448" w:rsidRPr="00591ACE" w:rsidRDefault="00823448" w:rsidP="00D6622F">
            <w:pPr>
              <w:rPr>
                <w:rFonts w:ascii="Arial" w:hAnsi="Arial" w:cs="Arial"/>
                <w:sz w:val="18"/>
                <w:szCs w:val="18"/>
                <w:u w:val="single"/>
                <w:lang w:val="fr-FR"/>
              </w:rPr>
            </w:pPr>
            <w:r w:rsidRPr="00591ACE">
              <w:rPr>
                <w:rFonts w:ascii="Arial" w:hAnsi="Arial" w:cs="Arial"/>
                <w:sz w:val="18"/>
                <w:szCs w:val="18"/>
                <w:lang w:val="fr-FR"/>
              </w:rPr>
              <w:t xml:space="preserve">e.g. </w:t>
            </w:r>
            <w:r w:rsidRPr="005531D9">
              <w:rPr>
                <w:rFonts w:ascii="Arial" w:hAnsi="Arial" w:cs="Arial"/>
                <w:sz w:val="18"/>
                <w:szCs w:val="18"/>
              </w:rPr>
              <w:t>STOT110401001</w:t>
            </w:r>
          </w:p>
        </w:tc>
        <w:tc>
          <w:tcPr>
            <w:tcW w:w="876" w:type="pct"/>
          </w:tcPr>
          <w:p w14:paraId="74487939" w14:textId="77777777" w:rsidR="00823448" w:rsidRPr="00591ACE" w:rsidRDefault="00823448" w:rsidP="00D6622F">
            <w:pPr>
              <w:rPr>
                <w:rFonts w:ascii="Arial" w:hAnsi="Arial" w:cs="Arial"/>
                <w:sz w:val="18"/>
                <w:szCs w:val="18"/>
                <w:lang w:val="fr-FR"/>
              </w:rPr>
            </w:pPr>
          </w:p>
        </w:tc>
      </w:tr>
      <w:tr w:rsidR="00823448" w:rsidRPr="00585A9B" w14:paraId="60B3BF71" w14:textId="77777777" w:rsidTr="000A2C26">
        <w:tc>
          <w:tcPr>
            <w:tcW w:w="860" w:type="pct"/>
            <w:gridSpan w:val="2"/>
          </w:tcPr>
          <w:p w14:paraId="38C68A76" w14:textId="77777777" w:rsidR="00823448" w:rsidRPr="00591ACE" w:rsidRDefault="00823448" w:rsidP="00D6622F">
            <w:pPr>
              <w:rPr>
                <w:rFonts w:ascii="Arial" w:hAnsi="Arial" w:cs="Arial"/>
                <w:sz w:val="18"/>
                <w:szCs w:val="18"/>
              </w:rPr>
            </w:pPr>
            <w:r w:rsidRPr="00591ACE">
              <w:rPr>
                <w:rFonts w:ascii="Arial" w:hAnsi="Arial" w:cs="Arial"/>
                <w:sz w:val="18"/>
                <w:szCs w:val="18"/>
              </w:rPr>
              <w:t>Event Description</w:t>
            </w:r>
          </w:p>
        </w:tc>
        <w:tc>
          <w:tcPr>
            <w:tcW w:w="473" w:type="pct"/>
          </w:tcPr>
          <w:p w14:paraId="33BA96DA" w14:textId="77777777" w:rsidR="00823448" w:rsidRPr="00591ACE" w:rsidRDefault="00823448" w:rsidP="00D6622F">
            <w:pPr>
              <w:rPr>
                <w:rFonts w:ascii="Arial" w:hAnsi="Arial" w:cs="Arial"/>
                <w:sz w:val="18"/>
                <w:szCs w:val="18"/>
              </w:rPr>
            </w:pPr>
            <w:r w:rsidRPr="00591ACE">
              <w:rPr>
                <w:rFonts w:ascii="Arial" w:hAnsi="Arial" w:cs="Arial"/>
                <w:sz w:val="18"/>
                <w:szCs w:val="18"/>
              </w:rPr>
              <w:t>5</w:t>
            </w:r>
          </w:p>
        </w:tc>
        <w:tc>
          <w:tcPr>
            <w:tcW w:w="757" w:type="pct"/>
          </w:tcPr>
          <w:p w14:paraId="1839F5B3" w14:textId="77777777" w:rsidR="00823448" w:rsidRPr="00591ACE" w:rsidRDefault="00823448" w:rsidP="00D6622F">
            <w:pPr>
              <w:rPr>
                <w:rFonts w:ascii="Arial" w:hAnsi="Arial" w:cs="Arial"/>
                <w:sz w:val="18"/>
                <w:szCs w:val="18"/>
              </w:rPr>
            </w:pPr>
            <w:r w:rsidRPr="00591ACE">
              <w:rPr>
                <w:rFonts w:ascii="Arial" w:hAnsi="Arial" w:cs="Arial"/>
                <w:sz w:val="18"/>
                <w:szCs w:val="18"/>
              </w:rPr>
              <w:t>40</w:t>
            </w:r>
          </w:p>
        </w:tc>
        <w:tc>
          <w:tcPr>
            <w:tcW w:w="711" w:type="pct"/>
          </w:tcPr>
          <w:p w14:paraId="029398F7"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735FF366" w14:textId="77777777" w:rsidR="00823448" w:rsidRPr="00585A9B" w:rsidRDefault="00823448" w:rsidP="00D6622F">
            <w:pPr>
              <w:rPr>
                <w:rFonts w:ascii="Arial" w:hAnsi="Arial" w:cs="Arial"/>
                <w:sz w:val="18"/>
                <w:szCs w:val="18"/>
                <w:lang w:val="da-DK"/>
              </w:rPr>
            </w:pPr>
            <w:r w:rsidRPr="00585A9B">
              <w:rPr>
                <w:rFonts w:ascii="Arial" w:hAnsi="Arial" w:cs="Arial"/>
                <w:sz w:val="18"/>
                <w:szCs w:val="18"/>
                <w:lang w:val="da-DK"/>
              </w:rPr>
              <w:t xml:space="preserve">e.g. </w:t>
            </w:r>
            <w:r w:rsidR="00275DB5" w:rsidRPr="00585A9B">
              <w:rPr>
                <w:rFonts w:ascii="Arial" w:hAnsi="Arial" w:cs="Arial"/>
                <w:sz w:val="18"/>
                <w:szCs w:val="18"/>
                <w:lang w:val="da-DK"/>
              </w:rPr>
              <w:t>SOTAP AL Sat AM Fulfilment</w:t>
            </w:r>
          </w:p>
        </w:tc>
        <w:tc>
          <w:tcPr>
            <w:tcW w:w="876" w:type="pct"/>
          </w:tcPr>
          <w:p w14:paraId="43098EB0" w14:textId="77777777" w:rsidR="00823448" w:rsidRPr="00585A9B" w:rsidRDefault="00823448" w:rsidP="00D6622F">
            <w:pPr>
              <w:rPr>
                <w:rFonts w:ascii="Arial" w:hAnsi="Arial" w:cs="Arial"/>
                <w:sz w:val="18"/>
                <w:szCs w:val="18"/>
                <w:lang w:val="da-DK"/>
              </w:rPr>
            </w:pPr>
          </w:p>
        </w:tc>
      </w:tr>
      <w:tr w:rsidR="00823448" w:rsidRPr="005B4766" w14:paraId="00230BCC" w14:textId="77777777" w:rsidTr="000A2C26">
        <w:tc>
          <w:tcPr>
            <w:tcW w:w="860" w:type="pct"/>
            <w:gridSpan w:val="2"/>
          </w:tcPr>
          <w:p w14:paraId="6AC43328" w14:textId="77777777" w:rsidR="00823448" w:rsidRPr="00591ACE" w:rsidRDefault="002206A1" w:rsidP="00D6622F">
            <w:pPr>
              <w:rPr>
                <w:rFonts w:ascii="Arial" w:hAnsi="Arial" w:cs="Arial"/>
                <w:sz w:val="18"/>
                <w:szCs w:val="18"/>
              </w:rPr>
            </w:pPr>
            <w:r>
              <w:rPr>
                <w:rFonts w:ascii="Arial" w:hAnsi="Arial" w:cs="Arial"/>
                <w:sz w:val="18"/>
                <w:szCs w:val="18"/>
              </w:rPr>
              <w:t>*</w:t>
            </w:r>
            <w:r w:rsidR="00823448" w:rsidRPr="00591ACE">
              <w:rPr>
                <w:rFonts w:ascii="Arial" w:hAnsi="Arial" w:cs="Arial"/>
                <w:sz w:val="18"/>
                <w:szCs w:val="18"/>
              </w:rPr>
              <w:t>Charge Reason</w:t>
            </w:r>
          </w:p>
        </w:tc>
        <w:tc>
          <w:tcPr>
            <w:tcW w:w="473" w:type="pct"/>
          </w:tcPr>
          <w:p w14:paraId="03EB6EF6" w14:textId="77777777" w:rsidR="00823448" w:rsidRPr="00591ACE" w:rsidRDefault="00823448" w:rsidP="00D6622F">
            <w:pPr>
              <w:rPr>
                <w:rFonts w:ascii="Arial" w:hAnsi="Arial" w:cs="Arial"/>
                <w:sz w:val="18"/>
                <w:szCs w:val="18"/>
              </w:rPr>
            </w:pPr>
            <w:r w:rsidRPr="00591ACE">
              <w:rPr>
                <w:rFonts w:ascii="Arial" w:hAnsi="Arial" w:cs="Arial"/>
                <w:sz w:val="18"/>
                <w:szCs w:val="18"/>
              </w:rPr>
              <w:t>6</w:t>
            </w:r>
          </w:p>
        </w:tc>
        <w:tc>
          <w:tcPr>
            <w:tcW w:w="757" w:type="pct"/>
          </w:tcPr>
          <w:p w14:paraId="7A0C765B" w14:textId="77777777" w:rsidR="00823448" w:rsidRPr="00591ACE" w:rsidRDefault="00823448" w:rsidP="00D6622F">
            <w:pPr>
              <w:rPr>
                <w:rFonts w:ascii="Arial" w:hAnsi="Arial" w:cs="Arial"/>
                <w:sz w:val="18"/>
                <w:szCs w:val="18"/>
              </w:rPr>
            </w:pPr>
            <w:r w:rsidRPr="00591ACE">
              <w:rPr>
                <w:rFonts w:ascii="Arial" w:hAnsi="Arial" w:cs="Arial"/>
                <w:sz w:val="18"/>
                <w:szCs w:val="18"/>
              </w:rPr>
              <w:t>40</w:t>
            </w:r>
          </w:p>
        </w:tc>
        <w:tc>
          <w:tcPr>
            <w:tcW w:w="711" w:type="pct"/>
          </w:tcPr>
          <w:p w14:paraId="4B257A98"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77DCE4AB" w14:textId="77777777" w:rsidR="00823448" w:rsidRPr="00591ACE" w:rsidRDefault="00823448" w:rsidP="00D6622F">
            <w:pPr>
              <w:rPr>
                <w:rFonts w:ascii="Arial" w:hAnsi="Arial" w:cs="Arial"/>
                <w:sz w:val="18"/>
                <w:szCs w:val="18"/>
              </w:rPr>
            </w:pPr>
            <w:r>
              <w:rPr>
                <w:rFonts w:ascii="Arial" w:hAnsi="Arial" w:cs="Arial"/>
                <w:sz w:val="18"/>
                <w:szCs w:val="18"/>
              </w:rPr>
              <w:t>N/A for SOTAP events</w:t>
            </w:r>
          </w:p>
        </w:tc>
        <w:tc>
          <w:tcPr>
            <w:tcW w:w="876" w:type="pct"/>
          </w:tcPr>
          <w:p w14:paraId="703D70F3" w14:textId="77777777" w:rsidR="00823448" w:rsidRDefault="00823448" w:rsidP="00D6622F">
            <w:pPr>
              <w:rPr>
                <w:rFonts w:ascii="Arial" w:hAnsi="Arial" w:cs="Arial"/>
                <w:sz w:val="18"/>
                <w:szCs w:val="18"/>
              </w:rPr>
            </w:pPr>
          </w:p>
        </w:tc>
      </w:tr>
      <w:tr w:rsidR="00823448" w:rsidRPr="005B4766" w14:paraId="513A7CF1" w14:textId="77777777" w:rsidTr="000A2C26">
        <w:tc>
          <w:tcPr>
            <w:tcW w:w="860" w:type="pct"/>
            <w:gridSpan w:val="2"/>
          </w:tcPr>
          <w:p w14:paraId="5B884BC7" w14:textId="77777777" w:rsidR="00823448" w:rsidRPr="00CC30AC" w:rsidRDefault="00823448" w:rsidP="00D6622F">
            <w:pPr>
              <w:rPr>
                <w:rFonts w:ascii="Arial" w:hAnsi="Arial" w:cs="Arial"/>
                <w:sz w:val="18"/>
                <w:szCs w:val="18"/>
              </w:rPr>
            </w:pPr>
            <w:r w:rsidRPr="00CC30AC">
              <w:rPr>
                <w:rFonts w:ascii="Arial" w:hAnsi="Arial" w:cs="Arial"/>
                <w:sz w:val="18"/>
                <w:szCs w:val="18"/>
              </w:rPr>
              <w:t>Event Date</w:t>
            </w:r>
          </w:p>
        </w:tc>
        <w:tc>
          <w:tcPr>
            <w:tcW w:w="473" w:type="pct"/>
          </w:tcPr>
          <w:p w14:paraId="16CFF3C1" w14:textId="77777777" w:rsidR="00823448" w:rsidRPr="00CC30AC" w:rsidRDefault="00823448" w:rsidP="00D6622F">
            <w:pPr>
              <w:rPr>
                <w:rFonts w:ascii="Arial" w:hAnsi="Arial" w:cs="Arial"/>
                <w:sz w:val="18"/>
                <w:szCs w:val="18"/>
              </w:rPr>
            </w:pPr>
            <w:r w:rsidRPr="00CC30AC">
              <w:rPr>
                <w:rFonts w:ascii="Arial" w:hAnsi="Arial" w:cs="Arial"/>
                <w:sz w:val="18"/>
                <w:szCs w:val="18"/>
              </w:rPr>
              <w:t>7</w:t>
            </w:r>
          </w:p>
        </w:tc>
        <w:tc>
          <w:tcPr>
            <w:tcW w:w="757" w:type="pct"/>
          </w:tcPr>
          <w:p w14:paraId="42C6E88A" w14:textId="77777777" w:rsidR="00823448" w:rsidRPr="00CC30AC" w:rsidRDefault="00823448" w:rsidP="00D6622F">
            <w:pPr>
              <w:rPr>
                <w:rFonts w:ascii="Arial" w:hAnsi="Arial" w:cs="Arial"/>
                <w:sz w:val="18"/>
                <w:szCs w:val="18"/>
              </w:rPr>
            </w:pPr>
            <w:r w:rsidRPr="00CC30AC">
              <w:rPr>
                <w:rFonts w:ascii="Arial" w:hAnsi="Arial" w:cs="Arial"/>
                <w:sz w:val="18"/>
                <w:szCs w:val="18"/>
              </w:rPr>
              <w:t>DATE</w:t>
            </w:r>
          </w:p>
        </w:tc>
        <w:tc>
          <w:tcPr>
            <w:tcW w:w="711" w:type="pct"/>
          </w:tcPr>
          <w:p w14:paraId="63D3BD2A" w14:textId="77777777" w:rsidR="00823448" w:rsidRPr="00CC30AC" w:rsidRDefault="00823448" w:rsidP="00D6622F">
            <w:pPr>
              <w:rPr>
                <w:rFonts w:ascii="Arial" w:hAnsi="Arial" w:cs="Arial"/>
                <w:sz w:val="18"/>
                <w:szCs w:val="18"/>
              </w:rPr>
            </w:pPr>
            <w:r w:rsidRPr="00CC30AC">
              <w:rPr>
                <w:rFonts w:ascii="Arial" w:hAnsi="Arial" w:cs="Arial"/>
                <w:sz w:val="18"/>
                <w:szCs w:val="18"/>
              </w:rPr>
              <w:t>YYYYMMDD</w:t>
            </w:r>
          </w:p>
          <w:p w14:paraId="4D0CD597" w14:textId="77777777" w:rsidR="00823448" w:rsidRPr="00CC30AC" w:rsidRDefault="00823448" w:rsidP="00D6622F">
            <w:pPr>
              <w:rPr>
                <w:rFonts w:ascii="Arial" w:hAnsi="Arial" w:cs="Arial"/>
                <w:sz w:val="18"/>
                <w:szCs w:val="18"/>
              </w:rPr>
            </w:pPr>
            <w:r w:rsidRPr="00CC30AC">
              <w:rPr>
                <w:rFonts w:ascii="Arial" w:hAnsi="Arial" w:cs="Arial"/>
                <w:sz w:val="18"/>
                <w:szCs w:val="18"/>
              </w:rPr>
              <w:t>or</w:t>
            </w:r>
          </w:p>
          <w:p w14:paraId="006AD9D3" w14:textId="77777777" w:rsidR="00823448" w:rsidRPr="00CC30AC" w:rsidRDefault="00823448" w:rsidP="00D6622F">
            <w:pPr>
              <w:rPr>
                <w:rFonts w:ascii="Arial" w:hAnsi="Arial" w:cs="Arial"/>
                <w:sz w:val="18"/>
                <w:szCs w:val="18"/>
              </w:rPr>
            </w:pPr>
            <w:r w:rsidRPr="00CC30AC">
              <w:rPr>
                <w:rFonts w:ascii="Arial" w:hAnsi="Arial" w:cs="Arial"/>
                <w:sz w:val="18"/>
                <w:szCs w:val="18"/>
              </w:rPr>
              <w:t>YYYYMMDD HH:MM:SS</w:t>
            </w:r>
          </w:p>
        </w:tc>
        <w:tc>
          <w:tcPr>
            <w:tcW w:w="1323" w:type="pct"/>
          </w:tcPr>
          <w:p w14:paraId="1E333092" w14:textId="77777777" w:rsidR="00823448" w:rsidRPr="00CC30AC" w:rsidRDefault="00823448" w:rsidP="00D6622F">
            <w:pPr>
              <w:rPr>
                <w:rFonts w:ascii="Arial" w:hAnsi="Arial" w:cs="Arial"/>
                <w:sz w:val="18"/>
                <w:szCs w:val="18"/>
              </w:rPr>
            </w:pPr>
            <w:r w:rsidRPr="00CC30AC">
              <w:rPr>
                <w:rFonts w:ascii="Arial" w:hAnsi="Arial" w:cs="Arial"/>
                <w:sz w:val="18"/>
                <w:szCs w:val="18"/>
              </w:rPr>
              <w:t xml:space="preserve">e.g. 20090101 or </w:t>
            </w:r>
          </w:p>
          <w:p w14:paraId="2CDB1E5E" w14:textId="77777777" w:rsidR="00823448" w:rsidRPr="00CC30AC" w:rsidRDefault="00823448" w:rsidP="00D6622F">
            <w:pPr>
              <w:rPr>
                <w:rFonts w:ascii="Arial" w:hAnsi="Arial" w:cs="Arial"/>
                <w:sz w:val="18"/>
                <w:szCs w:val="18"/>
              </w:rPr>
            </w:pPr>
            <w:r w:rsidRPr="00CC30AC">
              <w:rPr>
                <w:rFonts w:ascii="Arial" w:hAnsi="Arial" w:cs="Arial"/>
                <w:sz w:val="18"/>
                <w:szCs w:val="18"/>
              </w:rPr>
              <w:t>20090101 15:10:10</w:t>
            </w:r>
          </w:p>
        </w:tc>
        <w:tc>
          <w:tcPr>
            <w:tcW w:w="876" w:type="pct"/>
          </w:tcPr>
          <w:p w14:paraId="6D28CC82" w14:textId="77777777" w:rsidR="00823448" w:rsidRPr="00CC30AC" w:rsidRDefault="00823448" w:rsidP="00D6622F">
            <w:pPr>
              <w:rPr>
                <w:rFonts w:ascii="Arial" w:hAnsi="Arial" w:cs="Arial"/>
                <w:sz w:val="18"/>
                <w:szCs w:val="18"/>
              </w:rPr>
            </w:pPr>
            <w:r w:rsidRPr="00CC30AC">
              <w:rPr>
                <w:rFonts w:ascii="Arial" w:hAnsi="Arial" w:cs="Arial"/>
                <w:sz w:val="18"/>
                <w:szCs w:val="18"/>
              </w:rPr>
              <w:t>Date with Time will be populated only for TRC charges</w:t>
            </w:r>
            <w:r w:rsidR="009F109B">
              <w:rPr>
                <w:rFonts w:ascii="Arial" w:hAnsi="Arial" w:cs="Arial"/>
                <w:sz w:val="18"/>
                <w:szCs w:val="18"/>
              </w:rPr>
              <w:t>.</w:t>
            </w:r>
          </w:p>
        </w:tc>
      </w:tr>
      <w:tr w:rsidR="00823448" w:rsidRPr="005B4766" w14:paraId="44DEA357" w14:textId="77777777" w:rsidTr="000A2C26">
        <w:tc>
          <w:tcPr>
            <w:tcW w:w="860" w:type="pct"/>
            <w:gridSpan w:val="2"/>
          </w:tcPr>
          <w:p w14:paraId="4BD80663" w14:textId="77777777" w:rsidR="00823448" w:rsidRPr="004D6665" w:rsidRDefault="00823448" w:rsidP="00D6622F">
            <w:pPr>
              <w:rPr>
                <w:rFonts w:ascii="Arial" w:hAnsi="Arial" w:cs="Arial"/>
                <w:sz w:val="18"/>
                <w:szCs w:val="18"/>
              </w:rPr>
            </w:pPr>
            <w:r>
              <w:rPr>
                <w:rFonts w:ascii="Arial" w:hAnsi="Arial" w:cs="Arial"/>
                <w:sz w:val="18"/>
                <w:szCs w:val="18"/>
              </w:rPr>
              <w:t>*</w:t>
            </w:r>
            <w:r w:rsidRPr="004D6665">
              <w:rPr>
                <w:rFonts w:ascii="Arial" w:hAnsi="Arial" w:cs="Arial"/>
                <w:sz w:val="18"/>
                <w:szCs w:val="18"/>
              </w:rPr>
              <w:t>End Date</w:t>
            </w:r>
          </w:p>
        </w:tc>
        <w:tc>
          <w:tcPr>
            <w:tcW w:w="473" w:type="pct"/>
          </w:tcPr>
          <w:p w14:paraId="3979DFD4" w14:textId="77777777" w:rsidR="00823448" w:rsidRPr="004D6665" w:rsidRDefault="00823448" w:rsidP="00D6622F">
            <w:pPr>
              <w:rPr>
                <w:rFonts w:ascii="Arial" w:hAnsi="Arial" w:cs="Arial"/>
                <w:sz w:val="18"/>
                <w:szCs w:val="18"/>
              </w:rPr>
            </w:pPr>
            <w:r w:rsidRPr="004D6665">
              <w:rPr>
                <w:rFonts w:ascii="Arial" w:hAnsi="Arial" w:cs="Arial"/>
                <w:sz w:val="18"/>
                <w:szCs w:val="18"/>
              </w:rPr>
              <w:t>8</w:t>
            </w:r>
          </w:p>
        </w:tc>
        <w:tc>
          <w:tcPr>
            <w:tcW w:w="757" w:type="pct"/>
          </w:tcPr>
          <w:p w14:paraId="138C9605" w14:textId="77777777" w:rsidR="00823448" w:rsidRPr="004D6665" w:rsidRDefault="00823448" w:rsidP="00D6622F">
            <w:pPr>
              <w:rPr>
                <w:rFonts w:ascii="Arial" w:hAnsi="Arial" w:cs="Arial"/>
                <w:sz w:val="18"/>
                <w:szCs w:val="18"/>
              </w:rPr>
            </w:pPr>
            <w:r w:rsidRPr="004D6665">
              <w:rPr>
                <w:rFonts w:ascii="Arial" w:hAnsi="Arial" w:cs="Arial"/>
                <w:sz w:val="18"/>
                <w:szCs w:val="18"/>
              </w:rPr>
              <w:t>DATE</w:t>
            </w:r>
          </w:p>
        </w:tc>
        <w:tc>
          <w:tcPr>
            <w:tcW w:w="711" w:type="pct"/>
          </w:tcPr>
          <w:p w14:paraId="1363F4AB" w14:textId="77777777" w:rsidR="00823448" w:rsidRPr="004D6665" w:rsidRDefault="00823448" w:rsidP="00D6622F">
            <w:pPr>
              <w:rPr>
                <w:rFonts w:ascii="Arial" w:hAnsi="Arial" w:cs="Arial"/>
                <w:sz w:val="18"/>
                <w:szCs w:val="18"/>
              </w:rPr>
            </w:pPr>
            <w:r w:rsidRPr="004D6665">
              <w:rPr>
                <w:rFonts w:ascii="Arial" w:hAnsi="Arial" w:cs="Arial"/>
                <w:sz w:val="18"/>
                <w:szCs w:val="18"/>
              </w:rPr>
              <w:t>YYYYMMDD</w:t>
            </w:r>
          </w:p>
        </w:tc>
        <w:tc>
          <w:tcPr>
            <w:tcW w:w="1323" w:type="pct"/>
          </w:tcPr>
          <w:p w14:paraId="7CADF618" w14:textId="77777777" w:rsidR="00823448" w:rsidRPr="00591ACE" w:rsidRDefault="00823448" w:rsidP="00D6622F">
            <w:pPr>
              <w:rPr>
                <w:rFonts w:ascii="Arial" w:hAnsi="Arial" w:cs="Arial"/>
                <w:sz w:val="18"/>
                <w:szCs w:val="18"/>
              </w:rPr>
            </w:pPr>
            <w:r w:rsidRPr="00CC30AC">
              <w:rPr>
                <w:rFonts w:ascii="Arial" w:hAnsi="Arial"/>
                <w:sz w:val="18"/>
                <w:szCs w:val="18"/>
              </w:rPr>
              <w:t xml:space="preserve">Not used for SOTAP </w:t>
            </w:r>
            <w:r w:rsidRPr="00CC30AC">
              <w:rPr>
                <w:rFonts w:ascii="Arial" w:hAnsi="Arial" w:cs="Arial"/>
                <w:sz w:val="18"/>
                <w:szCs w:val="18"/>
              </w:rPr>
              <w:t>events</w:t>
            </w:r>
          </w:p>
        </w:tc>
        <w:tc>
          <w:tcPr>
            <w:tcW w:w="876" w:type="pct"/>
          </w:tcPr>
          <w:p w14:paraId="38C6FCD7" w14:textId="77777777" w:rsidR="00823448" w:rsidRPr="00591ACE" w:rsidRDefault="00823448" w:rsidP="00D6622F">
            <w:pPr>
              <w:rPr>
                <w:rFonts w:ascii="Arial" w:hAnsi="Arial" w:cs="Arial"/>
                <w:sz w:val="18"/>
                <w:szCs w:val="18"/>
              </w:rPr>
            </w:pPr>
          </w:p>
        </w:tc>
      </w:tr>
      <w:tr w:rsidR="00823448" w:rsidRPr="005B4766" w14:paraId="0A5972B9" w14:textId="77777777" w:rsidTr="000A2C26">
        <w:tc>
          <w:tcPr>
            <w:tcW w:w="860" w:type="pct"/>
            <w:gridSpan w:val="2"/>
          </w:tcPr>
          <w:p w14:paraId="2C2D1547" w14:textId="77777777" w:rsidR="00823448" w:rsidRPr="00591ACE" w:rsidRDefault="00823448" w:rsidP="00D6622F">
            <w:pPr>
              <w:rPr>
                <w:rFonts w:ascii="Arial" w:hAnsi="Arial" w:cs="Arial"/>
                <w:sz w:val="18"/>
                <w:szCs w:val="18"/>
              </w:rPr>
            </w:pPr>
            <w:r w:rsidRPr="00591ACE">
              <w:rPr>
                <w:rFonts w:ascii="Arial" w:hAnsi="Arial" w:cs="Arial"/>
                <w:sz w:val="18"/>
                <w:szCs w:val="18"/>
              </w:rPr>
              <w:t>Address Line 1</w:t>
            </w:r>
          </w:p>
        </w:tc>
        <w:tc>
          <w:tcPr>
            <w:tcW w:w="473" w:type="pct"/>
          </w:tcPr>
          <w:p w14:paraId="58960202" w14:textId="77777777" w:rsidR="00823448" w:rsidRPr="00591ACE" w:rsidRDefault="00823448" w:rsidP="00D6622F">
            <w:pPr>
              <w:rPr>
                <w:rFonts w:ascii="Arial" w:hAnsi="Arial" w:cs="Arial"/>
                <w:sz w:val="18"/>
                <w:szCs w:val="18"/>
              </w:rPr>
            </w:pPr>
            <w:r w:rsidRPr="00591ACE">
              <w:rPr>
                <w:rFonts w:ascii="Arial" w:hAnsi="Arial" w:cs="Arial"/>
                <w:sz w:val="18"/>
                <w:szCs w:val="18"/>
              </w:rPr>
              <w:t>9</w:t>
            </w:r>
          </w:p>
        </w:tc>
        <w:tc>
          <w:tcPr>
            <w:tcW w:w="757" w:type="pct"/>
          </w:tcPr>
          <w:p w14:paraId="0DD7EFEE" w14:textId="77777777" w:rsidR="00823448" w:rsidRPr="00591ACE" w:rsidRDefault="00823448" w:rsidP="00D6622F">
            <w:pPr>
              <w:rPr>
                <w:rFonts w:ascii="Arial" w:hAnsi="Arial" w:cs="Arial"/>
                <w:sz w:val="18"/>
                <w:szCs w:val="18"/>
              </w:rPr>
            </w:pPr>
            <w:r w:rsidRPr="00591ACE">
              <w:rPr>
                <w:rFonts w:ascii="Arial" w:hAnsi="Arial" w:cs="Arial"/>
                <w:sz w:val="18"/>
                <w:szCs w:val="18"/>
              </w:rPr>
              <w:t>80</w:t>
            </w:r>
          </w:p>
        </w:tc>
        <w:tc>
          <w:tcPr>
            <w:tcW w:w="711" w:type="pct"/>
          </w:tcPr>
          <w:p w14:paraId="301C31D6"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44B0B74F" w14:textId="77777777" w:rsidR="00823448" w:rsidRPr="001B73E8" w:rsidRDefault="00823448" w:rsidP="00D6622F">
            <w:pPr>
              <w:rPr>
                <w:rFonts w:ascii="Arial" w:hAnsi="Arial"/>
                <w:sz w:val="18"/>
                <w:szCs w:val="18"/>
              </w:rPr>
            </w:pPr>
            <w:r w:rsidRPr="001B73E8">
              <w:rPr>
                <w:rFonts w:ascii="Arial" w:hAnsi="Arial"/>
                <w:sz w:val="18"/>
                <w:szCs w:val="18"/>
              </w:rPr>
              <w:t>e.g. Accounts Dept</w:t>
            </w:r>
          </w:p>
        </w:tc>
        <w:tc>
          <w:tcPr>
            <w:tcW w:w="876" w:type="pct"/>
          </w:tcPr>
          <w:p w14:paraId="4A752000" w14:textId="77777777" w:rsidR="00823448" w:rsidRPr="001B73E8" w:rsidRDefault="00823448" w:rsidP="00D6622F">
            <w:pPr>
              <w:rPr>
                <w:rFonts w:ascii="Arial" w:hAnsi="Arial"/>
                <w:sz w:val="18"/>
                <w:szCs w:val="18"/>
              </w:rPr>
            </w:pPr>
          </w:p>
        </w:tc>
      </w:tr>
      <w:tr w:rsidR="00823448" w:rsidRPr="005B4766" w14:paraId="4F923938" w14:textId="77777777" w:rsidTr="000A2C26">
        <w:tc>
          <w:tcPr>
            <w:tcW w:w="860" w:type="pct"/>
            <w:gridSpan w:val="2"/>
          </w:tcPr>
          <w:p w14:paraId="2492EB11" w14:textId="77777777" w:rsidR="00823448" w:rsidRPr="00591ACE" w:rsidRDefault="00823448" w:rsidP="00D6622F">
            <w:pPr>
              <w:rPr>
                <w:rFonts w:ascii="Arial" w:hAnsi="Arial" w:cs="Arial"/>
                <w:sz w:val="18"/>
                <w:szCs w:val="18"/>
              </w:rPr>
            </w:pPr>
            <w:r w:rsidRPr="00591ACE">
              <w:rPr>
                <w:rFonts w:ascii="Arial" w:hAnsi="Arial" w:cs="Arial"/>
                <w:sz w:val="18"/>
                <w:szCs w:val="18"/>
              </w:rPr>
              <w:t>Post Code</w:t>
            </w:r>
          </w:p>
        </w:tc>
        <w:tc>
          <w:tcPr>
            <w:tcW w:w="473" w:type="pct"/>
          </w:tcPr>
          <w:p w14:paraId="3350A612" w14:textId="77777777" w:rsidR="00823448" w:rsidRPr="00591ACE" w:rsidRDefault="00823448" w:rsidP="00D6622F">
            <w:pPr>
              <w:rPr>
                <w:rFonts w:ascii="Arial" w:hAnsi="Arial" w:cs="Arial"/>
                <w:sz w:val="18"/>
                <w:szCs w:val="18"/>
              </w:rPr>
            </w:pPr>
            <w:r w:rsidRPr="00591ACE">
              <w:rPr>
                <w:rFonts w:ascii="Arial" w:hAnsi="Arial" w:cs="Arial"/>
                <w:sz w:val="18"/>
                <w:szCs w:val="18"/>
              </w:rPr>
              <w:t>10</w:t>
            </w:r>
          </w:p>
        </w:tc>
        <w:tc>
          <w:tcPr>
            <w:tcW w:w="757" w:type="pct"/>
          </w:tcPr>
          <w:p w14:paraId="37FFD18A" w14:textId="77777777" w:rsidR="00823448" w:rsidRPr="00591ACE" w:rsidRDefault="00823448" w:rsidP="00D6622F">
            <w:pPr>
              <w:rPr>
                <w:rFonts w:ascii="Arial" w:hAnsi="Arial" w:cs="Arial"/>
                <w:sz w:val="18"/>
                <w:szCs w:val="18"/>
              </w:rPr>
            </w:pPr>
            <w:r w:rsidRPr="00591ACE">
              <w:rPr>
                <w:rFonts w:ascii="Arial" w:hAnsi="Arial" w:cs="Arial"/>
                <w:sz w:val="18"/>
                <w:szCs w:val="18"/>
              </w:rPr>
              <w:t>16</w:t>
            </w:r>
          </w:p>
        </w:tc>
        <w:tc>
          <w:tcPr>
            <w:tcW w:w="711" w:type="pct"/>
          </w:tcPr>
          <w:p w14:paraId="6C165C2B"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30DAD0F0" w14:textId="77777777" w:rsidR="00823448" w:rsidRPr="001B73E8" w:rsidRDefault="00823448" w:rsidP="00D6622F">
            <w:pPr>
              <w:rPr>
                <w:rFonts w:ascii="Arial" w:hAnsi="Arial"/>
                <w:sz w:val="18"/>
                <w:szCs w:val="18"/>
              </w:rPr>
            </w:pPr>
            <w:r w:rsidRPr="001B73E8">
              <w:rPr>
                <w:rFonts w:ascii="Arial" w:hAnsi="Arial"/>
                <w:sz w:val="18"/>
                <w:szCs w:val="18"/>
              </w:rPr>
              <w:t xml:space="preserve">e.g. </w:t>
            </w:r>
            <w:r w:rsidRPr="0096314B">
              <w:rPr>
                <w:rFonts w:ascii="Arial" w:hAnsi="Arial"/>
                <w:sz w:val="18"/>
                <w:szCs w:val="18"/>
              </w:rPr>
              <w:t>RH6  0PA</w:t>
            </w:r>
          </w:p>
        </w:tc>
        <w:tc>
          <w:tcPr>
            <w:tcW w:w="876" w:type="pct"/>
          </w:tcPr>
          <w:p w14:paraId="558E4FA4" w14:textId="77777777" w:rsidR="00823448" w:rsidRPr="001B73E8" w:rsidRDefault="00823448" w:rsidP="00D6622F">
            <w:pPr>
              <w:rPr>
                <w:rFonts w:ascii="Arial" w:hAnsi="Arial"/>
                <w:sz w:val="18"/>
                <w:szCs w:val="18"/>
              </w:rPr>
            </w:pPr>
          </w:p>
        </w:tc>
      </w:tr>
      <w:tr w:rsidR="00823448" w:rsidRPr="005B4766" w14:paraId="5EB270BB" w14:textId="77777777" w:rsidTr="000A2C26">
        <w:tc>
          <w:tcPr>
            <w:tcW w:w="860" w:type="pct"/>
            <w:gridSpan w:val="2"/>
          </w:tcPr>
          <w:p w14:paraId="37A9EFBD" w14:textId="77777777" w:rsidR="00823448" w:rsidRPr="00591ACE" w:rsidRDefault="00823448" w:rsidP="00D6622F">
            <w:pPr>
              <w:rPr>
                <w:rFonts w:ascii="Arial" w:hAnsi="Arial" w:cs="Arial"/>
                <w:sz w:val="18"/>
                <w:szCs w:val="18"/>
              </w:rPr>
            </w:pPr>
            <w:r w:rsidRPr="00591ACE">
              <w:rPr>
                <w:rFonts w:ascii="Arial" w:hAnsi="Arial" w:cs="Arial"/>
                <w:sz w:val="18"/>
                <w:szCs w:val="18"/>
              </w:rPr>
              <w:t>*CSS/</w:t>
            </w:r>
            <w:r w:rsidR="00A26F4E">
              <w:rPr>
                <w:rFonts w:ascii="Arial" w:hAnsi="Arial" w:cs="Arial"/>
                <w:sz w:val="18"/>
                <w:szCs w:val="18"/>
              </w:rPr>
              <w:t>Siebel</w:t>
            </w:r>
            <w:r w:rsidRPr="00591ACE">
              <w:rPr>
                <w:rFonts w:ascii="Arial" w:hAnsi="Arial" w:cs="Arial"/>
                <w:sz w:val="18"/>
                <w:szCs w:val="18"/>
              </w:rPr>
              <w:t xml:space="preserve"> Job No</w:t>
            </w:r>
          </w:p>
        </w:tc>
        <w:tc>
          <w:tcPr>
            <w:tcW w:w="473" w:type="pct"/>
          </w:tcPr>
          <w:p w14:paraId="0D5EE9B3" w14:textId="77777777" w:rsidR="00823448" w:rsidRPr="00591ACE" w:rsidRDefault="00823448" w:rsidP="00D6622F">
            <w:pPr>
              <w:rPr>
                <w:rFonts w:ascii="Arial" w:hAnsi="Arial" w:cs="Arial"/>
                <w:sz w:val="18"/>
                <w:szCs w:val="18"/>
              </w:rPr>
            </w:pPr>
            <w:r w:rsidRPr="00591ACE">
              <w:rPr>
                <w:rFonts w:ascii="Arial" w:hAnsi="Arial" w:cs="Arial"/>
                <w:sz w:val="18"/>
                <w:szCs w:val="18"/>
              </w:rPr>
              <w:t>11</w:t>
            </w:r>
          </w:p>
        </w:tc>
        <w:tc>
          <w:tcPr>
            <w:tcW w:w="757" w:type="pct"/>
          </w:tcPr>
          <w:p w14:paraId="0D3828CF" w14:textId="77777777" w:rsidR="00823448" w:rsidRPr="00591ACE" w:rsidRDefault="00823448" w:rsidP="00D6622F">
            <w:pPr>
              <w:rPr>
                <w:rFonts w:ascii="Arial" w:hAnsi="Arial" w:cs="Arial"/>
                <w:sz w:val="18"/>
                <w:szCs w:val="18"/>
              </w:rPr>
            </w:pPr>
            <w:r w:rsidRPr="00591ACE">
              <w:rPr>
                <w:rFonts w:ascii="Arial" w:hAnsi="Arial" w:cs="Arial"/>
                <w:sz w:val="18"/>
                <w:szCs w:val="18"/>
              </w:rPr>
              <w:t>20</w:t>
            </w:r>
          </w:p>
        </w:tc>
        <w:tc>
          <w:tcPr>
            <w:tcW w:w="711" w:type="pct"/>
          </w:tcPr>
          <w:p w14:paraId="3E824A31"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27650E19" w14:textId="77777777" w:rsidR="00823448" w:rsidRPr="00591ACE" w:rsidRDefault="00823448" w:rsidP="00D6622F">
            <w:pPr>
              <w:rPr>
                <w:rFonts w:ascii="Arial" w:hAnsi="Arial" w:cs="Arial"/>
                <w:sz w:val="18"/>
                <w:szCs w:val="18"/>
              </w:rPr>
            </w:pPr>
            <w:r w:rsidRPr="00591ACE">
              <w:rPr>
                <w:rFonts w:ascii="Arial" w:hAnsi="Arial"/>
                <w:sz w:val="18"/>
                <w:szCs w:val="18"/>
              </w:rPr>
              <w:t xml:space="preserve">Not used for </w:t>
            </w:r>
            <w:r>
              <w:rPr>
                <w:rFonts w:ascii="Arial" w:hAnsi="Arial"/>
                <w:sz w:val="18"/>
                <w:szCs w:val="18"/>
              </w:rPr>
              <w:t xml:space="preserve">SOTAP </w:t>
            </w:r>
            <w:r w:rsidRPr="00591ACE">
              <w:rPr>
                <w:rFonts w:ascii="Arial" w:hAnsi="Arial" w:cs="Arial"/>
                <w:sz w:val="18"/>
                <w:szCs w:val="18"/>
              </w:rPr>
              <w:t>events</w:t>
            </w:r>
          </w:p>
        </w:tc>
        <w:tc>
          <w:tcPr>
            <w:tcW w:w="876" w:type="pct"/>
          </w:tcPr>
          <w:p w14:paraId="6ADA95D1" w14:textId="77777777" w:rsidR="00823448" w:rsidRPr="00591ACE" w:rsidRDefault="00823448" w:rsidP="00D6622F">
            <w:pPr>
              <w:rPr>
                <w:rFonts w:ascii="Arial" w:hAnsi="Arial"/>
                <w:sz w:val="18"/>
                <w:szCs w:val="18"/>
              </w:rPr>
            </w:pPr>
          </w:p>
        </w:tc>
      </w:tr>
      <w:tr w:rsidR="00823448" w:rsidRPr="005B4766" w14:paraId="2FFE7F57" w14:textId="77777777" w:rsidTr="000A2C26">
        <w:tc>
          <w:tcPr>
            <w:tcW w:w="860" w:type="pct"/>
            <w:gridSpan w:val="2"/>
          </w:tcPr>
          <w:p w14:paraId="7E9B8EDF" w14:textId="77777777" w:rsidR="00823448" w:rsidRPr="00591ACE" w:rsidRDefault="00823448" w:rsidP="00D6622F">
            <w:pPr>
              <w:rPr>
                <w:rFonts w:ascii="Arial" w:hAnsi="Arial" w:cs="Arial"/>
                <w:sz w:val="18"/>
                <w:szCs w:val="18"/>
              </w:rPr>
            </w:pPr>
            <w:r w:rsidRPr="00591ACE">
              <w:rPr>
                <w:rFonts w:ascii="Arial" w:hAnsi="Arial" w:cs="Arial"/>
                <w:sz w:val="18"/>
                <w:szCs w:val="18"/>
              </w:rPr>
              <w:t>Cust/SP Order No/Fault No.1/2</w:t>
            </w:r>
          </w:p>
        </w:tc>
        <w:tc>
          <w:tcPr>
            <w:tcW w:w="473" w:type="pct"/>
          </w:tcPr>
          <w:p w14:paraId="30C4F228" w14:textId="77777777" w:rsidR="00823448" w:rsidRPr="00591ACE" w:rsidRDefault="00823448" w:rsidP="00D6622F">
            <w:pPr>
              <w:rPr>
                <w:rFonts w:ascii="Arial" w:hAnsi="Arial" w:cs="Arial"/>
                <w:sz w:val="18"/>
                <w:szCs w:val="18"/>
              </w:rPr>
            </w:pPr>
            <w:r w:rsidRPr="00591ACE">
              <w:rPr>
                <w:rFonts w:ascii="Arial" w:hAnsi="Arial" w:cs="Arial"/>
                <w:sz w:val="18"/>
                <w:szCs w:val="18"/>
              </w:rPr>
              <w:t>12</w:t>
            </w:r>
          </w:p>
        </w:tc>
        <w:tc>
          <w:tcPr>
            <w:tcW w:w="757" w:type="pct"/>
          </w:tcPr>
          <w:p w14:paraId="0E8AA6CD" w14:textId="77777777" w:rsidR="00823448" w:rsidRPr="00591ACE" w:rsidRDefault="00823448" w:rsidP="00D6622F">
            <w:pPr>
              <w:rPr>
                <w:rFonts w:ascii="Arial" w:hAnsi="Arial" w:cs="Arial"/>
                <w:sz w:val="18"/>
                <w:szCs w:val="18"/>
              </w:rPr>
            </w:pPr>
            <w:r w:rsidRPr="00591ACE">
              <w:rPr>
                <w:rFonts w:ascii="Arial" w:hAnsi="Arial" w:cs="Arial"/>
                <w:sz w:val="18"/>
                <w:szCs w:val="18"/>
              </w:rPr>
              <w:t>80</w:t>
            </w:r>
          </w:p>
        </w:tc>
        <w:tc>
          <w:tcPr>
            <w:tcW w:w="711" w:type="pct"/>
          </w:tcPr>
          <w:p w14:paraId="782DB7C6"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0CF014B4" w14:textId="77777777" w:rsidR="00823448" w:rsidRPr="00591ACE" w:rsidRDefault="00823448" w:rsidP="00D6622F">
            <w:pPr>
              <w:ind w:right="-1260"/>
              <w:rPr>
                <w:rFonts w:ascii="Arial" w:hAnsi="Arial" w:cs="Arial"/>
                <w:sz w:val="18"/>
                <w:szCs w:val="18"/>
              </w:rPr>
            </w:pPr>
            <w:r w:rsidRPr="00463EDF">
              <w:rPr>
                <w:rFonts w:ascii="Arial" w:hAnsi="Arial"/>
                <w:sz w:val="18"/>
                <w:szCs w:val="18"/>
              </w:rPr>
              <w:t xml:space="preserve">e.g. </w:t>
            </w:r>
            <w:r w:rsidRPr="00330D70">
              <w:rPr>
                <w:rFonts w:ascii="Arial" w:hAnsi="Arial"/>
                <w:sz w:val="18"/>
                <w:szCs w:val="18"/>
              </w:rPr>
              <w:t>OR011-7893101415</w:t>
            </w:r>
          </w:p>
        </w:tc>
        <w:tc>
          <w:tcPr>
            <w:tcW w:w="876" w:type="pct"/>
          </w:tcPr>
          <w:p w14:paraId="7156F4E9" w14:textId="77777777" w:rsidR="00823448" w:rsidRPr="00463EDF" w:rsidRDefault="00823448" w:rsidP="00D6622F">
            <w:pPr>
              <w:ind w:right="-1260"/>
              <w:rPr>
                <w:rFonts w:ascii="Arial" w:hAnsi="Arial"/>
                <w:sz w:val="18"/>
                <w:szCs w:val="18"/>
              </w:rPr>
            </w:pPr>
          </w:p>
        </w:tc>
      </w:tr>
      <w:tr w:rsidR="00823448" w:rsidRPr="005B4766" w14:paraId="53BCE8FE" w14:textId="77777777" w:rsidTr="000A2C26">
        <w:tc>
          <w:tcPr>
            <w:tcW w:w="860" w:type="pct"/>
            <w:gridSpan w:val="2"/>
          </w:tcPr>
          <w:p w14:paraId="5167E746" w14:textId="77777777" w:rsidR="00823448" w:rsidRPr="00591ACE" w:rsidRDefault="00823448" w:rsidP="00D6622F">
            <w:pPr>
              <w:rPr>
                <w:rFonts w:ascii="Arial" w:hAnsi="Arial" w:cs="Arial"/>
                <w:sz w:val="18"/>
                <w:szCs w:val="18"/>
              </w:rPr>
            </w:pPr>
            <w:r w:rsidRPr="00591ACE">
              <w:rPr>
                <w:rFonts w:ascii="Arial" w:hAnsi="Arial" w:cs="Arial"/>
                <w:sz w:val="18"/>
                <w:szCs w:val="18"/>
              </w:rPr>
              <w:t>*Spare</w:t>
            </w:r>
          </w:p>
        </w:tc>
        <w:tc>
          <w:tcPr>
            <w:tcW w:w="473" w:type="pct"/>
          </w:tcPr>
          <w:p w14:paraId="1A204AE3" w14:textId="77777777" w:rsidR="00823448" w:rsidRPr="00591ACE" w:rsidRDefault="00823448" w:rsidP="00D6622F">
            <w:pPr>
              <w:rPr>
                <w:rFonts w:ascii="Arial" w:hAnsi="Arial" w:cs="Arial"/>
                <w:sz w:val="18"/>
                <w:szCs w:val="18"/>
              </w:rPr>
            </w:pPr>
            <w:r w:rsidRPr="00591ACE">
              <w:rPr>
                <w:rFonts w:ascii="Arial" w:hAnsi="Arial" w:cs="Arial"/>
                <w:sz w:val="18"/>
                <w:szCs w:val="18"/>
              </w:rPr>
              <w:t>13</w:t>
            </w:r>
          </w:p>
        </w:tc>
        <w:tc>
          <w:tcPr>
            <w:tcW w:w="757" w:type="pct"/>
          </w:tcPr>
          <w:p w14:paraId="63E5B3DD" w14:textId="77777777" w:rsidR="00823448" w:rsidRPr="00591ACE" w:rsidRDefault="00823448" w:rsidP="00D6622F">
            <w:pPr>
              <w:rPr>
                <w:rFonts w:ascii="Arial" w:hAnsi="Arial" w:cs="Arial"/>
                <w:sz w:val="18"/>
                <w:szCs w:val="18"/>
              </w:rPr>
            </w:pPr>
            <w:r w:rsidRPr="00591ACE">
              <w:rPr>
                <w:rFonts w:ascii="Arial" w:hAnsi="Arial" w:cs="Arial"/>
                <w:sz w:val="18"/>
                <w:szCs w:val="18"/>
              </w:rPr>
              <w:t>N/A</w:t>
            </w:r>
          </w:p>
        </w:tc>
        <w:tc>
          <w:tcPr>
            <w:tcW w:w="711" w:type="pct"/>
          </w:tcPr>
          <w:p w14:paraId="7E321779" w14:textId="77777777" w:rsidR="00823448" w:rsidRPr="00591ACE" w:rsidRDefault="00823448" w:rsidP="00D6622F">
            <w:pPr>
              <w:rPr>
                <w:rFonts w:ascii="Arial" w:hAnsi="Arial" w:cs="Arial"/>
                <w:sz w:val="18"/>
                <w:szCs w:val="18"/>
              </w:rPr>
            </w:pPr>
            <w:r w:rsidRPr="00591ACE">
              <w:rPr>
                <w:rFonts w:ascii="Arial" w:hAnsi="Arial" w:cs="Arial"/>
                <w:sz w:val="18"/>
                <w:szCs w:val="18"/>
              </w:rPr>
              <w:t>N/A</w:t>
            </w:r>
          </w:p>
        </w:tc>
        <w:tc>
          <w:tcPr>
            <w:tcW w:w="1323" w:type="pct"/>
          </w:tcPr>
          <w:p w14:paraId="62BB7644" w14:textId="77777777" w:rsidR="00823448" w:rsidRPr="00591ACE" w:rsidRDefault="00823448" w:rsidP="00031E8B">
            <w:pPr>
              <w:pStyle w:val="tables"/>
              <w:spacing w:after="225" w:line="240" w:lineRule="auto"/>
              <w:rPr>
                <w:rFonts w:ascii="Arial" w:hAnsi="Arial" w:cs="Arial"/>
                <w:noProof w:val="0"/>
                <w:sz w:val="18"/>
                <w:szCs w:val="18"/>
              </w:rPr>
            </w:pPr>
            <w:r w:rsidRPr="00591ACE">
              <w:rPr>
                <w:rFonts w:ascii="Arial" w:hAnsi="Arial"/>
                <w:sz w:val="18"/>
                <w:szCs w:val="18"/>
              </w:rPr>
              <w:t xml:space="preserve">Not used for </w:t>
            </w:r>
            <w:r>
              <w:rPr>
                <w:rFonts w:ascii="Arial" w:hAnsi="Arial"/>
                <w:sz w:val="18"/>
                <w:szCs w:val="18"/>
              </w:rPr>
              <w:t xml:space="preserve">SOTAP </w:t>
            </w:r>
            <w:r w:rsidRPr="00591ACE">
              <w:rPr>
                <w:rFonts w:ascii="Arial" w:hAnsi="Arial" w:cs="Arial"/>
                <w:sz w:val="18"/>
                <w:szCs w:val="18"/>
              </w:rPr>
              <w:t>events</w:t>
            </w:r>
          </w:p>
        </w:tc>
        <w:tc>
          <w:tcPr>
            <w:tcW w:w="876" w:type="pct"/>
          </w:tcPr>
          <w:p w14:paraId="4CB4EB8A" w14:textId="77777777" w:rsidR="00823448" w:rsidRPr="00591ACE" w:rsidRDefault="00823448" w:rsidP="00031E8B">
            <w:pPr>
              <w:pStyle w:val="tables"/>
              <w:spacing w:after="225" w:line="240" w:lineRule="auto"/>
              <w:rPr>
                <w:rFonts w:ascii="Arial" w:hAnsi="Arial"/>
                <w:sz w:val="18"/>
                <w:szCs w:val="18"/>
              </w:rPr>
            </w:pPr>
          </w:p>
        </w:tc>
      </w:tr>
      <w:tr w:rsidR="00823448" w:rsidRPr="005B4766" w14:paraId="06B5BBB7" w14:textId="77777777" w:rsidTr="000A2C26">
        <w:tc>
          <w:tcPr>
            <w:tcW w:w="860" w:type="pct"/>
            <w:gridSpan w:val="2"/>
          </w:tcPr>
          <w:p w14:paraId="11434CA4" w14:textId="77777777" w:rsidR="00823448" w:rsidRPr="00591ACE" w:rsidRDefault="00823448" w:rsidP="00D6622F">
            <w:pPr>
              <w:rPr>
                <w:rFonts w:ascii="Arial" w:hAnsi="Arial" w:cs="Arial"/>
                <w:sz w:val="18"/>
                <w:szCs w:val="18"/>
              </w:rPr>
            </w:pPr>
            <w:r w:rsidRPr="00591ACE">
              <w:rPr>
                <w:rFonts w:ascii="Arial" w:hAnsi="Arial" w:cs="Arial"/>
                <w:sz w:val="18"/>
                <w:szCs w:val="18"/>
              </w:rPr>
              <w:t>Quantity/HDFP air count/Total Billing blocks per month</w:t>
            </w:r>
          </w:p>
        </w:tc>
        <w:tc>
          <w:tcPr>
            <w:tcW w:w="473" w:type="pct"/>
          </w:tcPr>
          <w:p w14:paraId="5DDFE66D" w14:textId="77777777" w:rsidR="00823448" w:rsidRPr="00591ACE" w:rsidRDefault="00823448" w:rsidP="00D6622F">
            <w:pPr>
              <w:rPr>
                <w:rFonts w:ascii="Arial" w:hAnsi="Arial" w:cs="Arial"/>
                <w:sz w:val="18"/>
                <w:szCs w:val="18"/>
              </w:rPr>
            </w:pPr>
            <w:r w:rsidRPr="00591ACE">
              <w:rPr>
                <w:rFonts w:ascii="Arial" w:hAnsi="Arial" w:cs="Arial"/>
                <w:sz w:val="18"/>
                <w:szCs w:val="18"/>
              </w:rPr>
              <w:t>14</w:t>
            </w:r>
          </w:p>
        </w:tc>
        <w:tc>
          <w:tcPr>
            <w:tcW w:w="757" w:type="pct"/>
          </w:tcPr>
          <w:p w14:paraId="7197BBEF" w14:textId="77777777" w:rsidR="00823448" w:rsidRPr="00591ACE" w:rsidRDefault="00823448" w:rsidP="00D6622F">
            <w:pPr>
              <w:rPr>
                <w:rFonts w:ascii="Arial" w:hAnsi="Arial" w:cs="Arial"/>
                <w:sz w:val="18"/>
                <w:szCs w:val="18"/>
              </w:rPr>
            </w:pPr>
            <w:r w:rsidRPr="00591ACE">
              <w:rPr>
                <w:rFonts w:ascii="Arial" w:hAnsi="Arial" w:cs="Arial"/>
                <w:sz w:val="18"/>
                <w:szCs w:val="18"/>
              </w:rPr>
              <w:t>9</w:t>
            </w:r>
          </w:p>
        </w:tc>
        <w:tc>
          <w:tcPr>
            <w:tcW w:w="711" w:type="pct"/>
          </w:tcPr>
          <w:p w14:paraId="6511C5F2" w14:textId="77777777" w:rsidR="00823448" w:rsidRPr="00591ACE" w:rsidRDefault="00823448" w:rsidP="00D6622F">
            <w:pPr>
              <w:rPr>
                <w:rFonts w:ascii="Arial" w:hAnsi="Arial" w:cs="Arial"/>
                <w:sz w:val="18"/>
                <w:szCs w:val="18"/>
              </w:rPr>
            </w:pPr>
            <w:r>
              <w:rPr>
                <w:rFonts w:ascii="Arial" w:hAnsi="Arial" w:cs="Arial"/>
                <w:sz w:val="18"/>
                <w:szCs w:val="18"/>
              </w:rPr>
              <w:t>Num</w:t>
            </w:r>
          </w:p>
        </w:tc>
        <w:tc>
          <w:tcPr>
            <w:tcW w:w="1323" w:type="pct"/>
          </w:tcPr>
          <w:p w14:paraId="75E3B425" w14:textId="77777777" w:rsidR="00823448" w:rsidRPr="00591ACE" w:rsidRDefault="00823448" w:rsidP="00D6622F">
            <w:pPr>
              <w:ind w:right="-1260"/>
              <w:rPr>
                <w:rFonts w:ascii="Arial" w:hAnsi="Arial" w:cs="Arial"/>
                <w:color w:val="000000"/>
                <w:sz w:val="18"/>
                <w:szCs w:val="18"/>
              </w:rPr>
            </w:pPr>
            <w:r>
              <w:rPr>
                <w:rFonts w:ascii="Arial" w:hAnsi="Arial" w:cs="Arial"/>
                <w:color w:val="000000"/>
                <w:sz w:val="18"/>
                <w:szCs w:val="18"/>
              </w:rPr>
              <w:t>e.g. 1</w:t>
            </w:r>
          </w:p>
          <w:p w14:paraId="3B82EA79" w14:textId="77777777" w:rsidR="00823448" w:rsidRPr="00591ACE" w:rsidRDefault="00823448" w:rsidP="00D6622F">
            <w:pPr>
              <w:rPr>
                <w:rFonts w:ascii="Arial" w:hAnsi="Arial" w:cs="Arial"/>
                <w:sz w:val="18"/>
                <w:szCs w:val="18"/>
              </w:rPr>
            </w:pPr>
          </w:p>
        </w:tc>
        <w:tc>
          <w:tcPr>
            <w:tcW w:w="876" w:type="pct"/>
          </w:tcPr>
          <w:p w14:paraId="286A07B0" w14:textId="77777777" w:rsidR="00823448" w:rsidRDefault="00823448" w:rsidP="00D6622F">
            <w:pPr>
              <w:ind w:right="-1260"/>
              <w:rPr>
                <w:rFonts w:ascii="Arial" w:hAnsi="Arial" w:cs="Arial"/>
                <w:color w:val="000000"/>
                <w:sz w:val="18"/>
                <w:szCs w:val="18"/>
              </w:rPr>
            </w:pPr>
          </w:p>
        </w:tc>
      </w:tr>
      <w:tr w:rsidR="00823448" w:rsidRPr="005B4766" w14:paraId="2336D2D1" w14:textId="77777777" w:rsidTr="000A2C26">
        <w:tc>
          <w:tcPr>
            <w:tcW w:w="860" w:type="pct"/>
            <w:gridSpan w:val="2"/>
          </w:tcPr>
          <w:p w14:paraId="04EF079E" w14:textId="77777777" w:rsidR="00823448" w:rsidRPr="00591ACE" w:rsidRDefault="00823448" w:rsidP="00D6622F">
            <w:pPr>
              <w:rPr>
                <w:rFonts w:ascii="Arial" w:hAnsi="Arial" w:cs="Arial"/>
                <w:sz w:val="18"/>
                <w:szCs w:val="18"/>
              </w:rPr>
            </w:pPr>
            <w:r w:rsidRPr="00591ACE">
              <w:rPr>
                <w:rFonts w:ascii="Arial" w:hAnsi="Arial" w:cs="Arial"/>
                <w:sz w:val="18"/>
                <w:szCs w:val="18"/>
              </w:rPr>
              <w:t>*Units</w:t>
            </w:r>
          </w:p>
        </w:tc>
        <w:tc>
          <w:tcPr>
            <w:tcW w:w="473" w:type="pct"/>
          </w:tcPr>
          <w:p w14:paraId="6103EB59" w14:textId="77777777" w:rsidR="00823448" w:rsidRPr="00591ACE" w:rsidRDefault="00823448" w:rsidP="00D6622F">
            <w:pPr>
              <w:rPr>
                <w:rFonts w:ascii="Arial" w:hAnsi="Arial" w:cs="Arial"/>
                <w:sz w:val="18"/>
                <w:szCs w:val="18"/>
              </w:rPr>
            </w:pPr>
            <w:r w:rsidRPr="00591ACE">
              <w:rPr>
                <w:rFonts w:ascii="Arial" w:hAnsi="Arial" w:cs="Arial"/>
                <w:sz w:val="18"/>
                <w:szCs w:val="18"/>
              </w:rPr>
              <w:t>15</w:t>
            </w:r>
          </w:p>
        </w:tc>
        <w:tc>
          <w:tcPr>
            <w:tcW w:w="757" w:type="pct"/>
          </w:tcPr>
          <w:p w14:paraId="6E68A2F3" w14:textId="77777777" w:rsidR="00823448" w:rsidRPr="00591ACE" w:rsidRDefault="00823448" w:rsidP="00D6622F">
            <w:pPr>
              <w:rPr>
                <w:rFonts w:ascii="Arial" w:hAnsi="Arial" w:cs="Arial"/>
                <w:sz w:val="18"/>
                <w:szCs w:val="18"/>
              </w:rPr>
            </w:pPr>
            <w:r w:rsidRPr="00591ACE">
              <w:rPr>
                <w:rFonts w:ascii="Arial" w:hAnsi="Arial" w:cs="Arial"/>
                <w:sz w:val="18"/>
                <w:szCs w:val="18"/>
              </w:rPr>
              <w:t>40</w:t>
            </w:r>
          </w:p>
        </w:tc>
        <w:tc>
          <w:tcPr>
            <w:tcW w:w="711" w:type="pct"/>
          </w:tcPr>
          <w:p w14:paraId="3F403A84"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1E11A5B5" w14:textId="77777777" w:rsidR="00823448" w:rsidRPr="00591ACE" w:rsidRDefault="00823448" w:rsidP="00D6622F">
            <w:pPr>
              <w:rPr>
                <w:rFonts w:ascii="Arial" w:hAnsi="Arial" w:cs="Arial"/>
                <w:sz w:val="18"/>
                <w:szCs w:val="18"/>
              </w:rPr>
            </w:pPr>
            <w:r w:rsidRPr="00591ACE">
              <w:rPr>
                <w:rFonts w:ascii="Arial" w:hAnsi="Arial"/>
                <w:sz w:val="18"/>
                <w:szCs w:val="18"/>
              </w:rPr>
              <w:t xml:space="preserve">Not used for </w:t>
            </w:r>
            <w:r>
              <w:rPr>
                <w:rFonts w:ascii="Arial" w:hAnsi="Arial"/>
                <w:sz w:val="18"/>
                <w:szCs w:val="18"/>
              </w:rPr>
              <w:t xml:space="preserve">SOTAP </w:t>
            </w:r>
            <w:r w:rsidRPr="00591ACE">
              <w:rPr>
                <w:rFonts w:ascii="Arial" w:hAnsi="Arial" w:cs="Arial"/>
                <w:sz w:val="18"/>
                <w:szCs w:val="18"/>
              </w:rPr>
              <w:t>events</w:t>
            </w:r>
          </w:p>
        </w:tc>
        <w:tc>
          <w:tcPr>
            <w:tcW w:w="876" w:type="pct"/>
          </w:tcPr>
          <w:p w14:paraId="260EDCBC" w14:textId="77777777" w:rsidR="00823448" w:rsidRPr="00591ACE" w:rsidRDefault="00823448" w:rsidP="00D6622F">
            <w:pPr>
              <w:rPr>
                <w:rFonts w:ascii="Arial" w:hAnsi="Arial"/>
                <w:sz w:val="18"/>
                <w:szCs w:val="18"/>
              </w:rPr>
            </w:pPr>
          </w:p>
        </w:tc>
      </w:tr>
      <w:tr w:rsidR="00823448" w:rsidRPr="005B4766" w14:paraId="4F127D6B" w14:textId="77777777" w:rsidTr="000A2C26">
        <w:tc>
          <w:tcPr>
            <w:tcW w:w="860" w:type="pct"/>
            <w:gridSpan w:val="2"/>
          </w:tcPr>
          <w:p w14:paraId="09427073" w14:textId="77777777" w:rsidR="00823448" w:rsidRPr="004D6665" w:rsidRDefault="00823448" w:rsidP="00D6622F">
            <w:pPr>
              <w:rPr>
                <w:rFonts w:ascii="Arial" w:hAnsi="Arial" w:cs="Arial"/>
                <w:sz w:val="18"/>
                <w:szCs w:val="18"/>
              </w:rPr>
            </w:pPr>
            <w:r w:rsidRPr="004D6665">
              <w:rPr>
                <w:rFonts w:ascii="Arial" w:hAnsi="Arial" w:cs="Arial"/>
                <w:sz w:val="18"/>
                <w:szCs w:val="18"/>
              </w:rPr>
              <w:t>*Unit rate</w:t>
            </w:r>
          </w:p>
        </w:tc>
        <w:tc>
          <w:tcPr>
            <w:tcW w:w="473" w:type="pct"/>
          </w:tcPr>
          <w:p w14:paraId="54E09B0E" w14:textId="77777777" w:rsidR="00823448" w:rsidRPr="004D6665" w:rsidRDefault="00823448" w:rsidP="00D6622F">
            <w:pPr>
              <w:rPr>
                <w:rFonts w:ascii="Arial" w:hAnsi="Arial" w:cs="Arial"/>
                <w:sz w:val="18"/>
                <w:szCs w:val="18"/>
              </w:rPr>
            </w:pPr>
            <w:r w:rsidRPr="004D6665">
              <w:rPr>
                <w:rFonts w:ascii="Arial" w:hAnsi="Arial" w:cs="Arial"/>
                <w:sz w:val="18"/>
                <w:szCs w:val="18"/>
              </w:rPr>
              <w:t>16</w:t>
            </w:r>
          </w:p>
        </w:tc>
        <w:tc>
          <w:tcPr>
            <w:tcW w:w="757" w:type="pct"/>
          </w:tcPr>
          <w:p w14:paraId="47A95987" w14:textId="77777777" w:rsidR="00823448" w:rsidRPr="004D6665" w:rsidRDefault="00823448" w:rsidP="00D6622F">
            <w:pPr>
              <w:rPr>
                <w:rFonts w:ascii="Arial" w:hAnsi="Arial" w:cs="Arial"/>
                <w:sz w:val="18"/>
                <w:szCs w:val="18"/>
              </w:rPr>
            </w:pPr>
            <w:r w:rsidRPr="004D6665">
              <w:rPr>
                <w:rFonts w:ascii="Arial" w:hAnsi="Arial" w:cs="Arial"/>
                <w:sz w:val="18"/>
                <w:szCs w:val="18"/>
              </w:rPr>
              <w:t>18</w:t>
            </w:r>
          </w:p>
        </w:tc>
        <w:tc>
          <w:tcPr>
            <w:tcW w:w="711" w:type="pct"/>
          </w:tcPr>
          <w:p w14:paraId="46DC6A08" w14:textId="77777777" w:rsidR="00823448" w:rsidRPr="004D6665" w:rsidRDefault="00823448" w:rsidP="00D6622F">
            <w:pPr>
              <w:rPr>
                <w:rFonts w:ascii="Arial" w:hAnsi="Arial" w:cs="Arial"/>
                <w:sz w:val="18"/>
                <w:szCs w:val="18"/>
              </w:rPr>
            </w:pPr>
            <w:r w:rsidRPr="004D6665">
              <w:rPr>
                <w:rFonts w:ascii="Arial" w:hAnsi="Arial" w:cs="Arial"/>
                <w:sz w:val="18"/>
                <w:szCs w:val="18"/>
              </w:rPr>
              <w:t>Num</w:t>
            </w:r>
          </w:p>
        </w:tc>
        <w:tc>
          <w:tcPr>
            <w:tcW w:w="1323" w:type="pct"/>
          </w:tcPr>
          <w:p w14:paraId="10DC9485" w14:textId="77777777" w:rsidR="00823448" w:rsidRPr="00CC30AC" w:rsidRDefault="00823448" w:rsidP="00D6622F">
            <w:pPr>
              <w:rPr>
                <w:rFonts w:ascii="Arial" w:hAnsi="Arial" w:cs="Arial"/>
                <w:sz w:val="18"/>
                <w:szCs w:val="18"/>
              </w:rPr>
            </w:pPr>
            <w:r w:rsidRPr="00CC30AC">
              <w:rPr>
                <w:rFonts w:ascii="Arial" w:hAnsi="Arial"/>
                <w:sz w:val="18"/>
                <w:szCs w:val="18"/>
              </w:rPr>
              <w:t xml:space="preserve">Not used for SOTAP </w:t>
            </w:r>
            <w:r w:rsidRPr="00CC30AC">
              <w:rPr>
                <w:rFonts w:ascii="Arial" w:hAnsi="Arial" w:cs="Arial"/>
                <w:sz w:val="18"/>
                <w:szCs w:val="18"/>
              </w:rPr>
              <w:t>events</w:t>
            </w:r>
          </w:p>
        </w:tc>
        <w:tc>
          <w:tcPr>
            <w:tcW w:w="876" w:type="pct"/>
          </w:tcPr>
          <w:p w14:paraId="793A5D19" w14:textId="77777777" w:rsidR="00823448" w:rsidRDefault="00823448" w:rsidP="00D6622F">
            <w:pPr>
              <w:rPr>
                <w:rFonts w:ascii="Arial" w:hAnsi="Arial" w:cs="Arial"/>
                <w:sz w:val="18"/>
                <w:szCs w:val="18"/>
              </w:rPr>
            </w:pPr>
          </w:p>
        </w:tc>
      </w:tr>
      <w:tr w:rsidR="00823448" w:rsidRPr="005B4766" w14:paraId="564F50B9" w14:textId="77777777" w:rsidTr="000A2C26">
        <w:tc>
          <w:tcPr>
            <w:tcW w:w="860" w:type="pct"/>
            <w:gridSpan w:val="2"/>
          </w:tcPr>
          <w:p w14:paraId="13625D19" w14:textId="77777777" w:rsidR="00823448" w:rsidRPr="00591ACE" w:rsidRDefault="00823448" w:rsidP="00D6622F">
            <w:pPr>
              <w:rPr>
                <w:rFonts w:ascii="Arial" w:hAnsi="Arial" w:cs="Arial"/>
                <w:sz w:val="18"/>
                <w:szCs w:val="18"/>
              </w:rPr>
            </w:pPr>
            <w:r w:rsidRPr="00591ACE">
              <w:rPr>
                <w:rFonts w:ascii="Arial" w:hAnsi="Arial" w:cs="Arial"/>
                <w:sz w:val="18"/>
                <w:szCs w:val="18"/>
              </w:rPr>
              <w:t>Event Cost</w:t>
            </w:r>
          </w:p>
        </w:tc>
        <w:tc>
          <w:tcPr>
            <w:tcW w:w="473" w:type="pct"/>
          </w:tcPr>
          <w:p w14:paraId="3F9A38C9" w14:textId="77777777" w:rsidR="00823448" w:rsidRPr="00591ACE" w:rsidRDefault="00823448" w:rsidP="00D6622F">
            <w:pPr>
              <w:rPr>
                <w:rFonts w:ascii="Arial" w:hAnsi="Arial" w:cs="Arial"/>
                <w:sz w:val="18"/>
                <w:szCs w:val="18"/>
              </w:rPr>
            </w:pPr>
            <w:r w:rsidRPr="00591ACE">
              <w:rPr>
                <w:rFonts w:ascii="Arial" w:hAnsi="Arial" w:cs="Arial"/>
                <w:sz w:val="18"/>
                <w:szCs w:val="18"/>
              </w:rPr>
              <w:t>17</w:t>
            </w:r>
          </w:p>
        </w:tc>
        <w:tc>
          <w:tcPr>
            <w:tcW w:w="757" w:type="pct"/>
          </w:tcPr>
          <w:p w14:paraId="1A815369" w14:textId="77777777" w:rsidR="00823448" w:rsidRPr="00591ACE" w:rsidRDefault="00823448" w:rsidP="00D6622F">
            <w:pPr>
              <w:rPr>
                <w:rFonts w:ascii="Arial" w:hAnsi="Arial" w:cs="Arial"/>
                <w:sz w:val="18"/>
                <w:szCs w:val="18"/>
              </w:rPr>
            </w:pPr>
            <w:r w:rsidRPr="00591ACE">
              <w:rPr>
                <w:rFonts w:ascii="Arial" w:hAnsi="Arial" w:cs="Arial"/>
                <w:sz w:val="18"/>
                <w:szCs w:val="18"/>
              </w:rPr>
              <w:t>18</w:t>
            </w:r>
          </w:p>
        </w:tc>
        <w:tc>
          <w:tcPr>
            <w:tcW w:w="711" w:type="pct"/>
          </w:tcPr>
          <w:p w14:paraId="6E699532" w14:textId="77777777" w:rsidR="00823448" w:rsidRPr="00591ACE" w:rsidRDefault="00823448" w:rsidP="00D6622F">
            <w:pPr>
              <w:rPr>
                <w:rFonts w:ascii="Arial" w:hAnsi="Arial" w:cs="Arial"/>
                <w:sz w:val="18"/>
                <w:szCs w:val="18"/>
              </w:rPr>
            </w:pPr>
            <w:r w:rsidRPr="00591ACE">
              <w:rPr>
                <w:rFonts w:ascii="Arial" w:hAnsi="Arial" w:cs="Arial"/>
                <w:sz w:val="18"/>
                <w:szCs w:val="18"/>
              </w:rPr>
              <w:t>Num</w:t>
            </w:r>
          </w:p>
        </w:tc>
        <w:tc>
          <w:tcPr>
            <w:tcW w:w="1323" w:type="pct"/>
          </w:tcPr>
          <w:p w14:paraId="638D85E4" w14:textId="77777777" w:rsidR="00823448" w:rsidRPr="00591ACE" w:rsidRDefault="00823448" w:rsidP="00D6622F">
            <w:pPr>
              <w:rPr>
                <w:rFonts w:ascii="Arial" w:hAnsi="Arial" w:cs="Arial"/>
                <w:sz w:val="18"/>
                <w:szCs w:val="18"/>
              </w:rPr>
            </w:pPr>
            <w:r w:rsidRPr="005B4766">
              <w:rPr>
                <w:rFonts w:ascii="Arial" w:hAnsi="Arial"/>
                <w:sz w:val="18"/>
                <w:szCs w:val="18"/>
              </w:rPr>
              <w:t>e.g. 141 = £1.41</w:t>
            </w:r>
          </w:p>
        </w:tc>
        <w:tc>
          <w:tcPr>
            <w:tcW w:w="876" w:type="pct"/>
          </w:tcPr>
          <w:p w14:paraId="475656DE" w14:textId="77777777" w:rsidR="00823448" w:rsidRPr="005B4766" w:rsidRDefault="00823448" w:rsidP="00D6622F">
            <w:pPr>
              <w:rPr>
                <w:rFonts w:ascii="Arial" w:hAnsi="Arial"/>
                <w:sz w:val="18"/>
                <w:szCs w:val="18"/>
              </w:rPr>
            </w:pPr>
          </w:p>
        </w:tc>
      </w:tr>
      <w:tr w:rsidR="00823448" w:rsidRPr="00585A9B" w14:paraId="12FD955B" w14:textId="77777777" w:rsidTr="000A2C26">
        <w:tc>
          <w:tcPr>
            <w:tcW w:w="860" w:type="pct"/>
            <w:gridSpan w:val="2"/>
          </w:tcPr>
          <w:p w14:paraId="3BD8AD63" w14:textId="77777777" w:rsidR="00823448" w:rsidRPr="00591ACE" w:rsidRDefault="00823448" w:rsidP="00D6622F">
            <w:pPr>
              <w:rPr>
                <w:rFonts w:ascii="Arial" w:hAnsi="Arial" w:cs="Arial"/>
                <w:sz w:val="18"/>
                <w:szCs w:val="18"/>
              </w:rPr>
            </w:pPr>
            <w:r w:rsidRPr="00591ACE">
              <w:rPr>
                <w:rFonts w:ascii="Arial" w:hAnsi="Arial" w:cs="Arial"/>
                <w:sz w:val="18"/>
                <w:szCs w:val="18"/>
              </w:rPr>
              <w:t>VAT Status</w:t>
            </w:r>
          </w:p>
        </w:tc>
        <w:tc>
          <w:tcPr>
            <w:tcW w:w="473" w:type="pct"/>
          </w:tcPr>
          <w:p w14:paraId="02808330" w14:textId="77777777" w:rsidR="00823448" w:rsidRPr="00591ACE" w:rsidRDefault="00823448" w:rsidP="00D6622F">
            <w:pPr>
              <w:rPr>
                <w:rFonts w:ascii="Arial" w:hAnsi="Arial" w:cs="Arial"/>
                <w:sz w:val="18"/>
                <w:szCs w:val="18"/>
              </w:rPr>
            </w:pPr>
            <w:r w:rsidRPr="00591ACE">
              <w:rPr>
                <w:rFonts w:ascii="Arial" w:hAnsi="Arial" w:cs="Arial"/>
                <w:sz w:val="18"/>
                <w:szCs w:val="18"/>
              </w:rPr>
              <w:t>18</w:t>
            </w:r>
          </w:p>
        </w:tc>
        <w:tc>
          <w:tcPr>
            <w:tcW w:w="757" w:type="pct"/>
          </w:tcPr>
          <w:p w14:paraId="17358236" w14:textId="77777777" w:rsidR="00823448" w:rsidRPr="00591ACE" w:rsidRDefault="00005A3D" w:rsidP="00D6622F">
            <w:pPr>
              <w:rPr>
                <w:rFonts w:ascii="Arial" w:hAnsi="Arial" w:cs="Arial"/>
                <w:sz w:val="18"/>
                <w:szCs w:val="18"/>
              </w:rPr>
            </w:pPr>
            <w:r>
              <w:rPr>
                <w:rFonts w:ascii="Arial" w:hAnsi="Arial" w:cs="Arial"/>
                <w:sz w:val="18"/>
                <w:szCs w:val="18"/>
              </w:rPr>
              <w:t>2</w:t>
            </w:r>
          </w:p>
        </w:tc>
        <w:tc>
          <w:tcPr>
            <w:tcW w:w="711" w:type="pct"/>
          </w:tcPr>
          <w:p w14:paraId="7AD106D1" w14:textId="77777777" w:rsidR="00823448" w:rsidRPr="00591ACE" w:rsidRDefault="00823448" w:rsidP="00D6622F">
            <w:pPr>
              <w:rPr>
                <w:rFonts w:ascii="Arial" w:hAnsi="Arial" w:cs="Arial"/>
                <w:sz w:val="18"/>
                <w:szCs w:val="18"/>
              </w:rPr>
            </w:pPr>
            <w:r w:rsidRPr="00591ACE">
              <w:rPr>
                <w:rFonts w:ascii="Arial" w:hAnsi="Arial" w:cs="Arial"/>
                <w:sz w:val="18"/>
                <w:szCs w:val="18"/>
              </w:rPr>
              <w:t>Num</w:t>
            </w:r>
          </w:p>
        </w:tc>
        <w:tc>
          <w:tcPr>
            <w:tcW w:w="1323" w:type="pct"/>
          </w:tcPr>
          <w:p w14:paraId="3FFF6F6B" w14:textId="77777777" w:rsidR="00823448" w:rsidRPr="00585A9B" w:rsidRDefault="00823448" w:rsidP="00D6622F">
            <w:pPr>
              <w:rPr>
                <w:rFonts w:ascii="Arial" w:hAnsi="Arial" w:cs="Arial"/>
                <w:sz w:val="18"/>
                <w:szCs w:val="18"/>
                <w:lang w:val="sv-SE"/>
              </w:rPr>
            </w:pPr>
            <w:r w:rsidRPr="00585A9B">
              <w:rPr>
                <w:rFonts w:ascii="Arial" w:hAnsi="Arial" w:cs="Arial"/>
                <w:sz w:val="18"/>
                <w:szCs w:val="18"/>
                <w:lang w:val="sv-SE"/>
              </w:rPr>
              <w:t>e.g.</w:t>
            </w:r>
          </w:p>
          <w:p w14:paraId="45624080" w14:textId="77777777" w:rsidR="00823448" w:rsidRPr="00585A9B" w:rsidRDefault="00823448" w:rsidP="00D6622F">
            <w:pPr>
              <w:rPr>
                <w:rFonts w:ascii="Arial" w:hAnsi="Arial" w:cs="Arial"/>
                <w:sz w:val="18"/>
                <w:szCs w:val="18"/>
                <w:lang w:val="sv-SE"/>
              </w:rPr>
            </w:pPr>
            <w:r w:rsidRPr="00585A9B">
              <w:rPr>
                <w:rFonts w:ascii="Arial" w:hAnsi="Arial" w:cs="Arial"/>
                <w:sz w:val="18"/>
                <w:szCs w:val="18"/>
                <w:lang w:val="sv-SE"/>
              </w:rPr>
              <w:t>1 = standard</w:t>
            </w:r>
          </w:p>
          <w:p w14:paraId="6551462A" w14:textId="77777777" w:rsidR="00823448" w:rsidRPr="00585A9B" w:rsidRDefault="00823448" w:rsidP="00D6622F">
            <w:pPr>
              <w:rPr>
                <w:rFonts w:ascii="Arial" w:hAnsi="Arial" w:cs="Arial"/>
                <w:sz w:val="18"/>
                <w:szCs w:val="18"/>
                <w:lang w:val="sv-SE"/>
              </w:rPr>
            </w:pPr>
            <w:r w:rsidRPr="00585A9B">
              <w:rPr>
                <w:rFonts w:ascii="Arial" w:hAnsi="Arial" w:cs="Arial"/>
                <w:sz w:val="18"/>
                <w:szCs w:val="18"/>
                <w:lang w:val="sv-SE"/>
              </w:rPr>
              <w:t>2 = VAT exempt</w:t>
            </w:r>
          </w:p>
        </w:tc>
        <w:tc>
          <w:tcPr>
            <w:tcW w:w="876" w:type="pct"/>
          </w:tcPr>
          <w:p w14:paraId="79FDA706" w14:textId="77777777" w:rsidR="00823448" w:rsidRPr="00585A9B" w:rsidRDefault="00823448" w:rsidP="00D6622F">
            <w:pPr>
              <w:rPr>
                <w:rFonts w:ascii="Arial" w:hAnsi="Arial" w:cs="Arial"/>
                <w:sz w:val="18"/>
                <w:szCs w:val="18"/>
                <w:lang w:val="sv-SE"/>
              </w:rPr>
            </w:pPr>
          </w:p>
        </w:tc>
      </w:tr>
      <w:tr w:rsidR="00823448" w:rsidRPr="005B4766" w14:paraId="15D9255F" w14:textId="77777777" w:rsidTr="000A2C26">
        <w:tc>
          <w:tcPr>
            <w:tcW w:w="860" w:type="pct"/>
            <w:gridSpan w:val="2"/>
          </w:tcPr>
          <w:p w14:paraId="2557876C" w14:textId="77777777" w:rsidR="00823448" w:rsidRPr="00591ACE" w:rsidRDefault="00823448" w:rsidP="00D6622F">
            <w:pPr>
              <w:rPr>
                <w:rFonts w:ascii="Arial" w:hAnsi="Arial" w:cs="Arial"/>
                <w:sz w:val="18"/>
                <w:szCs w:val="18"/>
              </w:rPr>
            </w:pPr>
            <w:r w:rsidRPr="00591ACE">
              <w:rPr>
                <w:rFonts w:ascii="Arial" w:hAnsi="Arial" w:cs="Arial"/>
                <w:sz w:val="18"/>
                <w:szCs w:val="18"/>
              </w:rPr>
              <w:t>*CSS Account Number</w:t>
            </w:r>
          </w:p>
        </w:tc>
        <w:tc>
          <w:tcPr>
            <w:tcW w:w="473" w:type="pct"/>
          </w:tcPr>
          <w:p w14:paraId="29F2F907" w14:textId="77777777" w:rsidR="00823448" w:rsidRPr="00591ACE" w:rsidRDefault="00823448" w:rsidP="00D6622F">
            <w:pPr>
              <w:rPr>
                <w:rFonts w:ascii="Arial" w:hAnsi="Arial" w:cs="Arial"/>
                <w:sz w:val="18"/>
                <w:szCs w:val="18"/>
              </w:rPr>
            </w:pPr>
            <w:r w:rsidRPr="00591ACE">
              <w:rPr>
                <w:rFonts w:ascii="Arial" w:hAnsi="Arial" w:cs="Arial"/>
                <w:sz w:val="18"/>
                <w:szCs w:val="18"/>
              </w:rPr>
              <w:t>19</w:t>
            </w:r>
          </w:p>
        </w:tc>
        <w:tc>
          <w:tcPr>
            <w:tcW w:w="757" w:type="pct"/>
          </w:tcPr>
          <w:p w14:paraId="69483D42" w14:textId="77777777" w:rsidR="00823448" w:rsidRPr="00591ACE" w:rsidRDefault="00823448" w:rsidP="00D6622F">
            <w:pPr>
              <w:rPr>
                <w:rFonts w:ascii="Arial" w:hAnsi="Arial" w:cs="Arial"/>
                <w:sz w:val="18"/>
                <w:szCs w:val="18"/>
              </w:rPr>
            </w:pPr>
            <w:r w:rsidRPr="00591ACE">
              <w:rPr>
                <w:rFonts w:ascii="Arial" w:hAnsi="Arial" w:cs="Arial"/>
                <w:sz w:val="18"/>
                <w:szCs w:val="18"/>
              </w:rPr>
              <w:t>20</w:t>
            </w:r>
          </w:p>
        </w:tc>
        <w:tc>
          <w:tcPr>
            <w:tcW w:w="711" w:type="pct"/>
          </w:tcPr>
          <w:p w14:paraId="13630444"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58A75EC5" w14:textId="77777777" w:rsidR="00823448" w:rsidRPr="00591ACE" w:rsidRDefault="00823448" w:rsidP="00D6622F">
            <w:pPr>
              <w:rPr>
                <w:rFonts w:ascii="Arial" w:hAnsi="Arial" w:cs="Arial"/>
                <w:sz w:val="18"/>
                <w:szCs w:val="18"/>
              </w:rPr>
            </w:pPr>
            <w:r w:rsidRPr="00591ACE">
              <w:rPr>
                <w:rFonts w:ascii="Arial" w:hAnsi="Arial"/>
                <w:sz w:val="18"/>
                <w:szCs w:val="18"/>
              </w:rPr>
              <w:t xml:space="preserve">Not used for </w:t>
            </w:r>
            <w:r>
              <w:rPr>
                <w:rFonts w:ascii="Arial" w:hAnsi="Arial"/>
                <w:sz w:val="18"/>
                <w:szCs w:val="18"/>
              </w:rPr>
              <w:t xml:space="preserve">SOTAP </w:t>
            </w:r>
            <w:r w:rsidRPr="00591ACE">
              <w:rPr>
                <w:rFonts w:ascii="Arial" w:hAnsi="Arial" w:cs="Arial"/>
                <w:sz w:val="18"/>
                <w:szCs w:val="18"/>
              </w:rPr>
              <w:t>events</w:t>
            </w:r>
          </w:p>
        </w:tc>
        <w:tc>
          <w:tcPr>
            <w:tcW w:w="876" w:type="pct"/>
          </w:tcPr>
          <w:p w14:paraId="27EBA301" w14:textId="77777777" w:rsidR="00823448" w:rsidRPr="00591ACE" w:rsidRDefault="00823448" w:rsidP="00D6622F">
            <w:pPr>
              <w:rPr>
                <w:rFonts w:ascii="Arial" w:hAnsi="Arial"/>
                <w:sz w:val="18"/>
                <w:szCs w:val="18"/>
              </w:rPr>
            </w:pPr>
          </w:p>
        </w:tc>
      </w:tr>
      <w:tr w:rsidR="00823448" w:rsidRPr="005B4766" w14:paraId="5237FCF9" w14:textId="77777777" w:rsidTr="000A2C26">
        <w:tc>
          <w:tcPr>
            <w:tcW w:w="860" w:type="pct"/>
            <w:gridSpan w:val="2"/>
          </w:tcPr>
          <w:p w14:paraId="467B7658" w14:textId="77777777" w:rsidR="00823448" w:rsidRPr="00591ACE" w:rsidRDefault="00823448" w:rsidP="00D6622F">
            <w:pPr>
              <w:rPr>
                <w:rFonts w:ascii="Arial" w:hAnsi="Arial" w:cs="Arial"/>
                <w:sz w:val="18"/>
                <w:szCs w:val="18"/>
              </w:rPr>
            </w:pPr>
            <w:r w:rsidRPr="00591ACE">
              <w:rPr>
                <w:rFonts w:ascii="Arial" w:hAnsi="Arial" w:cs="Arial"/>
                <w:sz w:val="18"/>
                <w:szCs w:val="18"/>
              </w:rPr>
              <w:t>*Prod Type</w:t>
            </w:r>
          </w:p>
        </w:tc>
        <w:tc>
          <w:tcPr>
            <w:tcW w:w="473" w:type="pct"/>
          </w:tcPr>
          <w:p w14:paraId="0977D6BA" w14:textId="77777777" w:rsidR="00823448" w:rsidRPr="00591ACE" w:rsidRDefault="00823448" w:rsidP="00D6622F">
            <w:pPr>
              <w:rPr>
                <w:rFonts w:ascii="Arial" w:hAnsi="Arial" w:cs="Arial"/>
                <w:sz w:val="18"/>
                <w:szCs w:val="18"/>
              </w:rPr>
            </w:pPr>
            <w:r w:rsidRPr="00591ACE">
              <w:rPr>
                <w:rFonts w:ascii="Arial" w:hAnsi="Arial" w:cs="Arial"/>
                <w:sz w:val="18"/>
                <w:szCs w:val="18"/>
              </w:rPr>
              <w:t>20</w:t>
            </w:r>
          </w:p>
        </w:tc>
        <w:tc>
          <w:tcPr>
            <w:tcW w:w="757" w:type="pct"/>
          </w:tcPr>
          <w:p w14:paraId="55755F5B" w14:textId="77777777" w:rsidR="00823448" w:rsidRPr="00591ACE" w:rsidRDefault="00823448" w:rsidP="00D6622F">
            <w:pPr>
              <w:rPr>
                <w:rFonts w:ascii="Arial" w:hAnsi="Arial" w:cs="Arial"/>
                <w:sz w:val="18"/>
                <w:szCs w:val="18"/>
              </w:rPr>
            </w:pPr>
            <w:r w:rsidRPr="00591ACE">
              <w:rPr>
                <w:rFonts w:ascii="Arial" w:hAnsi="Arial" w:cs="Arial"/>
                <w:sz w:val="18"/>
                <w:szCs w:val="18"/>
              </w:rPr>
              <w:t>20</w:t>
            </w:r>
          </w:p>
        </w:tc>
        <w:tc>
          <w:tcPr>
            <w:tcW w:w="711" w:type="pct"/>
          </w:tcPr>
          <w:p w14:paraId="12D81255"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06440C6B" w14:textId="77777777" w:rsidR="00823448" w:rsidRDefault="00823448" w:rsidP="00D6622F">
            <w:r w:rsidRPr="005B02DB">
              <w:rPr>
                <w:rFonts w:ascii="Arial" w:hAnsi="Arial"/>
                <w:sz w:val="18"/>
                <w:szCs w:val="18"/>
              </w:rPr>
              <w:t xml:space="preserve">Not used for </w:t>
            </w:r>
            <w:r>
              <w:rPr>
                <w:rFonts w:ascii="Arial" w:hAnsi="Arial"/>
                <w:sz w:val="18"/>
                <w:szCs w:val="18"/>
              </w:rPr>
              <w:t>SOTAP</w:t>
            </w:r>
            <w:r w:rsidRPr="005B02DB">
              <w:rPr>
                <w:rFonts w:ascii="Arial" w:hAnsi="Arial"/>
                <w:sz w:val="18"/>
                <w:szCs w:val="18"/>
              </w:rPr>
              <w:t xml:space="preserve"> </w:t>
            </w:r>
            <w:r w:rsidRPr="005B02DB">
              <w:rPr>
                <w:rFonts w:ascii="Arial" w:hAnsi="Arial" w:cs="Arial"/>
                <w:sz w:val="18"/>
                <w:szCs w:val="18"/>
              </w:rPr>
              <w:t>events</w:t>
            </w:r>
          </w:p>
        </w:tc>
        <w:tc>
          <w:tcPr>
            <w:tcW w:w="876" w:type="pct"/>
          </w:tcPr>
          <w:p w14:paraId="7B9D078F" w14:textId="77777777" w:rsidR="00823448" w:rsidRPr="005B02DB" w:rsidRDefault="00823448" w:rsidP="00D6622F">
            <w:pPr>
              <w:rPr>
                <w:rFonts w:ascii="Arial" w:hAnsi="Arial"/>
                <w:sz w:val="18"/>
                <w:szCs w:val="18"/>
              </w:rPr>
            </w:pPr>
          </w:p>
        </w:tc>
      </w:tr>
      <w:tr w:rsidR="00823448" w:rsidRPr="005B4766" w14:paraId="1B3679DE" w14:textId="77777777" w:rsidTr="000A2C26">
        <w:tc>
          <w:tcPr>
            <w:tcW w:w="860" w:type="pct"/>
            <w:gridSpan w:val="2"/>
          </w:tcPr>
          <w:p w14:paraId="48F0B865" w14:textId="77777777" w:rsidR="00823448" w:rsidRPr="00591ACE" w:rsidRDefault="00823448" w:rsidP="00D6622F">
            <w:pPr>
              <w:rPr>
                <w:rFonts w:ascii="Arial" w:hAnsi="Arial" w:cs="Arial"/>
                <w:sz w:val="18"/>
                <w:szCs w:val="18"/>
              </w:rPr>
            </w:pPr>
            <w:r w:rsidRPr="00591ACE">
              <w:rPr>
                <w:rFonts w:ascii="Arial" w:hAnsi="Arial" w:cs="Arial"/>
                <w:sz w:val="18"/>
                <w:szCs w:val="18"/>
              </w:rPr>
              <w:t>*OR Service ID</w:t>
            </w:r>
          </w:p>
        </w:tc>
        <w:tc>
          <w:tcPr>
            <w:tcW w:w="473" w:type="pct"/>
          </w:tcPr>
          <w:p w14:paraId="55DECFA9" w14:textId="77777777" w:rsidR="00823448" w:rsidRPr="00591ACE" w:rsidRDefault="00823448" w:rsidP="00D6622F">
            <w:pPr>
              <w:rPr>
                <w:rFonts w:ascii="Arial" w:hAnsi="Arial" w:cs="Arial"/>
                <w:sz w:val="18"/>
                <w:szCs w:val="18"/>
              </w:rPr>
            </w:pPr>
            <w:r w:rsidRPr="00591ACE">
              <w:rPr>
                <w:rFonts w:ascii="Arial" w:hAnsi="Arial" w:cs="Arial"/>
                <w:sz w:val="18"/>
                <w:szCs w:val="18"/>
              </w:rPr>
              <w:t>21</w:t>
            </w:r>
          </w:p>
        </w:tc>
        <w:tc>
          <w:tcPr>
            <w:tcW w:w="757" w:type="pct"/>
          </w:tcPr>
          <w:p w14:paraId="5FD15F7C" w14:textId="77777777" w:rsidR="00823448" w:rsidRPr="00591ACE" w:rsidRDefault="00823448" w:rsidP="00D6622F">
            <w:pPr>
              <w:rPr>
                <w:rFonts w:ascii="Arial" w:hAnsi="Arial" w:cs="Arial"/>
                <w:sz w:val="18"/>
                <w:szCs w:val="18"/>
              </w:rPr>
            </w:pPr>
            <w:r w:rsidRPr="00591ACE">
              <w:rPr>
                <w:rFonts w:ascii="Arial" w:hAnsi="Arial" w:cs="Arial"/>
                <w:sz w:val="18"/>
                <w:szCs w:val="18"/>
              </w:rPr>
              <w:t>20</w:t>
            </w:r>
          </w:p>
        </w:tc>
        <w:tc>
          <w:tcPr>
            <w:tcW w:w="711" w:type="pct"/>
          </w:tcPr>
          <w:p w14:paraId="7E48F0C2"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4F494513" w14:textId="77777777" w:rsidR="00823448" w:rsidRDefault="00823448" w:rsidP="00D6622F">
            <w:r w:rsidRPr="005B02DB">
              <w:rPr>
                <w:rFonts w:ascii="Arial" w:hAnsi="Arial"/>
                <w:sz w:val="18"/>
                <w:szCs w:val="18"/>
              </w:rPr>
              <w:t xml:space="preserve">Not used for </w:t>
            </w:r>
            <w:r>
              <w:rPr>
                <w:rFonts w:ascii="Arial" w:hAnsi="Arial"/>
                <w:sz w:val="18"/>
                <w:szCs w:val="18"/>
              </w:rPr>
              <w:t>SOTAP</w:t>
            </w:r>
            <w:r w:rsidRPr="005B02DB">
              <w:rPr>
                <w:rFonts w:ascii="Arial" w:hAnsi="Arial"/>
                <w:sz w:val="18"/>
                <w:szCs w:val="18"/>
              </w:rPr>
              <w:t xml:space="preserve"> </w:t>
            </w:r>
            <w:r w:rsidRPr="005B02DB">
              <w:rPr>
                <w:rFonts w:ascii="Arial" w:hAnsi="Arial" w:cs="Arial"/>
                <w:sz w:val="18"/>
                <w:szCs w:val="18"/>
              </w:rPr>
              <w:t>events</w:t>
            </w:r>
          </w:p>
        </w:tc>
        <w:tc>
          <w:tcPr>
            <w:tcW w:w="876" w:type="pct"/>
          </w:tcPr>
          <w:p w14:paraId="48EBDAD2" w14:textId="77777777" w:rsidR="00823448" w:rsidRPr="005B02DB" w:rsidRDefault="00823448" w:rsidP="00D6622F">
            <w:pPr>
              <w:rPr>
                <w:rFonts w:ascii="Arial" w:hAnsi="Arial"/>
                <w:sz w:val="18"/>
                <w:szCs w:val="18"/>
              </w:rPr>
            </w:pPr>
          </w:p>
        </w:tc>
      </w:tr>
      <w:tr w:rsidR="00823448" w:rsidRPr="005B4766" w14:paraId="164BA8A7" w14:textId="77777777" w:rsidTr="000A2C26">
        <w:tc>
          <w:tcPr>
            <w:tcW w:w="860" w:type="pct"/>
            <w:gridSpan w:val="2"/>
          </w:tcPr>
          <w:p w14:paraId="13EDE961" w14:textId="77777777" w:rsidR="00823448" w:rsidRPr="00591ACE" w:rsidRDefault="00823448" w:rsidP="00D6622F">
            <w:pPr>
              <w:rPr>
                <w:rFonts w:ascii="Arial" w:hAnsi="Arial" w:cs="Arial"/>
                <w:sz w:val="18"/>
                <w:szCs w:val="18"/>
              </w:rPr>
            </w:pPr>
            <w:r>
              <w:rPr>
                <w:rFonts w:ascii="Arial" w:hAnsi="Arial" w:cs="Arial"/>
                <w:sz w:val="18"/>
                <w:szCs w:val="18"/>
              </w:rPr>
              <w:t>*Circuit ID</w:t>
            </w:r>
          </w:p>
        </w:tc>
        <w:tc>
          <w:tcPr>
            <w:tcW w:w="473" w:type="pct"/>
          </w:tcPr>
          <w:p w14:paraId="291EFCC4" w14:textId="77777777" w:rsidR="00823448" w:rsidRPr="00591ACE" w:rsidRDefault="00823448" w:rsidP="00D6622F">
            <w:pPr>
              <w:rPr>
                <w:rFonts w:ascii="Arial" w:hAnsi="Arial" w:cs="Arial"/>
                <w:sz w:val="18"/>
                <w:szCs w:val="18"/>
              </w:rPr>
            </w:pPr>
            <w:r w:rsidRPr="00591ACE">
              <w:rPr>
                <w:rFonts w:ascii="Arial" w:hAnsi="Arial" w:cs="Arial"/>
                <w:sz w:val="18"/>
                <w:szCs w:val="18"/>
              </w:rPr>
              <w:t>22</w:t>
            </w:r>
          </w:p>
        </w:tc>
        <w:tc>
          <w:tcPr>
            <w:tcW w:w="757" w:type="pct"/>
          </w:tcPr>
          <w:p w14:paraId="24D3AC78" w14:textId="77777777" w:rsidR="00823448" w:rsidRPr="00591ACE" w:rsidRDefault="00823448" w:rsidP="00D6622F">
            <w:pPr>
              <w:rPr>
                <w:rFonts w:ascii="Arial" w:hAnsi="Arial" w:cs="Arial"/>
                <w:sz w:val="18"/>
                <w:szCs w:val="18"/>
              </w:rPr>
            </w:pPr>
            <w:r w:rsidRPr="00591ACE">
              <w:rPr>
                <w:rFonts w:ascii="Arial" w:hAnsi="Arial" w:cs="Arial"/>
                <w:sz w:val="18"/>
                <w:szCs w:val="18"/>
              </w:rPr>
              <w:t>20</w:t>
            </w:r>
          </w:p>
        </w:tc>
        <w:tc>
          <w:tcPr>
            <w:tcW w:w="711" w:type="pct"/>
          </w:tcPr>
          <w:p w14:paraId="678C3316"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0890B560" w14:textId="77777777" w:rsidR="00823448" w:rsidRDefault="00823448" w:rsidP="00D6622F">
            <w:r w:rsidRPr="005B02DB">
              <w:rPr>
                <w:rFonts w:ascii="Arial" w:hAnsi="Arial"/>
                <w:sz w:val="18"/>
                <w:szCs w:val="18"/>
              </w:rPr>
              <w:t xml:space="preserve">Not used for </w:t>
            </w:r>
            <w:r>
              <w:rPr>
                <w:rFonts w:ascii="Arial" w:hAnsi="Arial"/>
                <w:sz w:val="18"/>
                <w:szCs w:val="18"/>
              </w:rPr>
              <w:t>SOTAP</w:t>
            </w:r>
            <w:r w:rsidRPr="005B02DB">
              <w:rPr>
                <w:rFonts w:ascii="Arial" w:hAnsi="Arial"/>
                <w:sz w:val="18"/>
                <w:szCs w:val="18"/>
              </w:rPr>
              <w:t xml:space="preserve"> </w:t>
            </w:r>
            <w:r w:rsidRPr="005B02DB">
              <w:rPr>
                <w:rFonts w:ascii="Arial" w:hAnsi="Arial" w:cs="Arial"/>
                <w:sz w:val="18"/>
                <w:szCs w:val="18"/>
              </w:rPr>
              <w:t>events</w:t>
            </w:r>
          </w:p>
        </w:tc>
        <w:tc>
          <w:tcPr>
            <w:tcW w:w="876" w:type="pct"/>
          </w:tcPr>
          <w:p w14:paraId="328AEA4F" w14:textId="77777777" w:rsidR="00823448" w:rsidRPr="005B02DB" w:rsidRDefault="00823448" w:rsidP="00D6622F">
            <w:pPr>
              <w:rPr>
                <w:rFonts w:ascii="Arial" w:hAnsi="Arial"/>
                <w:sz w:val="18"/>
                <w:szCs w:val="18"/>
              </w:rPr>
            </w:pPr>
          </w:p>
        </w:tc>
      </w:tr>
      <w:tr w:rsidR="00823448" w:rsidRPr="005B4766" w14:paraId="3BCA163F" w14:textId="77777777" w:rsidTr="000A2C26">
        <w:tc>
          <w:tcPr>
            <w:tcW w:w="860" w:type="pct"/>
            <w:gridSpan w:val="2"/>
          </w:tcPr>
          <w:p w14:paraId="6F91BAE0" w14:textId="77777777" w:rsidR="00823448" w:rsidRPr="00591ACE" w:rsidRDefault="00823448" w:rsidP="00D6622F">
            <w:pPr>
              <w:rPr>
                <w:rFonts w:ascii="Arial" w:hAnsi="Arial" w:cs="Arial"/>
                <w:sz w:val="18"/>
                <w:szCs w:val="18"/>
              </w:rPr>
            </w:pPr>
            <w:r w:rsidRPr="00591ACE">
              <w:rPr>
                <w:rFonts w:ascii="Arial" w:hAnsi="Arial" w:cs="Arial"/>
                <w:sz w:val="18"/>
                <w:szCs w:val="18"/>
              </w:rPr>
              <w:t>*MDF Site</w:t>
            </w:r>
          </w:p>
        </w:tc>
        <w:tc>
          <w:tcPr>
            <w:tcW w:w="473" w:type="pct"/>
          </w:tcPr>
          <w:p w14:paraId="44BB03A8" w14:textId="77777777" w:rsidR="00823448" w:rsidRPr="00591ACE" w:rsidRDefault="00823448" w:rsidP="00D6622F">
            <w:pPr>
              <w:rPr>
                <w:rFonts w:ascii="Arial" w:hAnsi="Arial" w:cs="Arial"/>
                <w:sz w:val="18"/>
                <w:szCs w:val="18"/>
              </w:rPr>
            </w:pPr>
            <w:r w:rsidRPr="00591ACE">
              <w:rPr>
                <w:rFonts w:ascii="Arial" w:hAnsi="Arial" w:cs="Arial"/>
                <w:sz w:val="18"/>
                <w:szCs w:val="18"/>
              </w:rPr>
              <w:t>23</w:t>
            </w:r>
          </w:p>
        </w:tc>
        <w:tc>
          <w:tcPr>
            <w:tcW w:w="757" w:type="pct"/>
          </w:tcPr>
          <w:p w14:paraId="55882D9B" w14:textId="77777777" w:rsidR="00823448" w:rsidRPr="00591ACE" w:rsidRDefault="00823448" w:rsidP="00D6622F">
            <w:pPr>
              <w:rPr>
                <w:rFonts w:ascii="Arial" w:hAnsi="Arial" w:cs="Arial"/>
                <w:sz w:val="18"/>
                <w:szCs w:val="18"/>
              </w:rPr>
            </w:pPr>
            <w:r w:rsidRPr="00591ACE">
              <w:rPr>
                <w:rFonts w:ascii="Arial" w:hAnsi="Arial" w:cs="Arial"/>
                <w:sz w:val="18"/>
                <w:szCs w:val="18"/>
              </w:rPr>
              <w:t>20</w:t>
            </w:r>
          </w:p>
        </w:tc>
        <w:tc>
          <w:tcPr>
            <w:tcW w:w="711" w:type="pct"/>
          </w:tcPr>
          <w:p w14:paraId="644A6A86"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15E58101" w14:textId="77777777" w:rsidR="00823448" w:rsidRDefault="00823448" w:rsidP="00D6622F">
            <w:r w:rsidRPr="005B02DB">
              <w:rPr>
                <w:rFonts w:ascii="Arial" w:hAnsi="Arial"/>
                <w:sz w:val="18"/>
                <w:szCs w:val="18"/>
              </w:rPr>
              <w:t xml:space="preserve">Not used for </w:t>
            </w:r>
            <w:r>
              <w:rPr>
                <w:rFonts w:ascii="Arial" w:hAnsi="Arial"/>
                <w:sz w:val="18"/>
                <w:szCs w:val="18"/>
              </w:rPr>
              <w:t>SOTAP</w:t>
            </w:r>
            <w:r w:rsidRPr="005B02DB">
              <w:rPr>
                <w:rFonts w:ascii="Arial" w:hAnsi="Arial"/>
                <w:sz w:val="18"/>
                <w:szCs w:val="18"/>
              </w:rPr>
              <w:t xml:space="preserve"> </w:t>
            </w:r>
            <w:r w:rsidRPr="005B02DB">
              <w:rPr>
                <w:rFonts w:ascii="Arial" w:hAnsi="Arial" w:cs="Arial"/>
                <w:sz w:val="18"/>
                <w:szCs w:val="18"/>
              </w:rPr>
              <w:t>events</w:t>
            </w:r>
          </w:p>
        </w:tc>
        <w:tc>
          <w:tcPr>
            <w:tcW w:w="876" w:type="pct"/>
          </w:tcPr>
          <w:p w14:paraId="2092D38A" w14:textId="77777777" w:rsidR="00823448" w:rsidRPr="005B02DB" w:rsidRDefault="00823448" w:rsidP="00D6622F">
            <w:pPr>
              <w:rPr>
                <w:rFonts w:ascii="Arial" w:hAnsi="Arial"/>
                <w:sz w:val="18"/>
                <w:szCs w:val="18"/>
              </w:rPr>
            </w:pPr>
          </w:p>
        </w:tc>
      </w:tr>
      <w:tr w:rsidR="00823448" w:rsidRPr="005B4766" w14:paraId="414FF635" w14:textId="77777777" w:rsidTr="000A2C26">
        <w:tc>
          <w:tcPr>
            <w:tcW w:w="860" w:type="pct"/>
            <w:gridSpan w:val="2"/>
          </w:tcPr>
          <w:p w14:paraId="52C442CE" w14:textId="77777777" w:rsidR="00823448" w:rsidRPr="00591ACE" w:rsidRDefault="00823448" w:rsidP="00D6622F">
            <w:pPr>
              <w:rPr>
                <w:rFonts w:ascii="Arial" w:hAnsi="Arial" w:cs="Arial"/>
                <w:sz w:val="18"/>
                <w:szCs w:val="18"/>
              </w:rPr>
            </w:pPr>
            <w:r w:rsidRPr="00591ACE">
              <w:rPr>
                <w:rFonts w:ascii="Arial" w:hAnsi="Arial" w:cs="Arial"/>
                <w:sz w:val="18"/>
                <w:szCs w:val="18"/>
              </w:rPr>
              <w:t>*Room ID</w:t>
            </w:r>
          </w:p>
        </w:tc>
        <w:tc>
          <w:tcPr>
            <w:tcW w:w="473" w:type="pct"/>
          </w:tcPr>
          <w:p w14:paraId="4E43C375" w14:textId="77777777" w:rsidR="00823448" w:rsidRPr="00591ACE" w:rsidRDefault="00823448" w:rsidP="00D6622F">
            <w:pPr>
              <w:rPr>
                <w:rFonts w:ascii="Arial" w:hAnsi="Arial" w:cs="Arial"/>
                <w:sz w:val="18"/>
                <w:szCs w:val="18"/>
              </w:rPr>
            </w:pPr>
            <w:r w:rsidRPr="00591ACE">
              <w:rPr>
                <w:rFonts w:ascii="Arial" w:hAnsi="Arial" w:cs="Arial"/>
                <w:sz w:val="18"/>
                <w:szCs w:val="18"/>
              </w:rPr>
              <w:t>24</w:t>
            </w:r>
          </w:p>
        </w:tc>
        <w:tc>
          <w:tcPr>
            <w:tcW w:w="757" w:type="pct"/>
          </w:tcPr>
          <w:p w14:paraId="18AE4B8E" w14:textId="77777777" w:rsidR="00823448" w:rsidRPr="00591ACE" w:rsidRDefault="00823448" w:rsidP="00D6622F">
            <w:pPr>
              <w:rPr>
                <w:rFonts w:ascii="Arial" w:hAnsi="Arial" w:cs="Arial"/>
                <w:sz w:val="18"/>
                <w:szCs w:val="18"/>
              </w:rPr>
            </w:pPr>
            <w:r w:rsidRPr="00591ACE">
              <w:rPr>
                <w:rFonts w:ascii="Arial" w:hAnsi="Arial" w:cs="Arial"/>
                <w:sz w:val="18"/>
                <w:szCs w:val="18"/>
              </w:rPr>
              <w:t>20</w:t>
            </w:r>
          </w:p>
        </w:tc>
        <w:tc>
          <w:tcPr>
            <w:tcW w:w="711" w:type="pct"/>
          </w:tcPr>
          <w:p w14:paraId="71953736"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04740E67" w14:textId="77777777" w:rsidR="00823448" w:rsidRDefault="00823448" w:rsidP="00D6622F">
            <w:r w:rsidRPr="005B02DB">
              <w:rPr>
                <w:rFonts w:ascii="Arial" w:hAnsi="Arial"/>
                <w:sz w:val="18"/>
                <w:szCs w:val="18"/>
              </w:rPr>
              <w:t xml:space="preserve">Not used for </w:t>
            </w:r>
            <w:r>
              <w:rPr>
                <w:rFonts w:ascii="Arial" w:hAnsi="Arial"/>
                <w:sz w:val="18"/>
                <w:szCs w:val="18"/>
              </w:rPr>
              <w:t>SOTAP</w:t>
            </w:r>
            <w:r w:rsidRPr="005B02DB">
              <w:rPr>
                <w:rFonts w:ascii="Arial" w:hAnsi="Arial"/>
                <w:sz w:val="18"/>
                <w:szCs w:val="18"/>
              </w:rPr>
              <w:t xml:space="preserve"> </w:t>
            </w:r>
            <w:r w:rsidRPr="005B02DB">
              <w:rPr>
                <w:rFonts w:ascii="Arial" w:hAnsi="Arial" w:cs="Arial"/>
                <w:sz w:val="18"/>
                <w:szCs w:val="18"/>
              </w:rPr>
              <w:t>events</w:t>
            </w:r>
          </w:p>
        </w:tc>
        <w:tc>
          <w:tcPr>
            <w:tcW w:w="876" w:type="pct"/>
          </w:tcPr>
          <w:p w14:paraId="73593B97" w14:textId="77777777" w:rsidR="00823448" w:rsidRPr="005B02DB" w:rsidRDefault="00823448" w:rsidP="00D6622F">
            <w:pPr>
              <w:rPr>
                <w:rFonts w:ascii="Arial" w:hAnsi="Arial"/>
                <w:sz w:val="18"/>
                <w:szCs w:val="18"/>
              </w:rPr>
            </w:pPr>
          </w:p>
        </w:tc>
      </w:tr>
      <w:tr w:rsidR="00823448" w:rsidRPr="005B4766" w14:paraId="26FF957A" w14:textId="77777777" w:rsidTr="00031E8B">
        <w:trPr>
          <w:trHeight w:val="452"/>
        </w:trPr>
        <w:tc>
          <w:tcPr>
            <w:tcW w:w="860" w:type="pct"/>
            <w:gridSpan w:val="2"/>
            <w:tcBorders>
              <w:bottom w:val="single" w:sz="6" w:space="0" w:color="000000"/>
            </w:tcBorders>
          </w:tcPr>
          <w:p w14:paraId="33A52DE4" w14:textId="77777777" w:rsidR="00823448" w:rsidRPr="00B320D2" w:rsidRDefault="00823448" w:rsidP="00D6622F">
            <w:pPr>
              <w:rPr>
                <w:rFonts w:ascii="Arial" w:hAnsi="Arial" w:cs="Arial"/>
                <w:sz w:val="18"/>
                <w:szCs w:val="18"/>
                <w:highlight w:val="yellow"/>
              </w:rPr>
            </w:pPr>
            <w:r w:rsidRPr="001D3A7D">
              <w:rPr>
                <w:rFonts w:ascii="Arial" w:hAnsi="Arial" w:cs="Arial"/>
                <w:sz w:val="18"/>
                <w:szCs w:val="18"/>
              </w:rPr>
              <w:t>Service ID</w:t>
            </w:r>
          </w:p>
        </w:tc>
        <w:tc>
          <w:tcPr>
            <w:tcW w:w="473" w:type="pct"/>
            <w:tcBorders>
              <w:bottom w:val="single" w:sz="6" w:space="0" w:color="000000"/>
            </w:tcBorders>
          </w:tcPr>
          <w:p w14:paraId="62DE471D" w14:textId="77777777" w:rsidR="00823448" w:rsidRPr="00591ACE" w:rsidRDefault="00823448" w:rsidP="00D6622F">
            <w:pPr>
              <w:rPr>
                <w:rFonts w:ascii="Arial" w:hAnsi="Arial" w:cs="Arial"/>
                <w:sz w:val="18"/>
                <w:szCs w:val="18"/>
              </w:rPr>
            </w:pPr>
            <w:r w:rsidRPr="00591ACE">
              <w:rPr>
                <w:rFonts w:ascii="Arial" w:hAnsi="Arial" w:cs="Arial"/>
                <w:sz w:val="18"/>
                <w:szCs w:val="18"/>
              </w:rPr>
              <w:t>25</w:t>
            </w:r>
          </w:p>
        </w:tc>
        <w:tc>
          <w:tcPr>
            <w:tcW w:w="757" w:type="pct"/>
            <w:tcBorders>
              <w:bottom w:val="single" w:sz="6" w:space="0" w:color="000000"/>
            </w:tcBorders>
          </w:tcPr>
          <w:p w14:paraId="045B01B9" w14:textId="77777777" w:rsidR="00823448" w:rsidRPr="00591ACE" w:rsidRDefault="00823448" w:rsidP="00D6622F">
            <w:pPr>
              <w:rPr>
                <w:rFonts w:ascii="Arial" w:hAnsi="Arial" w:cs="Arial"/>
                <w:sz w:val="18"/>
                <w:szCs w:val="18"/>
              </w:rPr>
            </w:pPr>
            <w:r w:rsidRPr="00591ACE">
              <w:rPr>
                <w:rFonts w:ascii="Arial" w:hAnsi="Arial" w:cs="Arial"/>
                <w:sz w:val="18"/>
                <w:szCs w:val="18"/>
              </w:rPr>
              <w:t>40</w:t>
            </w:r>
          </w:p>
        </w:tc>
        <w:tc>
          <w:tcPr>
            <w:tcW w:w="711" w:type="pct"/>
            <w:tcBorders>
              <w:bottom w:val="single" w:sz="6" w:space="0" w:color="000000"/>
            </w:tcBorders>
          </w:tcPr>
          <w:p w14:paraId="325DD60C"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Borders>
              <w:bottom w:val="single" w:sz="6" w:space="0" w:color="000000"/>
            </w:tcBorders>
          </w:tcPr>
          <w:p w14:paraId="54E95AE8" w14:textId="77777777" w:rsidR="00823448" w:rsidRPr="00591ACE" w:rsidRDefault="00823448" w:rsidP="00D6622F">
            <w:pPr>
              <w:rPr>
                <w:rFonts w:ascii="Arial" w:hAnsi="Arial" w:cs="Arial"/>
                <w:sz w:val="18"/>
                <w:szCs w:val="18"/>
              </w:rPr>
            </w:pPr>
            <w:r>
              <w:rPr>
                <w:rFonts w:ascii="Arial" w:hAnsi="Arial"/>
                <w:sz w:val="18"/>
                <w:szCs w:val="18"/>
              </w:rPr>
              <w:t xml:space="preserve">e.g. </w:t>
            </w:r>
            <w:r w:rsidRPr="005531D9">
              <w:rPr>
                <w:rFonts w:ascii="Arial" w:hAnsi="Arial"/>
                <w:sz w:val="18"/>
                <w:szCs w:val="18"/>
              </w:rPr>
              <w:t>STOT110401002</w:t>
            </w:r>
          </w:p>
        </w:tc>
        <w:tc>
          <w:tcPr>
            <w:tcW w:w="876" w:type="pct"/>
            <w:tcBorders>
              <w:bottom w:val="single" w:sz="6" w:space="0" w:color="000000"/>
            </w:tcBorders>
          </w:tcPr>
          <w:p w14:paraId="17515A3D" w14:textId="77777777" w:rsidR="00823448" w:rsidRDefault="00823448" w:rsidP="00D6622F">
            <w:pPr>
              <w:rPr>
                <w:rFonts w:ascii="Arial" w:hAnsi="Arial"/>
                <w:sz w:val="18"/>
                <w:szCs w:val="18"/>
              </w:rPr>
            </w:pPr>
          </w:p>
        </w:tc>
      </w:tr>
      <w:tr w:rsidR="00823448" w:rsidRPr="005B4766" w14:paraId="288C7EA1" w14:textId="77777777" w:rsidTr="000A2C26">
        <w:tc>
          <w:tcPr>
            <w:tcW w:w="860" w:type="pct"/>
            <w:gridSpan w:val="2"/>
          </w:tcPr>
          <w:p w14:paraId="36162F74" w14:textId="77777777" w:rsidR="00823448" w:rsidRPr="00591ACE" w:rsidRDefault="00C27C69" w:rsidP="00D6622F">
            <w:pPr>
              <w:rPr>
                <w:rFonts w:ascii="Arial" w:hAnsi="Arial" w:cs="Arial"/>
                <w:sz w:val="18"/>
                <w:szCs w:val="18"/>
              </w:rPr>
            </w:pPr>
            <w:r>
              <w:rPr>
                <w:rFonts w:ascii="Arial" w:hAnsi="Arial" w:cs="Arial"/>
                <w:sz w:val="18"/>
                <w:szCs w:val="18"/>
              </w:rPr>
              <w:t>*</w:t>
            </w:r>
            <w:r w:rsidR="00823448" w:rsidRPr="00591ACE">
              <w:rPr>
                <w:rFonts w:ascii="Arial" w:hAnsi="Arial" w:cs="Arial"/>
                <w:sz w:val="18"/>
                <w:szCs w:val="18"/>
              </w:rPr>
              <w:t>Event Class</w:t>
            </w:r>
          </w:p>
        </w:tc>
        <w:tc>
          <w:tcPr>
            <w:tcW w:w="473" w:type="pct"/>
          </w:tcPr>
          <w:p w14:paraId="0C274F95" w14:textId="77777777" w:rsidR="00823448" w:rsidRPr="00591ACE" w:rsidRDefault="00823448" w:rsidP="00D6622F">
            <w:pPr>
              <w:rPr>
                <w:rFonts w:ascii="Arial" w:hAnsi="Arial" w:cs="Arial"/>
                <w:sz w:val="18"/>
                <w:szCs w:val="18"/>
              </w:rPr>
            </w:pPr>
            <w:r w:rsidRPr="00591ACE">
              <w:rPr>
                <w:rFonts w:ascii="Arial" w:hAnsi="Arial" w:cs="Arial"/>
                <w:sz w:val="18"/>
                <w:szCs w:val="18"/>
              </w:rPr>
              <w:t>26</w:t>
            </w:r>
          </w:p>
        </w:tc>
        <w:tc>
          <w:tcPr>
            <w:tcW w:w="757" w:type="pct"/>
          </w:tcPr>
          <w:p w14:paraId="5B24C3D2" w14:textId="77777777" w:rsidR="00823448" w:rsidRPr="00591ACE" w:rsidRDefault="00823448" w:rsidP="00D6622F">
            <w:pPr>
              <w:rPr>
                <w:rFonts w:ascii="Arial" w:hAnsi="Arial" w:cs="Arial"/>
                <w:sz w:val="18"/>
                <w:szCs w:val="18"/>
              </w:rPr>
            </w:pPr>
            <w:r w:rsidRPr="00591ACE">
              <w:rPr>
                <w:rFonts w:ascii="Arial" w:hAnsi="Arial" w:cs="Arial"/>
                <w:sz w:val="18"/>
                <w:szCs w:val="18"/>
              </w:rPr>
              <w:t>40</w:t>
            </w:r>
          </w:p>
        </w:tc>
        <w:tc>
          <w:tcPr>
            <w:tcW w:w="711" w:type="pct"/>
          </w:tcPr>
          <w:p w14:paraId="2C792E13"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3FE96020" w14:textId="77777777" w:rsidR="00823448" w:rsidRPr="00591ACE" w:rsidRDefault="00823448" w:rsidP="00D6622F">
            <w:pPr>
              <w:ind w:right="-1260"/>
              <w:rPr>
                <w:rFonts w:ascii="Arial" w:hAnsi="Arial" w:cs="Arial"/>
                <w:sz w:val="18"/>
                <w:szCs w:val="18"/>
              </w:rPr>
            </w:pPr>
            <w:r w:rsidRPr="005B02DB">
              <w:rPr>
                <w:rFonts w:ascii="Arial" w:hAnsi="Arial"/>
                <w:sz w:val="18"/>
                <w:szCs w:val="18"/>
              </w:rPr>
              <w:t xml:space="preserve">Not used for </w:t>
            </w:r>
            <w:r>
              <w:rPr>
                <w:rFonts w:ascii="Arial" w:hAnsi="Arial"/>
                <w:sz w:val="18"/>
                <w:szCs w:val="18"/>
              </w:rPr>
              <w:t>SOTAP</w:t>
            </w:r>
            <w:r w:rsidRPr="005B02DB">
              <w:rPr>
                <w:rFonts w:ascii="Arial" w:hAnsi="Arial"/>
                <w:sz w:val="18"/>
                <w:szCs w:val="18"/>
              </w:rPr>
              <w:t xml:space="preserve"> </w:t>
            </w:r>
            <w:r w:rsidRPr="005B02DB">
              <w:rPr>
                <w:rFonts w:ascii="Arial" w:hAnsi="Arial" w:cs="Arial"/>
                <w:sz w:val="18"/>
                <w:szCs w:val="18"/>
              </w:rPr>
              <w:t>events</w:t>
            </w:r>
          </w:p>
        </w:tc>
        <w:tc>
          <w:tcPr>
            <w:tcW w:w="876" w:type="pct"/>
          </w:tcPr>
          <w:p w14:paraId="77198191" w14:textId="77777777" w:rsidR="00823448" w:rsidRPr="005B02DB" w:rsidRDefault="00823448" w:rsidP="00D6622F">
            <w:pPr>
              <w:ind w:right="-1260"/>
              <w:rPr>
                <w:rFonts w:ascii="Arial" w:hAnsi="Arial"/>
                <w:sz w:val="18"/>
                <w:szCs w:val="18"/>
              </w:rPr>
            </w:pPr>
          </w:p>
        </w:tc>
      </w:tr>
      <w:tr w:rsidR="00823448" w:rsidRPr="005B4766" w14:paraId="305DEF16" w14:textId="77777777" w:rsidTr="000A2C26">
        <w:tc>
          <w:tcPr>
            <w:tcW w:w="860" w:type="pct"/>
            <w:gridSpan w:val="2"/>
          </w:tcPr>
          <w:p w14:paraId="30E2B025" w14:textId="77777777" w:rsidR="00823448" w:rsidRPr="00591ACE" w:rsidRDefault="00823448" w:rsidP="00D6622F">
            <w:pPr>
              <w:rPr>
                <w:rFonts w:ascii="Arial" w:hAnsi="Arial" w:cs="Arial"/>
                <w:sz w:val="18"/>
                <w:szCs w:val="18"/>
              </w:rPr>
            </w:pPr>
            <w:r w:rsidRPr="00591ACE">
              <w:rPr>
                <w:rFonts w:ascii="Arial" w:hAnsi="Arial" w:cs="Arial"/>
                <w:sz w:val="18"/>
                <w:szCs w:val="18"/>
              </w:rPr>
              <w:t>*Event Name</w:t>
            </w:r>
          </w:p>
        </w:tc>
        <w:tc>
          <w:tcPr>
            <w:tcW w:w="473" w:type="pct"/>
          </w:tcPr>
          <w:p w14:paraId="038C4420" w14:textId="77777777" w:rsidR="00823448" w:rsidRPr="00591ACE" w:rsidRDefault="00823448" w:rsidP="00D6622F">
            <w:pPr>
              <w:rPr>
                <w:rFonts w:ascii="Arial" w:hAnsi="Arial" w:cs="Arial"/>
                <w:sz w:val="18"/>
                <w:szCs w:val="18"/>
              </w:rPr>
            </w:pPr>
            <w:r w:rsidRPr="00591ACE">
              <w:rPr>
                <w:rFonts w:ascii="Arial" w:hAnsi="Arial" w:cs="Arial"/>
                <w:sz w:val="18"/>
                <w:szCs w:val="18"/>
              </w:rPr>
              <w:t>27</w:t>
            </w:r>
          </w:p>
        </w:tc>
        <w:tc>
          <w:tcPr>
            <w:tcW w:w="757" w:type="pct"/>
          </w:tcPr>
          <w:p w14:paraId="371E3A72" w14:textId="77777777" w:rsidR="00823448" w:rsidRPr="00591ACE" w:rsidRDefault="00823448" w:rsidP="00D6622F">
            <w:pPr>
              <w:rPr>
                <w:rFonts w:ascii="Arial" w:hAnsi="Arial" w:cs="Arial"/>
                <w:sz w:val="18"/>
                <w:szCs w:val="18"/>
              </w:rPr>
            </w:pPr>
            <w:r w:rsidRPr="00591ACE">
              <w:rPr>
                <w:rFonts w:ascii="Arial" w:hAnsi="Arial" w:cs="Arial"/>
                <w:sz w:val="18"/>
                <w:szCs w:val="18"/>
              </w:rPr>
              <w:t>40</w:t>
            </w:r>
          </w:p>
        </w:tc>
        <w:tc>
          <w:tcPr>
            <w:tcW w:w="711" w:type="pct"/>
          </w:tcPr>
          <w:p w14:paraId="1DB4F172"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419F6793" w14:textId="77777777" w:rsidR="00823448" w:rsidRDefault="00823448" w:rsidP="00D6622F">
            <w:r w:rsidRPr="00C30411">
              <w:rPr>
                <w:rFonts w:ascii="Arial" w:hAnsi="Arial"/>
                <w:sz w:val="18"/>
                <w:szCs w:val="18"/>
              </w:rPr>
              <w:t xml:space="preserve">Not used for </w:t>
            </w:r>
            <w:r>
              <w:rPr>
                <w:rFonts w:ascii="Arial" w:hAnsi="Arial"/>
                <w:sz w:val="18"/>
                <w:szCs w:val="18"/>
              </w:rPr>
              <w:t>SOTAP</w:t>
            </w:r>
            <w:r w:rsidRPr="00C30411">
              <w:rPr>
                <w:rFonts w:ascii="Arial" w:hAnsi="Arial"/>
                <w:sz w:val="18"/>
                <w:szCs w:val="18"/>
              </w:rPr>
              <w:t xml:space="preserve"> </w:t>
            </w:r>
            <w:r w:rsidRPr="00C30411">
              <w:rPr>
                <w:rFonts w:ascii="Arial" w:hAnsi="Arial" w:cs="Arial"/>
                <w:sz w:val="18"/>
                <w:szCs w:val="18"/>
              </w:rPr>
              <w:t>events</w:t>
            </w:r>
          </w:p>
        </w:tc>
        <w:tc>
          <w:tcPr>
            <w:tcW w:w="876" w:type="pct"/>
          </w:tcPr>
          <w:p w14:paraId="1B553EFB" w14:textId="77777777" w:rsidR="00823448" w:rsidRPr="00C30411" w:rsidRDefault="00823448" w:rsidP="00D6622F">
            <w:pPr>
              <w:rPr>
                <w:rFonts w:ascii="Arial" w:hAnsi="Arial"/>
                <w:sz w:val="18"/>
                <w:szCs w:val="18"/>
              </w:rPr>
            </w:pPr>
          </w:p>
        </w:tc>
      </w:tr>
      <w:tr w:rsidR="00823448" w:rsidRPr="005B4766" w14:paraId="48EFC59B" w14:textId="77777777" w:rsidTr="000A2C26">
        <w:tc>
          <w:tcPr>
            <w:tcW w:w="860" w:type="pct"/>
            <w:gridSpan w:val="2"/>
          </w:tcPr>
          <w:p w14:paraId="1EA9F8E9" w14:textId="77777777" w:rsidR="00823448" w:rsidRPr="00591ACE" w:rsidRDefault="00823448" w:rsidP="00D6622F">
            <w:pPr>
              <w:rPr>
                <w:rFonts w:ascii="Arial" w:hAnsi="Arial" w:cs="Arial"/>
                <w:sz w:val="18"/>
                <w:szCs w:val="18"/>
              </w:rPr>
            </w:pPr>
            <w:r w:rsidRPr="00591ACE">
              <w:rPr>
                <w:rFonts w:ascii="Arial" w:hAnsi="Arial" w:cs="Arial"/>
                <w:sz w:val="18"/>
                <w:szCs w:val="18"/>
              </w:rPr>
              <w:t>*CBUK reference number</w:t>
            </w:r>
          </w:p>
        </w:tc>
        <w:tc>
          <w:tcPr>
            <w:tcW w:w="473" w:type="pct"/>
          </w:tcPr>
          <w:p w14:paraId="79BEB4EB" w14:textId="77777777" w:rsidR="00823448" w:rsidRPr="00591ACE" w:rsidRDefault="00823448" w:rsidP="00D6622F">
            <w:pPr>
              <w:rPr>
                <w:rFonts w:ascii="Arial" w:hAnsi="Arial" w:cs="Arial"/>
                <w:sz w:val="18"/>
                <w:szCs w:val="18"/>
              </w:rPr>
            </w:pPr>
            <w:r w:rsidRPr="00591ACE">
              <w:rPr>
                <w:rFonts w:ascii="Arial" w:hAnsi="Arial" w:cs="Arial"/>
                <w:sz w:val="18"/>
                <w:szCs w:val="18"/>
              </w:rPr>
              <w:t>28</w:t>
            </w:r>
          </w:p>
        </w:tc>
        <w:tc>
          <w:tcPr>
            <w:tcW w:w="757" w:type="pct"/>
          </w:tcPr>
          <w:p w14:paraId="242F9701" w14:textId="77777777" w:rsidR="00823448" w:rsidRPr="00591ACE" w:rsidRDefault="00823448" w:rsidP="00D6622F">
            <w:pPr>
              <w:rPr>
                <w:rFonts w:ascii="Arial" w:hAnsi="Arial" w:cs="Arial"/>
                <w:sz w:val="18"/>
                <w:szCs w:val="18"/>
              </w:rPr>
            </w:pPr>
            <w:r w:rsidRPr="00591ACE">
              <w:rPr>
                <w:rFonts w:ascii="Arial" w:hAnsi="Arial" w:cs="Arial"/>
                <w:sz w:val="18"/>
                <w:szCs w:val="18"/>
              </w:rPr>
              <w:t>20</w:t>
            </w:r>
          </w:p>
        </w:tc>
        <w:tc>
          <w:tcPr>
            <w:tcW w:w="711" w:type="pct"/>
          </w:tcPr>
          <w:p w14:paraId="50C0D01D"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0FFCBEB5" w14:textId="77777777" w:rsidR="00823448" w:rsidRDefault="00823448" w:rsidP="00D6622F">
            <w:r w:rsidRPr="00C30411">
              <w:rPr>
                <w:rFonts w:ascii="Arial" w:hAnsi="Arial"/>
                <w:sz w:val="18"/>
                <w:szCs w:val="18"/>
              </w:rPr>
              <w:t xml:space="preserve">Not used for </w:t>
            </w:r>
            <w:r>
              <w:rPr>
                <w:rFonts w:ascii="Arial" w:hAnsi="Arial"/>
                <w:sz w:val="18"/>
                <w:szCs w:val="18"/>
              </w:rPr>
              <w:t>SOTAP</w:t>
            </w:r>
            <w:r w:rsidRPr="00C30411">
              <w:rPr>
                <w:rFonts w:ascii="Arial" w:hAnsi="Arial"/>
                <w:sz w:val="18"/>
                <w:szCs w:val="18"/>
              </w:rPr>
              <w:t xml:space="preserve"> </w:t>
            </w:r>
            <w:r w:rsidRPr="00C30411">
              <w:rPr>
                <w:rFonts w:ascii="Arial" w:hAnsi="Arial" w:cs="Arial"/>
                <w:sz w:val="18"/>
                <w:szCs w:val="18"/>
              </w:rPr>
              <w:t>events</w:t>
            </w:r>
          </w:p>
        </w:tc>
        <w:tc>
          <w:tcPr>
            <w:tcW w:w="876" w:type="pct"/>
          </w:tcPr>
          <w:p w14:paraId="6E2CD4E2" w14:textId="77777777" w:rsidR="00823448" w:rsidRPr="00C30411" w:rsidRDefault="00823448" w:rsidP="00D6622F">
            <w:pPr>
              <w:rPr>
                <w:rFonts w:ascii="Arial" w:hAnsi="Arial"/>
                <w:sz w:val="18"/>
                <w:szCs w:val="18"/>
              </w:rPr>
            </w:pPr>
          </w:p>
        </w:tc>
      </w:tr>
      <w:tr w:rsidR="00823448" w:rsidRPr="005B4766" w14:paraId="35001A42" w14:textId="77777777" w:rsidTr="000A2C26">
        <w:tc>
          <w:tcPr>
            <w:tcW w:w="860" w:type="pct"/>
            <w:gridSpan w:val="2"/>
          </w:tcPr>
          <w:p w14:paraId="317CAD8A" w14:textId="77777777" w:rsidR="00823448" w:rsidRPr="00591ACE" w:rsidRDefault="00823448" w:rsidP="00D6622F">
            <w:pPr>
              <w:rPr>
                <w:rFonts w:ascii="Arial" w:hAnsi="Arial" w:cs="Arial"/>
                <w:sz w:val="18"/>
                <w:szCs w:val="18"/>
              </w:rPr>
            </w:pPr>
            <w:r w:rsidRPr="00591ACE">
              <w:rPr>
                <w:rFonts w:ascii="Arial" w:hAnsi="Arial" w:cs="Arial"/>
                <w:sz w:val="18"/>
                <w:szCs w:val="18"/>
              </w:rPr>
              <w:t>*CLI</w:t>
            </w:r>
          </w:p>
        </w:tc>
        <w:tc>
          <w:tcPr>
            <w:tcW w:w="473" w:type="pct"/>
          </w:tcPr>
          <w:p w14:paraId="171A65FF" w14:textId="77777777" w:rsidR="00823448" w:rsidRPr="00591ACE" w:rsidRDefault="00823448" w:rsidP="00D6622F">
            <w:pPr>
              <w:rPr>
                <w:rFonts w:ascii="Arial" w:hAnsi="Arial" w:cs="Arial"/>
                <w:sz w:val="18"/>
                <w:szCs w:val="18"/>
              </w:rPr>
            </w:pPr>
            <w:r w:rsidRPr="00591ACE">
              <w:rPr>
                <w:rFonts w:ascii="Arial" w:hAnsi="Arial" w:cs="Arial"/>
                <w:sz w:val="18"/>
                <w:szCs w:val="18"/>
              </w:rPr>
              <w:t>29</w:t>
            </w:r>
          </w:p>
        </w:tc>
        <w:tc>
          <w:tcPr>
            <w:tcW w:w="757" w:type="pct"/>
          </w:tcPr>
          <w:p w14:paraId="6AC79976" w14:textId="77777777" w:rsidR="00823448" w:rsidRPr="00591ACE" w:rsidRDefault="00823448" w:rsidP="00D6622F">
            <w:pPr>
              <w:rPr>
                <w:rFonts w:ascii="Arial" w:hAnsi="Arial" w:cs="Arial"/>
                <w:sz w:val="18"/>
                <w:szCs w:val="18"/>
              </w:rPr>
            </w:pPr>
            <w:r w:rsidRPr="00591ACE">
              <w:rPr>
                <w:rFonts w:ascii="Arial" w:hAnsi="Arial" w:cs="Arial"/>
                <w:sz w:val="18"/>
                <w:szCs w:val="18"/>
              </w:rPr>
              <w:t>20</w:t>
            </w:r>
          </w:p>
        </w:tc>
        <w:tc>
          <w:tcPr>
            <w:tcW w:w="711" w:type="pct"/>
          </w:tcPr>
          <w:p w14:paraId="06573C0E"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5BA7A60C" w14:textId="77777777" w:rsidR="00823448" w:rsidRDefault="00823448" w:rsidP="00D6622F">
            <w:r w:rsidRPr="00C30411">
              <w:rPr>
                <w:rFonts w:ascii="Arial" w:hAnsi="Arial"/>
                <w:sz w:val="18"/>
                <w:szCs w:val="18"/>
              </w:rPr>
              <w:t xml:space="preserve">Not used for </w:t>
            </w:r>
            <w:r>
              <w:rPr>
                <w:rFonts w:ascii="Arial" w:hAnsi="Arial"/>
                <w:sz w:val="18"/>
                <w:szCs w:val="18"/>
              </w:rPr>
              <w:t>SOTAP</w:t>
            </w:r>
            <w:r w:rsidRPr="00C30411">
              <w:rPr>
                <w:rFonts w:ascii="Arial" w:hAnsi="Arial"/>
                <w:sz w:val="18"/>
                <w:szCs w:val="18"/>
              </w:rPr>
              <w:t xml:space="preserve"> </w:t>
            </w:r>
            <w:r w:rsidRPr="00C30411">
              <w:rPr>
                <w:rFonts w:ascii="Arial" w:hAnsi="Arial" w:cs="Arial"/>
                <w:sz w:val="18"/>
                <w:szCs w:val="18"/>
              </w:rPr>
              <w:t>events</w:t>
            </w:r>
          </w:p>
        </w:tc>
        <w:tc>
          <w:tcPr>
            <w:tcW w:w="876" w:type="pct"/>
          </w:tcPr>
          <w:p w14:paraId="499A06B5" w14:textId="77777777" w:rsidR="00823448" w:rsidRPr="00C30411" w:rsidRDefault="00823448" w:rsidP="00D6622F">
            <w:pPr>
              <w:rPr>
                <w:rFonts w:ascii="Arial" w:hAnsi="Arial"/>
                <w:sz w:val="18"/>
                <w:szCs w:val="18"/>
              </w:rPr>
            </w:pPr>
          </w:p>
        </w:tc>
      </w:tr>
      <w:tr w:rsidR="00823448" w:rsidRPr="005B4766" w14:paraId="208B8275" w14:textId="77777777" w:rsidTr="000A2C26">
        <w:tc>
          <w:tcPr>
            <w:tcW w:w="860" w:type="pct"/>
            <w:gridSpan w:val="2"/>
          </w:tcPr>
          <w:p w14:paraId="5FFC1AE9" w14:textId="77777777" w:rsidR="00823448" w:rsidRPr="00591ACE" w:rsidRDefault="00823448" w:rsidP="00D6622F">
            <w:pPr>
              <w:rPr>
                <w:rFonts w:ascii="Arial" w:hAnsi="Arial" w:cs="Arial"/>
                <w:sz w:val="18"/>
                <w:szCs w:val="18"/>
              </w:rPr>
            </w:pPr>
            <w:r w:rsidRPr="00591ACE">
              <w:rPr>
                <w:rFonts w:ascii="Arial" w:hAnsi="Arial" w:cs="Arial"/>
                <w:sz w:val="18"/>
                <w:szCs w:val="18"/>
              </w:rPr>
              <w:t>*MAC code</w:t>
            </w:r>
          </w:p>
        </w:tc>
        <w:tc>
          <w:tcPr>
            <w:tcW w:w="473" w:type="pct"/>
          </w:tcPr>
          <w:p w14:paraId="65A13AAD" w14:textId="77777777" w:rsidR="00823448" w:rsidRPr="00591ACE" w:rsidRDefault="00823448" w:rsidP="00D6622F">
            <w:pPr>
              <w:rPr>
                <w:rFonts w:ascii="Arial" w:hAnsi="Arial" w:cs="Arial"/>
                <w:sz w:val="18"/>
                <w:szCs w:val="18"/>
              </w:rPr>
            </w:pPr>
            <w:r w:rsidRPr="00591ACE">
              <w:rPr>
                <w:rFonts w:ascii="Arial" w:hAnsi="Arial" w:cs="Arial"/>
                <w:sz w:val="18"/>
                <w:szCs w:val="18"/>
              </w:rPr>
              <w:t>30</w:t>
            </w:r>
          </w:p>
        </w:tc>
        <w:tc>
          <w:tcPr>
            <w:tcW w:w="757" w:type="pct"/>
          </w:tcPr>
          <w:p w14:paraId="7554FD79" w14:textId="77777777" w:rsidR="00823448" w:rsidRPr="00591ACE" w:rsidRDefault="00823448" w:rsidP="00D6622F">
            <w:pPr>
              <w:rPr>
                <w:rFonts w:ascii="Arial" w:hAnsi="Arial" w:cs="Arial"/>
                <w:sz w:val="18"/>
                <w:szCs w:val="18"/>
              </w:rPr>
            </w:pPr>
            <w:r w:rsidRPr="00591ACE">
              <w:rPr>
                <w:rFonts w:ascii="Arial" w:hAnsi="Arial" w:cs="Arial"/>
                <w:sz w:val="18"/>
                <w:szCs w:val="18"/>
              </w:rPr>
              <w:t>20</w:t>
            </w:r>
          </w:p>
        </w:tc>
        <w:tc>
          <w:tcPr>
            <w:tcW w:w="711" w:type="pct"/>
          </w:tcPr>
          <w:p w14:paraId="588D0A1C"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35C9B774" w14:textId="77777777" w:rsidR="00823448" w:rsidRDefault="00823448" w:rsidP="00D6622F">
            <w:r w:rsidRPr="00C30411">
              <w:rPr>
                <w:rFonts w:ascii="Arial" w:hAnsi="Arial"/>
                <w:sz w:val="18"/>
                <w:szCs w:val="18"/>
              </w:rPr>
              <w:t xml:space="preserve">Not used for </w:t>
            </w:r>
            <w:r>
              <w:rPr>
                <w:rFonts w:ascii="Arial" w:hAnsi="Arial"/>
                <w:sz w:val="18"/>
                <w:szCs w:val="18"/>
              </w:rPr>
              <w:t>SOTAP</w:t>
            </w:r>
            <w:r w:rsidRPr="00C30411">
              <w:rPr>
                <w:rFonts w:ascii="Arial" w:hAnsi="Arial"/>
                <w:sz w:val="18"/>
                <w:szCs w:val="18"/>
              </w:rPr>
              <w:t xml:space="preserve"> </w:t>
            </w:r>
            <w:r w:rsidRPr="00C30411">
              <w:rPr>
                <w:rFonts w:ascii="Arial" w:hAnsi="Arial" w:cs="Arial"/>
                <w:sz w:val="18"/>
                <w:szCs w:val="18"/>
              </w:rPr>
              <w:t>events</w:t>
            </w:r>
          </w:p>
        </w:tc>
        <w:tc>
          <w:tcPr>
            <w:tcW w:w="876" w:type="pct"/>
          </w:tcPr>
          <w:p w14:paraId="168FAA78" w14:textId="77777777" w:rsidR="00823448" w:rsidRPr="00C30411" w:rsidRDefault="00823448" w:rsidP="00D6622F">
            <w:pPr>
              <w:rPr>
                <w:rFonts w:ascii="Arial" w:hAnsi="Arial"/>
                <w:sz w:val="18"/>
                <w:szCs w:val="18"/>
              </w:rPr>
            </w:pPr>
          </w:p>
        </w:tc>
      </w:tr>
      <w:tr w:rsidR="00823448" w:rsidRPr="005B4766" w14:paraId="6CC02215" w14:textId="77777777" w:rsidTr="000A2C26">
        <w:tc>
          <w:tcPr>
            <w:tcW w:w="860" w:type="pct"/>
            <w:gridSpan w:val="2"/>
          </w:tcPr>
          <w:p w14:paraId="23187336" w14:textId="77777777" w:rsidR="00823448" w:rsidRPr="00591ACE" w:rsidRDefault="00823448" w:rsidP="00D6622F">
            <w:pPr>
              <w:rPr>
                <w:rFonts w:ascii="Arial" w:hAnsi="Arial" w:cs="Arial"/>
                <w:sz w:val="18"/>
                <w:szCs w:val="18"/>
              </w:rPr>
            </w:pPr>
            <w:r w:rsidRPr="00591ACE">
              <w:rPr>
                <w:rFonts w:ascii="Arial" w:hAnsi="Arial" w:cs="Arial"/>
                <w:sz w:val="18"/>
                <w:szCs w:val="18"/>
              </w:rPr>
              <w:t>*Free text</w:t>
            </w:r>
          </w:p>
        </w:tc>
        <w:tc>
          <w:tcPr>
            <w:tcW w:w="473" w:type="pct"/>
          </w:tcPr>
          <w:p w14:paraId="7C0894A3" w14:textId="77777777" w:rsidR="00823448" w:rsidRPr="00591ACE" w:rsidRDefault="00823448" w:rsidP="00D6622F">
            <w:pPr>
              <w:rPr>
                <w:rFonts w:ascii="Arial" w:hAnsi="Arial" w:cs="Arial"/>
                <w:sz w:val="18"/>
                <w:szCs w:val="18"/>
              </w:rPr>
            </w:pPr>
            <w:r w:rsidRPr="00591ACE">
              <w:rPr>
                <w:rFonts w:ascii="Arial" w:hAnsi="Arial" w:cs="Arial"/>
                <w:sz w:val="18"/>
                <w:szCs w:val="18"/>
              </w:rPr>
              <w:t>31</w:t>
            </w:r>
          </w:p>
        </w:tc>
        <w:tc>
          <w:tcPr>
            <w:tcW w:w="757" w:type="pct"/>
          </w:tcPr>
          <w:p w14:paraId="703B2FFE" w14:textId="77777777" w:rsidR="00823448" w:rsidRPr="00591ACE" w:rsidRDefault="00823448" w:rsidP="00D6622F">
            <w:pPr>
              <w:rPr>
                <w:rFonts w:ascii="Arial" w:hAnsi="Arial" w:cs="Arial"/>
                <w:sz w:val="18"/>
                <w:szCs w:val="18"/>
              </w:rPr>
            </w:pPr>
            <w:r w:rsidRPr="00591ACE">
              <w:rPr>
                <w:rFonts w:ascii="Arial" w:hAnsi="Arial" w:cs="Arial"/>
                <w:sz w:val="18"/>
                <w:szCs w:val="18"/>
              </w:rPr>
              <w:t>20</w:t>
            </w:r>
          </w:p>
        </w:tc>
        <w:tc>
          <w:tcPr>
            <w:tcW w:w="711" w:type="pct"/>
          </w:tcPr>
          <w:p w14:paraId="29AD0A00"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6E657D09" w14:textId="77777777" w:rsidR="00823448" w:rsidRDefault="00823448" w:rsidP="00D6622F">
            <w:r w:rsidRPr="00C30411">
              <w:rPr>
                <w:rFonts w:ascii="Arial" w:hAnsi="Arial"/>
                <w:sz w:val="18"/>
                <w:szCs w:val="18"/>
              </w:rPr>
              <w:t xml:space="preserve">Not used for </w:t>
            </w:r>
            <w:r>
              <w:rPr>
                <w:rFonts w:ascii="Arial" w:hAnsi="Arial"/>
                <w:sz w:val="18"/>
                <w:szCs w:val="18"/>
              </w:rPr>
              <w:t>SOTAP</w:t>
            </w:r>
            <w:r w:rsidRPr="00C30411">
              <w:rPr>
                <w:rFonts w:ascii="Arial" w:hAnsi="Arial"/>
                <w:sz w:val="18"/>
                <w:szCs w:val="18"/>
              </w:rPr>
              <w:t xml:space="preserve"> </w:t>
            </w:r>
            <w:r w:rsidRPr="00C30411">
              <w:rPr>
                <w:rFonts w:ascii="Arial" w:hAnsi="Arial" w:cs="Arial"/>
                <w:sz w:val="18"/>
                <w:szCs w:val="18"/>
              </w:rPr>
              <w:t>events</w:t>
            </w:r>
          </w:p>
        </w:tc>
        <w:tc>
          <w:tcPr>
            <w:tcW w:w="876" w:type="pct"/>
          </w:tcPr>
          <w:p w14:paraId="467AB6B5" w14:textId="77777777" w:rsidR="00823448" w:rsidRPr="00C30411" w:rsidRDefault="00823448" w:rsidP="00D6622F">
            <w:pPr>
              <w:rPr>
                <w:rFonts w:ascii="Arial" w:hAnsi="Arial"/>
                <w:sz w:val="18"/>
                <w:szCs w:val="18"/>
              </w:rPr>
            </w:pPr>
          </w:p>
        </w:tc>
      </w:tr>
      <w:tr w:rsidR="00823448" w:rsidRPr="005B4766" w14:paraId="54F1BC54" w14:textId="77777777" w:rsidTr="000A2C26">
        <w:tc>
          <w:tcPr>
            <w:tcW w:w="860" w:type="pct"/>
            <w:gridSpan w:val="2"/>
          </w:tcPr>
          <w:p w14:paraId="21E861CA" w14:textId="77777777" w:rsidR="00823448" w:rsidRPr="00CC30AC" w:rsidRDefault="00823448" w:rsidP="00D6622F">
            <w:pPr>
              <w:rPr>
                <w:rFonts w:ascii="Arial" w:hAnsi="Arial" w:cs="Arial"/>
                <w:sz w:val="18"/>
                <w:szCs w:val="18"/>
              </w:rPr>
            </w:pPr>
            <w:r w:rsidRPr="00CC30AC">
              <w:rPr>
                <w:rFonts w:ascii="Arial" w:hAnsi="Arial" w:cs="Arial"/>
                <w:sz w:val="18"/>
                <w:szCs w:val="18"/>
              </w:rPr>
              <w:t>TRC Start date time</w:t>
            </w:r>
          </w:p>
        </w:tc>
        <w:tc>
          <w:tcPr>
            <w:tcW w:w="473" w:type="pct"/>
          </w:tcPr>
          <w:p w14:paraId="6AFC340F" w14:textId="77777777" w:rsidR="00823448" w:rsidRPr="00CC30AC" w:rsidRDefault="00823448" w:rsidP="00D6622F">
            <w:pPr>
              <w:rPr>
                <w:rFonts w:ascii="Arial" w:hAnsi="Arial" w:cs="Arial"/>
                <w:sz w:val="18"/>
                <w:szCs w:val="18"/>
              </w:rPr>
            </w:pPr>
            <w:r w:rsidRPr="00CC30AC">
              <w:rPr>
                <w:rFonts w:ascii="Arial" w:hAnsi="Arial" w:cs="Arial"/>
                <w:sz w:val="18"/>
                <w:szCs w:val="18"/>
              </w:rPr>
              <w:t>32</w:t>
            </w:r>
          </w:p>
        </w:tc>
        <w:tc>
          <w:tcPr>
            <w:tcW w:w="757" w:type="pct"/>
          </w:tcPr>
          <w:p w14:paraId="68660DB2" w14:textId="77777777" w:rsidR="00823448" w:rsidRPr="00CC30AC" w:rsidRDefault="00823448" w:rsidP="00D6622F">
            <w:pPr>
              <w:rPr>
                <w:rFonts w:ascii="Arial" w:hAnsi="Arial" w:cs="Arial"/>
                <w:sz w:val="18"/>
                <w:szCs w:val="18"/>
              </w:rPr>
            </w:pPr>
            <w:r w:rsidRPr="00CC30AC">
              <w:rPr>
                <w:rFonts w:ascii="Arial" w:hAnsi="Arial" w:cs="Arial"/>
                <w:sz w:val="18"/>
                <w:szCs w:val="18"/>
              </w:rPr>
              <w:t>DATE</w:t>
            </w:r>
          </w:p>
        </w:tc>
        <w:tc>
          <w:tcPr>
            <w:tcW w:w="711" w:type="pct"/>
          </w:tcPr>
          <w:p w14:paraId="2E285562" w14:textId="77777777" w:rsidR="00823448" w:rsidRPr="00CC30AC" w:rsidRDefault="00823448" w:rsidP="00D6622F">
            <w:pPr>
              <w:rPr>
                <w:rFonts w:ascii="Arial" w:hAnsi="Arial" w:cs="Arial"/>
                <w:sz w:val="18"/>
                <w:szCs w:val="18"/>
              </w:rPr>
            </w:pPr>
            <w:r w:rsidRPr="00CC30AC">
              <w:rPr>
                <w:sz w:val="18"/>
                <w:szCs w:val="18"/>
              </w:rPr>
              <w:t>YYYYMMDD HH:MM:SS</w:t>
            </w:r>
          </w:p>
        </w:tc>
        <w:tc>
          <w:tcPr>
            <w:tcW w:w="1323" w:type="pct"/>
          </w:tcPr>
          <w:p w14:paraId="5C6063C5" w14:textId="77777777" w:rsidR="00823448" w:rsidRPr="00CC30AC" w:rsidRDefault="00823448" w:rsidP="00D6622F">
            <w:r w:rsidRPr="00CC30AC">
              <w:rPr>
                <w:sz w:val="18"/>
                <w:szCs w:val="18"/>
              </w:rPr>
              <w:t>e.g. 20090101 15:10:10</w:t>
            </w:r>
          </w:p>
        </w:tc>
        <w:tc>
          <w:tcPr>
            <w:tcW w:w="876" w:type="pct"/>
          </w:tcPr>
          <w:p w14:paraId="78E06E3B" w14:textId="77777777" w:rsidR="00823448" w:rsidRPr="00C30411" w:rsidRDefault="00823448" w:rsidP="00D6622F">
            <w:pPr>
              <w:rPr>
                <w:rFonts w:ascii="Arial" w:hAnsi="Arial"/>
                <w:sz w:val="18"/>
                <w:szCs w:val="18"/>
              </w:rPr>
            </w:pPr>
          </w:p>
        </w:tc>
      </w:tr>
      <w:tr w:rsidR="00823448" w:rsidRPr="005B4766" w14:paraId="21964F8B" w14:textId="77777777" w:rsidTr="000A2C26">
        <w:tc>
          <w:tcPr>
            <w:tcW w:w="860" w:type="pct"/>
            <w:gridSpan w:val="2"/>
          </w:tcPr>
          <w:p w14:paraId="58D2B5C3" w14:textId="77777777" w:rsidR="00823448" w:rsidRPr="00591ACE" w:rsidRDefault="00823448" w:rsidP="00D6622F">
            <w:pPr>
              <w:rPr>
                <w:rFonts w:ascii="Arial" w:hAnsi="Arial" w:cs="Arial"/>
                <w:sz w:val="18"/>
                <w:szCs w:val="18"/>
              </w:rPr>
            </w:pPr>
            <w:r w:rsidRPr="00591ACE">
              <w:rPr>
                <w:rFonts w:ascii="Arial" w:hAnsi="Arial" w:cs="Arial"/>
                <w:sz w:val="18"/>
                <w:szCs w:val="18"/>
              </w:rPr>
              <w:t>*Clear code</w:t>
            </w:r>
          </w:p>
        </w:tc>
        <w:tc>
          <w:tcPr>
            <w:tcW w:w="473" w:type="pct"/>
          </w:tcPr>
          <w:p w14:paraId="2693CC1D" w14:textId="77777777" w:rsidR="00823448" w:rsidRPr="00591ACE" w:rsidRDefault="00823448" w:rsidP="00D6622F">
            <w:pPr>
              <w:rPr>
                <w:rFonts w:ascii="Arial" w:hAnsi="Arial" w:cs="Arial"/>
                <w:sz w:val="18"/>
                <w:szCs w:val="18"/>
              </w:rPr>
            </w:pPr>
            <w:r w:rsidRPr="00591ACE">
              <w:rPr>
                <w:rFonts w:ascii="Arial" w:hAnsi="Arial" w:cs="Arial"/>
                <w:sz w:val="18"/>
                <w:szCs w:val="18"/>
              </w:rPr>
              <w:t>33</w:t>
            </w:r>
          </w:p>
        </w:tc>
        <w:tc>
          <w:tcPr>
            <w:tcW w:w="757" w:type="pct"/>
          </w:tcPr>
          <w:p w14:paraId="0F0A38F3" w14:textId="77777777" w:rsidR="00823448" w:rsidRPr="00591ACE" w:rsidRDefault="00823448" w:rsidP="00D6622F">
            <w:pPr>
              <w:rPr>
                <w:rFonts w:ascii="Arial" w:hAnsi="Arial" w:cs="Arial"/>
                <w:sz w:val="18"/>
                <w:szCs w:val="18"/>
              </w:rPr>
            </w:pPr>
            <w:r w:rsidRPr="00591ACE">
              <w:rPr>
                <w:rFonts w:ascii="Arial" w:hAnsi="Arial" w:cs="Arial"/>
                <w:sz w:val="18"/>
                <w:szCs w:val="18"/>
              </w:rPr>
              <w:t>20</w:t>
            </w:r>
          </w:p>
        </w:tc>
        <w:tc>
          <w:tcPr>
            <w:tcW w:w="711" w:type="pct"/>
          </w:tcPr>
          <w:p w14:paraId="16376F89"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67BEA984" w14:textId="77777777" w:rsidR="00823448" w:rsidRDefault="00823448" w:rsidP="00D6622F">
            <w:r w:rsidRPr="00C30411">
              <w:rPr>
                <w:rFonts w:ascii="Arial" w:hAnsi="Arial"/>
                <w:sz w:val="18"/>
                <w:szCs w:val="18"/>
              </w:rPr>
              <w:t xml:space="preserve">Not used for </w:t>
            </w:r>
            <w:r>
              <w:rPr>
                <w:rFonts w:ascii="Arial" w:hAnsi="Arial"/>
                <w:sz w:val="18"/>
                <w:szCs w:val="18"/>
              </w:rPr>
              <w:t>SOTAP</w:t>
            </w:r>
            <w:r w:rsidRPr="00C30411">
              <w:rPr>
                <w:rFonts w:ascii="Arial" w:hAnsi="Arial"/>
                <w:sz w:val="18"/>
                <w:szCs w:val="18"/>
              </w:rPr>
              <w:t xml:space="preserve"> </w:t>
            </w:r>
            <w:r w:rsidRPr="00C30411">
              <w:rPr>
                <w:rFonts w:ascii="Arial" w:hAnsi="Arial" w:cs="Arial"/>
                <w:sz w:val="18"/>
                <w:szCs w:val="18"/>
              </w:rPr>
              <w:t>events</w:t>
            </w:r>
          </w:p>
        </w:tc>
        <w:tc>
          <w:tcPr>
            <w:tcW w:w="876" w:type="pct"/>
          </w:tcPr>
          <w:p w14:paraId="187A297D" w14:textId="77777777" w:rsidR="00823448" w:rsidRPr="00C30411" w:rsidRDefault="00823448" w:rsidP="00D6622F">
            <w:pPr>
              <w:rPr>
                <w:rFonts w:ascii="Arial" w:hAnsi="Arial"/>
                <w:sz w:val="18"/>
                <w:szCs w:val="18"/>
              </w:rPr>
            </w:pPr>
          </w:p>
        </w:tc>
      </w:tr>
      <w:tr w:rsidR="00823448" w:rsidRPr="005B4766" w14:paraId="38615861" w14:textId="77777777" w:rsidTr="000A2C26">
        <w:trPr>
          <w:trHeight w:val="699"/>
        </w:trPr>
        <w:tc>
          <w:tcPr>
            <w:tcW w:w="860" w:type="pct"/>
            <w:gridSpan w:val="2"/>
          </w:tcPr>
          <w:p w14:paraId="1E7644A4" w14:textId="77777777" w:rsidR="00823448" w:rsidRPr="00CC30AC" w:rsidRDefault="00823448" w:rsidP="00D6622F">
            <w:pPr>
              <w:rPr>
                <w:rFonts w:ascii="Arial" w:hAnsi="Arial" w:cs="Arial"/>
                <w:sz w:val="18"/>
                <w:szCs w:val="18"/>
              </w:rPr>
            </w:pPr>
            <w:r w:rsidRPr="00CC30AC">
              <w:rPr>
                <w:rFonts w:ascii="Arial" w:hAnsi="Arial" w:cs="Arial"/>
                <w:sz w:val="18"/>
                <w:szCs w:val="18"/>
              </w:rPr>
              <w:t>TRC description code</w:t>
            </w:r>
          </w:p>
        </w:tc>
        <w:tc>
          <w:tcPr>
            <w:tcW w:w="473" w:type="pct"/>
          </w:tcPr>
          <w:p w14:paraId="3A340372" w14:textId="77777777" w:rsidR="00823448" w:rsidRPr="00CC30AC" w:rsidRDefault="00823448" w:rsidP="00D6622F">
            <w:pPr>
              <w:rPr>
                <w:rFonts w:ascii="Arial" w:hAnsi="Arial" w:cs="Arial"/>
                <w:sz w:val="18"/>
                <w:szCs w:val="18"/>
              </w:rPr>
            </w:pPr>
            <w:r w:rsidRPr="00CC30AC">
              <w:rPr>
                <w:rFonts w:ascii="Arial" w:hAnsi="Arial" w:cs="Arial"/>
                <w:sz w:val="18"/>
                <w:szCs w:val="18"/>
              </w:rPr>
              <w:t>34</w:t>
            </w:r>
          </w:p>
        </w:tc>
        <w:tc>
          <w:tcPr>
            <w:tcW w:w="757" w:type="pct"/>
          </w:tcPr>
          <w:p w14:paraId="78750B45" w14:textId="77777777" w:rsidR="00823448" w:rsidRPr="00CC30AC" w:rsidRDefault="00823448" w:rsidP="00D6622F">
            <w:pPr>
              <w:rPr>
                <w:rFonts w:ascii="Arial" w:hAnsi="Arial" w:cs="Arial"/>
                <w:sz w:val="18"/>
                <w:szCs w:val="18"/>
              </w:rPr>
            </w:pPr>
            <w:r w:rsidRPr="00CC30AC">
              <w:rPr>
                <w:rFonts w:ascii="Arial" w:hAnsi="Arial" w:cs="Arial"/>
                <w:sz w:val="18"/>
                <w:szCs w:val="18"/>
              </w:rPr>
              <w:t>20</w:t>
            </w:r>
          </w:p>
        </w:tc>
        <w:tc>
          <w:tcPr>
            <w:tcW w:w="711" w:type="pct"/>
          </w:tcPr>
          <w:p w14:paraId="3D3E549F" w14:textId="77777777" w:rsidR="00823448" w:rsidRPr="00CC30AC" w:rsidRDefault="00823448" w:rsidP="00D6622F">
            <w:pPr>
              <w:rPr>
                <w:rFonts w:ascii="Arial" w:hAnsi="Arial" w:cs="Arial"/>
                <w:sz w:val="18"/>
                <w:szCs w:val="18"/>
              </w:rPr>
            </w:pPr>
            <w:r w:rsidRPr="00CC30AC">
              <w:rPr>
                <w:rFonts w:ascii="Arial" w:hAnsi="Arial" w:cs="Arial"/>
                <w:sz w:val="18"/>
                <w:szCs w:val="18"/>
              </w:rPr>
              <w:t>Text</w:t>
            </w:r>
          </w:p>
        </w:tc>
        <w:tc>
          <w:tcPr>
            <w:tcW w:w="1323" w:type="pct"/>
          </w:tcPr>
          <w:p w14:paraId="1B4129A9" w14:textId="77777777" w:rsidR="00823448" w:rsidRPr="00CC30AC" w:rsidRDefault="00823448" w:rsidP="00D6622F">
            <w:pPr>
              <w:rPr>
                <w:sz w:val="18"/>
                <w:szCs w:val="18"/>
              </w:rPr>
            </w:pPr>
            <w:r w:rsidRPr="00CC30AC">
              <w:rPr>
                <w:rFonts w:ascii="Arial" w:hAnsi="Arial" w:cs="Arial"/>
                <w:color w:val="000000"/>
                <w:sz w:val="18"/>
                <w:szCs w:val="18"/>
              </w:rPr>
              <w:t>e.g.</w:t>
            </w:r>
            <w:r w:rsidRPr="00CC30AC">
              <w:rPr>
                <w:sz w:val="18"/>
                <w:szCs w:val="18"/>
              </w:rPr>
              <w:t xml:space="preserve"> </w:t>
            </w:r>
            <w:r w:rsidRPr="00CC30AC">
              <w:rPr>
                <w:rFonts w:ascii="Arial" w:hAnsi="Arial" w:cs="Arial"/>
                <w:color w:val="000000"/>
                <w:sz w:val="18"/>
                <w:szCs w:val="18"/>
              </w:rPr>
              <w:t>HCsHGDESC19</w:t>
            </w:r>
          </w:p>
        </w:tc>
        <w:tc>
          <w:tcPr>
            <w:tcW w:w="876" w:type="pct"/>
          </w:tcPr>
          <w:p w14:paraId="2DE80054" w14:textId="77777777" w:rsidR="00823448" w:rsidRPr="00C30411" w:rsidRDefault="00823448" w:rsidP="00D6622F">
            <w:pPr>
              <w:rPr>
                <w:rFonts w:ascii="Arial" w:hAnsi="Arial"/>
                <w:sz w:val="18"/>
                <w:szCs w:val="18"/>
              </w:rPr>
            </w:pPr>
          </w:p>
        </w:tc>
      </w:tr>
      <w:tr w:rsidR="00823448" w:rsidRPr="005B4766" w14:paraId="78825279" w14:textId="77777777" w:rsidTr="000A2C26">
        <w:tc>
          <w:tcPr>
            <w:tcW w:w="860" w:type="pct"/>
            <w:gridSpan w:val="2"/>
          </w:tcPr>
          <w:p w14:paraId="09884E1E" w14:textId="77777777" w:rsidR="00823448" w:rsidRPr="00591ACE" w:rsidRDefault="00823448" w:rsidP="00D6622F">
            <w:pPr>
              <w:rPr>
                <w:rFonts w:ascii="Arial" w:hAnsi="Arial" w:cs="Arial"/>
                <w:sz w:val="18"/>
                <w:szCs w:val="18"/>
              </w:rPr>
            </w:pPr>
            <w:r w:rsidRPr="00591ACE">
              <w:rPr>
                <w:rFonts w:ascii="Arial" w:hAnsi="Arial" w:cs="Arial"/>
                <w:sz w:val="18"/>
                <w:szCs w:val="18"/>
              </w:rPr>
              <w:t>Price list reference</w:t>
            </w:r>
          </w:p>
        </w:tc>
        <w:tc>
          <w:tcPr>
            <w:tcW w:w="473" w:type="pct"/>
          </w:tcPr>
          <w:p w14:paraId="4D29964F" w14:textId="77777777" w:rsidR="00823448" w:rsidRPr="00591ACE" w:rsidRDefault="00823448" w:rsidP="00D6622F">
            <w:pPr>
              <w:rPr>
                <w:rFonts w:ascii="Arial" w:hAnsi="Arial" w:cs="Arial"/>
                <w:sz w:val="18"/>
                <w:szCs w:val="18"/>
              </w:rPr>
            </w:pPr>
            <w:r w:rsidRPr="00591ACE">
              <w:rPr>
                <w:rFonts w:ascii="Arial" w:hAnsi="Arial" w:cs="Arial"/>
                <w:sz w:val="18"/>
                <w:szCs w:val="18"/>
              </w:rPr>
              <w:t>35</w:t>
            </w:r>
          </w:p>
        </w:tc>
        <w:tc>
          <w:tcPr>
            <w:tcW w:w="757" w:type="pct"/>
          </w:tcPr>
          <w:p w14:paraId="4F78447E" w14:textId="77777777" w:rsidR="00823448" w:rsidRPr="00591ACE" w:rsidRDefault="00823448" w:rsidP="00D6622F">
            <w:pPr>
              <w:rPr>
                <w:rFonts w:ascii="Arial" w:hAnsi="Arial" w:cs="Arial"/>
                <w:sz w:val="18"/>
                <w:szCs w:val="18"/>
              </w:rPr>
            </w:pPr>
            <w:r w:rsidRPr="00591ACE">
              <w:rPr>
                <w:rFonts w:ascii="Arial" w:hAnsi="Arial" w:cs="Arial"/>
                <w:sz w:val="18"/>
                <w:szCs w:val="18"/>
              </w:rPr>
              <w:t>256</w:t>
            </w:r>
          </w:p>
        </w:tc>
        <w:tc>
          <w:tcPr>
            <w:tcW w:w="711" w:type="pct"/>
          </w:tcPr>
          <w:p w14:paraId="53E86FE9"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171A2B31" w14:textId="77777777" w:rsidR="00823448" w:rsidRPr="00102BA1" w:rsidRDefault="00823448" w:rsidP="00D6622F">
            <w:pPr>
              <w:rPr>
                <w:rFonts w:ascii="Arial" w:hAnsi="Arial" w:cs="Arial"/>
                <w:b/>
                <w:color w:val="0000FF"/>
                <w:sz w:val="20"/>
              </w:rPr>
            </w:pPr>
            <w:r>
              <w:rPr>
                <w:rFonts w:ascii="Arial" w:hAnsi="Arial" w:cs="Arial"/>
                <w:color w:val="000000"/>
                <w:sz w:val="20"/>
              </w:rPr>
              <w:t>e.g.</w:t>
            </w:r>
            <w:r>
              <w:t xml:space="preserve"> </w:t>
            </w:r>
            <w:r w:rsidRPr="005531D9">
              <w:rPr>
                <w:rFonts w:ascii="Arial" w:hAnsi="Arial" w:cs="Arial"/>
                <w:color w:val="000000"/>
                <w:sz w:val="20"/>
              </w:rPr>
              <w:t>10.1.5</w:t>
            </w:r>
          </w:p>
        </w:tc>
        <w:tc>
          <w:tcPr>
            <w:tcW w:w="876" w:type="pct"/>
          </w:tcPr>
          <w:p w14:paraId="61F7BFB4" w14:textId="77777777" w:rsidR="00823448" w:rsidRDefault="00823448" w:rsidP="00D6622F">
            <w:pPr>
              <w:rPr>
                <w:rFonts w:ascii="Arial" w:hAnsi="Arial" w:cs="Arial"/>
                <w:color w:val="000000"/>
                <w:sz w:val="20"/>
              </w:rPr>
            </w:pPr>
          </w:p>
        </w:tc>
      </w:tr>
      <w:tr w:rsidR="00823448" w:rsidRPr="005B4766" w14:paraId="4E56C029" w14:textId="77777777" w:rsidTr="000A2C26">
        <w:tc>
          <w:tcPr>
            <w:tcW w:w="860" w:type="pct"/>
            <w:gridSpan w:val="2"/>
          </w:tcPr>
          <w:p w14:paraId="3AA2F65A" w14:textId="77777777" w:rsidR="00823448" w:rsidRPr="00591ACE" w:rsidRDefault="00823448" w:rsidP="00D6622F">
            <w:pPr>
              <w:rPr>
                <w:rFonts w:ascii="Arial" w:hAnsi="Arial" w:cs="Arial"/>
                <w:sz w:val="18"/>
                <w:szCs w:val="18"/>
              </w:rPr>
            </w:pPr>
            <w:r w:rsidRPr="00591ACE">
              <w:rPr>
                <w:rFonts w:ascii="Arial" w:hAnsi="Arial" w:cs="Arial"/>
                <w:sz w:val="18"/>
                <w:szCs w:val="18"/>
              </w:rPr>
              <w:t>Price list description</w:t>
            </w:r>
          </w:p>
        </w:tc>
        <w:tc>
          <w:tcPr>
            <w:tcW w:w="473" w:type="pct"/>
          </w:tcPr>
          <w:p w14:paraId="18D1A10E" w14:textId="77777777" w:rsidR="00823448" w:rsidRPr="00591ACE" w:rsidRDefault="00823448" w:rsidP="00D6622F">
            <w:pPr>
              <w:rPr>
                <w:rFonts w:ascii="Arial" w:hAnsi="Arial" w:cs="Arial"/>
                <w:sz w:val="18"/>
                <w:szCs w:val="18"/>
              </w:rPr>
            </w:pPr>
            <w:r w:rsidRPr="00591ACE">
              <w:rPr>
                <w:rFonts w:ascii="Arial" w:hAnsi="Arial" w:cs="Arial"/>
                <w:sz w:val="18"/>
                <w:szCs w:val="18"/>
              </w:rPr>
              <w:t>36</w:t>
            </w:r>
          </w:p>
        </w:tc>
        <w:tc>
          <w:tcPr>
            <w:tcW w:w="757" w:type="pct"/>
          </w:tcPr>
          <w:p w14:paraId="3D1C5F11" w14:textId="77777777" w:rsidR="00823448" w:rsidRPr="00591ACE" w:rsidRDefault="00823448" w:rsidP="00D6622F">
            <w:pPr>
              <w:rPr>
                <w:rFonts w:ascii="Arial" w:hAnsi="Arial" w:cs="Arial"/>
                <w:sz w:val="18"/>
                <w:szCs w:val="18"/>
              </w:rPr>
            </w:pPr>
            <w:r w:rsidRPr="00591ACE">
              <w:rPr>
                <w:rFonts w:ascii="Arial" w:hAnsi="Arial" w:cs="Arial"/>
                <w:sz w:val="18"/>
                <w:szCs w:val="18"/>
              </w:rPr>
              <w:t>256</w:t>
            </w:r>
          </w:p>
        </w:tc>
        <w:tc>
          <w:tcPr>
            <w:tcW w:w="711" w:type="pct"/>
          </w:tcPr>
          <w:p w14:paraId="0477E5DF" w14:textId="77777777" w:rsidR="00823448" w:rsidRPr="00591ACE" w:rsidRDefault="00823448" w:rsidP="00D6622F">
            <w:pPr>
              <w:rPr>
                <w:rFonts w:ascii="Arial" w:hAnsi="Arial" w:cs="Arial"/>
                <w:sz w:val="18"/>
                <w:szCs w:val="18"/>
              </w:rPr>
            </w:pPr>
            <w:r w:rsidRPr="00591ACE">
              <w:rPr>
                <w:rFonts w:ascii="Arial" w:hAnsi="Arial" w:cs="Arial"/>
                <w:sz w:val="18"/>
                <w:szCs w:val="18"/>
              </w:rPr>
              <w:t>Text</w:t>
            </w:r>
          </w:p>
        </w:tc>
        <w:tc>
          <w:tcPr>
            <w:tcW w:w="1323" w:type="pct"/>
          </w:tcPr>
          <w:p w14:paraId="06BA558F" w14:textId="77777777" w:rsidR="00823448" w:rsidRPr="00102BA1" w:rsidRDefault="00823448" w:rsidP="00D6622F">
            <w:pPr>
              <w:rPr>
                <w:rFonts w:ascii="Arial" w:hAnsi="Arial"/>
                <w:b/>
                <w:sz w:val="18"/>
                <w:szCs w:val="18"/>
              </w:rPr>
            </w:pPr>
            <w:r>
              <w:rPr>
                <w:rFonts w:ascii="Arial" w:hAnsi="Arial" w:cs="Arial"/>
                <w:sz w:val="18"/>
                <w:szCs w:val="18"/>
              </w:rPr>
              <w:t>e.g.</w:t>
            </w:r>
            <w:r w:rsidRPr="00D93975">
              <w:rPr>
                <w:rFonts w:ascii="Arial" w:hAnsi="Arial" w:cs="Arial"/>
                <w:sz w:val="18"/>
                <w:szCs w:val="18"/>
              </w:rPr>
              <w:t xml:space="preserve"> </w:t>
            </w:r>
            <w:r w:rsidRPr="005531D9">
              <w:rPr>
                <w:rFonts w:ascii="Arial" w:hAnsi="Arial" w:cs="Arial"/>
                <w:sz w:val="18"/>
                <w:szCs w:val="18"/>
              </w:rPr>
              <w:t>SOTAP Transactions- Amend, Cancel</w:t>
            </w:r>
          </w:p>
        </w:tc>
        <w:tc>
          <w:tcPr>
            <w:tcW w:w="876" w:type="pct"/>
          </w:tcPr>
          <w:p w14:paraId="3571159C" w14:textId="77777777" w:rsidR="00823448" w:rsidRDefault="00823448" w:rsidP="00D6622F">
            <w:pPr>
              <w:rPr>
                <w:rFonts w:ascii="Arial" w:hAnsi="Arial" w:cs="Arial"/>
                <w:sz w:val="18"/>
                <w:szCs w:val="18"/>
              </w:rPr>
            </w:pPr>
          </w:p>
        </w:tc>
      </w:tr>
      <w:tr w:rsidR="00823448" w:rsidRPr="005B4766" w14:paraId="16888327" w14:textId="77777777" w:rsidTr="000A2C26">
        <w:tc>
          <w:tcPr>
            <w:tcW w:w="5000" w:type="pct"/>
            <w:gridSpan w:val="7"/>
          </w:tcPr>
          <w:p w14:paraId="7116D177" w14:textId="77777777" w:rsidR="00823448" w:rsidRPr="00DF3562" w:rsidRDefault="00823448" w:rsidP="00D6622F">
            <w:pPr>
              <w:rPr>
                <w:sz w:val="18"/>
                <w:szCs w:val="18"/>
              </w:rPr>
            </w:pPr>
            <w:r w:rsidRPr="00DF3562">
              <w:rPr>
                <w:b/>
                <w:sz w:val="18"/>
                <w:szCs w:val="18"/>
              </w:rPr>
              <w:t>Note:</w:t>
            </w:r>
            <w:r w:rsidRPr="00DF3562">
              <w:rPr>
                <w:sz w:val="18"/>
                <w:szCs w:val="18"/>
              </w:rPr>
              <w:t xml:space="preserve"> Fields 3</w:t>
            </w:r>
            <w:r w:rsidR="00DB47EC">
              <w:rPr>
                <w:sz w:val="18"/>
                <w:szCs w:val="18"/>
              </w:rPr>
              <w:t>7</w:t>
            </w:r>
            <w:r w:rsidRPr="00DF3562">
              <w:rPr>
                <w:sz w:val="18"/>
                <w:szCs w:val="18"/>
              </w:rPr>
              <w:t>-72 are specific and unique to SOTAP and will be displayed below if they carry any values.</w:t>
            </w:r>
          </w:p>
          <w:p w14:paraId="136EA3A4" w14:textId="77777777" w:rsidR="00823448" w:rsidRDefault="00A26F4E" w:rsidP="00D6622F">
            <w:pPr>
              <w:rPr>
                <w:rFonts w:ascii="Arial" w:hAnsi="Arial" w:cs="Arial"/>
                <w:sz w:val="18"/>
                <w:szCs w:val="18"/>
              </w:rPr>
            </w:pPr>
            <w:r w:rsidRPr="00A26F4E">
              <w:rPr>
                <w:rFonts w:ascii="Arial" w:hAnsi="Arial"/>
                <w:sz w:val="18"/>
                <w:szCs w:val="18"/>
              </w:rPr>
              <w:t>Field no 60 is used as detailed below</w:t>
            </w:r>
          </w:p>
        </w:tc>
      </w:tr>
      <w:tr w:rsidR="00823448" w:rsidRPr="005B4766" w14:paraId="0732C567" w14:textId="77777777" w:rsidTr="000A2C26">
        <w:tc>
          <w:tcPr>
            <w:tcW w:w="860" w:type="pct"/>
            <w:gridSpan w:val="2"/>
          </w:tcPr>
          <w:p w14:paraId="0E1C27F8" w14:textId="77777777" w:rsidR="00823448" w:rsidRPr="00CC30AC" w:rsidRDefault="00823448" w:rsidP="00D6622F">
            <w:pPr>
              <w:rPr>
                <w:rFonts w:ascii="Arial" w:hAnsi="Arial" w:cs="Arial"/>
                <w:sz w:val="18"/>
                <w:szCs w:val="18"/>
              </w:rPr>
            </w:pPr>
            <w:r w:rsidRPr="00CC30AC">
              <w:rPr>
                <w:rFonts w:ascii="Arial" w:hAnsi="Arial" w:cs="Arial"/>
                <w:sz w:val="18"/>
                <w:szCs w:val="18"/>
              </w:rPr>
              <w:t>Duration</w:t>
            </w:r>
          </w:p>
        </w:tc>
        <w:tc>
          <w:tcPr>
            <w:tcW w:w="473" w:type="pct"/>
          </w:tcPr>
          <w:p w14:paraId="6935FC6E" w14:textId="77777777" w:rsidR="00823448" w:rsidRPr="00CC30AC" w:rsidRDefault="00823448" w:rsidP="00D6622F">
            <w:pPr>
              <w:rPr>
                <w:rFonts w:ascii="Arial" w:hAnsi="Arial" w:cs="Arial"/>
                <w:sz w:val="18"/>
                <w:szCs w:val="18"/>
              </w:rPr>
            </w:pPr>
            <w:r w:rsidRPr="00CC30AC">
              <w:rPr>
                <w:rFonts w:ascii="Arial" w:hAnsi="Arial" w:cs="Arial"/>
                <w:sz w:val="18"/>
                <w:szCs w:val="18"/>
              </w:rPr>
              <w:t>37</w:t>
            </w:r>
          </w:p>
        </w:tc>
        <w:tc>
          <w:tcPr>
            <w:tcW w:w="757" w:type="pct"/>
          </w:tcPr>
          <w:p w14:paraId="5721EFA9" w14:textId="77777777" w:rsidR="00823448" w:rsidRPr="00CC30AC" w:rsidRDefault="00823448" w:rsidP="00D6622F">
            <w:pPr>
              <w:rPr>
                <w:rFonts w:ascii="Arial" w:hAnsi="Arial" w:cs="Arial"/>
                <w:sz w:val="18"/>
                <w:szCs w:val="18"/>
              </w:rPr>
            </w:pPr>
            <w:r w:rsidRPr="00CC30AC">
              <w:rPr>
                <w:rFonts w:ascii="Arial" w:hAnsi="Arial" w:cs="Arial"/>
                <w:sz w:val="18"/>
                <w:szCs w:val="18"/>
              </w:rPr>
              <w:t>40</w:t>
            </w:r>
          </w:p>
        </w:tc>
        <w:tc>
          <w:tcPr>
            <w:tcW w:w="711" w:type="pct"/>
          </w:tcPr>
          <w:p w14:paraId="4BF40F38" w14:textId="77777777" w:rsidR="00823448" w:rsidRPr="00CC30AC" w:rsidRDefault="00823448" w:rsidP="00D6622F">
            <w:pPr>
              <w:rPr>
                <w:rFonts w:ascii="Arial" w:hAnsi="Arial" w:cs="Arial"/>
                <w:sz w:val="18"/>
                <w:szCs w:val="18"/>
              </w:rPr>
            </w:pPr>
            <w:r w:rsidRPr="00CC30AC">
              <w:rPr>
                <w:rFonts w:ascii="Arial" w:hAnsi="Arial" w:cs="Arial"/>
                <w:sz w:val="18"/>
                <w:szCs w:val="18"/>
              </w:rPr>
              <w:t>Text</w:t>
            </w:r>
          </w:p>
        </w:tc>
        <w:tc>
          <w:tcPr>
            <w:tcW w:w="1323" w:type="pct"/>
          </w:tcPr>
          <w:p w14:paraId="6CF8B59A" w14:textId="77777777" w:rsidR="00823448" w:rsidRPr="00CC30AC" w:rsidRDefault="00823448" w:rsidP="00D6622F">
            <w:pPr>
              <w:rPr>
                <w:rFonts w:ascii="Arial" w:hAnsi="Arial" w:cs="Arial"/>
                <w:sz w:val="18"/>
                <w:szCs w:val="18"/>
              </w:rPr>
            </w:pPr>
            <w:r w:rsidRPr="00CC30AC">
              <w:rPr>
                <w:rFonts w:ascii="Arial" w:hAnsi="Arial" w:cs="Arial"/>
                <w:sz w:val="18"/>
                <w:szCs w:val="18"/>
              </w:rPr>
              <w:t xml:space="preserve">e.g. 6 </w:t>
            </w:r>
          </w:p>
        </w:tc>
        <w:tc>
          <w:tcPr>
            <w:tcW w:w="876" w:type="pct"/>
          </w:tcPr>
          <w:p w14:paraId="1C5BC21E" w14:textId="77777777" w:rsidR="00823448" w:rsidRDefault="00823448" w:rsidP="00D6622F">
            <w:pPr>
              <w:rPr>
                <w:rFonts w:ascii="Arial" w:hAnsi="Arial" w:cs="Arial"/>
                <w:sz w:val="18"/>
                <w:szCs w:val="18"/>
              </w:rPr>
            </w:pPr>
          </w:p>
        </w:tc>
      </w:tr>
      <w:tr w:rsidR="00823448" w:rsidRPr="005B4766" w14:paraId="0103F77E" w14:textId="77777777" w:rsidTr="000A2C26">
        <w:tc>
          <w:tcPr>
            <w:tcW w:w="860" w:type="pct"/>
            <w:gridSpan w:val="2"/>
          </w:tcPr>
          <w:p w14:paraId="41CBC55A" w14:textId="77777777" w:rsidR="00823448" w:rsidRPr="009B6ADD" w:rsidRDefault="00823448" w:rsidP="00D6622F">
            <w:pPr>
              <w:rPr>
                <w:rFonts w:ascii="Arial" w:hAnsi="Arial" w:cs="Arial"/>
                <w:sz w:val="18"/>
                <w:szCs w:val="18"/>
              </w:rPr>
            </w:pPr>
            <w:r w:rsidRPr="009B6ADD">
              <w:rPr>
                <w:rFonts w:ascii="Arial" w:hAnsi="Arial" w:cs="Arial"/>
                <w:sz w:val="18"/>
                <w:szCs w:val="18"/>
              </w:rPr>
              <w:t>Unique Price Code</w:t>
            </w:r>
          </w:p>
        </w:tc>
        <w:tc>
          <w:tcPr>
            <w:tcW w:w="473" w:type="pct"/>
          </w:tcPr>
          <w:p w14:paraId="415EEBBB" w14:textId="77777777" w:rsidR="00823448" w:rsidRPr="009B6ADD" w:rsidRDefault="00823448" w:rsidP="00D6622F">
            <w:pPr>
              <w:rPr>
                <w:rFonts w:ascii="Arial" w:hAnsi="Arial" w:cs="Arial"/>
                <w:sz w:val="18"/>
                <w:szCs w:val="18"/>
              </w:rPr>
            </w:pPr>
            <w:r w:rsidRPr="009B6ADD">
              <w:rPr>
                <w:rFonts w:ascii="Arial" w:hAnsi="Arial" w:cs="Arial"/>
                <w:sz w:val="18"/>
                <w:szCs w:val="18"/>
              </w:rPr>
              <w:t>60</w:t>
            </w:r>
          </w:p>
        </w:tc>
        <w:tc>
          <w:tcPr>
            <w:tcW w:w="757" w:type="pct"/>
          </w:tcPr>
          <w:p w14:paraId="71863D32" w14:textId="77777777" w:rsidR="00823448" w:rsidRPr="009B6ADD" w:rsidRDefault="00823448" w:rsidP="00D6622F">
            <w:pPr>
              <w:rPr>
                <w:rFonts w:ascii="Arial" w:hAnsi="Arial" w:cs="Arial"/>
                <w:sz w:val="18"/>
                <w:szCs w:val="18"/>
              </w:rPr>
            </w:pPr>
            <w:r w:rsidRPr="009B6ADD">
              <w:rPr>
                <w:rFonts w:ascii="Arial" w:hAnsi="Arial" w:cs="Arial"/>
                <w:sz w:val="18"/>
                <w:szCs w:val="18"/>
              </w:rPr>
              <w:t>60</w:t>
            </w:r>
          </w:p>
        </w:tc>
        <w:tc>
          <w:tcPr>
            <w:tcW w:w="711" w:type="pct"/>
          </w:tcPr>
          <w:p w14:paraId="45E6A651" w14:textId="77777777" w:rsidR="00823448" w:rsidRPr="009B6ADD" w:rsidRDefault="00823448" w:rsidP="00D6622F">
            <w:pPr>
              <w:rPr>
                <w:rFonts w:ascii="Arial" w:hAnsi="Arial" w:cs="Arial"/>
                <w:sz w:val="18"/>
                <w:szCs w:val="18"/>
              </w:rPr>
            </w:pPr>
            <w:r w:rsidRPr="009B6ADD">
              <w:rPr>
                <w:rFonts w:ascii="Arial" w:hAnsi="Arial" w:cs="Arial"/>
                <w:sz w:val="18"/>
                <w:szCs w:val="18"/>
              </w:rPr>
              <w:t>Text</w:t>
            </w:r>
          </w:p>
        </w:tc>
        <w:tc>
          <w:tcPr>
            <w:tcW w:w="1323" w:type="pct"/>
          </w:tcPr>
          <w:p w14:paraId="3C8754B5" w14:textId="77777777" w:rsidR="00823448" w:rsidRPr="009B6ADD" w:rsidRDefault="00823448" w:rsidP="00D6622F">
            <w:pPr>
              <w:rPr>
                <w:rFonts w:ascii="Arial" w:hAnsi="Arial" w:cs="Arial"/>
                <w:sz w:val="18"/>
                <w:szCs w:val="18"/>
              </w:rPr>
            </w:pPr>
            <w:r w:rsidRPr="00CC30AC">
              <w:rPr>
                <w:rFonts w:ascii="Arial" w:hAnsi="Arial" w:cs="Arial"/>
                <w:sz w:val="18"/>
                <w:szCs w:val="18"/>
              </w:rPr>
              <w:t>e.g. SOTAPXXXXXXXX/ SOTAPYYYYYY</w:t>
            </w:r>
          </w:p>
        </w:tc>
        <w:tc>
          <w:tcPr>
            <w:tcW w:w="876" w:type="pct"/>
          </w:tcPr>
          <w:p w14:paraId="2EC97115" w14:textId="77777777" w:rsidR="00823448" w:rsidRPr="00166B6F" w:rsidRDefault="00823448" w:rsidP="00D6622F">
            <w:pPr>
              <w:jc w:val="both"/>
              <w:rPr>
                <w:sz w:val="18"/>
                <w:szCs w:val="18"/>
              </w:rPr>
            </w:pPr>
          </w:p>
        </w:tc>
      </w:tr>
    </w:tbl>
    <w:p w14:paraId="103A4D7B" w14:textId="77777777" w:rsidR="00823448" w:rsidRPr="00C97611" w:rsidRDefault="00823448" w:rsidP="00823448">
      <w:pPr>
        <w:rPr>
          <w:rFonts w:ascii="Arial" w:hAnsi="Arial"/>
          <w:sz w:val="18"/>
          <w:szCs w:val="18"/>
        </w:rPr>
      </w:pPr>
      <w:r w:rsidRPr="00C97611">
        <w:rPr>
          <w:rFonts w:ascii="Arial" w:hAnsi="Arial"/>
          <w:sz w:val="18"/>
          <w:szCs w:val="18"/>
        </w:rPr>
        <w:t>* Asterisk = Fields whose values will not get populated.</w:t>
      </w:r>
    </w:p>
    <w:p w14:paraId="27BB1DB6" w14:textId="77777777" w:rsidR="00823448" w:rsidRPr="00C0485C" w:rsidRDefault="00823448" w:rsidP="00C0485C">
      <w:pPr>
        <w:pStyle w:val="Heading2"/>
      </w:pPr>
      <w:bookmarkStart w:id="399" w:name="_Toc532218328"/>
      <w:bookmarkStart w:id="400" w:name="_Toc205994603"/>
      <w:bookmarkStart w:id="401" w:name="_ADJUSTMENT_RECORD_3"/>
      <w:bookmarkEnd w:id="401"/>
      <w:r w:rsidRPr="00C0485C">
        <w:t>ADJUSTMENT RECORD</w:t>
      </w:r>
      <w:bookmarkEnd w:id="399"/>
      <w:bookmarkEnd w:id="400"/>
    </w:p>
    <w:p w14:paraId="506F8CAC" w14:textId="77777777" w:rsidR="00823448" w:rsidRPr="00AE5D83" w:rsidRDefault="00823448" w:rsidP="004230DC">
      <w:pPr>
        <w:jc w:val="both"/>
        <w:rPr>
          <w:sz w:val="20"/>
        </w:rPr>
      </w:pPr>
      <w:r w:rsidRPr="00AE5D83">
        <w:rPr>
          <w:sz w:val="20"/>
        </w:rPr>
        <w:t>The following adjustment records will be included in the output file and will contain the following</w:t>
      </w:r>
      <w:r w:rsidR="00496087">
        <w:rPr>
          <w:sz w:val="20"/>
        </w:rPr>
        <w:t xml:space="preserve"> </w:t>
      </w:r>
      <w:r w:rsidRPr="00AE5D83">
        <w:rPr>
          <w:sz w:val="20"/>
        </w:rPr>
        <w:t>data.</w:t>
      </w:r>
    </w:p>
    <w:p w14:paraId="6274717F" w14:textId="77777777" w:rsidR="00823448" w:rsidRPr="00AE5D83" w:rsidRDefault="00823448" w:rsidP="00D6622F">
      <w:pPr>
        <w:rPr>
          <w:sz w:val="20"/>
        </w:rPr>
      </w:pPr>
      <w:r w:rsidRPr="00AE5D83">
        <w:rPr>
          <w:sz w:val="20"/>
        </w:rPr>
        <w:t>Record Type:</w:t>
      </w:r>
      <w:r w:rsidRPr="00AE5D83">
        <w:rPr>
          <w:b/>
          <w:sz w:val="20"/>
        </w:rPr>
        <w:t xml:space="preserve"> ADJUSTMENTS</w:t>
      </w:r>
    </w:p>
    <w:tbl>
      <w:tblPr>
        <w:tblW w:w="4931"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613"/>
        <w:gridCol w:w="835"/>
        <w:gridCol w:w="1530"/>
        <w:gridCol w:w="1350"/>
        <w:gridCol w:w="2520"/>
        <w:gridCol w:w="1261"/>
      </w:tblGrid>
      <w:tr w:rsidR="00823448" w:rsidRPr="005B4766" w14:paraId="738D41E7" w14:textId="77777777" w:rsidTr="000A2C26">
        <w:tc>
          <w:tcPr>
            <w:tcW w:w="885" w:type="pct"/>
          </w:tcPr>
          <w:p w14:paraId="2832F08D" w14:textId="77777777" w:rsidR="00823448" w:rsidRPr="005B4766" w:rsidRDefault="00823448" w:rsidP="00D6622F">
            <w:pPr>
              <w:rPr>
                <w:rFonts w:ascii="Arial" w:hAnsi="Arial"/>
                <w:b/>
                <w:sz w:val="18"/>
                <w:szCs w:val="18"/>
              </w:rPr>
            </w:pPr>
            <w:r w:rsidRPr="005B4766">
              <w:rPr>
                <w:rFonts w:ascii="Arial" w:hAnsi="Arial"/>
                <w:b/>
                <w:sz w:val="18"/>
                <w:szCs w:val="18"/>
              </w:rPr>
              <w:t>Field Name</w:t>
            </w:r>
          </w:p>
        </w:tc>
        <w:tc>
          <w:tcPr>
            <w:tcW w:w="458" w:type="pct"/>
          </w:tcPr>
          <w:p w14:paraId="45431BC7" w14:textId="77777777" w:rsidR="00823448" w:rsidRPr="005B4766" w:rsidRDefault="00823448" w:rsidP="00D6622F">
            <w:pPr>
              <w:rPr>
                <w:rFonts w:ascii="Arial" w:hAnsi="Arial"/>
                <w:b/>
                <w:sz w:val="18"/>
                <w:szCs w:val="18"/>
              </w:rPr>
            </w:pPr>
            <w:r w:rsidRPr="005B4766">
              <w:rPr>
                <w:rFonts w:ascii="Arial" w:hAnsi="Arial"/>
                <w:b/>
                <w:sz w:val="18"/>
                <w:szCs w:val="18"/>
              </w:rPr>
              <w:t>Field No</w:t>
            </w:r>
          </w:p>
        </w:tc>
        <w:tc>
          <w:tcPr>
            <w:tcW w:w="840" w:type="pct"/>
          </w:tcPr>
          <w:p w14:paraId="3A8D70DE" w14:textId="77777777" w:rsidR="00823448" w:rsidRPr="005B4766" w:rsidRDefault="00823448" w:rsidP="00D6622F">
            <w:pPr>
              <w:rPr>
                <w:rFonts w:ascii="Arial" w:hAnsi="Arial"/>
                <w:b/>
                <w:sz w:val="18"/>
                <w:szCs w:val="18"/>
              </w:rPr>
            </w:pPr>
            <w:r w:rsidRPr="005B4766">
              <w:rPr>
                <w:rFonts w:ascii="Arial" w:hAnsi="Arial"/>
                <w:b/>
                <w:sz w:val="18"/>
                <w:szCs w:val="18"/>
              </w:rPr>
              <w:t xml:space="preserve">Maximum Field Length          </w:t>
            </w:r>
          </w:p>
        </w:tc>
        <w:tc>
          <w:tcPr>
            <w:tcW w:w="741" w:type="pct"/>
          </w:tcPr>
          <w:p w14:paraId="5F2FCABD" w14:textId="77777777" w:rsidR="00823448" w:rsidRPr="005B4766" w:rsidRDefault="00823448" w:rsidP="00D6622F">
            <w:pPr>
              <w:rPr>
                <w:rFonts w:ascii="Arial" w:hAnsi="Arial"/>
                <w:b/>
                <w:sz w:val="18"/>
                <w:szCs w:val="18"/>
              </w:rPr>
            </w:pPr>
            <w:r w:rsidRPr="005B4766">
              <w:rPr>
                <w:rFonts w:ascii="Arial" w:hAnsi="Arial"/>
                <w:b/>
                <w:sz w:val="18"/>
                <w:szCs w:val="18"/>
              </w:rPr>
              <w:t>Format</w:t>
            </w:r>
          </w:p>
        </w:tc>
        <w:tc>
          <w:tcPr>
            <w:tcW w:w="1383" w:type="pct"/>
          </w:tcPr>
          <w:p w14:paraId="4781A98C" w14:textId="77777777" w:rsidR="00823448" w:rsidRPr="005B4766" w:rsidRDefault="00823448" w:rsidP="00D6622F">
            <w:pPr>
              <w:rPr>
                <w:rFonts w:ascii="Arial" w:hAnsi="Arial"/>
                <w:b/>
                <w:sz w:val="18"/>
                <w:szCs w:val="18"/>
              </w:rPr>
            </w:pPr>
            <w:r w:rsidRPr="005B4766">
              <w:rPr>
                <w:rFonts w:ascii="Arial" w:hAnsi="Arial"/>
                <w:b/>
                <w:sz w:val="18"/>
                <w:szCs w:val="18"/>
              </w:rPr>
              <w:t>Value</w:t>
            </w:r>
          </w:p>
        </w:tc>
        <w:tc>
          <w:tcPr>
            <w:tcW w:w="692" w:type="pct"/>
          </w:tcPr>
          <w:p w14:paraId="5452477C" w14:textId="77777777" w:rsidR="00823448" w:rsidRPr="005B4766" w:rsidRDefault="00823448" w:rsidP="00D6622F">
            <w:pPr>
              <w:rPr>
                <w:rFonts w:ascii="Arial" w:hAnsi="Arial"/>
                <w:b/>
                <w:sz w:val="18"/>
                <w:szCs w:val="18"/>
              </w:rPr>
            </w:pPr>
            <w:r>
              <w:rPr>
                <w:rFonts w:ascii="Arial" w:hAnsi="Arial"/>
                <w:b/>
                <w:sz w:val="18"/>
                <w:szCs w:val="18"/>
              </w:rPr>
              <w:t>Note</w:t>
            </w:r>
          </w:p>
        </w:tc>
      </w:tr>
      <w:tr w:rsidR="00823448" w:rsidRPr="005B4766" w14:paraId="5DDC4372" w14:textId="77777777" w:rsidTr="000A2C26">
        <w:tc>
          <w:tcPr>
            <w:tcW w:w="885" w:type="pct"/>
          </w:tcPr>
          <w:p w14:paraId="0D261D4D" w14:textId="77777777" w:rsidR="00823448" w:rsidRPr="005B4766" w:rsidRDefault="00823448" w:rsidP="00D6622F">
            <w:pPr>
              <w:rPr>
                <w:rFonts w:ascii="Arial" w:hAnsi="Arial"/>
                <w:sz w:val="18"/>
                <w:szCs w:val="18"/>
              </w:rPr>
            </w:pPr>
            <w:r w:rsidRPr="005B4766">
              <w:rPr>
                <w:rFonts w:ascii="Arial" w:hAnsi="Arial"/>
                <w:sz w:val="18"/>
                <w:szCs w:val="18"/>
              </w:rPr>
              <w:t>Record Type</w:t>
            </w:r>
          </w:p>
        </w:tc>
        <w:tc>
          <w:tcPr>
            <w:tcW w:w="458" w:type="pct"/>
          </w:tcPr>
          <w:p w14:paraId="0A3ED97C" w14:textId="77777777" w:rsidR="00823448" w:rsidRPr="005B4766" w:rsidRDefault="00823448" w:rsidP="00D6622F">
            <w:pPr>
              <w:rPr>
                <w:rFonts w:ascii="Arial" w:hAnsi="Arial"/>
                <w:sz w:val="18"/>
                <w:szCs w:val="18"/>
              </w:rPr>
            </w:pPr>
            <w:r w:rsidRPr="005B4766">
              <w:rPr>
                <w:rFonts w:ascii="Arial" w:hAnsi="Arial"/>
                <w:sz w:val="18"/>
                <w:szCs w:val="18"/>
              </w:rPr>
              <w:t>1</w:t>
            </w:r>
          </w:p>
        </w:tc>
        <w:tc>
          <w:tcPr>
            <w:tcW w:w="840" w:type="pct"/>
          </w:tcPr>
          <w:p w14:paraId="282A1A9A" w14:textId="77777777" w:rsidR="00823448" w:rsidRPr="005B4766" w:rsidRDefault="00823448" w:rsidP="00D6622F">
            <w:pPr>
              <w:rPr>
                <w:rFonts w:ascii="Arial" w:hAnsi="Arial"/>
                <w:sz w:val="18"/>
                <w:szCs w:val="18"/>
              </w:rPr>
            </w:pPr>
            <w:r>
              <w:rPr>
                <w:rFonts w:ascii="Arial" w:hAnsi="Arial"/>
                <w:sz w:val="18"/>
                <w:szCs w:val="18"/>
              </w:rPr>
              <w:t>255</w:t>
            </w:r>
          </w:p>
        </w:tc>
        <w:tc>
          <w:tcPr>
            <w:tcW w:w="741" w:type="pct"/>
          </w:tcPr>
          <w:p w14:paraId="724B5464" w14:textId="77777777" w:rsidR="00823448" w:rsidRPr="005B4766" w:rsidRDefault="00823448" w:rsidP="00D6622F">
            <w:pPr>
              <w:rPr>
                <w:rFonts w:ascii="Arial" w:hAnsi="Arial"/>
                <w:sz w:val="18"/>
                <w:szCs w:val="18"/>
              </w:rPr>
            </w:pPr>
            <w:r w:rsidRPr="005B4766">
              <w:rPr>
                <w:rFonts w:ascii="Arial" w:hAnsi="Arial"/>
                <w:sz w:val="18"/>
                <w:szCs w:val="18"/>
              </w:rPr>
              <w:t>Text</w:t>
            </w:r>
          </w:p>
        </w:tc>
        <w:tc>
          <w:tcPr>
            <w:tcW w:w="1383" w:type="pct"/>
          </w:tcPr>
          <w:p w14:paraId="4EF18759" w14:textId="77777777" w:rsidR="00823448" w:rsidRPr="001F6B61" w:rsidRDefault="00823448" w:rsidP="00D6622F">
            <w:pPr>
              <w:rPr>
                <w:rFonts w:ascii="Arial" w:hAnsi="Arial"/>
                <w:sz w:val="18"/>
                <w:szCs w:val="18"/>
              </w:rPr>
            </w:pPr>
            <w:r w:rsidRPr="001F6B61">
              <w:rPr>
                <w:rFonts w:ascii="Arial" w:hAnsi="Arial"/>
                <w:sz w:val="18"/>
                <w:szCs w:val="18"/>
              </w:rPr>
              <w:t>ADJUSTMENTS</w:t>
            </w:r>
          </w:p>
        </w:tc>
        <w:tc>
          <w:tcPr>
            <w:tcW w:w="692" w:type="pct"/>
          </w:tcPr>
          <w:p w14:paraId="22E24776" w14:textId="77777777" w:rsidR="00823448" w:rsidRPr="001F6B61" w:rsidRDefault="00823448" w:rsidP="00D6622F">
            <w:pPr>
              <w:rPr>
                <w:rFonts w:ascii="Arial" w:hAnsi="Arial"/>
                <w:sz w:val="18"/>
                <w:szCs w:val="18"/>
              </w:rPr>
            </w:pPr>
          </w:p>
        </w:tc>
      </w:tr>
      <w:tr w:rsidR="00823448" w:rsidRPr="005B4766" w14:paraId="1E9B25B9" w14:textId="77777777" w:rsidTr="000A2C26">
        <w:tc>
          <w:tcPr>
            <w:tcW w:w="885" w:type="pct"/>
          </w:tcPr>
          <w:p w14:paraId="6614547D" w14:textId="77777777" w:rsidR="00823448" w:rsidRPr="005B4766" w:rsidRDefault="00823448" w:rsidP="00D6622F">
            <w:pPr>
              <w:rPr>
                <w:rFonts w:ascii="Arial" w:hAnsi="Arial"/>
                <w:sz w:val="18"/>
                <w:szCs w:val="18"/>
              </w:rPr>
            </w:pPr>
            <w:r>
              <w:rPr>
                <w:rFonts w:ascii="Arial" w:hAnsi="Arial"/>
                <w:sz w:val="18"/>
                <w:szCs w:val="18"/>
              </w:rPr>
              <w:t>Adjustment Name</w:t>
            </w:r>
          </w:p>
        </w:tc>
        <w:tc>
          <w:tcPr>
            <w:tcW w:w="458" w:type="pct"/>
          </w:tcPr>
          <w:p w14:paraId="34FA24B7" w14:textId="77777777" w:rsidR="00823448" w:rsidRPr="005B4766" w:rsidRDefault="00823448" w:rsidP="00D6622F">
            <w:pPr>
              <w:rPr>
                <w:rFonts w:ascii="Arial" w:hAnsi="Arial"/>
                <w:sz w:val="18"/>
                <w:szCs w:val="18"/>
              </w:rPr>
            </w:pPr>
            <w:r w:rsidRPr="005B4766">
              <w:rPr>
                <w:rFonts w:ascii="Arial" w:hAnsi="Arial"/>
                <w:sz w:val="18"/>
                <w:szCs w:val="18"/>
              </w:rPr>
              <w:t>2</w:t>
            </w:r>
          </w:p>
        </w:tc>
        <w:tc>
          <w:tcPr>
            <w:tcW w:w="840" w:type="pct"/>
          </w:tcPr>
          <w:p w14:paraId="7B5F4A22" w14:textId="77777777" w:rsidR="00823448" w:rsidRPr="005B4766" w:rsidRDefault="00823448" w:rsidP="00D6622F">
            <w:pPr>
              <w:rPr>
                <w:rFonts w:ascii="Arial" w:hAnsi="Arial"/>
                <w:sz w:val="18"/>
                <w:szCs w:val="18"/>
              </w:rPr>
            </w:pPr>
            <w:r>
              <w:rPr>
                <w:rFonts w:ascii="Arial" w:hAnsi="Arial"/>
                <w:sz w:val="18"/>
                <w:szCs w:val="18"/>
              </w:rPr>
              <w:t>40</w:t>
            </w:r>
          </w:p>
        </w:tc>
        <w:tc>
          <w:tcPr>
            <w:tcW w:w="741" w:type="pct"/>
          </w:tcPr>
          <w:p w14:paraId="11ABE966" w14:textId="77777777" w:rsidR="00823448" w:rsidRPr="005B4766" w:rsidRDefault="00823448" w:rsidP="00D6622F">
            <w:pPr>
              <w:rPr>
                <w:rFonts w:ascii="Arial" w:hAnsi="Arial"/>
                <w:sz w:val="18"/>
                <w:szCs w:val="18"/>
              </w:rPr>
            </w:pPr>
            <w:r w:rsidRPr="005B4766">
              <w:rPr>
                <w:rFonts w:ascii="Arial" w:hAnsi="Arial"/>
                <w:sz w:val="18"/>
                <w:szCs w:val="18"/>
              </w:rPr>
              <w:t>Text</w:t>
            </w:r>
          </w:p>
        </w:tc>
        <w:tc>
          <w:tcPr>
            <w:tcW w:w="1383" w:type="pct"/>
          </w:tcPr>
          <w:p w14:paraId="0B25A907" w14:textId="77777777" w:rsidR="00823448" w:rsidRPr="005B4766" w:rsidRDefault="00823448" w:rsidP="00D6622F">
            <w:pPr>
              <w:rPr>
                <w:rFonts w:ascii="Arial" w:hAnsi="Arial"/>
                <w:sz w:val="18"/>
                <w:szCs w:val="18"/>
              </w:rPr>
            </w:pPr>
            <w:r>
              <w:rPr>
                <w:rFonts w:ascii="Arial" w:hAnsi="Arial"/>
                <w:sz w:val="18"/>
                <w:szCs w:val="18"/>
              </w:rPr>
              <w:t xml:space="preserve">e.g. </w:t>
            </w:r>
            <w:r w:rsidRPr="006B35E5">
              <w:rPr>
                <w:rFonts w:ascii="Calibri" w:hAnsi="Calibri" w:cs="Calibri"/>
                <w:color w:val="000000"/>
                <w:sz w:val="22"/>
                <w:szCs w:val="22"/>
              </w:rPr>
              <w:t>Adjustment to SOTAP Rental Charge</w:t>
            </w:r>
          </w:p>
        </w:tc>
        <w:tc>
          <w:tcPr>
            <w:tcW w:w="692" w:type="pct"/>
          </w:tcPr>
          <w:p w14:paraId="3ED22325" w14:textId="77777777" w:rsidR="00823448" w:rsidRPr="00AE5D83" w:rsidRDefault="00823448" w:rsidP="00D6622F">
            <w:pPr>
              <w:rPr>
                <w:rFonts w:ascii="Arial" w:hAnsi="Arial"/>
                <w:sz w:val="18"/>
                <w:szCs w:val="18"/>
              </w:rPr>
            </w:pPr>
          </w:p>
        </w:tc>
      </w:tr>
      <w:tr w:rsidR="00823448" w:rsidRPr="005B4766" w14:paraId="46613D84" w14:textId="77777777" w:rsidTr="000A2C26">
        <w:tc>
          <w:tcPr>
            <w:tcW w:w="885" w:type="pct"/>
          </w:tcPr>
          <w:p w14:paraId="4102F789"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 xml:space="preserve">Product Tariff Name </w:t>
            </w:r>
          </w:p>
        </w:tc>
        <w:tc>
          <w:tcPr>
            <w:tcW w:w="458" w:type="pct"/>
          </w:tcPr>
          <w:p w14:paraId="29DF07A1" w14:textId="77777777" w:rsidR="00823448" w:rsidRPr="003C02DF" w:rsidRDefault="00823448" w:rsidP="00D6622F">
            <w:pPr>
              <w:rPr>
                <w:rFonts w:ascii="Arial" w:hAnsi="Arial"/>
                <w:sz w:val="18"/>
                <w:szCs w:val="18"/>
              </w:rPr>
            </w:pPr>
            <w:r w:rsidRPr="003C02DF">
              <w:rPr>
                <w:rFonts w:ascii="Arial" w:hAnsi="Arial"/>
                <w:sz w:val="18"/>
                <w:szCs w:val="18"/>
              </w:rPr>
              <w:t>3</w:t>
            </w:r>
          </w:p>
        </w:tc>
        <w:tc>
          <w:tcPr>
            <w:tcW w:w="840" w:type="pct"/>
          </w:tcPr>
          <w:p w14:paraId="6C34828D" w14:textId="77777777" w:rsidR="00823448" w:rsidRPr="003C02DF" w:rsidRDefault="00823448" w:rsidP="00D6622F">
            <w:pPr>
              <w:rPr>
                <w:rFonts w:ascii="Arial" w:hAnsi="Arial"/>
                <w:sz w:val="18"/>
                <w:szCs w:val="18"/>
              </w:rPr>
            </w:pPr>
            <w:r>
              <w:rPr>
                <w:rFonts w:ascii="Arial" w:hAnsi="Arial"/>
                <w:sz w:val="18"/>
                <w:szCs w:val="18"/>
              </w:rPr>
              <w:t>40</w:t>
            </w:r>
          </w:p>
        </w:tc>
        <w:tc>
          <w:tcPr>
            <w:tcW w:w="741" w:type="pct"/>
          </w:tcPr>
          <w:p w14:paraId="35815DF9"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3EFEF1F3" w14:textId="77777777" w:rsidR="00823448" w:rsidRPr="003C02DF" w:rsidRDefault="00823448" w:rsidP="00D6622F">
            <w:pPr>
              <w:rPr>
                <w:rFonts w:ascii="Arial" w:hAnsi="Arial"/>
                <w:sz w:val="18"/>
                <w:szCs w:val="18"/>
              </w:rPr>
            </w:pPr>
            <w:r w:rsidRPr="00C30411">
              <w:rPr>
                <w:rFonts w:ascii="Arial" w:hAnsi="Arial"/>
                <w:sz w:val="18"/>
                <w:szCs w:val="18"/>
              </w:rPr>
              <w:t xml:space="preserve">Not used for </w:t>
            </w:r>
            <w:r>
              <w:rPr>
                <w:rFonts w:ascii="Arial" w:hAnsi="Arial"/>
                <w:sz w:val="18"/>
                <w:szCs w:val="18"/>
              </w:rPr>
              <w:t>SOTAP Adjustment</w:t>
            </w:r>
          </w:p>
        </w:tc>
        <w:tc>
          <w:tcPr>
            <w:tcW w:w="692" w:type="pct"/>
          </w:tcPr>
          <w:p w14:paraId="5594BE9C" w14:textId="77777777" w:rsidR="00823448" w:rsidRPr="003C02DF" w:rsidRDefault="00823448" w:rsidP="00D6622F">
            <w:pPr>
              <w:rPr>
                <w:rFonts w:ascii="Arial" w:hAnsi="Arial"/>
                <w:sz w:val="18"/>
                <w:szCs w:val="18"/>
              </w:rPr>
            </w:pPr>
          </w:p>
        </w:tc>
      </w:tr>
      <w:tr w:rsidR="00823448" w:rsidRPr="005B4766" w14:paraId="13264A1F" w14:textId="77777777" w:rsidTr="000A2C26">
        <w:tc>
          <w:tcPr>
            <w:tcW w:w="885" w:type="pct"/>
          </w:tcPr>
          <w:p w14:paraId="1B81B870" w14:textId="77777777" w:rsidR="00823448" w:rsidRPr="003C02DF" w:rsidRDefault="00823448" w:rsidP="00D6622F">
            <w:pPr>
              <w:rPr>
                <w:rFonts w:ascii="Arial" w:hAnsi="Arial"/>
                <w:sz w:val="18"/>
                <w:szCs w:val="18"/>
              </w:rPr>
            </w:pPr>
            <w:r w:rsidRPr="003C02DF">
              <w:rPr>
                <w:rFonts w:ascii="Arial" w:hAnsi="Arial"/>
                <w:sz w:val="18"/>
                <w:szCs w:val="18"/>
              </w:rPr>
              <w:t>Adjustment free text field</w:t>
            </w:r>
          </w:p>
        </w:tc>
        <w:tc>
          <w:tcPr>
            <w:tcW w:w="458" w:type="pct"/>
          </w:tcPr>
          <w:p w14:paraId="5A8D5F1A" w14:textId="77777777" w:rsidR="00823448" w:rsidRPr="003C02DF" w:rsidRDefault="00823448" w:rsidP="00D6622F">
            <w:pPr>
              <w:rPr>
                <w:rFonts w:ascii="Arial" w:hAnsi="Arial"/>
                <w:sz w:val="18"/>
                <w:szCs w:val="18"/>
              </w:rPr>
            </w:pPr>
            <w:r w:rsidRPr="003C02DF">
              <w:rPr>
                <w:rFonts w:ascii="Arial" w:hAnsi="Arial"/>
                <w:sz w:val="18"/>
                <w:szCs w:val="18"/>
              </w:rPr>
              <w:t>4</w:t>
            </w:r>
          </w:p>
        </w:tc>
        <w:tc>
          <w:tcPr>
            <w:tcW w:w="840" w:type="pct"/>
          </w:tcPr>
          <w:p w14:paraId="7C864E0B" w14:textId="77777777" w:rsidR="00823448" w:rsidRPr="003C02DF" w:rsidRDefault="00823448" w:rsidP="00D6622F">
            <w:pPr>
              <w:rPr>
                <w:rFonts w:ascii="Arial" w:hAnsi="Arial"/>
                <w:sz w:val="18"/>
                <w:szCs w:val="18"/>
              </w:rPr>
            </w:pPr>
            <w:r w:rsidRPr="003C02DF">
              <w:rPr>
                <w:rFonts w:ascii="Arial" w:hAnsi="Arial"/>
                <w:sz w:val="18"/>
                <w:szCs w:val="18"/>
              </w:rPr>
              <w:t>255</w:t>
            </w:r>
          </w:p>
        </w:tc>
        <w:tc>
          <w:tcPr>
            <w:tcW w:w="741" w:type="pct"/>
          </w:tcPr>
          <w:p w14:paraId="476D07E3"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3CD46E1A" w14:textId="77777777" w:rsidR="00823448" w:rsidRPr="003C02DF" w:rsidRDefault="00823448" w:rsidP="00D6622F">
            <w:pPr>
              <w:rPr>
                <w:rFonts w:ascii="Arial" w:hAnsi="Arial"/>
                <w:sz w:val="18"/>
                <w:szCs w:val="18"/>
              </w:rPr>
            </w:pPr>
            <w:r>
              <w:rPr>
                <w:rFonts w:ascii="Arial" w:hAnsi="Arial"/>
                <w:sz w:val="18"/>
                <w:szCs w:val="18"/>
              </w:rPr>
              <w:t xml:space="preserve">e.g. </w:t>
            </w:r>
            <w:r w:rsidRPr="00B63C9B">
              <w:rPr>
                <w:rFonts w:ascii="Arial" w:hAnsi="Arial"/>
                <w:sz w:val="18"/>
                <w:szCs w:val="18"/>
              </w:rPr>
              <w:t>OGEA12345673 Compensation</w:t>
            </w:r>
          </w:p>
        </w:tc>
        <w:tc>
          <w:tcPr>
            <w:tcW w:w="692" w:type="pct"/>
          </w:tcPr>
          <w:p w14:paraId="3C909EBB" w14:textId="77777777" w:rsidR="00823448" w:rsidRPr="003C02DF" w:rsidRDefault="00823448" w:rsidP="00D6622F">
            <w:pPr>
              <w:rPr>
                <w:rFonts w:ascii="Arial" w:hAnsi="Arial"/>
                <w:sz w:val="18"/>
                <w:szCs w:val="18"/>
              </w:rPr>
            </w:pPr>
          </w:p>
        </w:tc>
      </w:tr>
      <w:tr w:rsidR="00823448" w:rsidRPr="005B4766" w14:paraId="56292E30" w14:textId="77777777" w:rsidTr="000A2C26">
        <w:tc>
          <w:tcPr>
            <w:tcW w:w="885" w:type="pct"/>
          </w:tcPr>
          <w:p w14:paraId="3EF6471A"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Charge Desc/Type</w:t>
            </w:r>
          </w:p>
        </w:tc>
        <w:tc>
          <w:tcPr>
            <w:tcW w:w="458" w:type="pct"/>
          </w:tcPr>
          <w:p w14:paraId="091280FF" w14:textId="77777777" w:rsidR="00823448" w:rsidRPr="003C02DF" w:rsidRDefault="00823448" w:rsidP="00D6622F">
            <w:pPr>
              <w:rPr>
                <w:rFonts w:ascii="Arial" w:hAnsi="Arial"/>
                <w:sz w:val="18"/>
                <w:szCs w:val="18"/>
              </w:rPr>
            </w:pPr>
            <w:r w:rsidRPr="003C02DF">
              <w:rPr>
                <w:rFonts w:ascii="Arial" w:hAnsi="Arial"/>
                <w:sz w:val="18"/>
                <w:szCs w:val="18"/>
              </w:rPr>
              <w:t>5</w:t>
            </w:r>
          </w:p>
        </w:tc>
        <w:tc>
          <w:tcPr>
            <w:tcW w:w="840" w:type="pct"/>
          </w:tcPr>
          <w:p w14:paraId="25EB743B" w14:textId="77777777" w:rsidR="00823448" w:rsidRPr="003C02DF" w:rsidRDefault="00823448" w:rsidP="00D6622F">
            <w:pPr>
              <w:rPr>
                <w:rFonts w:ascii="Arial" w:hAnsi="Arial"/>
                <w:sz w:val="18"/>
                <w:szCs w:val="18"/>
              </w:rPr>
            </w:pPr>
            <w:r w:rsidRPr="003C02DF">
              <w:rPr>
                <w:rFonts w:ascii="Arial" w:hAnsi="Arial"/>
                <w:sz w:val="18"/>
                <w:szCs w:val="18"/>
              </w:rPr>
              <w:t>20</w:t>
            </w:r>
          </w:p>
        </w:tc>
        <w:tc>
          <w:tcPr>
            <w:tcW w:w="741" w:type="pct"/>
          </w:tcPr>
          <w:p w14:paraId="54D6BABF"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4CC71DE2" w14:textId="77777777" w:rsidR="00823448" w:rsidRDefault="00823448" w:rsidP="00D6622F">
            <w:r w:rsidRPr="006E4AED">
              <w:rPr>
                <w:rFonts w:ascii="Arial" w:hAnsi="Arial"/>
                <w:sz w:val="18"/>
                <w:szCs w:val="18"/>
              </w:rPr>
              <w:t xml:space="preserve">Not used for </w:t>
            </w:r>
            <w:r>
              <w:rPr>
                <w:rFonts w:ascii="Arial" w:hAnsi="Arial"/>
                <w:sz w:val="18"/>
                <w:szCs w:val="18"/>
              </w:rPr>
              <w:t>SOTAP</w:t>
            </w:r>
            <w:r w:rsidRPr="006E4AED">
              <w:rPr>
                <w:rFonts w:ascii="Arial" w:hAnsi="Arial"/>
                <w:sz w:val="18"/>
                <w:szCs w:val="18"/>
              </w:rPr>
              <w:t xml:space="preserve"> Adjustment</w:t>
            </w:r>
          </w:p>
        </w:tc>
        <w:tc>
          <w:tcPr>
            <w:tcW w:w="692" w:type="pct"/>
          </w:tcPr>
          <w:p w14:paraId="0DD2418B" w14:textId="77777777" w:rsidR="00823448" w:rsidRPr="003C02DF" w:rsidRDefault="00823448" w:rsidP="00D6622F">
            <w:pPr>
              <w:rPr>
                <w:rFonts w:ascii="Arial" w:hAnsi="Arial"/>
                <w:sz w:val="18"/>
                <w:szCs w:val="18"/>
              </w:rPr>
            </w:pPr>
          </w:p>
        </w:tc>
      </w:tr>
      <w:tr w:rsidR="00823448" w:rsidRPr="005B4766" w14:paraId="0BC12260" w14:textId="77777777" w:rsidTr="000A2C26">
        <w:tc>
          <w:tcPr>
            <w:tcW w:w="885" w:type="pct"/>
          </w:tcPr>
          <w:p w14:paraId="04DDC63A"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Charge Reason</w:t>
            </w:r>
          </w:p>
        </w:tc>
        <w:tc>
          <w:tcPr>
            <w:tcW w:w="458" w:type="pct"/>
          </w:tcPr>
          <w:p w14:paraId="4B0A49EE" w14:textId="77777777" w:rsidR="00823448" w:rsidRPr="003C02DF" w:rsidRDefault="00823448" w:rsidP="00D6622F">
            <w:pPr>
              <w:rPr>
                <w:rFonts w:ascii="Arial" w:hAnsi="Arial"/>
                <w:sz w:val="18"/>
                <w:szCs w:val="18"/>
              </w:rPr>
            </w:pPr>
            <w:r w:rsidRPr="003C02DF">
              <w:rPr>
                <w:rFonts w:ascii="Arial" w:hAnsi="Arial"/>
                <w:sz w:val="18"/>
                <w:szCs w:val="18"/>
              </w:rPr>
              <w:t>6</w:t>
            </w:r>
          </w:p>
        </w:tc>
        <w:tc>
          <w:tcPr>
            <w:tcW w:w="840" w:type="pct"/>
          </w:tcPr>
          <w:p w14:paraId="64C30567" w14:textId="77777777" w:rsidR="00823448" w:rsidRPr="003C02DF" w:rsidRDefault="00823448" w:rsidP="00D6622F">
            <w:pPr>
              <w:rPr>
                <w:rFonts w:ascii="Arial" w:hAnsi="Arial"/>
                <w:sz w:val="18"/>
                <w:szCs w:val="18"/>
              </w:rPr>
            </w:pPr>
            <w:r w:rsidRPr="003C02DF">
              <w:rPr>
                <w:rFonts w:ascii="Arial" w:hAnsi="Arial"/>
                <w:sz w:val="18"/>
                <w:szCs w:val="18"/>
              </w:rPr>
              <w:t>40</w:t>
            </w:r>
          </w:p>
        </w:tc>
        <w:tc>
          <w:tcPr>
            <w:tcW w:w="741" w:type="pct"/>
          </w:tcPr>
          <w:p w14:paraId="28B3275F"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7BFA3103" w14:textId="77777777" w:rsidR="00823448" w:rsidRDefault="00823448" w:rsidP="00D6622F">
            <w:r w:rsidRPr="006E4AED">
              <w:rPr>
                <w:rFonts w:ascii="Arial" w:hAnsi="Arial"/>
                <w:sz w:val="18"/>
                <w:szCs w:val="18"/>
              </w:rPr>
              <w:t xml:space="preserve">Not used for </w:t>
            </w:r>
            <w:r>
              <w:rPr>
                <w:rFonts w:ascii="Arial" w:hAnsi="Arial"/>
                <w:sz w:val="18"/>
                <w:szCs w:val="18"/>
              </w:rPr>
              <w:t>SOTAP</w:t>
            </w:r>
            <w:r w:rsidRPr="006E4AED">
              <w:rPr>
                <w:rFonts w:ascii="Arial" w:hAnsi="Arial"/>
                <w:sz w:val="18"/>
                <w:szCs w:val="18"/>
              </w:rPr>
              <w:t xml:space="preserve"> Adjustment</w:t>
            </w:r>
          </w:p>
        </w:tc>
        <w:tc>
          <w:tcPr>
            <w:tcW w:w="692" w:type="pct"/>
          </w:tcPr>
          <w:p w14:paraId="4837478F" w14:textId="77777777" w:rsidR="00823448" w:rsidRPr="003C02DF" w:rsidRDefault="00823448" w:rsidP="00D6622F">
            <w:pPr>
              <w:rPr>
                <w:rFonts w:ascii="Arial" w:hAnsi="Arial"/>
                <w:sz w:val="18"/>
                <w:szCs w:val="18"/>
              </w:rPr>
            </w:pPr>
          </w:p>
        </w:tc>
      </w:tr>
      <w:tr w:rsidR="00823448" w:rsidRPr="005B4766" w14:paraId="21554DCD" w14:textId="77777777" w:rsidTr="000A2C26">
        <w:tc>
          <w:tcPr>
            <w:tcW w:w="885" w:type="pct"/>
          </w:tcPr>
          <w:p w14:paraId="0B508629" w14:textId="77777777" w:rsidR="00823448" w:rsidRPr="003C02DF" w:rsidRDefault="00823448" w:rsidP="00D6622F">
            <w:pPr>
              <w:rPr>
                <w:rFonts w:ascii="Arial" w:hAnsi="Arial"/>
                <w:sz w:val="18"/>
                <w:szCs w:val="18"/>
              </w:rPr>
            </w:pPr>
            <w:r w:rsidRPr="003C02DF">
              <w:rPr>
                <w:rFonts w:ascii="Arial" w:hAnsi="Arial"/>
                <w:sz w:val="18"/>
                <w:szCs w:val="18"/>
              </w:rPr>
              <w:t>Adjustment Date</w:t>
            </w:r>
          </w:p>
        </w:tc>
        <w:tc>
          <w:tcPr>
            <w:tcW w:w="458" w:type="pct"/>
          </w:tcPr>
          <w:p w14:paraId="2B3778BC" w14:textId="77777777" w:rsidR="00823448" w:rsidRPr="003C02DF" w:rsidRDefault="00823448" w:rsidP="00D6622F">
            <w:pPr>
              <w:rPr>
                <w:rFonts w:ascii="Arial" w:hAnsi="Arial"/>
                <w:sz w:val="18"/>
                <w:szCs w:val="18"/>
              </w:rPr>
            </w:pPr>
            <w:r w:rsidRPr="003C02DF">
              <w:rPr>
                <w:rFonts w:ascii="Arial" w:hAnsi="Arial"/>
                <w:sz w:val="18"/>
                <w:szCs w:val="18"/>
              </w:rPr>
              <w:t>7</w:t>
            </w:r>
          </w:p>
        </w:tc>
        <w:tc>
          <w:tcPr>
            <w:tcW w:w="840" w:type="pct"/>
          </w:tcPr>
          <w:p w14:paraId="0A1F93B9" w14:textId="77777777" w:rsidR="00823448" w:rsidRPr="003C02DF" w:rsidRDefault="00823448" w:rsidP="00D6622F">
            <w:pPr>
              <w:rPr>
                <w:rFonts w:ascii="Arial" w:hAnsi="Arial"/>
                <w:sz w:val="18"/>
                <w:szCs w:val="18"/>
              </w:rPr>
            </w:pPr>
            <w:r>
              <w:rPr>
                <w:rFonts w:ascii="Arial" w:hAnsi="Arial"/>
                <w:sz w:val="18"/>
                <w:szCs w:val="18"/>
              </w:rPr>
              <w:t>DATE</w:t>
            </w:r>
          </w:p>
        </w:tc>
        <w:tc>
          <w:tcPr>
            <w:tcW w:w="741" w:type="pct"/>
          </w:tcPr>
          <w:p w14:paraId="7872E85C" w14:textId="77777777" w:rsidR="00823448" w:rsidRPr="003C02DF" w:rsidRDefault="00823448" w:rsidP="00D6622F">
            <w:pPr>
              <w:rPr>
                <w:rFonts w:ascii="Arial" w:hAnsi="Arial"/>
                <w:sz w:val="18"/>
                <w:szCs w:val="18"/>
              </w:rPr>
            </w:pPr>
            <w:r w:rsidRPr="003C02DF">
              <w:rPr>
                <w:rFonts w:ascii="Arial" w:hAnsi="Arial"/>
                <w:sz w:val="18"/>
                <w:szCs w:val="18"/>
              </w:rPr>
              <w:t>YYYYMMDD</w:t>
            </w:r>
          </w:p>
        </w:tc>
        <w:tc>
          <w:tcPr>
            <w:tcW w:w="1383" w:type="pct"/>
          </w:tcPr>
          <w:p w14:paraId="6B490E8D" w14:textId="77777777" w:rsidR="00823448" w:rsidRPr="003C02DF" w:rsidRDefault="00823448" w:rsidP="00D6622F">
            <w:pPr>
              <w:rPr>
                <w:rFonts w:ascii="Arial" w:hAnsi="Arial"/>
                <w:sz w:val="18"/>
                <w:szCs w:val="18"/>
              </w:rPr>
            </w:pPr>
            <w:r w:rsidRPr="003C02DF">
              <w:rPr>
                <w:rFonts w:ascii="Arial" w:hAnsi="Arial"/>
                <w:sz w:val="18"/>
                <w:szCs w:val="18"/>
              </w:rPr>
              <w:t>e.g. 20090101</w:t>
            </w:r>
          </w:p>
        </w:tc>
        <w:tc>
          <w:tcPr>
            <w:tcW w:w="692" w:type="pct"/>
          </w:tcPr>
          <w:p w14:paraId="6CC01E3F" w14:textId="77777777" w:rsidR="00823448" w:rsidRPr="003C02DF" w:rsidRDefault="00823448" w:rsidP="00D6622F">
            <w:pPr>
              <w:rPr>
                <w:rFonts w:ascii="Arial" w:hAnsi="Arial"/>
                <w:sz w:val="18"/>
                <w:szCs w:val="18"/>
              </w:rPr>
            </w:pPr>
          </w:p>
        </w:tc>
      </w:tr>
      <w:tr w:rsidR="00823448" w:rsidRPr="005B4766" w14:paraId="45CD68FB" w14:textId="77777777" w:rsidTr="000A2C26">
        <w:tc>
          <w:tcPr>
            <w:tcW w:w="885" w:type="pct"/>
          </w:tcPr>
          <w:p w14:paraId="60966F23"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End Date</w:t>
            </w:r>
          </w:p>
        </w:tc>
        <w:tc>
          <w:tcPr>
            <w:tcW w:w="458" w:type="pct"/>
          </w:tcPr>
          <w:p w14:paraId="06327E5D" w14:textId="77777777" w:rsidR="00823448" w:rsidRPr="003C02DF" w:rsidRDefault="00823448" w:rsidP="00D6622F">
            <w:pPr>
              <w:rPr>
                <w:rFonts w:ascii="Arial" w:hAnsi="Arial"/>
                <w:sz w:val="18"/>
                <w:szCs w:val="18"/>
              </w:rPr>
            </w:pPr>
            <w:r w:rsidRPr="003C02DF">
              <w:rPr>
                <w:rFonts w:ascii="Arial" w:hAnsi="Arial"/>
                <w:sz w:val="18"/>
                <w:szCs w:val="18"/>
              </w:rPr>
              <w:t>8</w:t>
            </w:r>
          </w:p>
        </w:tc>
        <w:tc>
          <w:tcPr>
            <w:tcW w:w="840" w:type="pct"/>
          </w:tcPr>
          <w:p w14:paraId="5A2677CC" w14:textId="77777777" w:rsidR="00823448" w:rsidRPr="003C02DF" w:rsidRDefault="00823448" w:rsidP="00D6622F">
            <w:pPr>
              <w:rPr>
                <w:rFonts w:ascii="Arial" w:hAnsi="Arial"/>
                <w:sz w:val="18"/>
                <w:szCs w:val="18"/>
              </w:rPr>
            </w:pPr>
            <w:r>
              <w:rPr>
                <w:rFonts w:ascii="Arial" w:hAnsi="Arial"/>
                <w:sz w:val="18"/>
                <w:szCs w:val="18"/>
              </w:rPr>
              <w:t>DATE</w:t>
            </w:r>
          </w:p>
        </w:tc>
        <w:tc>
          <w:tcPr>
            <w:tcW w:w="741" w:type="pct"/>
          </w:tcPr>
          <w:p w14:paraId="10CEA7ED" w14:textId="77777777" w:rsidR="00823448" w:rsidRPr="003C02DF" w:rsidRDefault="00823448" w:rsidP="00D6622F">
            <w:pPr>
              <w:rPr>
                <w:rFonts w:ascii="Arial" w:hAnsi="Arial"/>
                <w:sz w:val="18"/>
                <w:szCs w:val="18"/>
              </w:rPr>
            </w:pPr>
            <w:r w:rsidRPr="003C02DF">
              <w:rPr>
                <w:rFonts w:ascii="Arial" w:hAnsi="Arial"/>
                <w:sz w:val="18"/>
                <w:szCs w:val="18"/>
              </w:rPr>
              <w:t>YYYYMMDD</w:t>
            </w:r>
          </w:p>
        </w:tc>
        <w:tc>
          <w:tcPr>
            <w:tcW w:w="1383" w:type="pct"/>
          </w:tcPr>
          <w:p w14:paraId="630CE844" w14:textId="77777777" w:rsidR="00823448" w:rsidRPr="003C02DF" w:rsidRDefault="00823448" w:rsidP="00D6622F">
            <w:pPr>
              <w:rPr>
                <w:rFonts w:ascii="Arial" w:hAnsi="Arial"/>
                <w:sz w:val="18"/>
                <w:szCs w:val="18"/>
              </w:rPr>
            </w:pPr>
            <w:r w:rsidRPr="00761021">
              <w:rPr>
                <w:rFonts w:ascii="Arial" w:hAnsi="Arial"/>
                <w:sz w:val="18"/>
                <w:szCs w:val="18"/>
              </w:rPr>
              <w:t xml:space="preserve">Not used for </w:t>
            </w:r>
            <w:r>
              <w:rPr>
                <w:rFonts w:ascii="Arial" w:hAnsi="Arial"/>
                <w:sz w:val="18"/>
                <w:szCs w:val="18"/>
              </w:rPr>
              <w:t>SOTAP</w:t>
            </w:r>
            <w:r w:rsidRPr="00761021">
              <w:rPr>
                <w:rFonts w:ascii="Arial" w:hAnsi="Arial"/>
                <w:sz w:val="18"/>
                <w:szCs w:val="18"/>
              </w:rPr>
              <w:t xml:space="preserve"> Adjustment</w:t>
            </w:r>
          </w:p>
        </w:tc>
        <w:tc>
          <w:tcPr>
            <w:tcW w:w="692" w:type="pct"/>
          </w:tcPr>
          <w:p w14:paraId="01376940" w14:textId="77777777" w:rsidR="00823448" w:rsidRPr="003C02DF" w:rsidRDefault="00823448" w:rsidP="00D6622F">
            <w:pPr>
              <w:rPr>
                <w:rFonts w:ascii="Arial" w:hAnsi="Arial"/>
                <w:sz w:val="18"/>
                <w:szCs w:val="18"/>
              </w:rPr>
            </w:pPr>
          </w:p>
        </w:tc>
      </w:tr>
      <w:tr w:rsidR="00823448" w:rsidRPr="005B4766" w14:paraId="01DFEF46" w14:textId="77777777" w:rsidTr="000A2C26">
        <w:tc>
          <w:tcPr>
            <w:tcW w:w="885" w:type="pct"/>
          </w:tcPr>
          <w:p w14:paraId="74414FE1"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Address Line 1</w:t>
            </w:r>
          </w:p>
        </w:tc>
        <w:tc>
          <w:tcPr>
            <w:tcW w:w="458" w:type="pct"/>
          </w:tcPr>
          <w:p w14:paraId="08A26939" w14:textId="77777777" w:rsidR="00823448" w:rsidRPr="003C02DF" w:rsidRDefault="00823448" w:rsidP="00D6622F">
            <w:pPr>
              <w:rPr>
                <w:rFonts w:ascii="Arial" w:hAnsi="Arial"/>
                <w:sz w:val="18"/>
                <w:szCs w:val="18"/>
              </w:rPr>
            </w:pPr>
            <w:r w:rsidRPr="003C02DF">
              <w:rPr>
                <w:rFonts w:ascii="Arial" w:hAnsi="Arial"/>
                <w:sz w:val="18"/>
                <w:szCs w:val="18"/>
              </w:rPr>
              <w:t>9</w:t>
            </w:r>
          </w:p>
        </w:tc>
        <w:tc>
          <w:tcPr>
            <w:tcW w:w="840" w:type="pct"/>
          </w:tcPr>
          <w:p w14:paraId="59AB5432" w14:textId="77777777" w:rsidR="00823448" w:rsidRPr="003C02DF" w:rsidRDefault="00823448" w:rsidP="00D6622F">
            <w:pPr>
              <w:rPr>
                <w:rFonts w:ascii="Arial" w:hAnsi="Arial"/>
                <w:sz w:val="18"/>
                <w:szCs w:val="18"/>
              </w:rPr>
            </w:pPr>
            <w:r w:rsidRPr="003C02DF">
              <w:rPr>
                <w:rFonts w:ascii="Arial" w:hAnsi="Arial"/>
                <w:sz w:val="18"/>
                <w:szCs w:val="18"/>
              </w:rPr>
              <w:t>80</w:t>
            </w:r>
          </w:p>
        </w:tc>
        <w:tc>
          <w:tcPr>
            <w:tcW w:w="741" w:type="pct"/>
          </w:tcPr>
          <w:p w14:paraId="1CC9ED9D"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09AD65A6" w14:textId="77777777" w:rsidR="00823448" w:rsidRDefault="00823448" w:rsidP="00D6622F">
            <w:r w:rsidRPr="00761021">
              <w:rPr>
                <w:rFonts w:ascii="Arial" w:hAnsi="Arial"/>
                <w:sz w:val="18"/>
                <w:szCs w:val="18"/>
              </w:rPr>
              <w:t xml:space="preserve">Not used for </w:t>
            </w:r>
            <w:r>
              <w:rPr>
                <w:rFonts w:ascii="Arial" w:hAnsi="Arial"/>
                <w:sz w:val="18"/>
                <w:szCs w:val="18"/>
              </w:rPr>
              <w:t>SOTAP</w:t>
            </w:r>
            <w:r w:rsidRPr="00761021">
              <w:rPr>
                <w:rFonts w:ascii="Arial" w:hAnsi="Arial"/>
                <w:sz w:val="18"/>
                <w:szCs w:val="18"/>
              </w:rPr>
              <w:t xml:space="preserve"> Adjustment</w:t>
            </w:r>
          </w:p>
        </w:tc>
        <w:tc>
          <w:tcPr>
            <w:tcW w:w="692" w:type="pct"/>
          </w:tcPr>
          <w:p w14:paraId="5C213AF7" w14:textId="77777777" w:rsidR="00823448" w:rsidRPr="003C02DF" w:rsidRDefault="00823448" w:rsidP="00D6622F">
            <w:pPr>
              <w:rPr>
                <w:rFonts w:ascii="Arial" w:hAnsi="Arial"/>
                <w:sz w:val="18"/>
                <w:szCs w:val="18"/>
              </w:rPr>
            </w:pPr>
          </w:p>
        </w:tc>
      </w:tr>
      <w:tr w:rsidR="00823448" w:rsidRPr="005B4766" w14:paraId="3E7C0B08" w14:textId="77777777" w:rsidTr="000A2C26">
        <w:tc>
          <w:tcPr>
            <w:tcW w:w="885" w:type="pct"/>
          </w:tcPr>
          <w:p w14:paraId="06EB063B"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Post Code</w:t>
            </w:r>
          </w:p>
        </w:tc>
        <w:tc>
          <w:tcPr>
            <w:tcW w:w="458" w:type="pct"/>
          </w:tcPr>
          <w:p w14:paraId="015AC8F3" w14:textId="77777777" w:rsidR="00823448" w:rsidRPr="003C02DF" w:rsidRDefault="00823448" w:rsidP="00D6622F">
            <w:pPr>
              <w:rPr>
                <w:rFonts w:ascii="Arial" w:hAnsi="Arial"/>
                <w:sz w:val="18"/>
                <w:szCs w:val="18"/>
              </w:rPr>
            </w:pPr>
            <w:r w:rsidRPr="003C02DF">
              <w:rPr>
                <w:rFonts w:ascii="Arial" w:hAnsi="Arial"/>
                <w:sz w:val="18"/>
                <w:szCs w:val="18"/>
              </w:rPr>
              <w:t>10</w:t>
            </w:r>
          </w:p>
        </w:tc>
        <w:tc>
          <w:tcPr>
            <w:tcW w:w="840" w:type="pct"/>
          </w:tcPr>
          <w:p w14:paraId="12DBCFA3" w14:textId="77777777" w:rsidR="00823448" w:rsidRPr="003C02DF" w:rsidRDefault="00823448" w:rsidP="00D6622F">
            <w:pPr>
              <w:rPr>
                <w:rFonts w:ascii="Arial" w:hAnsi="Arial"/>
                <w:sz w:val="18"/>
                <w:szCs w:val="18"/>
              </w:rPr>
            </w:pPr>
            <w:r w:rsidRPr="003C02DF">
              <w:rPr>
                <w:rFonts w:ascii="Arial" w:hAnsi="Arial"/>
                <w:sz w:val="18"/>
                <w:szCs w:val="18"/>
              </w:rPr>
              <w:t>16</w:t>
            </w:r>
          </w:p>
        </w:tc>
        <w:tc>
          <w:tcPr>
            <w:tcW w:w="741" w:type="pct"/>
          </w:tcPr>
          <w:p w14:paraId="15B961BC"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03E7263C" w14:textId="77777777" w:rsidR="00823448" w:rsidRDefault="00823448" w:rsidP="00D6622F">
            <w:r w:rsidRPr="00761021">
              <w:rPr>
                <w:rFonts w:ascii="Arial" w:hAnsi="Arial"/>
                <w:sz w:val="18"/>
                <w:szCs w:val="18"/>
              </w:rPr>
              <w:t xml:space="preserve">Not used for </w:t>
            </w:r>
            <w:r>
              <w:rPr>
                <w:rFonts w:ascii="Arial" w:hAnsi="Arial"/>
                <w:sz w:val="18"/>
                <w:szCs w:val="18"/>
              </w:rPr>
              <w:t>SOTAP</w:t>
            </w:r>
            <w:r w:rsidRPr="00761021">
              <w:rPr>
                <w:rFonts w:ascii="Arial" w:hAnsi="Arial"/>
                <w:sz w:val="18"/>
                <w:szCs w:val="18"/>
              </w:rPr>
              <w:t xml:space="preserve"> Adjustment</w:t>
            </w:r>
          </w:p>
        </w:tc>
        <w:tc>
          <w:tcPr>
            <w:tcW w:w="692" w:type="pct"/>
          </w:tcPr>
          <w:p w14:paraId="55B29146" w14:textId="77777777" w:rsidR="00823448" w:rsidRPr="003C02DF" w:rsidRDefault="00823448" w:rsidP="00D6622F">
            <w:pPr>
              <w:rPr>
                <w:rFonts w:ascii="Arial" w:hAnsi="Arial"/>
                <w:sz w:val="18"/>
                <w:szCs w:val="18"/>
              </w:rPr>
            </w:pPr>
          </w:p>
        </w:tc>
      </w:tr>
      <w:tr w:rsidR="00823448" w:rsidRPr="005B4766" w14:paraId="266F5857" w14:textId="77777777" w:rsidTr="000A2C26">
        <w:tc>
          <w:tcPr>
            <w:tcW w:w="885" w:type="pct"/>
          </w:tcPr>
          <w:p w14:paraId="37C0090C"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CSS/</w:t>
            </w:r>
            <w:r w:rsidR="00A26F4E">
              <w:rPr>
                <w:rFonts w:ascii="Arial" w:hAnsi="Arial"/>
                <w:sz w:val="18"/>
                <w:szCs w:val="18"/>
              </w:rPr>
              <w:t>Siebel</w:t>
            </w:r>
            <w:r w:rsidRPr="003C02DF">
              <w:rPr>
                <w:rFonts w:ascii="Arial" w:hAnsi="Arial"/>
                <w:sz w:val="18"/>
                <w:szCs w:val="18"/>
              </w:rPr>
              <w:t xml:space="preserve"> Job No</w:t>
            </w:r>
          </w:p>
        </w:tc>
        <w:tc>
          <w:tcPr>
            <w:tcW w:w="458" w:type="pct"/>
          </w:tcPr>
          <w:p w14:paraId="5D27F4B6" w14:textId="77777777" w:rsidR="00823448" w:rsidRPr="003C02DF" w:rsidRDefault="00823448" w:rsidP="00D6622F">
            <w:pPr>
              <w:rPr>
                <w:rFonts w:ascii="Arial" w:hAnsi="Arial"/>
                <w:sz w:val="18"/>
                <w:szCs w:val="18"/>
              </w:rPr>
            </w:pPr>
            <w:r w:rsidRPr="003C02DF">
              <w:rPr>
                <w:rFonts w:ascii="Arial" w:hAnsi="Arial"/>
                <w:sz w:val="18"/>
                <w:szCs w:val="18"/>
              </w:rPr>
              <w:t>11</w:t>
            </w:r>
          </w:p>
        </w:tc>
        <w:tc>
          <w:tcPr>
            <w:tcW w:w="840" w:type="pct"/>
          </w:tcPr>
          <w:p w14:paraId="60E3E4C6" w14:textId="77777777" w:rsidR="00823448" w:rsidRPr="003C02DF" w:rsidRDefault="00823448" w:rsidP="00D6622F">
            <w:pPr>
              <w:rPr>
                <w:rFonts w:ascii="Arial" w:hAnsi="Arial"/>
                <w:sz w:val="18"/>
                <w:szCs w:val="18"/>
              </w:rPr>
            </w:pPr>
            <w:r w:rsidRPr="003C02DF">
              <w:rPr>
                <w:rFonts w:ascii="Arial" w:hAnsi="Arial"/>
                <w:sz w:val="18"/>
                <w:szCs w:val="18"/>
              </w:rPr>
              <w:t>20</w:t>
            </w:r>
          </w:p>
        </w:tc>
        <w:tc>
          <w:tcPr>
            <w:tcW w:w="741" w:type="pct"/>
          </w:tcPr>
          <w:p w14:paraId="21CC6708"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39997559" w14:textId="77777777" w:rsidR="00823448" w:rsidRDefault="00823448" w:rsidP="00D6622F">
            <w:r w:rsidRPr="00761021">
              <w:rPr>
                <w:rFonts w:ascii="Arial" w:hAnsi="Arial"/>
                <w:sz w:val="18"/>
                <w:szCs w:val="18"/>
              </w:rPr>
              <w:t xml:space="preserve">Not used for </w:t>
            </w:r>
            <w:r>
              <w:rPr>
                <w:rFonts w:ascii="Arial" w:hAnsi="Arial"/>
                <w:sz w:val="18"/>
                <w:szCs w:val="18"/>
              </w:rPr>
              <w:t>SOTAP</w:t>
            </w:r>
            <w:r w:rsidRPr="00761021">
              <w:rPr>
                <w:rFonts w:ascii="Arial" w:hAnsi="Arial"/>
                <w:sz w:val="18"/>
                <w:szCs w:val="18"/>
              </w:rPr>
              <w:t xml:space="preserve"> Adjustment</w:t>
            </w:r>
          </w:p>
        </w:tc>
        <w:tc>
          <w:tcPr>
            <w:tcW w:w="692" w:type="pct"/>
          </w:tcPr>
          <w:p w14:paraId="4F37B032" w14:textId="77777777" w:rsidR="00823448" w:rsidRPr="003C02DF" w:rsidRDefault="00823448" w:rsidP="00D6622F">
            <w:pPr>
              <w:rPr>
                <w:rFonts w:ascii="Arial" w:hAnsi="Arial"/>
                <w:sz w:val="18"/>
                <w:szCs w:val="18"/>
              </w:rPr>
            </w:pPr>
          </w:p>
        </w:tc>
      </w:tr>
      <w:tr w:rsidR="00823448" w:rsidRPr="005B4766" w14:paraId="6D22A5B9" w14:textId="77777777" w:rsidTr="000A2C26">
        <w:tc>
          <w:tcPr>
            <w:tcW w:w="885" w:type="pct"/>
          </w:tcPr>
          <w:p w14:paraId="189CC3D8"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Cust/SP Order No/Fault No.1</w:t>
            </w:r>
          </w:p>
        </w:tc>
        <w:tc>
          <w:tcPr>
            <w:tcW w:w="458" w:type="pct"/>
          </w:tcPr>
          <w:p w14:paraId="5111FED3" w14:textId="77777777" w:rsidR="00823448" w:rsidRPr="003C02DF" w:rsidRDefault="00823448" w:rsidP="00D6622F">
            <w:pPr>
              <w:rPr>
                <w:rFonts w:ascii="Arial" w:hAnsi="Arial"/>
                <w:sz w:val="18"/>
                <w:szCs w:val="18"/>
              </w:rPr>
            </w:pPr>
            <w:r w:rsidRPr="003C02DF">
              <w:rPr>
                <w:rFonts w:ascii="Arial" w:hAnsi="Arial"/>
                <w:sz w:val="18"/>
                <w:szCs w:val="18"/>
              </w:rPr>
              <w:t>12</w:t>
            </w:r>
          </w:p>
        </w:tc>
        <w:tc>
          <w:tcPr>
            <w:tcW w:w="840" w:type="pct"/>
          </w:tcPr>
          <w:p w14:paraId="3A69B7D3" w14:textId="77777777" w:rsidR="00823448" w:rsidRPr="003C02DF" w:rsidRDefault="00823448" w:rsidP="00D6622F">
            <w:pPr>
              <w:rPr>
                <w:rFonts w:ascii="Arial" w:hAnsi="Arial"/>
                <w:sz w:val="18"/>
                <w:szCs w:val="18"/>
              </w:rPr>
            </w:pPr>
            <w:r>
              <w:rPr>
                <w:rFonts w:ascii="Arial" w:hAnsi="Arial"/>
                <w:sz w:val="18"/>
                <w:szCs w:val="18"/>
              </w:rPr>
              <w:t>20</w:t>
            </w:r>
          </w:p>
        </w:tc>
        <w:tc>
          <w:tcPr>
            <w:tcW w:w="741" w:type="pct"/>
          </w:tcPr>
          <w:p w14:paraId="04BDE4F6"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0405538A" w14:textId="77777777" w:rsidR="00823448" w:rsidRDefault="00823448" w:rsidP="00D6622F">
            <w:r w:rsidRPr="00761021">
              <w:rPr>
                <w:rFonts w:ascii="Arial" w:hAnsi="Arial"/>
                <w:sz w:val="18"/>
                <w:szCs w:val="18"/>
              </w:rPr>
              <w:t xml:space="preserve">Not used for </w:t>
            </w:r>
            <w:r>
              <w:rPr>
                <w:rFonts w:ascii="Arial" w:hAnsi="Arial"/>
                <w:sz w:val="18"/>
                <w:szCs w:val="18"/>
              </w:rPr>
              <w:t>SOTAP</w:t>
            </w:r>
            <w:r w:rsidRPr="00761021">
              <w:rPr>
                <w:rFonts w:ascii="Arial" w:hAnsi="Arial"/>
                <w:sz w:val="18"/>
                <w:szCs w:val="18"/>
              </w:rPr>
              <w:t xml:space="preserve"> Adjustment</w:t>
            </w:r>
          </w:p>
        </w:tc>
        <w:tc>
          <w:tcPr>
            <w:tcW w:w="692" w:type="pct"/>
          </w:tcPr>
          <w:p w14:paraId="5B628203" w14:textId="77777777" w:rsidR="00823448" w:rsidRPr="003C02DF" w:rsidRDefault="00823448" w:rsidP="00D6622F">
            <w:pPr>
              <w:rPr>
                <w:rFonts w:ascii="Arial" w:hAnsi="Arial"/>
                <w:sz w:val="18"/>
                <w:szCs w:val="18"/>
              </w:rPr>
            </w:pPr>
          </w:p>
        </w:tc>
      </w:tr>
      <w:tr w:rsidR="00823448" w:rsidRPr="005B4766" w14:paraId="54F9933B" w14:textId="77777777" w:rsidTr="000A2C26">
        <w:tc>
          <w:tcPr>
            <w:tcW w:w="885" w:type="pct"/>
          </w:tcPr>
          <w:p w14:paraId="653C94FA"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Cust/SP Order No/Fault No.2</w:t>
            </w:r>
          </w:p>
        </w:tc>
        <w:tc>
          <w:tcPr>
            <w:tcW w:w="458" w:type="pct"/>
          </w:tcPr>
          <w:p w14:paraId="602C34E0" w14:textId="77777777" w:rsidR="00823448" w:rsidRPr="003C02DF" w:rsidRDefault="00823448" w:rsidP="00D6622F">
            <w:pPr>
              <w:rPr>
                <w:rFonts w:ascii="Arial" w:hAnsi="Arial"/>
                <w:sz w:val="18"/>
                <w:szCs w:val="18"/>
              </w:rPr>
            </w:pPr>
            <w:r w:rsidRPr="003C02DF">
              <w:rPr>
                <w:rFonts w:ascii="Arial" w:hAnsi="Arial"/>
                <w:sz w:val="18"/>
                <w:szCs w:val="18"/>
              </w:rPr>
              <w:t>13</w:t>
            </w:r>
          </w:p>
        </w:tc>
        <w:tc>
          <w:tcPr>
            <w:tcW w:w="840" w:type="pct"/>
          </w:tcPr>
          <w:p w14:paraId="1AF57175" w14:textId="77777777" w:rsidR="00823448" w:rsidRPr="003C02DF" w:rsidRDefault="00823448" w:rsidP="00D6622F">
            <w:pPr>
              <w:rPr>
                <w:rFonts w:ascii="Arial" w:hAnsi="Arial"/>
                <w:sz w:val="18"/>
                <w:szCs w:val="18"/>
              </w:rPr>
            </w:pPr>
            <w:r>
              <w:rPr>
                <w:rFonts w:ascii="Arial" w:hAnsi="Arial"/>
                <w:sz w:val="18"/>
                <w:szCs w:val="18"/>
              </w:rPr>
              <w:t>20</w:t>
            </w:r>
          </w:p>
        </w:tc>
        <w:tc>
          <w:tcPr>
            <w:tcW w:w="741" w:type="pct"/>
          </w:tcPr>
          <w:p w14:paraId="550E678D"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24A76218" w14:textId="77777777" w:rsidR="00823448" w:rsidRDefault="00823448" w:rsidP="00D6622F">
            <w:r w:rsidRPr="00B01295">
              <w:rPr>
                <w:rFonts w:ascii="Arial" w:hAnsi="Arial"/>
                <w:sz w:val="18"/>
                <w:szCs w:val="18"/>
              </w:rPr>
              <w:t xml:space="preserve">Not used for </w:t>
            </w:r>
            <w:r>
              <w:rPr>
                <w:rFonts w:ascii="Arial" w:hAnsi="Arial"/>
                <w:sz w:val="18"/>
                <w:szCs w:val="18"/>
              </w:rPr>
              <w:t>SOTAP</w:t>
            </w:r>
            <w:r w:rsidRPr="00B01295">
              <w:rPr>
                <w:rFonts w:ascii="Arial" w:hAnsi="Arial"/>
                <w:sz w:val="18"/>
                <w:szCs w:val="18"/>
              </w:rPr>
              <w:t xml:space="preserve"> Adjustment</w:t>
            </w:r>
          </w:p>
        </w:tc>
        <w:tc>
          <w:tcPr>
            <w:tcW w:w="692" w:type="pct"/>
          </w:tcPr>
          <w:p w14:paraId="446AEC57" w14:textId="77777777" w:rsidR="00823448" w:rsidRPr="003C02DF" w:rsidRDefault="00823448" w:rsidP="00D6622F">
            <w:pPr>
              <w:rPr>
                <w:rFonts w:ascii="Arial" w:hAnsi="Arial"/>
                <w:sz w:val="18"/>
                <w:szCs w:val="18"/>
              </w:rPr>
            </w:pPr>
          </w:p>
        </w:tc>
      </w:tr>
      <w:tr w:rsidR="00823448" w:rsidRPr="005B4766" w14:paraId="0AA3554C" w14:textId="77777777" w:rsidTr="000A2C26">
        <w:tc>
          <w:tcPr>
            <w:tcW w:w="885" w:type="pct"/>
          </w:tcPr>
          <w:p w14:paraId="05921F2B"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Quantity/HDFP air count</w:t>
            </w:r>
          </w:p>
        </w:tc>
        <w:tc>
          <w:tcPr>
            <w:tcW w:w="458" w:type="pct"/>
          </w:tcPr>
          <w:p w14:paraId="51C27B34" w14:textId="77777777" w:rsidR="00823448" w:rsidRPr="003C02DF" w:rsidRDefault="00823448" w:rsidP="00D6622F">
            <w:pPr>
              <w:rPr>
                <w:rFonts w:ascii="Arial" w:hAnsi="Arial"/>
                <w:sz w:val="18"/>
                <w:szCs w:val="18"/>
              </w:rPr>
            </w:pPr>
            <w:r w:rsidRPr="003C02DF">
              <w:rPr>
                <w:rFonts w:ascii="Arial" w:hAnsi="Arial"/>
                <w:sz w:val="18"/>
                <w:szCs w:val="18"/>
              </w:rPr>
              <w:t>14</w:t>
            </w:r>
          </w:p>
        </w:tc>
        <w:tc>
          <w:tcPr>
            <w:tcW w:w="840" w:type="pct"/>
          </w:tcPr>
          <w:p w14:paraId="2CFD57C7" w14:textId="77777777" w:rsidR="00823448" w:rsidRPr="003C02DF" w:rsidRDefault="00823448" w:rsidP="00D6622F">
            <w:pPr>
              <w:rPr>
                <w:rFonts w:ascii="Arial" w:hAnsi="Arial"/>
                <w:sz w:val="18"/>
                <w:szCs w:val="18"/>
              </w:rPr>
            </w:pPr>
            <w:r w:rsidRPr="003C02DF">
              <w:rPr>
                <w:rFonts w:ascii="Arial" w:hAnsi="Arial"/>
                <w:sz w:val="18"/>
                <w:szCs w:val="18"/>
              </w:rPr>
              <w:t>9</w:t>
            </w:r>
          </w:p>
        </w:tc>
        <w:tc>
          <w:tcPr>
            <w:tcW w:w="741" w:type="pct"/>
          </w:tcPr>
          <w:p w14:paraId="0E1D37A0" w14:textId="77777777" w:rsidR="00823448" w:rsidRPr="003C02DF" w:rsidRDefault="00823448" w:rsidP="00D6622F">
            <w:pPr>
              <w:rPr>
                <w:rFonts w:ascii="Arial" w:hAnsi="Arial"/>
                <w:sz w:val="18"/>
                <w:szCs w:val="18"/>
              </w:rPr>
            </w:pPr>
            <w:r w:rsidRPr="003C02DF">
              <w:rPr>
                <w:rFonts w:ascii="Arial" w:hAnsi="Arial"/>
                <w:sz w:val="18"/>
                <w:szCs w:val="18"/>
              </w:rPr>
              <w:t>Num</w:t>
            </w:r>
          </w:p>
        </w:tc>
        <w:tc>
          <w:tcPr>
            <w:tcW w:w="1383" w:type="pct"/>
          </w:tcPr>
          <w:p w14:paraId="11EBAFCC" w14:textId="77777777" w:rsidR="00823448" w:rsidRDefault="00823448" w:rsidP="00D6622F">
            <w:r w:rsidRPr="00B01295">
              <w:rPr>
                <w:rFonts w:ascii="Arial" w:hAnsi="Arial"/>
                <w:sz w:val="18"/>
                <w:szCs w:val="18"/>
              </w:rPr>
              <w:t xml:space="preserve">Not used for </w:t>
            </w:r>
            <w:r>
              <w:rPr>
                <w:rFonts w:ascii="Arial" w:hAnsi="Arial"/>
                <w:sz w:val="18"/>
                <w:szCs w:val="18"/>
              </w:rPr>
              <w:t>SOTAP</w:t>
            </w:r>
            <w:r w:rsidRPr="00B01295">
              <w:rPr>
                <w:rFonts w:ascii="Arial" w:hAnsi="Arial"/>
                <w:sz w:val="18"/>
                <w:szCs w:val="18"/>
              </w:rPr>
              <w:t xml:space="preserve"> Adjustment</w:t>
            </w:r>
          </w:p>
        </w:tc>
        <w:tc>
          <w:tcPr>
            <w:tcW w:w="692" w:type="pct"/>
          </w:tcPr>
          <w:p w14:paraId="19C3E134" w14:textId="77777777" w:rsidR="00823448" w:rsidRPr="003C02DF" w:rsidRDefault="00823448" w:rsidP="00D6622F">
            <w:pPr>
              <w:rPr>
                <w:rFonts w:ascii="Arial" w:hAnsi="Arial"/>
                <w:sz w:val="18"/>
                <w:szCs w:val="18"/>
              </w:rPr>
            </w:pPr>
          </w:p>
        </w:tc>
      </w:tr>
      <w:tr w:rsidR="00823448" w:rsidRPr="005B4766" w14:paraId="48D5C583" w14:textId="77777777" w:rsidTr="000A2C26">
        <w:tc>
          <w:tcPr>
            <w:tcW w:w="885" w:type="pct"/>
          </w:tcPr>
          <w:p w14:paraId="370BEA13"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Units</w:t>
            </w:r>
          </w:p>
        </w:tc>
        <w:tc>
          <w:tcPr>
            <w:tcW w:w="458" w:type="pct"/>
          </w:tcPr>
          <w:p w14:paraId="5F1FADD9" w14:textId="77777777" w:rsidR="00823448" w:rsidRPr="003C02DF" w:rsidRDefault="00823448" w:rsidP="00D6622F">
            <w:pPr>
              <w:rPr>
                <w:rFonts w:ascii="Arial" w:hAnsi="Arial"/>
                <w:sz w:val="18"/>
                <w:szCs w:val="18"/>
              </w:rPr>
            </w:pPr>
            <w:r w:rsidRPr="003C02DF">
              <w:rPr>
                <w:rFonts w:ascii="Arial" w:hAnsi="Arial"/>
                <w:sz w:val="18"/>
                <w:szCs w:val="18"/>
              </w:rPr>
              <w:t>15</w:t>
            </w:r>
          </w:p>
        </w:tc>
        <w:tc>
          <w:tcPr>
            <w:tcW w:w="840" w:type="pct"/>
          </w:tcPr>
          <w:p w14:paraId="5D5D3A97" w14:textId="77777777" w:rsidR="00823448" w:rsidRPr="003C02DF" w:rsidRDefault="00823448" w:rsidP="00D6622F">
            <w:pPr>
              <w:rPr>
                <w:rFonts w:ascii="Arial" w:hAnsi="Arial"/>
                <w:sz w:val="18"/>
                <w:szCs w:val="18"/>
              </w:rPr>
            </w:pPr>
            <w:r w:rsidRPr="003C02DF">
              <w:rPr>
                <w:rFonts w:ascii="Arial" w:hAnsi="Arial"/>
                <w:sz w:val="18"/>
                <w:szCs w:val="18"/>
              </w:rPr>
              <w:t>40</w:t>
            </w:r>
          </w:p>
        </w:tc>
        <w:tc>
          <w:tcPr>
            <w:tcW w:w="741" w:type="pct"/>
          </w:tcPr>
          <w:p w14:paraId="5C9DAE1C"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282D60A9" w14:textId="77777777" w:rsidR="00823448" w:rsidRDefault="00823448" w:rsidP="00D6622F">
            <w:r w:rsidRPr="00B01295">
              <w:rPr>
                <w:rFonts w:ascii="Arial" w:hAnsi="Arial"/>
                <w:sz w:val="18"/>
                <w:szCs w:val="18"/>
              </w:rPr>
              <w:t xml:space="preserve">Not used for </w:t>
            </w:r>
            <w:r>
              <w:rPr>
                <w:rFonts w:ascii="Arial" w:hAnsi="Arial"/>
                <w:sz w:val="18"/>
                <w:szCs w:val="18"/>
              </w:rPr>
              <w:t>SOTAP</w:t>
            </w:r>
            <w:r w:rsidRPr="00B01295">
              <w:rPr>
                <w:rFonts w:ascii="Arial" w:hAnsi="Arial"/>
                <w:sz w:val="18"/>
                <w:szCs w:val="18"/>
              </w:rPr>
              <w:t xml:space="preserve"> Adjustment</w:t>
            </w:r>
          </w:p>
        </w:tc>
        <w:tc>
          <w:tcPr>
            <w:tcW w:w="692" w:type="pct"/>
          </w:tcPr>
          <w:p w14:paraId="6FE1E9DD" w14:textId="77777777" w:rsidR="00823448" w:rsidRPr="003C02DF" w:rsidRDefault="00823448" w:rsidP="00D6622F">
            <w:pPr>
              <w:rPr>
                <w:rFonts w:ascii="Arial" w:hAnsi="Arial"/>
                <w:sz w:val="18"/>
                <w:szCs w:val="18"/>
              </w:rPr>
            </w:pPr>
          </w:p>
        </w:tc>
      </w:tr>
      <w:tr w:rsidR="00823448" w:rsidRPr="005B4766" w14:paraId="6F1D86E4" w14:textId="77777777" w:rsidTr="000A2C26">
        <w:tc>
          <w:tcPr>
            <w:tcW w:w="885" w:type="pct"/>
          </w:tcPr>
          <w:p w14:paraId="4C0700BD"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Unit rate</w:t>
            </w:r>
          </w:p>
        </w:tc>
        <w:tc>
          <w:tcPr>
            <w:tcW w:w="458" w:type="pct"/>
          </w:tcPr>
          <w:p w14:paraId="43B43DCF" w14:textId="77777777" w:rsidR="00823448" w:rsidRPr="003C02DF" w:rsidRDefault="00823448" w:rsidP="00D6622F">
            <w:pPr>
              <w:rPr>
                <w:rFonts w:ascii="Arial" w:hAnsi="Arial"/>
                <w:sz w:val="18"/>
                <w:szCs w:val="18"/>
              </w:rPr>
            </w:pPr>
            <w:r w:rsidRPr="003C02DF">
              <w:rPr>
                <w:rFonts w:ascii="Arial" w:hAnsi="Arial"/>
                <w:sz w:val="18"/>
                <w:szCs w:val="18"/>
              </w:rPr>
              <w:t>16</w:t>
            </w:r>
          </w:p>
        </w:tc>
        <w:tc>
          <w:tcPr>
            <w:tcW w:w="840" w:type="pct"/>
          </w:tcPr>
          <w:p w14:paraId="74B3FE4B" w14:textId="77777777" w:rsidR="00823448" w:rsidRPr="003C02DF" w:rsidRDefault="00823448" w:rsidP="00D6622F">
            <w:pPr>
              <w:rPr>
                <w:rFonts w:ascii="Arial" w:hAnsi="Arial"/>
                <w:sz w:val="18"/>
                <w:szCs w:val="18"/>
              </w:rPr>
            </w:pPr>
            <w:r w:rsidRPr="003C02DF">
              <w:rPr>
                <w:rFonts w:ascii="Arial" w:hAnsi="Arial"/>
                <w:sz w:val="18"/>
                <w:szCs w:val="18"/>
              </w:rPr>
              <w:t>18</w:t>
            </w:r>
          </w:p>
        </w:tc>
        <w:tc>
          <w:tcPr>
            <w:tcW w:w="741" w:type="pct"/>
          </w:tcPr>
          <w:p w14:paraId="382F8A1E" w14:textId="77777777" w:rsidR="00823448" w:rsidRPr="003C02DF" w:rsidRDefault="00823448" w:rsidP="00D6622F">
            <w:pPr>
              <w:rPr>
                <w:rFonts w:ascii="Arial" w:hAnsi="Arial"/>
                <w:sz w:val="18"/>
                <w:szCs w:val="18"/>
              </w:rPr>
            </w:pPr>
            <w:r w:rsidRPr="003C02DF">
              <w:rPr>
                <w:rFonts w:ascii="Arial" w:hAnsi="Arial"/>
                <w:sz w:val="18"/>
                <w:szCs w:val="18"/>
              </w:rPr>
              <w:t>Num</w:t>
            </w:r>
          </w:p>
        </w:tc>
        <w:tc>
          <w:tcPr>
            <w:tcW w:w="1383" w:type="pct"/>
          </w:tcPr>
          <w:p w14:paraId="12D278F1" w14:textId="77777777" w:rsidR="00823448" w:rsidRDefault="00823448" w:rsidP="00D6622F">
            <w:r w:rsidRPr="00B01295">
              <w:rPr>
                <w:rFonts w:ascii="Arial" w:hAnsi="Arial"/>
                <w:sz w:val="18"/>
                <w:szCs w:val="18"/>
              </w:rPr>
              <w:t xml:space="preserve">Not used for </w:t>
            </w:r>
            <w:r>
              <w:rPr>
                <w:rFonts w:ascii="Arial" w:hAnsi="Arial"/>
                <w:sz w:val="18"/>
                <w:szCs w:val="18"/>
              </w:rPr>
              <w:t>SOTAP</w:t>
            </w:r>
            <w:r w:rsidRPr="00B01295">
              <w:rPr>
                <w:rFonts w:ascii="Arial" w:hAnsi="Arial"/>
                <w:sz w:val="18"/>
                <w:szCs w:val="18"/>
              </w:rPr>
              <w:t xml:space="preserve"> Adjustment</w:t>
            </w:r>
          </w:p>
        </w:tc>
        <w:tc>
          <w:tcPr>
            <w:tcW w:w="692" w:type="pct"/>
          </w:tcPr>
          <w:p w14:paraId="2F767970" w14:textId="77777777" w:rsidR="00823448" w:rsidRPr="003C02DF" w:rsidRDefault="00823448" w:rsidP="00D6622F">
            <w:pPr>
              <w:rPr>
                <w:rFonts w:ascii="Arial" w:hAnsi="Arial"/>
                <w:sz w:val="18"/>
                <w:szCs w:val="18"/>
              </w:rPr>
            </w:pPr>
          </w:p>
        </w:tc>
      </w:tr>
      <w:tr w:rsidR="00823448" w:rsidRPr="005B4766" w14:paraId="58E759FF" w14:textId="77777777" w:rsidTr="000A2C26">
        <w:tc>
          <w:tcPr>
            <w:tcW w:w="885" w:type="pct"/>
          </w:tcPr>
          <w:p w14:paraId="5ACCC46D" w14:textId="77777777" w:rsidR="00823448" w:rsidRPr="003C02DF" w:rsidRDefault="00823448" w:rsidP="00D6622F">
            <w:pPr>
              <w:rPr>
                <w:rFonts w:ascii="Arial" w:hAnsi="Arial"/>
                <w:sz w:val="18"/>
                <w:szCs w:val="18"/>
              </w:rPr>
            </w:pPr>
            <w:r w:rsidRPr="003C02DF">
              <w:rPr>
                <w:rFonts w:ascii="Arial" w:hAnsi="Arial"/>
                <w:sz w:val="18"/>
                <w:szCs w:val="18"/>
              </w:rPr>
              <w:t>Net Value</w:t>
            </w:r>
          </w:p>
        </w:tc>
        <w:tc>
          <w:tcPr>
            <w:tcW w:w="458" w:type="pct"/>
          </w:tcPr>
          <w:p w14:paraId="7C985D24" w14:textId="77777777" w:rsidR="00823448" w:rsidRPr="003C02DF" w:rsidRDefault="00823448" w:rsidP="00D6622F">
            <w:pPr>
              <w:rPr>
                <w:rFonts w:ascii="Arial" w:hAnsi="Arial"/>
                <w:sz w:val="18"/>
                <w:szCs w:val="18"/>
              </w:rPr>
            </w:pPr>
            <w:r w:rsidRPr="003C02DF">
              <w:rPr>
                <w:rFonts w:ascii="Arial" w:hAnsi="Arial"/>
                <w:sz w:val="18"/>
                <w:szCs w:val="18"/>
              </w:rPr>
              <w:t>17</w:t>
            </w:r>
          </w:p>
        </w:tc>
        <w:tc>
          <w:tcPr>
            <w:tcW w:w="840" w:type="pct"/>
          </w:tcPr>
          <w:p w14:paraId="7C3A1C38" w14:textId="77777777" w:rsidR="00823448" w:rsidRPr="003C02DF" w:rsidRDefault="00823448" w:rsidP="00D6622F">
            <w:pPr>
              <w:rPr>
                <w:rFonts w:ascii="Arial" w:hAnsi="Arial"/>
                <w:sz w:val="18"/>
                <w:szCs w:val="18"/>
              </w:rPr>
            </w:pPr>
            <w:r w:rsidRPr="003C02DF">
              <w:rPr>
                <w:rFonts w:ascii="Arial" w:hAnsi="Arial"/>
                <w:sz w:val="18"/>
                <w:szCs w:val="18"/>
              </w:rPr>
              <w:t>18</w:t>
            </w:r>
          </w:p>
        </w:tc>
        <w:tc>
          <w:tcPr>
            <w:tcW w:w="741" w:type="pct"/>
          </w:tcPr>
          <w:p w14:paraId="5C599125" w14:textId="77777777" w:rsidR="00823448" w:rsidRPr="003C02DF" w:rsidRDefault="00823448" w:rsidP="00D6622F">
            <w:pPr>
              <w:rPr>
                <w:rFonts w:ascii="Arial" w:hAnsi="Arial"/>
                <w:sz w:val="18"/>
                <w:szCs w:val="18"/>
              </w:rPr>
            </w:pPr>
            <w:r w:rsidRPr="003C02DF">
              <w:rPr>
                <w:rFonts w:ascii="Arial" w:hAnsi="Arial"/>
                <w:sz w:val="18"/>
                <w:szCs w:val="18"/>
              </w:rPr>
              <w:t>Num</w:t>
            </w:r>
          </w:p>
        </w:tc>
        <w:tc>
          <w:tcPr>
            <w:tcW w:w="1383" w:type="pct"/>
          </w:tcPr>
          <w:p w14:paraId="73221B92" w14:textId="77777777" w:rsidR="00823448" w:rsidRPr="003C02DF" w:rsidRDefault="00823448" w:rsidP="00D6622F">
            <w:pPr>
              <w:rPr>
                <w:rFonts w:ascii="Arial" w:hAnsi="Arial"/>
                <w:sz w:val="18"/>
                <w:szCs w:val="18"/>
              </w:rPr>
            </w:pPr>
            <w:r w:rsidRPr="003C02DF">
              <w:rPr>
                <w:rFonts w:ascii="Arial" w:hAnsi="Arial"/>
                <w:sz w:val="18"/>
                <w:szCs w:val="18"/>
              </w:rPr>
              <w:t>e.g. 141 = £1.41</w:t>
            </w:r>
          </w:p>
        </w:tc>
        <w:tc>
          <w:tcPr>
            <w:tcW w:w="692" w:type="pct"/>
          </w:tcPr>
          <w:p w14:paraId="7E8895CA" w14:textId="77777777" w:rsidR="00823448" w:rsidRPr="003C02DF" w:rsidRDefault="00823448" w:rsidP="00D6622F">
            <w:pPr>
              <w:rPr>
                <w:rFonts w:ascii="Arial" w:hAnsi="Arial"/>
                <w:sz w:val="18"/>
                <w:szCs w:val="18"/>
              </w:rPr>
            </w:pPr>
          </w:p>
        </w:tc>
      </w:tr>
      <w:tr w:rsidR="00823448" w:rsidRPr="00585A9B" w14:paraId="38657764" w14:textId="77777777" w:rsidTr="000A2C26">
        <w:tc>
          <w:tcPr>
            <w:tcW w:w="885" w:type="pct"/>
          </w:tcPr>
          <w:p w14:paraId="3E746FF7" w14:textId="77777777" w:rsidR="00823448" w:rsidRPr="003C02DF" w:rsidRDefault="00823448" w:rsidP="00D6622F">
            <w:pPr>
              <w:rPr>
                <w:rFonts w:ascii="Arial" w:hAnsi="Arial"/>
                <w:sz w:val="18"/>
                <w:szCs w:val="18"/>
              </w:rPr>
            </w:pPr>
            <w:r w:rsidRPr="003C02DF">
              <w:rPr>
                <w:rFonts w:ascii="Arial" w:hAnsi="Arial"/>
                <w:sz w:val="18"/>
                <w:szCs w:val="18"/>
              </w:rPr>
              <w:t>VAT Status</w:t>
            </w:r>
          </w:p>
        </w:tc>
        <w:tc>
          <w:tcPr>
            <w:tcW w:w="458" w:type="pct"/>
          </w:tcPr>
          <w:p w14:paraId="13F838E4" w14:textId="77777777" w:rsidR="00823448" w:rsidRPr="003C02DF" w:rsidRDefault="00823448" w:rsidP="00D6622F">
            <w:pPr>
              <w:rPr>
                <w:rFonts w:ascii="Arial" w:hAnsi="Arial"/>
                <w:sz w:val="18"/>
                <w:szCs w:val="18"/>
              </w:rPr>
            </w:pPr>
            <w:r w:rsidRPr="003C02DF">
              <w:rPr>
                <w:rFonts w:ascii="Arial" w:hAnsi="Arial"/>
                <w:sz w:val="18"/>
                <w:szCs w:val="18"/>
              </w:rPr>
              <w:t>18</w:t>
            </w:r>
          </w:p>
        </w:tc>
        <w:tc>
          <w:tcPr>
            <w:tcW w:w="840" w:type="pct"/>
          </w:tcPr>
          <w:p w14:paraId="34AB345B" w14:textId="77777777" w:rsidR="00823448" w:rsidRPr="003C02DF" w:rsidRDefault="00A1251D" w:rsidP="00D6622F">
            <w:pPr>
              <w:rPr>
                <w:rFonts w:ascii="Arial" w:hAnsi="Arial"/>
                <w:sz w:val="18"/>
                <w:szCs w:val="18"/>
              </w:rPr>
            </w:pPr>
            <w:r>
              <w:rPr>
                <w:rFonts w:ascii="Arial" w:hAnsi="Arial"/>
                <w:sz w:val="18"/>
                <w:szCs w:val="18"/>
              </w:rPr>
              <w:t>2</w:t>
            </w:r>
          </w:p>
        </w:tc>
        <w:tc>
          <w:tcPr>
            <w:tcW w:w="741" w:type="pct"/>
          </w:tcPr>
          <w:p w14:paraId="2704635F" w14:textId="77777777" w:rsidR="00823448" w:rsidRPr="003C02DF" w:rsidRDefault="00823448" w:rsidP="00D6622F">
            <w:pPr>
              <w:rPr>
                <w:rFonts w:ascii="Arial" w:hAnsi="Arial"/>
                <w:sz w:val="18"/>
                <w:szCs w:val="18"/>
              </w:rPr>
            </w:pPr>
            <w:r w:rsidRPr="003C02DF">
              <w:rPr>
                <w:rFonts w:ascii="Arial" w:hAnsi="Arial"/>
                <w:sz w:val="18"/>
                <w:szCs w:val="18"/>
              </w:rPr>
              <w:t>Num</w:t>
            </w:r>
          </w:p>
        </w:tc>
        <w:tc>
          <w:tcPr>
            <w:tcW w:w="1383" w:type="pct"/>
          </w:tcPr>
          <w:p w14:paraId="6E6504F5" w14:textId="77777777" w:rsidR="00DB1CC2" w:rsidRPr="00585A9B" w:rsidRDefault="00823448" w:rsidP="00D6622F">
            <w:pPr>
              <w:rPr>
                <w:rFonts w:ascii="Arial" w:hAnsi="Arial"/>
                <w:sz w:val="18"/>
                <w:szCs w:val="18"/>
                <w:lang w:val="sv-SE"/>
              </w:rPr>
            </w:pPr>
            <w:r w:rsidRPr="00585A9B">
              <w:rPr>
                <w:rFonts w:ascii="Arial" w:hAnsi="Arial"/>
                <w:sz w:val="18"/>
                <w:szCs w:val="18"/>
                <w:lang w:val="sv-SE"/>
              </w:rPr>
              <w:t>e.g.</w:t>
            </w:r>
            <w:r w:rsidR="00DB1CC2" w:rsidRPr="00585A9B">
              <w:rPr>
                <w:rFonts w:ascii="Arial" w:hAnsi="Arial"/>
                <w:sz w:val="18"/>
                <w:szCs w:val="18"/>
                <w:lang w:val="sv-SE"/>
              </w:rPr>
              <w:t xml:space="preserve"> </w:t>
            </w:r>
            <w:r w:rsidRPr="00585A9B">
              <w:rPr>
                <w:rFonts w:ascii="Arial" w:hAnsi="Arial"/>
                <w:sz w:val="18"/>
                <w:szCs w:val="18"/>
                <w:lang w:val="sv-SE"/>
              </w:rPr>
              <w:t>1 = standard</w:t>
            </w:r>
          </w:p>
          <w:p w14:paraId="347C15DA" w14:textId="77777777" w:rsidR="00823448" w:rsidRPr="00585A9B" w:rsidRDefault="00823448" w:rsidP="00D6622F">
            <w:pPr>
              <w:rPr>
                <w:rFonts w:ascii="Arial" w:hAnsi="Arial"/>
                <w:sz w:val="18"/>
                <w:szCs w:val="18"/>
                <w:lang w:val="sv-SE"/>
              </w:rPr>
            </w:pPr>
            <w:r w:rsidRPr="00585A9B">
              <w:rPr>
                <w:rFonts w:ascii="Arial" w:hAnsi="Arial"/>
                <w:sz w:val="18"/>
                <w:szCs w:val="18"/>
                <w:lang w:val="sv-SE"/>
              </w:rPr>
              <w:t>2 = VAT exempt</w:t>
            </w:r>
          </w:p>
        </w:tc>
        <w:tc>
          <w:tcPr>
            <w:tcW w:w="692" w:type="pct"/>
          </w:tcPr>
          <w:p w14:paraId="175F26F0" w14:textId="77777777" w:rsidR="00823448" w:rsidRPr="00585A9B" w:rsidRDefault="00823448" w:rsidP="00D6622F">
            <w:pPr>
              <w:rPr>
                <w:rFonts w:ascii="Arial" w:hAnsi="Arial"/>
                <w:sz w:val="18"/>
                <w:szCs w:val="18"/>
                <w:lang w:val="sv-SE"/>
              </w:rPr>
            </w:pPr>
          </w:p>
        </w:tc>
      </w:tr>
      <w:tr w:rsidR="00823448" w:rsidRPr="005B4766" w14:paraId="5D750DA8" w14:textId="77777777" w:rsidTr="000A2C26">
        <w:tc>
          <w:tcPr>
            <w:tcW w:w="885" w:type="pct"/>
          </w:tcPr>
          <w:p w14:paraId="27A205A1"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CSS Account Number</w:t>
            </w:r>
          </w:p>
        </w:tc>
        <w:tc>
          <w:tcPr>
            <w:tcW w:w="458" w:type="pct"/>
          </w:tcPr>
          <w:p w14:paraId="0DBEC436" w14:textId="77777777" w:rsidR="00823448" w:rsidRPr="003C02DF" w:rsidRDefault="00823448" w:rsidP="00D6622F">
            <w:pPr>
              <w:rPr>
                <w:rFonts w:ascii="Arial" w:hAnsi="Arial"/>
                <w:sz w:val="18"/>
                <w:szCs w:val="18"/>
              </w:rPr>
            </w:pPr>
            <w:r w:rsidRPr="003C02DF">
              <w:rPr>
                <w:rFonts w:ascii="Arial" w:hAnsi="Arial"/>
                <w:sz w:val="18"/>
                <w:szCs w:val="18"/>
              </w:rPr>
              <w:t>19</w:t>
            </w:r>
          </w:p>
        </w:tc>
        <w:tc>
          <w:tcPr>
            <w:tcW w:w="840" w:type="pct"/>
          </w:tcPr>
          <w:p w14:paraId="6A7A1379" w14:textId="77777777" w:rsidR="00823448" w:rsidRPr="003C02DF" w:rsidRDefault="00823448" w:rsidP="00D6622F">
            <w:pPr>
              <w:rPr>
                <w:rFonts w:ascii="Arial" w:hAnsi="Arial"/>
                <w:sz w:val="18"/>
                <w:szCs w:val="18"/>
              </w:rPr>
            </w:pPr>
            <w:r w:rsidRPr="003C02DF">
              <w:rPr>
                <w:rFonts w:ascii="Arial" w:hAnsi="Arial"/>
                <w:sz w:val="18"/>
                <w:szCs w:val="18"/>
              </w:rPr>
              <w:t>20</w:t>
            </w:r>
          </w:p>
        </w:tc>
        <w:tc>
          <w:tcPr>
            <w:tcW w:w="741" w:type="pct"/>
          </w:tcPr>
          <w:p w14:paraId="6849EA36"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76AB10FA" w14:textId="77777777" w:rsidR="00823448" w:rsidRDefault="00823448" w:rsidP="00D6622F">
            <w:r w:rsidRPr="00187251">
              <w:rPr>
                <w:rFonts w:ascii="Arial" w:hAnsi="Arial"/>
                <w:sz w:val="18"/>
                <w:szCs w:val="18"/>
              </w:rPr>
              <w:t xml:space="preserve">Not used for </w:t>
            </w:r>
            <w:r>
              <w:rPr>
                <w:rFonts w:ascii="Arial" w:hAnsi="Arial"/>
                <w:sz w:val="18"/>
                <w:szCs w:val="18"/>
              </w:rPr>
              <w:t>SOTAP</w:t>
            </w:r>
            <w:r w:rsidRPr="00187251">
              <w:rPr>
                <w:rFonts w:ascii="Arial" w:hAnsi="Arial"/>
                <w:sz w:val="18"/>
                <w:szCs w:val="18"/>
              </w:rPr>
              <w:t xml:space="preserve"> Adjustment</w:t>
            </w:r>
          </w:p>
        </w:tc>
        <w:tc>
          <w:tcPr>
            <w:tcW w:w="692" w:type="pct"/>
          </w:tcPr>
          <w:p w14:paraId="1BB72E39" w14:textId="77777777" w:rsidR="00823448" w:rsidRPr="003C02DF" w:rsidRDefault="00823448" w:rsidP="00D6622F">
            <w:pPr>
              <w:rPr>
                <w:rFonts w:ascii="Arial" w:hAnsi="Arial"/>
                <w:sz w:val="18"/>
                <w:szCs w:val="18"/>
              </w:rPr>
            </w:pPr>
          </w:p>
        </w:tc>
      </w:tr>
      <w:tr w:rsidR="00823448" w:rsidRPr="005B4766" w14:paraId="71D5377C" w14:textId="77777777" w:rsidTr="000A2C26">
        <w:tc>
          <w:tcPr>
            <w:tcW w:w="885" w:type="pct"/>
          </w:tcPr>
          <w:p w14:paraId="6E99D4C6"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Prod Type</w:t>
            </w:r>
          </w:p>
        </w:tc>
        <w:tc>
          <w:tcPr>
            <w:tcW w:w="458" w:type="pct"/>
          </w:tcPr>
          <w:p w14:paraId="1E849B9B" w14:textId="77777777" w:rsidR="00823448" w:rsidRPr="003C02DF" w:rsidRDefault="00823448" w:rsidP="00D6622F">
            <w:pPr>
              <w:rPr>
                <w:rFonts w:ascii="Arial" w:hAnsi="Arial"/>
                <w:sz w:val="18"/>
                <w:szCs w:val="18"/>
              </w:rPr>
            </w:pPr>
            <w:r w:rsidRPr="003C02DF">
              <w:rPr>
                <w:rFonts w:ascii="Arial" w:hAnsi="Arial"/>
                <w:sz w:val="18"/>
                <w:szCs w:val="18"/>
              </w:rPr>
              <w:t>20</w:t>
            </w:r>
          </w:p>
        </w:tc>
        <w:tc>
          <w:tcPr>
            <w:tcW w:w="840" w:type="pct"/>
          </w:tcPr>
          <w:p w14:paraId="60523D88" w14:textId="77777777" w:rsidR="00823448" w:rsidRPr="003C02DF" w:rsidRDefault="00823448" w:rsidP="00D6622F">
            <w:pPr>
              <w:rPr>
                <w:rFonts w:ascii="Arial" w:hAnsi="Arial"/>
                <w:sz w:val="18"/>
                <w:szCs w:val="18"/>
              </w:rPr>
            </w:pPr>
            <w:r w:rsidRPr="003C02DF">
              <w:rPr>
                <w:rFonts w:ascii="Arial" w:hAnsi="Arial"/>
                <w:sz w:val="18"/>
                <w:szCs w:val="18"/>
              </w:rPr>
              <w:t>20</w:t>
            </w:r>
          </w:p>
        </w:tc>
        <w:tc>
          <w:tcPr>
            <w:tcW w:w="741" w:type="pct"/>
          </w:tcPr>
          <w:p w14:paraId="4E0F7B66"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42FDCE99" w14:textId="77777777" w:rsidR="00823448" w:rsidRDefault="00823448" w:rsidP="00D6622F">
            <w:r w:rsidRPr="00187251">
              <w:rPr>
                <w:rFonts w:ascii="Arial" w:hAnsi="Arial"/>
                <w:sz w:val="18"/>
                <w:szCs w:val="18"/>
              </w:rPr>
              <w:t xml:space="preserve">Not used for </w:t>
            </w:r>
            <w:r>
              <w:rPr>
                <w:rFonts w:ascii="Arial" w:hAnsi="Arial"/>
                <w:sz w:val="18"/>
                <w:szCs w:val="18"/>
              </w:rPr>
              <w:t>SOTAP</w:t>
            </w:r>
            <w:r w:rsidRPr="00187251">
              <w:rPr>
                <w:rFonts w:ascii="Arial" w:hAnsi="Arial"/>
                <w:sz w:val="18"/>
                <w:szCs w:val="18"/>
              </w:rPr>
              <w:t xml:space="preserve"> Adjustment</w:t>
            </w:r>
          </w:p>
        </w:tc>
        <w:tc>
          <w:tcPr>
            <w:tcW w:w="692" w:type="pct"/>
          </w:tcPr>
          <w:p w14:paraId="1DEB958E" w14:textId="77777777" w:rsidR="00823448" w:rsidRPr="003C02DF" w:rsidRDefault="00823448" w:rsidP="00D6622F">
            <w:pPr>
              <w:rPr>
                <w:rFonts w:ascii="Arial" w:hAnsi="Arial"/>
                <w:sz w:val="18"/>
                <w:szCs w:val="18"/>
              </w:rPr>
            </w:pPr>
          </w:p>
        </w:tc>
      </w:tr>
      <w:tr w:rsidR="00823448" w:rsidRPr="005B4766" w14:paraId="631644FA" w14:textId="77777777" w:rsidTr="000A2C26">
        <w:tc>
          <w:tcPr>
            <w:tcW w:w="885" w:type="pct"/>
          </w:tcPr>
          <w:p w14:paraId="1BBE7427"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OR Service ID</w:t>
            </w:r>
          </w:p>
        </w:tc>
        <w:tc>
          <w:tcPr>
            <w:tcW w:w="458" w:type="pct"/>
          </w:tcPr>
          <w:p w14:paraId="747AC96B" w14:textId="77777777" w:rsidR="00823448" w:rsidRPr="003C02DF" w:rsidRDefault="00823448" w:rsidP="00D6622F">
            <w:pPr>
              <w:rPr>
                <w:rFonts w:ascii="Arial" w:hAnsi="Arial"/>
                <w:sz w:val="18"/>
                <w:szCs w:val="18"/>
              </w:rPr>
            </w:pPr>
            <w:r w:rsidRPr="003C02DF">
              <w:rPr>
                <w:rFonts w:ascii="Arial" w:hAnsi="Arial"/>
                <w:sz w:val="18"/>
                <w:szCs w:val="18"/>
              </w:rPr>
              <w:t>21</w:t>
            </w:r>
          </w:p>
        </w:tc>
        <w:tc>
          <w:tcPr>
            <w:tcW w:w="840" w:type="pct"/>
          </w:tcPr>
          <w:p w14:paraId="258DF221" w14:textId="77777777" w:rsidR="00823448" w:rsidRPr="003C02DF" w:rsidRDefault="00823448" w:rsidP="00D6622F">
            <w:pPr>
              <w:rPr>
                <w:rFonts w:ascii="Arial" w:hAnsi="Arial"/>
                <w:sz w:val="18"/>
                <w:szCs w:val="18"/>
              </w:rPr>
            </w:pPr>
            <w:r w:rsidRPr="003C02DF">
              <w:rPr>
                <w:rFonts w:ascii="Arial" w:hAnsi="Arial"/>
                <w:sz w:val="18"/>
                <w:szCs w:val="18"/>
              </w:rPr>
              <w:t>20</w:t>
            </w:r>
          </w:p>
        </w:tc>
        <w:tc>
          <w:tcPr>
            <w:tcW w:w="741" w:type="pct"/>
          </w:tcPr>
          <w:p w14:paraId="518E90F6"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655C1750" w14:textId="77777777" w:rsidR="00823448" w:rsidRDefault="00823448" w:rsidP="00D6622F">
            <w:r w:rsidRPr="00187251">
              <w:rPr>
                <w:rFonts w:ascii="Arial" w:hAnsi="Arial"/>
                <w:sz w:val="18"/>
                <w:szCs w:val="18"/>
              </w:rPr>
              <w:t xml:space="preserve">Not used for </w:t>
            </w:r>
            <w:r>
              <w:rPr>
                <w:rFonts w:ascii="Arial" w:hAnsi="Arial"/>
                <w:sz w:val="18"/>
                <w:szCs w:val="18"/>
              </w:rPr>
              <w:t>SOTAP</w:t>
            </w:r>
            <w:r w:rsidRPr="00187251">
              <w:rPr>
                <w:rFonts w:ascii="Arial" w:hAnsi="Arial"/>
                <w:sz w:val="18"/>
                <w:szCs w:val="18"/>
              </w:rPr>
              <w:t xml:space="preserve"> Adjustment</w:t>
            </w:r>
          </w:p>
        </w:tc>
        <w:tc>
          <w:tcPr>
            <w:tcW w:w="692" w:type="pct"/>
          </w:tcPr>
          <w:p w14:paraId="18F75220" w14:textId="77777777" w:rsidR="00823448" w:rsidRPr="003C02DF" w:rsidRDefault="00823448" w:rsidP="00D6622F">
            <w:pPr>
              <w:rPr>
                <w:rFonts w:ascii="Arial" w:hAnsi="Arial"/>
                <w:sz w:val="18"/>
                <w:szCs w:val="18"/>
              </w:rPr>
            </w:pPr>
          </w:p>
        </w:tc>
      </w:tr>
      <w:tr w:rsidR="00823448" w:rsidRPr="005B4766" w14:paraId="6387C5DC" w14:textId="77777777" w:rsidTr="000A2C26">
        <w:tc>
          <w:tcPr>
            <w:tcW w:w="885" w:type="pct"/>
          </w:tcPr>
          <w:p w14:paraId="6861233A"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Circuit ID</w:t>
            </w:r>
          </w:p>
        </w:tc>
        <w:tc>
          <w:tcPr>
            <w:tcW w:w="458" w:type="pct"/>
          </w:tcPr>
          <w:p w14:paraId="7191644C" w14:textId="77777777" w:rsidR="00823448" w:rsidRPr="003C02DF" w:rsidRDefault="00823448" w:rsidP="00D6622F">
            <w:pPr>
              <w:rPr>
                <w:rFonts w:ascii="Arial" w:hAnsi="Arial"/>
                <w:sz w:val="18"/>
                <w:szCs w:val="18"/>
              </w:rPr>
            </w:pPr>
            <w:r w:rsidRPr="003C02DF">
              <w:rPr>
                <w:rFonts w:ascii="Arial" w:hAnsi="Arial"/>
                <w:sz w:val="18"/>
                <w:szCs w:val="18"/>
              </w:rPr>
              <w:t>22</w:t>
            </w:r>
          </w:p>
        </w:tc>
        <w:tc>
          <w:tcPr>
            <w:tcW w:w="840" w:type="pct"/>
          </w:tcPr>
          <w:p w14:paraId="71C1BDF4" w14:textId="77777777" w:rsidR="00823448" w:rsidRPr="003C02DF" w:rsidRDefault="00823448" w:rsidP="00D6622F">
            <w:pPr>
              <w:rPr>
                <w:rFonts w:ascii="Arial" w:hAnsi="Arial"/>
                <w:sz w:val="18"/>
                <w:szCs w:val="18"/>
              </w:rPr>
            </w:pPr>
            <w:r w:rsidRPr="003C02DF">
              <w:rPr>
                <w:rFonts w:ascii="Arial" w:hAnsi="Arial"/>
                <w:sz w:val="18"/>
                <w:szCs w:val="18"/>
              </w:rPr>
              <w:t>20</w:t>
            </w:r>
          </w:p>
        </w:tc>
        <w:tc>
          <w:tcPr>
            <w:tcW w:w="741" w:type="pct"/>
          </w:tcPr>
          <w:p w14:paraId="30A12DB5"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32633A2B" w14:textId="77777777" w:rsidR="00823448" w:rsidRDefault="00823448" w:rsidP="00D6622F">
            <w:r w:rsidRPr="00187251">
              <w:rPr>
                <w:rFonts w:ascii="Arial" w:hAnsi="Arial"/>
                <w:sz w:val="18"/>
                <w:szCs w:val="18"/>
              </w:rPr>
              <w:t xml:space="preserve">Not used for </w:t>
            </w:r>
            <w:r>
              <w:rPr>
                <w:rFonts w:ascii="Arial" w:hAnsi="Arial"/>
                <w:sz w:val="18"/>
                <w:szCs w:val="18"/>
              </w:rPr>
              <w:t>SOTAP</w:t>
            </w:r>
            <w:r w:rsidRPr="00187251">
              <w:rPr>
                <w:rFonts w:ascii="Arial" w:hAnsi="Arial"/>
                <w:sz w:val="18"/>
                <w:szCs w:val="18"/>
              </w:rPr>
              <w:t xml:space="preserve"> Adjustment</w:t>
            </w:r>
          </w:p>
        </w:tc>
        <w:tc>
          <w:tcPr>
            <w:tcW w:w="692" w:type="pct"/>
          </w:tcPr>
          <w:p w14:paraId="23BB4D0E" w14:textId="77777777" w:rsidR="00823448" w:rsidRPr="003C02DF" w:rsidRDefault="00823448" w:rsidP="00D6622F">
            <w:pPr>
              <w:rPr>
                <w:rFonts w:ascii="Arial" w:hAnsi="Arial"/>
                <w:sz w:val="18"/>
                <w:szCs w:val="18"/>
              </w:rPr>
            </w:pPr>
          </w:p>
        </w:tc>
      </w:tr>
      <w:tr w:rsidR="00823448" w:rsidRPr="005B4766" w14:paraId="5C8FEFCD" w14:textId="77777777" w:rsidTr="000A2C26">
        <w:tc>
          <w:tcPr>
            <w:tcW w:w="885" w:type="pct"/>
          </w:tcPr>
          <w:p w14:paraId="6ABE7677"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MDF Site</w:t>
            </w:r>
          </w:p>
        </w:tc>
        <w:tc>
          <w:tcPr>
            <w:tcW w:w="458" w:type="pct"/>
          </w:tcPr>
          <w:p w14:paraId="27D3A280" w14:textId="77777777" w:rsidR="00823448" w:rsidRPr="003C02DF" w:rsidRDefault="00823448" w:rsidP="00D6622F">
            <w:pPr>
              <w:rPr>
                <w:rFonts w:ascii="Arial" w:hAnsi="Arial"/>
                <w:sz w:val="18"/>
                <w:szCs w:val="18"/>
              </w:rPr>
            </w:pPr>
            <w:r w:rsidRPr="003C02DF">
              <w:rPr>
                <w:rFonts w:ascii="Arial" w:hAnsi="Arial"/>
                <w:sz w:val="18"/>
                <w:szCs w:val="18"/>
              </w:rPr>
              <w:t>23</w:t>
            </w:r>
          </w:p>
        </w:tc>
        <w:tc>
          <w:tcPr>
            <w:tcW w:w="840" w:type="pct"/>
          </w:tcPr>
          <w:p w14:paraId="7D0DD838" w14:textId="77777777" w:rsidR="00823448" w:rsidRPr="003C02DF" w:rsidRDefault="00823448" w:rsidP="00D6622F">
            <w:pPr>
              <w:rPr>
                <w:rFonts w:ascii="Arial" w:hAnsi="Arial"/>
                <w:sz w:val="18"/>
                <w:szCs w:val="18"/>
              </w:rPr>
            </w:pPr>
            <w:r w:rsidRPr="003C02DF">
              <w:rPr>
                <w:rFonts w:ascii="Arial" w:hAnsi="Arial"/>
                <w:sz w:val="18"/>
                <w:szCs w:val="18"/>
              </w:rPr>
              <w:t>20</w:t>
            </w:r>
          </w:p>
        </w:tc>
        <w:tc>
          <w:tcPr>
            <w:tcW w:w="741" w:type="pct"/>
          </w:tcPr>
          <w:p w14:paraId="172CE6BD"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309CA705" w14:textId="77777777" w:rsidR="00823448" w:rsidRDefault="00823448" w:rsidP="00D6622F">
            <w:r w:rsidRPr="00187251">
              <w:rPr>
                <w:rFonts w:ascii="Arial" w:hAnsi="Arial"/>
                <w:sz w:val="18"/>
                <w:szCs w:val="18"/>
              </w:rPr>
              <w:t xml:space="preserve">Not used for </w:t>
            </w:r>
            <w:r>
              <w:rPr>
                <w:rFonts w:ascii="Arial" w:hAnsi="Arial"/>
                <w:sz w:val="18"/>
                <w:szCs w:val="18"/>
              </w:rPr>
              <w:t>SOTAP</w:t>
            </w:r>
            <w:r w:rsidRPr="00187251">
              <w:rPr>
                <w:rFonts w:ascii="Arial" w:hAnsi="Arial"/>
                <w:sz w:val="18"/>
                <w:szCs w:val="18"/>
              </w:rPr>
              <w:t xml:space="preserve"> Adjustment</w:t>
            </w:r>
          </w:p>
        </w:tc>
        <w:tc>
          <w:tcPr>
            <w:tcW w:w="692" w:type="pct"/>
          </w:tcPr>
          <w:p w14:paraId="04C033CD" w14:textId="77777777" w:rsidR="00823448" w:rsidRPr="003C02DF" w:rsidRDefault="00823448" w:rsidP="00D6622F">
            <w:pPr>
              <w:rPr>
                <w:rFonts w:ascii="Arial" w:hAnsi="Arial"/>
                <w:sz w:val="18"/>
                <w:szCs w:val="18"/>
              </w:rPr>
            </w:pPr>
          </w:p>
        </w:tc>
      </w:tr>
      <w:tr w:rsidR="00823448" w:rsidRPr="005B4766" w14:paraId="71A5B991" w14:textId="77777777" w:rsidTr="000A2C26">
        <w:tc>
          <w:tcPr>
            <w:tcW w:w="885" w:type="pct"/>
          </w:tcPr>
          <w:p w14:paraId="18EF6B62"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Room ID</w:t>
            </w:r>
          </w:p>
        </w:tc>
        <w:tc>
          <w:tcPr>
            <w:tcW w:w="458" w:type="pct"/>
          </w:tcPr>
          <w:p w14:paraId="33F75543" w14:textId="77777777" w:rsidR="00823448" w:rsidRPr="003C02DF" w:rsidRDefault="00823448" w:rsidP="00D6622F">
            <w:pPr>
              <w:rPr>
                <w:rFonts w:ascii="Arial" w:hAnsi="Arial"/>
                <w:sz w:val="18"/>
                <w:szCs w:val="18"/>
              </w:rPr>
            </w:pPr>
            <w:r w:rsidRPr="003C02DF">
              <w:rPr>
                <w:rFonts w:ascii="Arial" w:hAnsi="Arial"/>
                <w:sz w:val="18"/>
                <w:szCs w:val="18"/>
              </w:rPr>
              <w:t>24</w:t>
            </w:r>
          </w:p>
        </w:tc>
        <w:tc>
          <w:tcPr>
            <w:tcW w:w="840" w:type="pct"/>
          </w:tcPr>
          <w:p w14:paraId="328EA9D5" w14:textId="77777777" w:rsidR="00823448" w:rsidRPr="003C02DF" w:rsidRDefault="00823448" w:rsidP="00D6622F">
            <w:pPr>
              <w:rPr>
                <w:rFonts w:ascii="Arial" w:hAnsi="Arial"/>
                <w:sz w:val="18"/>
                <w:szCs w:val="18"/>
              </w:rPr>
            </w:pPr>
            <w:r w:rsidRPr="003C02DF">
              <w:rPr>
                <w:rFonts w:ascii="Arial" w:hAnsi="Arial"/>
                <w:sz w:val="18"/>
                <w:szCs w:val="18"/>
              </w:rPr>
              <w:t>20</w:t>
            </w:r>
          </w:p>
        </w:tc>
        <w:tc>
          <w:tcPr>
            <w:tcW w:w="741" w:type="pct"/>
          </w:tcPr>
          <w:p w14:paraId="26161697"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386D59E6" w14:textId="77777777" w:rsidR="00823448" w:rsidRDefault="00823448" w:rsidP="00D6622F">
            <w:r w:rsidRPr="00187251">
              <w:rPr>
                <w:rFonts w:ascii="Arial" w:hAnsi="Arial"/>
                <w:sz w:val="18"/>
                <w:szCs w:val="18"/>
              </w:rPr>
              <w:t xml:space="preserve">Not used for </w:t>
            </w:r>
            <w:r>
              <w:rPr>
                <w:rFonts w:ascii="Arial" w:hAnsi="Arial"/>
                <w:sz w:val="18"/>
                <w:szCs w:val="18"/>
              </w:rPr>
              <w:t>SOTAP</w:t>
            </w:r>
            <w:r w:rsidRPr="00187251">
              <w:rPr>
                <w:rFonts w:ascii="Arial" w:hAnsi="Arial"/>
                <w:sz w:val="18"/>
                <w:szCs w:val="18"/>
              </w:rPr>
              <w:t xml:space="preserve"> Adjustment</w:t>
            </w:r>
          </w:p>
        </w:tc>
        <w:tc>
          <w:tcPr>
            <w:tcW w:w="692" w:type="pct"/>
          </w:tcPr>
          <w:p w14:paraId="561EAB7D" w14:textId="77777777" w:rsidR="00823448" w:rsidRPr="003C02DF" w:rsidRDefault="00823448" w:rsidP="00D6622F">
            <w:pPr>
              <w:rPr>
                <w:rFonts w:ascii="Arial" w:hAnsi="Arial"/>
                <w:sz w:val="18"/>
                <w:szCs w:val="18"/>
              </w:rPr>
            </w:pPr>
          </w:p>
        </w:tc>
      </w:tr>
      <w:tr w:rsidR="00823448" w:rsidRPr="005B4766" w14:paraId="4F87D1F9" w14:textId="77777777" w:rsidTr="000A2C26">
        <w:tc>
          <w:tcPr>
            <w:tcW w:w="885" w:type="pct"/>
          </w:tcPr>
          <w:p w14:paraId="7DCCE3BC" w14:textId="77777777" w:rsidR="00823448" w:rsidRPr="003C02DF" w:rsidRDefault="00823448" w:rsidP="00D6622F">
            <w:pPr>
              <w:rPr>
                <w:rFonts w:ascii="Arial" w:hAnsi="Arial"/>
                <w:sz w:val="18"/>
                <w:szCs w:val="18"/>
              </w:rPr>
            </w:pPr>
            <w:r>
              <w:rPr>
                <w:rFonts w:ascii="Arial" w:hAnsi="Arial"/>
                <w:sz w:val="18"/>
                <w:szCs w:val="18"/>
              </w:rPr>
              <w:t>*</w:t>
            </w:r>
            <w:r w:rsidRPr="003C02DF">
              <w:rPr>
                <w:rFonts w:ascii="Arial" w:hAnsi="Arial"/>
                <w:sz w:val="18"/>
                <w:szCs w:val="18"/>
              </w:rPr>
              <w:t>Service ID</w:t>
            </w:r>
          </w:p>
        </w:tc>
        <w:tc>
          <w:tcPr>
            <w:tcW w:w="458" w:type="pct"/>
          </w:tcPr>
          <w:p w14:paraId="3849B170" w14:textId="77777777" w:rsidR="00823448" w:rsidRPr="003C02DF" w:rsidRDefault="00823448" w:rsidP="00D6622F">
            <w:pPr>
              <w:rPr>
                <w:rFonts w:ascii="Arial" w:hAnsi="Arial"/>
                <w:sz w:val="18"/>
                <w:szCs w:val="18"/>
              </w:rPr>
            </w:pPr>
            <w:r w:rsidRPr="003C02DF">
              <w:rPr>
                <w:rFonts w:ascii="Arial" w:hAnsi="Arial"/>
                <w:sz w:val="18"/>
                <w:szCs w:val="18"/>
              </w:rPr>
              <w:t>25</w:t>
            </w:r>
          </w:p>
        </w:tc>
        <w:tc>
          <w:tcPr>
            <w:tcW w:w="840" w:type="pct"/>
          </w:tcPr>
          <w:p w14:paraId="7E28DF30" w14:textId="77777777" w:rsidR="00823448" w:rsidRPr="003C02DF" w:rsidRDefault="00823448" w:rsidP="00D6622F">
            <w:pPr>
              <w:rPr>
                <w:rFonts w:ascii="Arial" w:hAnsi="Arial"/>
                <w:sz w:val="18"/>
                <w:szCs w:val="18"/>
              </w:rPr>
            </w:pPr>
            <w:r>
              <w:rPr>
                <w:rFonts w:ascii="Arial" w:hAnsi="Arial"/>
                <w:sz w:val="18"/>
                <w:szCs w:val="18"/>
              </w:rPr>
              <w:t>40</w:t>
            </w:r>
          </w:p>
        </w:tc>
        <w:tc>
          <w:tcPr>
            <w:tcW w:w="741" w:type="pct"/>
          </w:tcPr>
          <w:p w14:paraId="01073BE9"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0D921CB5" w14:textId="77777777" w:rsidR="00823448" w:rsidRPr="003C02DF" w:rsidRDefault="00823448" w:rsidP="00D6622F">
            <w:pPr>
              <w:rPr>
                <w:rFonts w:ascii="Arial" w:hAnsi="Arial"/>
                <w:sz w:val="18"/>
                <w:szCs w:val="18"/>
              </w:rPr>
            </w:pPr>
            <w:r w:rsidRPr="00187251">
              <w:rPr>
                <w:rFonts w:ascii="Arial" w:hAnsi="Arial"/>
                <w:sz w:val="18"/>
                <w:szCs w:val="18"/>
              </w:rPr>
              <w:t xml:space="preserve">Not used for </w:t>
            </w:r>
            <w:r>
              <w:rPr>
                <w:rFonts w:ascii="Arial" w:hAnsi="Arial"/>
                <w:sz w:val="18"/>
                <w:szCs w:val="18"/>
              </w:rPr>
              <w:t>SOTAP</w:t>
            </w:r>
            <w:r w:rsidRPr="00187251">
              <w:rPr>
                <w:rFonts w:ascii="Arial" w:hAnsi="Arial"/>
                <w:sz w:val="18"/>
                <w:szCs w:val="18"/>
              </w:rPr>
              <w:t xml:space="preserve"> Adjustment</w:t>
            </w:r>
          </w:p>
        </w:tc>
        <w:tc>
          <w:tcPr>
            <w:tcW w:w="692" w:type="pct"/>
          </w:tcPr>
          <w:p w14:paraId="39641509" w14:textId="77777777" w:rsidR="00823448" w:rsidRPr="003C02DF" w:rsidRDefault="00823448" w:rsidP="00D6622F">
            <w:pPr>
              <w:rPr>
                <w:rFonts w:ascii="Arial" w:hAnsi="Arial"/>
                <w:sz w:val="18"/>
                <w:szCs w:val="18"/>
              </w:rPr>
            </w:pPr>
          </w:p>
        </w:tc>
      </w:tr>
      <w:tr w:rsidR="00823448" w:rsidRPr="005B4766" w14:paraId="76D4D78B" w14:textId="77777777" w:rsidTr="000A2C26">
        <w:tc>
          <w:tcPr>
            <w:tcW w:w="885" w:type="pct"/>
          </w:tcPr>
          <w:p w14:paraId="288F1B92"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Event Class</w:t>
            </w:r>
          </w:p>
        </w:tc>
        <w:tc>
          <w:tcPr>
            <w:tcW w:w="458" w:type="pct"/>
          </w:tcPr>
          <w:p w14:paraId="152168EA" w14:textId="77777777" w:rsidR="00823448" w:rsidRPr="003C02DF" w:rsidRDefault="00823448" w:rsidP="00D6622F">
            <w:pPr>
              <w:rPr>
                <w:rFonts w:ascii="Arial" w:hAnsi="Arial"/>
                <w:sz w:val="18"/>
                <w:szCs w:val="18"/>
              </w:rPr>
            </w:pPr>
            <w:r w:rsidRPr="003C02DF">
              <w:rPr>
                <w:rFonts w:ascii="Arial" w:hAnsi="Arial"/>
                <w:sz w:val="18"/>
                <w:szCs w:val="18"/>
              </w:rPr>
              <w:t>26</w:t>
            </w:r>
          </w:p>
        </w:tc>
        <w:tc>
          <w:tcPr>
            <w:tcW w:w="840" w:type="pct"/>
          </w:tcPr>
          <w:p w14:paraId="3DC28750" w14:textId="77777777" w:rsidR="00823448" w:rsidRPr="003C02DF" w:rsidRDefault="00823448" w:rsidP="00D6622F">
            <w:pPr>
              <w:rPr>
                <w:rFonts w:ascii="Arial" w:hAnsi="Arial"/>
                <w:sz w:val="18"/>
                <w:szCs w:val="18"/>
              </w:rPr>
            </w:pPr>
            <w:r>
              <w:rPr>
                <w:rFonts w:ascii="Arial" w:hAnsi="Arial"/>
                <w:sz w:val="18"/>
                <w:szCs w:val="18"/>
              </w:rPr>
              <w:t>40</w:t>
            </w:r>
          </w:p>
        </w:tc>
        <w:tc>
          <w:tcPr>
            <w:tcW w:w="741" w:type="pct"/>
          </w:tcPr>
          <w:p w14:paraId="6ACDEBA4"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78D5DBC6" w14:textId="77777777" w:rsidR="00823448" w:rsidRDefault="00823448" w:rsidP="00D6622F">
            <w:r w:rsidRPr="00751FA1">
              <w:rPr>
                <w:rFonts w:ascii="Arial" w:hAnsi="Arial"/>
                <w:sz w:val="18"/>
                <w:szCs w:val="18"/>
              </w:rPr>
              <w:t xml:space="preserve">Not used for </w:t>
            </w:r>
            <w:r>
              <w:rPr>
                <w:rFonts w:ascii="Arial" w:hAnsi="Arial"/>
                <w:sz w:val="18"/>
                <w:szCs w:val="18"/>
              </w:rPr>
              <w:t>SOTAP</w:t>
            </w:r>
            <w:r w:rsidRPr="00751FA1">
              <w:rPr>
                <w:rFonts w:ascii="Arial" w:hAnsi="Arial"/>
                <w:sz w:val="18"/>
                <w:szCs w:val="18"/>
              </w:rPr>
              <w:t xml:space="preserve"> Adjustment</w:t>
            </w:r>
          </w:p>
        </w:tc>
        <w:tc>
          <w:tcPr>
            <w:tcW w:w="692" w:type="pct"/>
          </w:tcPr>
          <w:p w14:paraId="3F5D3C08" w14:textId="77777777" w:rsidR="00823448" w:rsidRPr="003C02DF" w:rsidRDefault="00823448" w:rsidP="00D6622F">
            <w:pPr>
              <w:rPr>
                <w:rFonts w:ascii="Arial" w:hAnsi="Arial"/>
                <w:sz w:val="18"/>
                <w:szCs w:val="18"/>
              </w:rPr>
            </w:pPr>
          </w:p>
        </w:tc>
      </w:tr>
      <w:tr w:rsidR="00823448" w:rsidRPr="005B4766" w14:paraId="1E9A9D1F" w14:textId="77777777" w:rsidTr="000A2C26">
        <w:tc>
          <w:tcPr>
            <w:tcW w:w="885" w:type="pct"/>
          </w:tcPr>
          <w:p w14:paraId="5E5DEB20"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Event Name</w:t>
            </w:r>
          </w:p>
        </w:tc>
        <w:tc>
          <w:tcPr>
            <w:tcW w:w="458" w:type="pct"/>
          </w:tcPr>
          <w:p w14:paraId="54121FBD" w14:textId="77777777" w:rsidR="00823448" w:rsidRPr="003C02DF" w:rsidRDefault="00823448" w:rsidP="00D6622F">
            <w:pPr>
              <w:rPr>
                <w:rFonts w:ascii="Arial" w:hAnsi="Arial"/>
                <w:sz w:val="18"/>
                <w:szCs w:val="18"/>
              </w:rPr>
            </w:pPr>
            <w:r w:rsidRPr="003C02DF">
              <w:rPr>
                <w:rFonts w:ascii="Arial" w:hAnsi="Arial"/>
                <w:sz w:val="18"/>
                <w:szCs w:val="18"/>
              </w:rPr>
              <w:t>27</w:t>
            </w:r>
          </w:p>
        </w:tc>
        <w:tc>
          <w:tcPr>
            <w:tcW w:w="840" w:type="pct"/>
          </w:tcPr>
          <w:p w14:paraId="56586BD4" w14:textId="77777777" w:rsidR="00823448" w:rsidRPr="003C02DF" w:rsidRDefault="00823448" w:rsidP="00D6622F">
            <w:pPr>
              <w:rPr>
                <w:rFonts w:ascii="Arial" w:hAnsi="Arial"/>
                <w:sz w:val="18"/>
                <w:szCs w:val="18"/>
              </w:rPr>
            </w:pPr>
            <w:r>
              <w:rPr>
                <w:rFonts w:ascii="Arial" w:hAnsi="Arial"/>
                <w:sz w:val="18"/>
                <w:szCs w:val="18"/>
              </w:rPr>
              <w:t>40</w:t>
            </w:r>
          </w:p>
        </w:tc>
        <w:tc>
          <w:tcPr>
            <w:tcW w:w="741" w:type="pct"/>
          </w:tcPr>
          <w:p w14:paraId="192D7983"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009B53BC" w14:textId="77777777" w:rsidR="00823448" w:rsidRDefault="00823448" w:rsidP="00D6622F">
            <w:r w:rsidRPr="00751FA1">
              <w:rPr>
                <w:rFonts w:ascii="Arial" w:hAnsi="Arial"/>
                <w:sz w:val="18"/>
                <w:szCs w:val="18"/>
              </w:rPr>
              <w:t xml:space="preserve">Not used for </w:t>
            </w:r>
            <w:r>
              <w:rPr>
                <w:rFonts w:ascii="Arial" w:hAnsi="Arial"/>
                <w:sz w:val="18"/>
                <w:szCs w:val="18"/>
              </w:rPr>
              <w:t>SOTAP</w:t>
            </w:r>
            <w:r w:rsidRPr="00751FA1">
              <w:rPr>
                <w:rFonts w:ascii="Arial" w:hAnsi="Arial"/>
                <w:sz w:val="18"/>
                <w:szCs w:val="18"/>
              </w:rPr>
              <w:t xml:space="preserve"> Adjustment</w:t>
            </w:r>
          </w:p>
        </w:tc>
        <w:tc>
          <w:tcPr>
            <w:tcW w:w="692" w:type="pct"/>
          </w:tcPr>
          <w:p w14:paraId="61E80F2A" w14:textId="77777777" w:rsidR="00823448" w:rsidRPr="003C02DF" w:rsidRDefault="00823448" w:rsidP="00D6622F">
            <w:pPr>
              <w:rPr>
                <w:rFonts w:ascii="Arial" w:hAnsi="Arial"/>
                <w:sz w:val="18"/>
                <w:szCs w:val="18"/>
              </w:rPr>
            </w:pPr>
          </w:p>
        </w:tc>
      </w:tr>
      <w:tr w:rsidR="00823448" w:rsidRPr="005B4766" w14:paraId="539537AD" w14:textId="77777777" w:rsidTr="000A2C26">
        <w:tc>
          <w:tcPr>
            <w:tcW w:w="885" w:type="pct"/>
          </w:tcPr>
          <w:p w14:paraId="2C8A6B8E"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CBUK reference number</w:t>
            </w:r>
          </w:p>
        </w:tc>
        <w:tc>
          <w:tcPr>
            <w:tcW w:w="458" w:type="pct"/>
          </w:tcPr>
          <w:p w14:paraId="554CF064" w14:textId="77777777" w:rsidR="00823448" w:rsidRPr="003C02DF" w:rsidRDefault="00823448" w:rsidP="00D6622F">
            <w:pPr>
              <w:rPr>
                <w:rFonts w:ascii="Arial" w:hAnsi="Arial"/>
                <w:sz w:val="18"/>
                <w:szCs w:val="18"/>
              </w:rPr>
            </w:pPr>
            <w:r w:rsidRPr="003C02DF">
              <w:rPr>
                <w:rFonts w:ascii="Arial" w:hAnsi="Arial"/>
                <w:sz w:val="18"/>
                <w:szCs w:val="18"/>
              </w:rPr>
              <w:t>28</w:t>
            </w:r>
          </w:p>
        </w:tc>
        <w:tc>
          <w:tcPr>
            <w:tcW w:w="840" w:type="pct"/>
          </w:tcPr>
          <w:p w14:paraId="03AF02F3" w14:textId="77777777" w:rsidR="00823448" w:rsidRPr="003C02DF" w:rsidRDefault="00823448" w:rsidP="00D6622F">
            <w:pPr>
              <w:rPr>
                <w:rFonts w:ascii="Arial" w:hAnsi="Arial"/>
                <w:sz w:val="18"/>
                <w:szCs w:val="18"/>
              </w:rPr>
            </w:pPr>
            <w:r w:rsidRPr="003C02DF">
              <w:rPr>
                <w:rFonts w:ascii="Arial" w:hAnsi="Arial"/>
                <w:sz w:val="18"/>
                <w:szCs w:val="18"/>
              </w:rPr>
              <w:t>20</w:t>
            </w:r>
          </w:p>
        </w:tc>
        <w:tc>
          <w:tcPr>
            <w:tcW w:w="741" w:type="pct"/>
          </w:tcPr>
          <w:p w14:paraId="6C10D6DA"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5D0F5A56" w14:textId="77777777" w:rsidR="00823448" w:rsidRDefault="00823448" w:rsidP="00D6622F">
            <w:r w:rsidRPr="00751FA1">
              <w:rPr>
                <w:rFonts w:ascii="Arial" w:hAnsi="Arial"/>
                <w:sz w:val="18"/>
                <w:szCs w:val="18"/>
              </w:rPr>
              <w:t xml:space="preserve">Not used for </w:t>
            </w:r>
            <w:r>
              <w:rPr>
                <w:rFonts w:ascii="Arial" w:hAnsi="Arial"/>
                <w:sz w:val="18"/>
                <w:szCs w:val="18"/>
              </w:rPr>
              <w:t>SOTAP</w:t>
            </w:r>
            <w:r w:rsidRPr="00751FA1">
              <w:rPr>
                <w:rFonts w:ascii="Arial" w:hAnsi="Arial"/>
                <w:sz w:val="18"/>
                <w:szCs w:val="18"/>
              </w:rPr>
              <w:t xml:space="preserve"> Adjustment</w:t>
            </w:r>
          </w:p>
        </w:tc>
        <w:tc>
          <w:tcPr>
            <w:tcW w:w="692" w:type="pct"/>
          </w:tcPr>
          <w:p w14:paraId="310979DF" w14:textId="77777777" w:rsidR="00823448" w:rsidRPr="003C02DF" w:rsidRDefault="00823448" w:rsidP="00D6622F">
            <w:pPr>
              <w:rPr>
                <w:rFonts w:ascii="Arial" w:hAnsi="Arial"/>
                <w:sz w:val="18"/>
                <w:szCs w:val="18"/>
              </w:rPr>
            </w:pPr>
          </w:p>
        </w:tc>
      </w:tr>
      <w:tr w:rsidR="00823448" w:rsidRPr="005B4766" w14:paraId="18419B85" w14:textId="77777777" w:rsidTr="000A2C26">
        <w:tc>
          <w:tcPr>
            <w:tcW w:w="885" w:type="pct"/>
          </w:tcPr>
          <w:p w14:paraId="1E85D59F"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CLI</w:t>
            </w:r>
          </w:p>
        </w:tc>
        <w:tc>
          <w:tcPr>
            <w:tcW w:w="458" w:type="pct"/>
          </w:tcPr>
          <w:p w14:paraId="0F60EC36" w14:textId="77777777" w:rsidR="00823448" w:rsidRPr="003C02DF" w:rsidRDefault="00823448" w:rsidP="00D6622F">
            <w:pPr>
              <w:rPr>
                <w:rFonts w:ascii="Arial" w:hAnsi="Arial"/>
                <w:sz w:val="18"/>
                <w:szCs w:val="18"/>
              </w:rPr>
            </w:pPr>
            <w:r w:rsidRPr="003C02DF">
              <w:rPr>
                <w:rFonts w:ascii="Arial" w:hAnsi="Arial"/>
                <w:sz w:val="18"/>
                <w:szCs w:val="18"/>
              </w:rPr>
              <w:t>29</w:t>
            </w:r>
          </w:p>
        </w:tc>
        <w:tc>
          <w:tcPr>
            <w:tcW w:w="840" w:type="pct"/>
          </w:tcPr>
          <w:p w14:paraId="145296FB" w14:textId="77777777" w:rsidR="00823448" w:rsidRPr="003C02DF" w:rsidRDefault="00823448" w:rsidP="00D6622F">
            <w:pPr>
              <w:rPr>
                <w:rFonts w:ascii="Arial" w:hAnsi="Arial"/>
                <w:sz w:val="18"/>
                <w:szCs w:val="18"/>
              </w:rPr>
            </w:pPr>
            <w:r w:rsidRPr="003C02DF">
              <w:rPr>
                <w:rFonts w:ascii="Arial" w:hAnsi="Arial"/>
                <w:sz w:val="18"/>
                <w:szCs w:val="18"/>
              </w:rPr>
              <w:t>20</w:t>
            </w:r>
          </w:p>
        </w:tc>
        <w:tc>
          <w:tcPr>
            <w:tcW w:w="741" w:type="pct"/>
          </w:tcPr>
          <w:p w14:paraId="3F76D9F9"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4D95078A" w14:textId="77777777" w:rsidR="00823448" w:rsidRDefault="00823448" w:rsidP="00D6622F">
            <w:r w:rsidRPr="00751FA1">
              <w:rPr>
                <w:rFonts w:ascii="Arial" w:hAnsi="Arial"/>
                <w:sz w:val="18"/>
                <w:szCs w:val="18"/>
              </w:rPr>
              <w:t xml:space="preserve">Not used for </w:t>
            </w:r>
            <w:r>
              <w:rPr>
                <w:rFonts w:ascii="Arial" w:hAnsi="Arial"/>
                <w:sz w:val="18"/>
                <w:szCs w:val="18"/>
              </w:rPr>
              <w:t>SOTAP</w:t>
            </w:r>
            <w:r w:rsidRPr="00751FA1">
              <w:rPr>
                <w:rFonts w:ascii="Arial" w:hAnsi="Arial"/>
                <w:sz w:val="18"/>
                <w:szCs w:val="18"/>
              </w:rPr>
              <w:t xml:space="preserve"> Adjustment</w:t>
            </w:r>
          </w:p>
        </w:tc>
        <w:tc>
          <w:tcPr>
            <w:tcW w:w="692" w:type="pct"/>
          </w:tcPr>
          <w:p w14:paraId="694F0A0E" w14:textId="77777777" w:rsidR="00823448" w:rsidRPr="003C02DF" w:rsidRDefault="00823448" w:rsidP="00D6622F">
            <w:pPr>
              <w:rPr>
                <w:rFonts w:ascii="Arial" w:hAnsi="Arial"/>
                <w:sz w:val="18"/>
                <w:szCs w:val="18"/>
              </w:rPr>
            </w:pPr>
          </w:p>
        </w:tc>
      </w:tr>
      <w:tr w:rsidR="00823448" w:rsidRPr="005B4766" w14:paraId="4D29F914" w14:textId="77777777" w:rsidTr="000A2C26">
        <w:tc>
          <w:tcPr>
            <w:tcW w:w="885" w:type="pct"/>
          </w:tcPr>
          <w:p w14:paraId="27F80E64"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MAC code</w:t>
            </w:r>
          </w:p>
        </w:tc>
        <w:tc>
          <w:tcPr>
            <w:tcW w:w="458" w:type="pct"/>
          </w:tcPr>
          <w:p w14:paraId="724CDA55" w14:textId="77777777" w:rsidR="00823448" w:rsidRPr="003C02DF" w:rsidRDefault="00823448" w:rsidP="00D6622F">
            <w:pPr>
              <w:rPr>
                <w:rFonts w:ascii="Arial" w:hAnsi="Arial"/>
                <w:sz w:val="18"/>
                <w:szCs w:val="18"/>
              </w:rPr>
            </w:pPr>
            <w:r w:rsidRPr="003C02DF">
              <w:rPr>
                <w:rFonts w:ascii="Arial" w:hAnsi="Arial"/>
                <w:sz w:val="18"/>
                <w:szCs w:val="18"/>
              </w:rPr>
              <w:t>30</w:t>
            </w:r>
          </w:p>
        </w:tc>
        <w:tc>
          <w:tcPr>
            <w:tcW w:w="840" w:type="pct"/>
          </w:tcPr>
          <w:p w14:paraId="0960DE13" w14:textId="77777777" w:rsidR="00823448" w:rsidRPr="003C02DF" w:rsidRDefault="00823448" w:rsidP="00D6622F">
            <w:pPr>
              <w:rPr>
                <w:rFonts w:ascii="Arial" w:hAnsi="Arial"/>
                <w:sz w:val="18"/>
                <w:szCs w:val="18"/>
              </w:rPr>
            </w:pPr>
            <w:r w:rsidRPr="003C02DF">
              <w:rPr>
                <w:rFonts w:ascii="Arial" w:hAnsi="Arial"/>
                <w:sz w:val="18"/>
                <w:szCs w:val="18"/>
              </w:rPr>
              <w:t>20</w:t>
            </w:r>
          </w:p>
        </w:tc>
        <w:tc>
          <w:tcPr>
            <w:tcW w:w="741" w:type="pct"/>
          </w:tcPr>
          <w:p w14:paraId="643447A8"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44ADE02E" w14:textId="77777777" w:rsidR="00823448" w:rsidRDefault="00823448" w:rsidP="00D6622F">
            <w:r w:rsidRPr="00751FA1">
              <w:rPr>
                <w:rFonts w:ascii="Arial" w:hAnsi="Arial"/>
                <w:sz w:val="18"/>
                <w:szCs w:val="18"/>
              </w:rPr>
              <w:t xml:space="preserve">Not used for </w:t>
            </w:r>
            <w:r>
              <w:rPr>
                <w:rFonts w:ascii="Arial" w:hAnsi="Arial"/>
                <w:sz w:val="18"/>
                <w:szCs w:val="18"/>
              </w:rPr>
              <w:t>SOTAP</w:t>
            </w:r>
            <w:r w:rsidRPr="00751FA1">
              <w:rPr>
                <w:rFonts w:ascii="Arial" w:hAnsi="Arial"/>
                <w:sz w:val="18"/>
                <w:szCs w:val="18"/>
              </w:rPr>
              <w:t xml:space="preserve"> Adjustment</w:t>
            </w:r>
          </w:p>
        </w:tc>
        <w:tc>
          <w:tcPr>
            <w:tcW w:w="692" w:type="pct"/>
          </w:tcPr>
          <w:p w14:paraId="5D7E30FB" w14:textId="77777777" w:rsidR="00823448" w:rsidRPr="003C02DF" w:rsidRDefault="00823448" w:rsidP="00D6622F">
            <w:pPr>
              <w:rPr>
                <w:rFonts w:ascii="Arial" w:hAnsi="Arial"/>
                <w:sz w:val="18"/>
                <w:szCs w:val="18"/>
              </w:rPr>
            </w:pPr>
          </w:p>
        </w:tc>
      </w:tr>
      <w:tr w:rsidR="00823448" w:rsidRPr="005B4766" w14:paraId="3F6CC55E" w14:textId="77777777" w:rsidTr="000A2C26">
        <w:tc>
          <w:tcPr>
            <w:tcW w:w="885" w:type="pct"/>
          </w:tcPr>
          <w:p w14:paraId="5E4563AF"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Free text</w:t>
            </w:r>
          </w:p>
        </w:tc>
        <w:tc>
          <w:tcPr>
            <w:tcW w:w="458" w:type="pct"/>
          </w:tcPr>
          <w:p w14:paraId="270E0E3D" w14:textId="77777777" w:rsidR="00823448" w:rsidRPr="003C02DF" w:rsidRDefault="00823448" w:rsidP="00D6622F">
            <w:pPr>
              <w:rPr>
                <w:rFonts w:ascii="Arial" w:hAnsi="Arial"/>
                <w:sz w:val="18"/>
                <w:szCs w:val="18"/>
              </w:rPr>
            </w:pPr>
            <w:r w:rsidRPr="003C02DF">
              <w:rPr>
                <w:rFonts w:ascii="Arial" w:hAnsi="Arial"/>
                <w:sz w:val="18"/>
                <w:szCs w:val="18"/>
              </w:rPr>
              <w:t>31</w:t>
            </w:r>
          </w:p>
        </w:tc>
        <w:tc>
          <w:tcPr>
            <w:tcW w:w="840" w:type="pct"/>
          </w:tcPr>
          <w:p w14:paraId="6144EF95" w14:textId="77777777" w:rsidR="00823448" w:rsidRPr="003C02DF" w:rsidRDefault="00823448" w:rsidP="00D6622F">
            <w:pPr>
              <w:rPr>
                <w:rFonts w:ascii="Arial" w:hAnsi="Arial"/>
                <w:sz w:val="18"/>
                <w:szCs w:val="18"/>
              </w:rPr>
            </w:pPr>
            <w:r w:rsidRPr="003C02DF">
              <w:rPr>
                <w:rFonts w:ascii="Arial" w:hAnsi="Arial"/>
                <w:sz w:val="18"/>
                <w:szCs w:val="18"/>
              </w:rPr>
              <w:t>20</w:t>
            </w:r>
          </w:p>
        </w:tc>
        <w:tc>
          <w:tcPr>
            <w:tcW w:w="741" w:type="pct"/>
          </w:tcPr>
          <w:p w14:paraId="2CA81487"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47283A03" w14:textId="77777777" w:rsidR="00823448" w:rsidRDefault="00823448" w:rsidP="00D6622F">
            <w:r w:rsidRPr="00751FA1">
              <w:rPr>
                <w:rFonts w:ascii="Arial" w:hAnsi="Arial"/>
                <w:sz w:val="18"/>
                <w:szCs w:val="18"/>
              </w:rPr>
              <w:t xml:space="preserve">Not used for </w:t>
            </w:r>
            <w:r>
              <w:rPr>
                <w:rFonts w:ascii="Arial" w:hAnsi="Arial"/>
                <w:sz w:val="18"/>
                <w:szCs w:val="18"/>
              </w:rPr>
              <w:t>SOTAP</w:t>
            </w:r>
            <w:r w:rsidRPr="00751FA1">
              <w:rPr>
                <w:rFonts w:ascii="Arial" w:hAnsi="Arial"/>
                <w:sz w:val="18"/>
                <w:szCs w:val="18"/>
              </w:rPr>
              <w:t xml:space="preserve"> Adjustment</w:t>
            </w:r>
          </w:p>
        </w:tc>
        <w:tc>
          <w:tcPr>
            <w:tcW w:w="692" w:type="pct"/>
          </w:tcPr>
          <w:p w14:paraId="6D465D0E" w14:textId="77777777" w:rsidR="00823448" w:rsidRPr="003C02DF" w:rsidRDefault="00823448" w:rsidP="00D6622F">
            <w:pPr>
              <w:rPr>
                <w:rFonts w:ascii="Arial" w:hAnsi="Arial"/>
                <w:sz w:val="18"/>
                <w:szCs w:val="18"/>
              </w:rPr>
            </w:pPr>
          </w:p>
        </w:tc>
      </w:tr>
      <w:tr w:rsidR="00823448" w:rsidRPr="005B4766" w14:paraId="74259750" w14:textId="77777777" w:rsidTr="000A2C26">
        <w:tc>
          <w:tcPr>
            <w:tcW w:w="885" w:type="pct"/>
          </w:tcPr>
          <w:p w14:paraId="4ADC748D"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TRC Start date time</w:t>
            </w:r>
          </w:p>
        </w:tc>
        <w:tc>
          <w:tcPr>
            <w:tcW w:w="458" w:type="pct"/>
          </w:tcPr>
          <w:p w14:paraId="0670110E" w14:textId="77777777" w:rsidR="00823448" w:rsidRPr="003C02DF" w:rsidRDefault="00823448" w:rsidP="00D6622F">
            <w:pPr>
              <w:rPr>
                <w:rFonts w:ascii="Arial" w:hAnsi="Arial"/>
                <w:sz w:val="18"/>
                <w:szCs w:val="18"/>
              </w:rPr>
            </w:pPr>
            <w:r w:rsidRPr="003C02DF">
              <w:rPr>
                <w:rFonts w:ascii="Arial" w:hAnsi="Arial"/>
                <w:sz w:val="18"/>
                <w:szCs w:val="18"/>
              </w:rPr>
              <w:t>32</w:t>
            </w:r>
          </w:p>
        </w:tc>
        <w:tc>
          <w:tcPr>
            <w:tcW w:w="840" w:type="pct"/>
          </w:tcPr>
          <w:p w14:paraId="144AF2AC" w14:textId="77777777" w:rsidR="00823448" w:rsidRPr="003C02DF" w:rsidRDefault="00823448" w:rsidP="00D6622F">
            <w:pPr>
              <w:rPr>
                <w:rFonts w:ascii="Arial" w:hAnsi="Arial"/>
                <w:sz w:val="18"/>
                <w:szCs w:val="18"/>
              </w:rPr>
            </w:pPr>
            <w:r w:rsidRPr="003C02DF">
              <w:rPr>
                <w:rFonts w:ascii="Arial" w:hAnsi="Arial"/>
                <w:sz w:val="18"/>
                <w:szCs w:val="18"/>
              </w:rPr>
              <w:t>20</w:t>
            </w:r>
          </w:p>
        </w:tc>
        <w:tc>
          <w:tcPr>
            <w:tcW w:w="741" w:type="pct"/>
          </w:tcPr>
          <w:p w14:paraId="1A4C66E3"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0013C100" w14:textId="77777777" w:rsidR="00823448" w:rsidRDefault="00823448" w:rsidP="00D6622F">
            <w:r w:rsidRPr="00751FA1">
              <w:rPr>
                <w:rFonts w:ascii="Arial" w:hAnsi="Arial"/>
                <w:sz w:val="18"/>
                <w:szCs w:val="18"/>
              </w:rPr>
              <w:t xml:space="preserve">Not used for </w:t>
            </w:r>
            <w:r>
              <w:rPr>
                <w:rFonts w:ascii="Arial" w:hAnsi="Arial"/>
                <w:sz w:val="18"/>
                <w:szCs w:val="18"/>
              </w:rPr>
              <w:t>SOTAP</w:t>
            </w:r>
            <w:r w:rsidRPr="00751FA1">
              <w:rPr>
                <w:rFonts w:ascii="Arial" w:hAnsi="Arial"/>
                <w:sz w:val="18"/>
                <w:szCs w:val="18"/>
              </w:rPr>
              <w:t xml:space="preserve"> Adjustment</w:t>
            </w:r>
          </w:p>
        </w:tc>
        <w:tc>
          <w:tcPr>
            <w:tcW w:w="692" w:type="pct"/>
          </w:tcPr>
          <w:p w14:paraId="10DFC8C3" w14:textId="77777777" w:rsidR="00823448" w:rsidRPr="003C02DF" w:rsidRDefault="00823448" w:rsidP="00D6622F">
            <w:pPr>
              <w:rPr>
                <w:rFonts w:ascii="Arial" w:hAnsi="Arial"/>
                <w:sz w:val="18"/>
                <w:szCs w:val="18"/>
              </w:rPr>
            </w:pPr>
          </w:p>
        </w:tc>
      </w:tr>
      <w:tr w:rsidR="00823448" w:rsidRPr="005B4766" w14:paraId="6B8FDA4D" w14:textId="77777777" w:rsidTr="000A2C26">
        <w:tc>
          <w:tcPr>
            <w:tcW w:w="885" w:type="pct"/>
          </w:tcPr>
          <w:p w14:paraId="612AC194"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Clear code</w:t>
            </w:r>
          </w:p>
        </w:tc>
        <w:tc>
          <w:tcPr>
            <w:tcW w:w="458" w:type="pct"/>
          </w:tcPr>
          <w:p w14:paraId="40513996" w14:textId="77777777" w:rsidR="00823448" w:rsidRPr="003C02DF" w:rsidRDefault="00823448" w:rsidP="00D6622F">
            <w:pPr>
              <w:rPr>
                <w:rFonts w:ascii="Arial" w:hAnsi="Arial"/>
                <w:sz w:val="18"/>
                <w:szCs w:val="18"/>
              </w:rPr>
            </w:pPr>
            <w:r w:rsidRPr="003C02DF">
              <w:rPr>
                <w:rFonts w:ascii="Arial" w:hAnsi="Arial"/>
                <w:sz w:val="18"/>
                <w:szCs w:val="18"/>
              </w:rPr>
              <w:t>33</w:t>
            </w:r>
          </w:p>
        </w:tc>
        <w:tc>
          <w:tcPr>
            <w:tcW w:w="840" w:type="pct"/>
          </w:tcPr>
          <w:p w14:paraId="071AFBC6" w14:textId="77777777" w:rsidR="00823448" w:rsidRPr="003C02DF" w:rsidRDefault="00823448" w:rsidP="00D6622F">
            <w:pPr>
              <w:rPr>
                <w:rFonts w:ascii="Arial" w:hAnsi="Arial"/>
                <w:sz w:val="18"/>
                <w:szCs w:val="18"/>
              </w:rPr>
            </w:pPr>
            <w:r w:rsidRPr="003C02DF">
              <w:rPr>
                <w:rFonts w:ascii="Arial" w:hAnsi="Arial"/>
                <w:sz w:val="18"/>
                <w:szCs w:val="18"/>
              </w:rPr>
              <w:t>20</w:t>
            </w:r>
          </w:p>
        </w:tc>
        <w:tc>
          <w:tcPr>
            <w:tcW w:w="741" w:type="pct"/>
          </w:tcPr>
          <w:p w14:paraId="31398AF6"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0794C368" w14:textId="77777777" w:rsidR="00823448" w:rsidRDefault="00823448" w:rsidP="00D6622F">
            <w:r w:rsidRPr="00751FA1">
              <w:rPr>
                <w:rFonts w:ascii="Arial" w:hAnsi="Arial"/>
                <w:sz w:val="18"/>
                <w:szCs w:val="18"/>
              </w:rPr>
              <w:t xml:space="preserve">Not used for </w:t>
            </w:r>
            <w:r>
              <w:rPr>
                <w:rFonts w:ascii="Arial" w:hAnsi="Arial"/>
                <w:sz w:val="18"/>
                <w:szCs w:val="18"/>
              </w:rPr>
              <w:t>SOTAP</w:t>
            </w:r>
            <w:r w:rsidRPr="00751FA1">
              <w:rPr>
                <w:rFonts w:ascii="Arial" w:hAnsi="Arial"/>
                <w:sz w:val="18"/>
                <w:szCs w:val="18"/>
              </w:rPr>
              <w:t xml:space="preserve"> Adjustment</w:t>
            </w:r>
          </w:p>
        </w:tc>
        <w:tc>
          <w:tcPr>
            <w:tcW w:w="692" w:type="pct"/>
          </w:tcPr>
          <w:p w14:paraId="71191D8F" w14:textId="77777777" w:rsidR="00823448" w:rsidRPr="003C02DF" w:rsidRDefault="00823448" w:rsidP="00D6622F">
            <w:pPr>
              <w:rPr>
                <w:rFonts w:ascii="Arial" w:hAnsi="Arial"/>
                <w:sz w:val="18"/>
                <w:szCs w:val="18"/>
              </w:rPr>
            </w:pPr>
          </w:p>
        </w:tc>
      </w:tr>
      <w:tr w:rsidR="00823448" w:rsidRPr="005B4766" w14:paraId="4881306D" w14:textId="77777777" w:rsidTr="000A2C26">
        <w:tc>
          <w:tcPr>
            <w:tcW w:w="885" w:type="pct"/>
          </w:tcPr>
          <w:p w14:paraId="08B6B6C9"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TRC description code</w:t>
            </w:r>
          </w:p>
        </w:tc>
        <w:tc>
          <w:tcPr>
            <w:tcW w:w="458" w:type="pct"/>
          </w:tcPr>
          <w:p w14:paraId="648EE567" w14:textId="77777777" w:rsidR="00823448" w:rsidRPr="003C02DF" w:rsidRDefault="00823448" w:rsidP="00D6622F">
            <w:pPr>
              <w:rPr>
                <w:rFonts w:ascii="Arial" w:hAnsi="Arial"/>
                <w:sz w:val="18"/>
                <w:szCs w:val="18"/>
              </w:rPr>
            </w:pPr>
            <w:r w:rsidRPr="003C02DF">
              <w:rPr>
                <w:rFonts w:ascii="Arial" w:hAnsi="Arial"/>
                <w:sz w:val="18"/>
                <w:szCs w:val="18"/>
              </w:rPr>
              <w:t>34</w:t>
            </w:r>
          </w:p>
        </w:tc>
        <w:tc>
          <w:tcPr>
            <w:tcW w:w="840" w:type="pct"/>
          </w:tcPr>
          <w:p w14:paraId="59039CF3" w14:textId="77777777" w:rsidR="00823448" w:rsidRPr="003C02DF" w:rsidRDefault="00823448" w:rsidP="00D6622F">
            <w:pPr>
              <w:rPr>
                <w:rFonts w:ascii="Arial" w:hAnsi="Arial"/>
                <w:sz w:val="18"/>
                <w:szCs w:val="18"/>
              </w:rPr>
            </w:pPr>
            <w:r w:rsidRPr="003C02DF">
              <w:rPr>
                <w:rFonts w:ascii="Arial" w:hAnsi="Arial"/>
                <w:sz w:val="18"/>
                <w:szCs w:val="18"/>
              </w:rPr>
              <w:t>20</w:t>
            </w:r>
          </w:p>
        </w:tc>
        <w:tc>
          <w:tcPr>
            <w:tcW w:w="741" w:type="pct"/>
          </w:tcPr>
          <w:p w14:paraId="7AA8EBC4"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3D69C812" w14:textId="77777777" w:rsidR="00823448" w:rsidRDefault="00823448" w:rsidP="00D6622F">
            <w:r w:rsidRPr="00751FA1">
              <w:rPr>
                <w:rFonts w:ascii="Arial" w:hAnsi="Arial"/>
                <w:sz w:val="18"/>
                <w:szCs w:val="18"/>
              </w:rPr>
              <w:t xml:space="preserve">Not used for </w:t>
            </w:r>
            <w:r>
              <w:rPr>
                <w:rFonts w:ascii="Arial" w:hAnsi="Arial"/>
                <w:sz w:val="18"/>
                <w:szCs w:val="18"/>
              </w:rPr>
              <w:t>SOTAP</w:t>
            </w:r>
            <w:r w:rsidRPr="00751FA1">
              <w:rPr>
                <w:rFonts w:ascii="Arial" w:hAnsi="Arial"/>
                <w:sz w:val="18"/>
                <w:szCs w:val="18"/>
              </w:rPr>
              <w:t xml:space="preserve"> Adjustment</w:t>
            </w:r>
          </w:p>
        </w:tc>
        <w:tc>
          <w:tcPr>
            <w:tcW w:w="692" w:type="pct"/>
          </w:tcPr>
          <w:p w14:paraId="1E2D3CC6" w14:textId="77777777" w:rsidR="00823448" w:rsidRPr="003C02DF" w:rsidRDefault="00823448" w:rsidP="00D6622F">
            <w:pPr>
              <w:rPr>
                <w:rFonts w:ascii="Arial" w:hAnsi="Arial"/>
                <w:sz w:val="18"/>
                <w:szCs w:val="18"/>
              </w:rPr>
            </w:pPr>
          </w:p>
        </w:tc>
      </w:tr>
      <w:tr w:rsidR="00823448" w:rsidRPr="005B4766" w14:paraId="2A0816C9" w14:textId="77777777" w:rsidTr="000A2C26">
        <w:tc>
          <w:tcPr>
            <w:tcW w:w="885" w:type="pct"/>
          </w:tcPr>
          <w:p w14:paraId="1F2B9DCA" w14:textId="77777777" w:rsidR="00823448" w:rsidRPr="003C02DF" w:rsidRDefault="00823448" w:rsidP="00D6622F">
            <w:pPr>
              <w:rPr>
                <w:rFonts w:ascii="Arial" w:hAnsi="Arial"/>
                <w:sz w:val="18"/>
                <w:szCs w:val="18"/>
              </w:rPr>
            </w:pPr>
            <w:r w:rsidRPr="003C02DF">
              <w:rPr>
                <w:rFonts w:ascii="Arial" w:hAnsi="Arial"/>
                <w:sz w:val="22"/>
              </w:rPr>
              <w:t>*</w:t>
            </w:r>
            <w:r w:rsidRPr="003C02DF">
              <w:rPr>
                <w:rFonts w:ascii="Arial" w:hAnsi="Arial"/>
                <w:sz w:val="18"/>
                <w:szCs w:val="18"/>
              </w:rPr>
              <w:t>Price list reference</w:t>
            </w:r>
          </w:p>
        </w:tc>
        <w:tc>
          <w:tcPr>
            <w:tcW w:w="458" w:type="pct"/>
          </w:tcPr>
          <w:p w14:paraId="67512034" w14:textId="77777777" w:rsidR="00823448" w:rsidRPr="003C02DF" w:rsidRDefault="00823448" w:rsidP="00D6622F">
            <w:pPr>
              <w:rPr>
                <w:rFonts w:ascii="Arial" w:hAnsi="Arial"/>
                <w:sz w:val="18"/>
                <w:szCs w:val="18"/>
              </w:rPr>
            </w:pPr>
            <w:r w:rsidRPr="003C02DF">
              <w:rPr>
                <w:rFonts w:ascii="Arial" w:hAnsi="Arial"/>
                <w:sz w:val="18"/>
                <w:szCs w:val="18"/>
              </w:rPr>
              <w:t>35</w:t>
            </w:r>
          </w:p>
        </w:tc>
        <w:tc>
          <w:tcPr>
            <w:tcW w:w="840" w:type="pct"/>
          </w:tcPr>
          <w:p w14:paraId="2E4D5238" w14:textId="77777777" w:rsidR="00823448" w:rsidRPr="003C02DF" w:rsidRDefault="00823448" w:rsidP="00D6622F">
            <w:pPr>
              <w:rPr>
                <w:rFonts w:ascii="Arial" w:hAnsi="Arial"/>
                <w:sz w:val="18"/>
                <w:szCs w:val="18"/>
              </w:rPr>
            </w:pPr>
            <w:r>
              <w:rPr>
                <w:rFonts w:ascii="Arial" w:hAnsi="Arial"/>
                <w:sz w:val="18"/>
                <w:szCs w:val="18"/>
              </w:rPr>
              <w:t>256</w:t>
            </w:r>
          </w:p>
        </w:tc>
        <w:tc>
          <w:tcPr>
            <w:tcW w:w="741" w:type="pct"/>
          </w:tcPr>
          <w:p w14:paraId="6757F453"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34450705" w14:textId="77777777" w:rsidR="00823448" w:rsidRDefault="00823448" w:rsidP="00D6622F">
            <w:r w:rsidRPr="00751FA1">
              <w:rPr>
                <w:rFonts w:ascii="Arial" w:hAnsi="Arial"/>
                <w:sz w:val="18"/>
                <w:szCs w:val="18"/>
              </w:rPr>
              <w:t xml:space="preserve">Not used for </w:t>
            </w:r>
            <w:r>
              <w:rPr>
                <w:rFonts w:ascii="Arial" w:hAnsi="Arial"/>
                <w:sz w:val="18"/>
                <w:szCs w:val="18"/>
              </w:rPr>
              <w:t>SOTAP</w:t>
            </w:r>
            <w:r w:rsidRPr="00751FA1">
              <w:rPr>
                <w:rFonts w:ascii="Arial" w:hAnsi="Arial"/>
                <w:sz w:val="18"/>
                <w:szCs w:val="18"/>
              </w:rPr>
              <w:t xml:space="preserve"> Adjustment</w:t>
            </w:r>
          </w:p>
        </w:tc>
        <w:tc>
          <w:tcPr>
            <w:tcW w:w="692" w:type="pct"/>
          </w:tcPr>
          <w:p w14:paraId="572B0FC0" w14:textId="77777777" w:rsidR="00823448" w:rsidRPr="003C02DF" w:rsidRDefault="00823448" w:rsidP="00D6622F">
            <w:pPr>
              <w:rPr>
                <w:rFonts w:ascii="Arial" w:hAnsi="Arial"/>
                <w:sz w:val="18"/>
                <w:szCs w:val="18"/>
              </w:rPr>
            </w:pPr>
          </w:p>
        </w:tc>
      </w:tr>
      <w:tr w:rsidR="00823448" w:rsidRPr="005B4766" w14:paraId="3044207D" w14:textId="77777777" w:rsidTr="000A2C26">
        <w:tc>
          <w:tcPr>
            <w:tcW w:w="885" w:type="pct"/>
          </w:tcPr>
          <w:p w14:paraId="135EF54A" w14:textId="77777777" w:rsidR="00823448" w:rsidRPr="003C02DF" w:rsidRDefault="00823448" w:rsidP="00D6622F">
            <w:pPr>
              <w:rPr>
                <w:rFonts w:ascii="Arial" w:hAnsi="Arial"/>
                <w:sz w:val="18"/>
                <w:szCs w:val="18"/>
              </w:rPr>
            </w:pPr>
            <w:r w:rsidRPr="003C02DF">
              <w:rPr>
                <w:rFonts w:ascii="Arial" w:hAnsi="Arial"/>
                <w:sz w:val="22"/>
              </w:rPr>
              <w:t>*</w:t>
            </w:r>
            <w:r>
              <w:rPr>
                <w:rFonts w:ascii="Arial" w:hAnsi="Arial"/>
                <w:sz w:val="18"/>
                <w:szCs w:val="18"/>
              </w:rPr>
              <w:t>P</w:t>
            </w:r>
            <w:r w:rsidRPr="003C02DF">
              <w:rPr>
                <w:rFonts w:ascii="Arial" w:hAnsi="Arial"/>
                <w:sz w:val="18"/>
                <w:szCs w:val="18"/>
              </w:rPr>
              <w:t>rice list description</w:t>
            </w:r>
          </w:p>
        </w:tc>
        <w:tc>
          <w:tcPr>
            <w:tcW w:w="458" w:type="pct"/>
          </w:tcPr>
          <w:p w14:paraId="3CF4CA4F" w14:textId="77777777" w:rsidR="00823448" w:rsidRPr="003C02DF" w:rsidRDefault="00823448" w:rsidP="00D6622F">
            <w:pPr>
              <w:rPr>
                <w:rFonts w:ascii="Arial" w:hAnsi="Arial"/>
                <w:sz w:val="18"/>
                <w:szCs w:val="18"/>
              </w:rPr>
            </w:pPr>
            <w:r w:rsidRPr="003C02DF">
              <w:rPr>
                <w:rFonts w:ascii="Arial" w:hAnsi="Arial"/>
                <w:sz w:val="18"/>
                <w:szCs w:val="18"/>
              </w:rPr>
              <w:t>36</w:t>
            </w:r>
          </w:p>
        </w:tc>
        <w:tc>
          <w:tcPr>
            <w:tcW w:w="840" w:type="pct"/>
          </w:tcPr>
          <w:p w14:paraId="16021BE8" w14:textId="77777777" w:rsidR="00823448" w:rsidRPr="003C02DF" w:rsidRDefault="00823448" w:rsidP="00D6622F">
            <w:pPr>
              <w:rPr>
                <w:rFonts w:ascii="Arial" w:hAnsi="Arial"/>
                <w:sz w:val="18"/>
                <w:szCs w:val="18"/>
              </w:rPr>
            </w:pPr>
            <w:r>
              <w:rPr>
                <w:rFonts w:ascii="Arial" w:hAnsi="Arial"/>
                <w:sz w:val="18"/>
                <w:szCs w:val="18"/>
              </w:rPr>
              <w:t>256</w:t>
            </w:r>
          </w:p>
        </w:tc>
        <w:tc>
          <w:tcPr>
            <w:tcW w:w="741" w:type="pct"/>
          </w:tcPr>
          <w:p w14:paraId="69F559A3" w14:textId="77777777" w:rsidR="00823448" w:rsidRPr="003C02DF" w:rsidRDefault="00823448" w:rsidP="00D6622F">
            <w:pPr>
              <w:rPr>
                <w:rFonts w:ascii="Arial" w:hAnsi="Arial"/>
                <w:sz w:val="18"/>
                <w:szCs w:val="18"/>
              </w:rPr>
            </w:pPr>
            <w:r w:rsidRPr="003C02DF">
              <w:rPr>
                <w:rFonts w:ascii="Arial" w:hAnsi="Arial"/>
                <w:sz w:val="18"/>
                <w:szCs w:val="18"/>
              </w:rPr>
              <w:t>Text</w:t>
            </w:r>
          </w:p>
        </w:tc>
        <w:tc>
          <w:tcPr>
            <w:tcW w:w="1383" w:type="pct"/>
          </w:tcPr>
          <w:p w14:paraId="047CB190" w14:textId="77777777" w:rsidR="00823448" w:rsidRDefault="00823448" w:rsidP="00D6622F">
            <w:r w:rsidRPr="00751FA1">
              <w:rPr>
                <w:rFonts w:ascii="Arial" w:hAnsi="Arial"/>
                <w:sz w:val="18"/>
                <w:szCs w:val="18"/>
              </w:rPr>
              <w:t xml:space="preserve">Not used for </w:t>
            </w:r>
            <w:r>
              <w:rPr>
                <w:rFonts w:ascii="Arial" w:hAnsi="Arial"/>
                <w:sz w:val="18"/>
                <w:szCs w:val="18"/>
              </w:rPr>
              <w:t>SOTAP</w:t>
            </w:r>
            <w:r w:rsidRPr="00751FA1">
              <w:rPr>
                <w:rFonts w:ascii="Arial" w:hAnsi="Arial"/>
                <w:sz w:val="18"/>
                <w:szCs w:val="18"/>
              </w:rPr>
              <w:t xml:space="preserve"> Adjustment</w:t>
            </w:r>
          </w:p>
        </w:tc>
        <w:tc>
          <w:tcPr>
            <w:tcW w:w="692" w:type="pct"/>
          </w:tcPr>
          <w:p w14:paraId="3EB491A4" w14:textId="77777777" w:rsidR="00823448" w:rsidRPr="003C02DF" w:rsidRDefault="00823448" w:rsidP="00D6622F">
            <w:pPr>
              <w:rPr>
                <w:rFonts w:ascii="Arial" w:hAnsi="Arial"/>
                <w:sz w:val="18"/>
                <w:szCs w:val="18"/>
              </w:rPr>
            </w:pPr>
          </w:p>
        </w:tc>
      </w:tr>
    </w:tbl>
    <w:p w14:paraId="409F2211" w14:textId="77777777" w:rsidR="00823448" w:rsidRPr="00C97611" w:rsidRDefault="00823448" w:rsidP="00823448">
      <w:pPr>
        <w:rPr>
          <w:rFonts w:ascii="Arial" w:hAnsi="Arial"/>
          <w:sz w:val="18"/>
          <w:szCs w:val="18"/>
        </w:rPr>
      </w:pPr>
      <w:r w:rsidRPr="00C97611">
        <w:rPr>
          <w:rFonts w:ascii="Arial" w:hAnsi="Arial"/>
          <w:sz w:val="18"/>
          <w:szCs w:val="18"/>
        </w:rPr>
        <w:t>* Asterisk = Fields whose values will not get populated.</w:t>
      </w:r>
    </w:p>
    <w:p w14:paraId="33EACB08" w14:textId="77777777" w:rsidR="00823448" w:rsidRPr="00C0485C" w:rsidRDefault="00823448" w:rsidP="00C0485C">
      <w:pPr>
        <w:pStyle w:val="Heading2"/>
      </w:pPr>
      <w:bookmarkStart w:id="402" w:name="_Toc532218329"/>
      <w:bookmarkStart w:id="403" w:name="_Toc205994604"/>
      <w:bookmarkStart w:id="404" w:name="_BILL_SUMMARY_RECORD_3"/>
      <w:bookmarkEnd w:id="404"/>
      <w:r w:rsidRPr="00C0485C">
        <w:t>BILL SUMMARY RECORD</w:t>
      </w:r>
      <w:bookmarkEnd w:id="402"/>
      <w:bookmarkEnd w:id="403"/>
    </w:p>
    <w:p w14:paraId="517BB81D" w14:textId="77777777" w:rsidR="00823448" w:rsidRPr="00AE5D83" w:rsidRDefault="00823448" w:rsidP="004230DC">
      <w:pPr>
        <w:jc w:val="both"/>
        <w:rPr>
          <w:sz w:val="20"/>
        </w:rPr>
      </w:pPr>
      <w:r w:rsidRPr="00AE5D83">
        <w:rPr>
          <w:sz w:val="20"/>
        </w:rPr>
        <w:t xml:space="preserve">The following </w:t>
      </w:r>
      <w:r w:rsidR="007C5326">
        <w:rPr>
          <w:sz w:val="20"/>
        </w:rPr>
        <w:t xml:space="preserve">bill </w:t>
      </w:r>
      <w:r w:rsidRPr="00AE5D83">
        <w:rPr>
          <w:sz w:val="20"/>
        </w:rPr>
        <w:t>summary record will be included in the output file.</w:t>
      </w:r>
    </w:p>
    <w:p w14:paraId="125311F2" w14:textId="77777777" w:rsidR="00823448" w:rsidRPr="00AE5D83" w:rsidRDefault="00823448" w:rsidP="00823448">
      <w:pPr>
        <w:rPr>
          <w:sz w:val="20"/>
        </w:rPr>
      </w:pPr>
      <w:r w:rsidRPr="00AE5D83">
        <w:rPr>
          <w:sz w:val="20"/>
        </w:rPr>
        <w:t xml:space="preserve">RECORDTYPE: </w:t>
      </w:r>
      <w:r w:rsidRPr="00AE5D83">
        <w:rPr>
          <w:b/>
          <w:sz w:val="20"/>
        </w:rPr>
        <w:t>BILLSUMMARYRECORD</w:t>
      </w:r>
      <w:r w:rsidRPr="00AE5D83" w:rsidDel="00DB1257">
        <w:rPr>
          <w:sz w:val="20"/>
        </w:rPr>
        <w:t xml:space="preserve"> </w:t>
      </w:r>
    </w:p>
    <w:tbl>
      <w:tblPr>
        <w:tblW w:w="4931"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613"/>
        <w:gridCol w:w="746"/>
        <w:gridCol w:w="1620"/>
        <w:gridCol w:w="1259"/>
        <w:gridCol w:w="2561"/>
        <w:gridCol w:w="1310"/>
      </w:tblGrid>
      <w:tr w:rsidR="00823448" w:rsidRPr="005B4766" w14:paraId="2822E084" w14:textId="77777777" w:rsidTr="000A2C26">
        <w:tc>
          <w:tcPr>
            <w:tcW w:w="885" w:type="pct"/>
          </w:tcPr>
          <w:p w14:paraId="17E4297D" w14:textId="77777777" w:rsidR="00823448" w:rsidRPr="005B4766" w:rsidRDefault="00823448" w:rsidP="000A2C26">
            <w:pPr>
              <w:rPr>
                <w:rFonts w:ascii="Arial" w:hAnsi="Arial"/>
                <w:b/>
                <w:sz w:val="18"/>
                <w:szCs w:val="18"/>
              </w:rPr>
            </w:pPr>
            <w:r w:rsidRPr="005B4766">
              <w:rPr>
                <w:rFonts w:ascii="Arial" w:hAnsi="Arial"/>
                <w:b/>
                <w:sz w:val="18"/>
                <w:szCs w:val="18"/>
              </w:rPr>
              <w:t>Field Name</w:t>
            </w:r>
          </w:p>
        </w:tc>
        <w:tc>
          <w:tcPr>
            <w:tcW w:w="409" w:type="pct"/>
          </w:tcPr>
          <w:p w14:paraId="27185935" w14:textId="77777777" w:rsidR="00823448" w:rsidRPr="005B4766" w:rsidRDefault="00823448" w:rsidP="000A2C26">
            <w:pPr>
              <w:rPr>
                <w:rFonts w:ascii="Arial" w:hAnsi="Arial"/>
                <w:b/>
                <w:sz w:val="18"/>
                <w:szCs w:val="18"/>
              </w:rPr>
            </w:pPr>
            <w:r w:rsidRPr="005B4766">
              <w:rPr>
                <w:rFonts w:ascii="Arial" w:hAnsi="Arial"/>
                <w:b/>
                <w:sz w:val="18"/>
                <w:szCs w:val="18"/>
              </w:rPr>
              <w:t>Field No</w:t>
            </w:r>
          </w:p>
        </w:tc>
        <w:tc>
          <w:tcPr>
            <w:tcW w:w="889" w:type="pct"/>
          </w:tcPr>
          <w:p w14:paraId="6C2313F4" w14:textId="77777777" w:rsidR="00823448" w:rsidRPr="005B4766" w:rsidRDefault="00823448" w:rsidP="000A2C26">
            <w:pPr>
              <w:rPr>
                <w:rFonts w:ascii="Arial" w:hAnsi="Arial"/>
                <w:b/>
                <w:sz w:val="18"/>
                <w:szCs w:val="18"/>
              </w:rPr>
            </w:pPr>
            <w:r w:rsidRPr="005B4766">
              <w:rPr>
                <w:rFonts w:ascii="Arial" w:hAnsi="Arial"/>
                <w:b/>
                <w:sz w:val="18"/>
                <w:szCs w:val="18"/>
              </w:rPr>
              <w:t xml:space="preserve">Maximum Field Length          </w:t>
            </w:r>
          </w:p>
        </w:tc>
        <w:tc>
          <w:tcPr>
            <w:tcW w:w="691" w:type="pct"/>
          </w:tcPr>
          <w:p w14:paraId="18C15F58" w14:textId="77777777" w:rsidR="00823448" w:rsidRPr="005B4766" w:rsidRDefault="00823448" w:rsidP="000A2C26">
            <w:pPr>
              <w:rPr>
                <w:rFonts w:ascii="Arial" w:hAnsi="Arial"/>
                <w:b/>
                <w:sz w:val="18"/>
                <w:szCs w:val="18"/>
              </w:rPr>
            </w:pPr>
            <w:r w:rsidRPr="005B4766">
              <w:rPr>
                <w:rFonts w:ascii="Arial" w:hAnsi="Arial"/>
                <w:b/>
                <w:sz w:val="18"/>
                <w:szCs w:val="18"/>
              </w:rPr>
              <w:t>Format</w:t>
            </w:r>
          </w:p>
        </w:tc>
        <w:tc>
          <w:tcPr>
            <w:tcW w:w="1406" w:type="pct"/>
          </w:tcPr>
          <w:p w14:paraId="4D73756E" w14:textId="77777777" w:rsidR="00823448" w:rsidRPr="005B4766" w:rsidRDefault="00823448" w:rsidP="000A2C26">
            <w:pPr>
              <w:rPr>
                <w:rFonts w:ascii="Arial" w:hAnsi="Arial"/>
                <w:b/>
                <w:sz w:val="18"/>
                <w:szCs w:val="18"/>
              </w:rPr>
            </w:pPr>
            <w:r w:rsidRPr="005B4766">
              <w:rPr>
                <w:rFonts w:ascii="Arial" w:hAnsi="Arial"/>
                <w:b/>
                <w:sz w:val="18"/>
                <w:szCs w:val="18"/>
              </w:rPr>
              <w:t>Value</w:t>
            </w:r>
          </w:p>
        </w:tc>
        <w:tc>
          <w:tcPr>
            <w:tcW w:w="719" w:type="pct"/>
          </w:tcPr>
          <w:p w14:paraId="616CDB38" w14:textId="77777777" w:rsidR="00823448" w:rsidRPr="005B4766" w:rsidRDefault="00823448" w:rsidP="000A2C26">
            <w:pPr>
              <w:rPr>
                <w:rFonts w:ascii="Arial" w:hAnsi="Arial"/>
                <w:b/>
                <w:sz w:val="18"/>
                <w:szCs w:val="18"/>
              </w:rPr>
            </w:pPr>
            <w:r>
              <w:rPr>
                <w:rFonts w:ascii="Arial" w:hAnsi="Arial"/>
                <w:b/>
                <w:sz w:val="18"/>
                <w:szCs w:val="18"/>
              </w:rPr>
              <w:t>Note</w:t>
            </w:r>
          </w:p>
        </w:tc>
      </w:tr>
      <w:tr w:rsidR="00823448" w:rsidRPr="005B4766" w14:paraId="14AF3351" w14:textId="77777777" w:rsidTr="000A2C26">
        <w:tc>
          <w:tcPr>
            <w:tcW w:w="885" w:type="pct"/>
          </w:tcPr>
          <w:p w14:paraId="5D0BF461" w14:textId="77777777" w:rsidR="00823448" w:rsidRPr="005B4766" w:rsidRDefault="00823448" w:rsidP="000A2C26">
            <w:pPr>
              <w:rPr>
                <w:rFonts w:ascii="Arial" w:hAnsi="Arial"/>
                <w:sz w:val="18"/>
                <w:szCs w:val="18"/>
              </w:rPr>
            </w:pPr>
            <w:r w:rsidRPr="005B4766">
              <w:rPr>
                <w:rFonts w:ascii="Arial" w:hAnsi="Arial"/>
                <w:sz w:val="18"/>
                <w:szCs w:val="18"/>
              </w:rPr>
              <w:t>Record Type</w:t>
            </w:r>
          </w:p>
        </w:tc>
        <w:tc>
          <w:tcPr>
            <w:tcW w:w="409" w:type="pct"/>
          </w:tcPr>
          <w:p w14:paraId="2EAB1192" w14:textId="77777777" w:rsidR="00823448" w:rsidRPr="005B4766" w:rsidRDefault="00823448" w:rsidP="000A2C26">
            <w:pPr>
              <w:rPr>
                <w:rFonts w:ascii="Arial" w:hAnsi="Arial"/>
                <w:sz w:val="18"/>
                <w:szCs w:val="18"/>
              </w:rPr>
            </w:pPr>
            <w:r w:rsidRPr="005B4766">
              <w:rPr>
                <w:rFonts w:ascii="Arial" w:hAnsi="Arial"/>
                <w:sz w:val="18"/>
                <w:szCs w:val="18"/>
              </w:rPr>
              <w:t>1</w:t>
            </w:r>
          </w:p>
        </w:tc>
        <w:tc>
          <w:tcPr>
            <w:tcW w:w="889" w:type="pct"/>
          </w:tcPr>
          <w:p w14:paraId="73CDC9D4" w14:textId="77777777" w:rsidR="00823448" w:rsidRPr="005B4766" w:rsidRDefault="00823448" w:rsidP="000A2C26">
            <w:pPr>
              <w:rPr>
                <w:rFonts w:ascii="Arial" w:hAnsi="Arial"/>
                <w:sz w:val="18"/>
                <w:szCs w:val="18"/>
              </w:rPr>
            </w:pPr>
            <w:r>
              <w:rPr>
                <w:rFonts w:ascii="Arial" w:hAnsi="Arial"/>
                <w:sz w:val="18"/>
                <w:szCs w:val="18"/>
              </w:rPr>
              <w:t>255</w:t>
            </w:r>
          </w:p>
        </w:tc>
        <w:tc>
          <w:tcPr>
            <w:tcW w:w="691" w:type="pct"/>
          </w:tcPr>
          <w:p w14:paraId="38C4C845" w14:textId="77777777" w:rsidR="00823448" w:rsidRPr="005B4766" w:rsidRDefault="00823448" w:rsidP="000A2C26">
            <w:pPr>
              <w:rPr>
                <w:rFonts w:ascii="Arial" w:hAnsi="Arial"/>
                <w:sz w:val="18"/>
                <w:szCs w:val="18"/>
              </w:rPr>
            </w:pPr>
            <w:r w:rsidRPr="005B4766">
              <w:rPr>
                <w:rFonts w:ascii="Arial" w:hAnsi="Arial"/>
                <w:sz w:val="18"/>
                <w:szCs w:val="18"/>
              </w:rPr>
              <w:t>Text</w:t>
            </w:r>
          </w:p>
        </w:tc>
        <w:tc>
          <w:tcPr>
            <w:tcW w:w="1406" w:type="pct"/>
          </w:tcPr>
          <w:p w14:paraId="7043DB73" w14:textId="77777777" w:rsidR="00823448" w:rsidRPr="00D32C01" w:rsidRDefault="00823448" w:rsidP="000A2C26">
            <w:pPr>
              <w:rPr>
                <w:rFonts w:ascii="Arial" w:hAnsi="Arial"/>
                <w:sz w:val="18"/>
                <w:szCs w:val="18"/>
              </w:rPr>
            </w:pPr>
            <w:r w:rsidRPr="00D32C01">
              <w:rPr>
                <w:rFonts w:ascii="Arial" w:hAnsi="Arial"/>
                <w:sz w:val="18"/>
                <w:szCs w:val="18"/>
              </w:rPr>
              <w:t>BILLSUMMARYRECORD</w:t>
            </w:r>
          </w:p>
        </w:tc>
        <w:tc>
          <w:tcPr>
            <w:tcW w:w="719" w:type="pct"/>
          </w:tcPr>
          <w:p w14:paraId="7646C98E" w14:textId="77777777" w:rsidR="00823448" w:rsidRPr="005B4766" w:rsidRDefault="00823448" w:rsidP="000A2C26">
            <w:pPr>
              <w:rPr>
                <w:rFonts w:ascii="Arial" w:hAnsi="Arial"/>
                <w:sz w:val="18"/>
                <w:szCs w:val="18"/>
              </w:rPr>
            </w:pPr>
          </w:p>
        </w:tc>
      </w:tr>
      <w:tr w:rsidR="00823448" w:rsidRPr="005B4766" w14:paraId="3000226D" w14:textId="77777777" w:rsidTr="000A2C26">
        <w:tc>
          <w:tcPr>
            <w:tcW w:w="885" w:type="pct"/>
          </w:tcPr>
          <w:p w14:paraId="20505F1A" w14:textId="77777777" w:rsidR="00823448" w:rsidRPr="001014D4" w:rsidRDefault="00823448" w:rsidP="000A2C26">
            <w:pPr>
              <w:rPr>
                <w:rFonts w:ascii="Arial" w:hAnsi="Arial"/>
                <w:sz w:val="18"/>
                <w:szCs w:val="18"/>
              </w:rPr>
            </w:pPr>
            <w:r w:rsidRPr="001014D4">
              <w:rPr>
                <w:rFonts w:ascii="Arial" w:hAnsi="Arial"/>
                <w:sz w:val="18"/>
                <w:szCs w:val="18"/>
              </w:rPr>
              <w:t>Net total of total bill charges</w:t>
            </w:r>
          </w:p>
        </w:tc>
        <w:tc>
          <w:tcPr>
            <w:tcW w:w="409" w:type="pct"/>
          </w:tcPr>
          <w:p w14:paraId="465D3685" w14:textId="77777777" w:rsidR="00823448" w:rsidRPr="005B4766" w:rsidRDefault="00823448" w:rsidP="000A2C26">
            <w:pPr>
              <w:rPr>
                <w:rFonts w:ascii="Arial" w:hAnsi="Arial"/>
                <w:sz w:val="18"/>
                <w:szCs w:val="18"/>
              </w:rPr>
            </w:pPr>
            <w:r>
              <w:rPr>
                <w:rFonts w:ascii="Arial" w:hAnsi="Arial"/>
                <w:sz w:val="18"/>
                <w:szCs w:val="18"/>
              </w:rPr>
              <w:t>2</w:t>
            </w:r>
          </w:p>
        </w:tc>
        <w:tc>
          <w:tcPr>
            <w:tcW w:w="889" w:type="pct"/>
          </w:tcPr>
          <w:p w14:paraId="01017080" w14:textId="77777777" w:rsidR="00823448" w:rsidRPr="005B4766" w:rsidRDefault="00823448" w:rsidP="000A2C26">
            <w:pPr>
              <w:rPr>
                <w:rFonts w:ascii="Arial" w:hAnsi="Arial"/>
                <w:sz w:val="18"/>
                <w:szCs w:val="18"/>
              </w:rPr>
            </w:pPr>
            <w:r>
              <w:rPr>
                <w:rFonts w:ascii="Arial" w:hAnsi="Arial"/>
                <w:sz w:val="18"/>
                <w:szCs w:val="18"/>
              </w:rPr>
              <w:t>18</w:t>
            </w:r>
          </w:p>
        </w:tc>
        <w:tc>
          <w:tcPr>
            <w:tcW w:w="691" w:type="pct"/>
          </w:tcPr>
          <w:p w14:paraId="2F458C5C" w14:textId="77777777" w:rsidR="00823448" w:rsidRPr="005B4766" w:rsidRDefault="00823448" w:rsidP="000A2C26">
            <w:pPr>
              <w:rPr>
                <w:rFonts w:ascii="Arial" w:hAnsi="Arial"/>
                <w:sz w:val="18"/>
                <w:szCs w:val="18"/>
              </w:rPr>
            </w:pPr>
            <w:r w:rsidRPr="005B4766">
              <w:rPr>
                <w:rFonts w:ascii="Arial" w:hAnsi="Arial"/>
                <w:sz w:val="18"/>
                <w:szCs w:val="18"/>
              </w:rPr>
              <w:t>Num</w:t>
            </w:r>
          </w:p>
        </w:tc>
        <w:tc>
          <w:tcPr>
            <w:tcW w:w="1406" w:type="pct"/>
          </w:tcPr>
          <w:p w14:paraId="1A265F32" w14:textId="77777777" w:rsidR="00823448" w:rsidRPr="005B4766" w:rsidRDefault="00823448" w:rsidP="000A2C26">
            <w:pPr>
              <w:rPr>
                <w:rFonts w:ascii="Arial" w:hAnsi="Arial"/>
                <w:sz w:val="18"/>
                <w:szCs w:val="18"/>
              </w:rPr>
            </w:pPr>
            <w:r w:rsidRPr="0006028F">
              <w:rPr>
                <w:rFonts w:ascii="Arial" w:hAnsi="Arial"/>
                <w:sz w:val="18"/>
                <w:szCs w:val="18"/>
              </w:rPr>
              <w:t xml:space="preserve">The charges are in pence. Hence the value of 520 should be read as £5.2 and 3600 should be read as £36.00. </w:t>
            </w:r>
          </w:p>
        </w:tc>
        <w:tc>
          <w:tcPr>
            <w:tcW w:w="719" w:type="pct"/>
          </w:tcPr>
          <w:p w14:paraId="4D1EC1DD" w14:textId="77777777" w:rsidR="00823448" w:rsidRPr="0006028F" w:rsidRDefault="00823448" w:rsidP="000A2C26">
            <w:pPr>
              <w:rPr>
                <w:rFonts w:ascii="Arial" w:hAnsi="Arial"/>
                <w:sz w:val="18"/>
                <w:szCs w:val="18"/>
              </w:rPr>
            </w:pPr>
          </w:p>
        </w:tc>
      </w:tr>
      <w:tr w:rsidR="00823448" w:rsidRPr="005B4766" w14:paraId="0B175B2D" w14:textId="77777777" w:rsidTr="000A2C26">
        <w:tc>
          <w:tcPr>
            <w:tcW w:w="885" w:type="pct"/>
          </w:tcPr>
          <w:p w14:paraId="10357762" w14:textId="77777777" w:rsidR="00823448" w:rsidRPr="001014D4" w:rsidRDefault="00823448" w:rsidP="000A2C26">
            <w:pPr>
              <w:rPr>
                <w:rFonts w:ascii="Arial" w:hAnsi="Arial"/>
                <w:sz w:val="18"/>
                <w:szCs w:val="18"/>
              </w:rPr>
            </w:pPr>
            <w:r w:rsidRPr="001014D4">
              <w:rPr>
                <w:rFonts w:ascii="Arial" w:hAnsi="Arial"/>
                <w:sz w:val="18"/>
                <w:szCs w:val="18"/>
              </w:rPr>
              <w:t>Total VAT due on bill</w:t>
            </w:r>
          </w:p>
        </w:tc>
        <w:tc>
          <w:tcPr>
            <w:tcW w:w="409" w:type="pct"/>
          </w:tcPr>
          <w:p w14:paraId="6E319E86" w14:textId="77777777" w:rsidR="00823448" w:rsidRPr="005B4766" w:rsidRDefault="00823448" w:rsidP="000A2C26">
            <w:pPr>
              <w:rPr>
                <w:rFonts w:ascii="Arial" w:hAnsi="Arial"/>
                <w:sz w:val="18"/>
                <w:szCs w:val="18"/>
              </w:rPr>
            </w:pPr>
            <w:r>
              <w:rPr>
                <w:rFonts w:ascii="Arial" w:hAnsi="Arial"/>
                <w:sz w:val="18"/>
                <w:szCs w:val="18"/>
              </w:rPr>
              <w:t>3</w:t>
            </w:r>
          </w:p>
        </w:tc>
        <w:tc>
          <w:tcPr>
            <w:tcW w:w="889" w:type="pct"/>
          </w:tcPr>
          <w:p w14:paraId="009B762A" w14:textId="77777777" w:rsidR="00823448" w:rsidRPr="005B4766" w:rsidRDefault="00823448" w:rsidP="000A2C26">
            <w:pPr>
              <w:rPr>
                <w:rFonts w:ascii="Arial" w:hAnsi="Arial"/>
                <w:sz w:val="18"/>
                <w:szCs w:val="18"/>
              </w:rPr>
            </w:pPr>
            <w:r>
              <w:rPr>
                <w:rFonts w:ascii="Arial" w:hAnsi="Arial"/>
                <w:sz w:val="18"/>
                <w:szCs w:val="18"/>
              </w:rPr>
              <w:t>18</w:t>
            </w:r>
          </w:p>
        </w:tc>
        <w:tc>
          <w:tcPr>
            <w:tcW w:w="691" w:type="pct"/>
          </w:tcPr>
          <w:p w14:paraId="6710E9EB" w14:textId="77777777" w:rsidR="00823448" w:rsidRPr="005B4766" w:rsidRDefault="00823448" w:rsidP="000A2C26">
            <w:pPr>
              <w:rPr>
                <w:rFonts w:ascii="Arial" w:hAnsi="Arial"/>
                <w:sz w:val="18"/>
                <w:szCs w:val="18"/>
              </w:rPr>
            </w:pPr>
            <w:r w:rsidRPr="005B4766">
              <w:rPr>
                <w:rFonts w:ascii="Arial" w:hAnsi="Arial"/>
                <w:sz w:val="18"/>
                <w:szCs w:val="18"/>
              </w:rPr>
              <w:t>Num</w:t>
            </w:r>
          </w:p>
        </w:tc>
        <w:tc>
          <w:tcPr>
            <w:tcW w:w="1406" w:type="pct"/>
          </w:tcPr>
          <w:p w14:paraId="0EEAD336" w14:textId="77777777" w:rsidR="00823448" w:rsidRPr="005B4766" w:rsidRDefault="00823448" w:rsidP="000A2C26">
            <w:pPr>
              <w:rPr>
                <w:rFonts w:ascii="Arial" w:hAnsi="Arial"/>
                <w:sz w:val="18"/>
                <w:szCs w:val="18"/>
              </w:rPr>
            </w:pPr>
            <w:r w:rsidRPr="0006028F">
              <w:rPr>
                <w:rFonts w:ascii="Arial" w:hAnsi="Arial"/>
                <w:sz w:val="18"/>
                <w:szCs w:val="18"/>
              </w:rPr>
              <w:t xml:space="preserve">The charges are in pence. Hence the value of 520 should be read as £5.2 and 3600 should be read as £36.00. </w:t>
            </w:r>
          </w:p>
        </w:tc>
        <w:tc>
          <w:tcPr>
            <w:tcW w:w="719" w:type="pct"/>
          </w:tcPr>
          <w:p w14:paraId="61B580B4" w14:textId="77777777" w:rsidR="00823448" w:rsidRPr="0006028F" w:rsidRDefault="00823448" w:rsidP="000A2C26">
            <w:pPr>
              <w:rPr>
                <w:rFonts w:ascii="Arial" w:hAnsi="Arial"/>
                <w:sz w:val="18"/>
                <w:szCs w:val="18"/>
              </w:rPr>
            </w:pPr>
          </w:p>
        </w:tc>
      </w:tr>
      <w:tr w:rsidR="00823448" w:rsidRPr="005B4766" w14:paraId="1DF94865" w14:textId="77777777" w:rsidTr="000A2C26">
        <w:tc>
          <w:tcPr>
            <w:tcW w:w="885" w:type="pct"/>
          </w:tcPr>
          <w:p w14:paraId="1A118266" w14:textId="77777777" w:rsidR="00823448" w:rsidRPr="001014D4" w:rsidRDefault="00823448" w:rsidP="000A2C26">
            <w:pPr>
              <w:rPr>
                <w:rFonts w:ascii="Arial" w:hAnsi="Arial"/>
                <w:sz w:val="18"/>
                <w:szCs w:val="18"/>
              </w:rPr>
            </w:pPr>
            <w:r w:rsidRPr="001014D4">
              <w:rPr>
                <w:rFonts w:ascii="Arial" w:hAnsi="Arial"/>
                <w:sz w:val="18"/>
                <w:szCs w:val="18"/>
              </w:rPr>
              <w:t>Net total of charges, NOT subject to VAT</w:t>
            </w:r>
          </w:p>
        </w:tc>
        <w:tc>
          <w:tcPr>
            <w:tcW w:w="409" w:type="pct"/>
          </w:tcPr>
          <w:p w14:paraId="2CC44D9C" w14:textId="77777777" w:rsidR="00823448" w:rsidRPr="005B4766" w:rsidRDefault="00823448" w:rsidP="000A2C26">
            <w:pPr>
              <w:rPr>
                <w:rFonts w:ascii="Arial" w:hAnsi="Arial"/>
                <w:sz w:val="18"/>
                <w:szCs w:val="18"/>
              </w:rPr>
            </w:pPr>
            <w:r>
              <w:rPr>
                <w:rFonts w:ascii="Arial" w:hAnsi="Arial"/>
                <w:sz w:val="18"/>
                <w:szCs w:val="18"/>
              </w:rPr>
              <w:t>4</w:t>
            </w:r>
          </w:p>
        </w:tc>
        <w:tc>
          <w:tcPr>
            <w:tcW w:w="889" w:type="pct"/>
          </w:tcPr>
          <w:p w14:paraId="01E22940" w14:textId="77777777" w:rsidR="00823448" w:rsidRPr="005B4766" w:rsidRDefault="00823448" w:rsidP="000A2C26">
            <w:pPr>
              <w:rPr>
                <w:rFonts w:ascii="Arial" w:hAnsi="Arial"/>
                <w:sz w:val="18"/>
                <w:szCs w:val="18"/>
              </w:rPr>
            </w:pPr>
            <w:r>
              <w:rPr>
                <w:rFonts w:ascii="Arial" w:hAnsi="Arial"/>
                <w:sz w:val="18"/>
                <w:szCs w:val="18"/>
              </w:rPr>
              <w:t>18</w:t>
            </w:r>
          </w:p>
        </w:tc>
        <w:tc>
          <w:tcPr>
            <w:tcW w:w="691" w:type="pct"/>
          </w:tcPr>
          <w:p w14:paraId="5C552BFA" w14:textId="77777777" w:rsidR="00823448" w:rsidRPr="005B4766" w:rsidRDefault="00823448" w:rsidP="000A2C26">
            <w:pPr>
              <w:rPr>
                <w:rFonts w:ascii="Arial" w:hAnsi="Arial"/>
                <w:sz w:val="18"/>
                <w:szCs w:val="18"/>
              </w:rPr>
            </w:pPr>
            <w:r w:rsidRPr="005B4766">
              <w:rPr>
                <w:rFonts w:ascii="Arial" w:hAnsi="Arial"/>
                <w:sz w:val="18"/>
                <w:szCs w:val="18"/>
              </w:rPr>
              <w:t>Num</w:t>
            </w:r>
          </w:p>
        </w:tc>
        <w:tc>
          <w:tcPr>
            <w:tcW w:w="1406" w:type="pct"/>
          </w:tcPr>
          <w:p w14:paraId="4A850AB6" w14:textId="77777777" w:rsidR="00823448" w:rsidRPr="005B4766" w:rsidRDefault="00823448" w:rsidP="000A2C26">
            <w:pPr>
              <w:rPr>
                <w:rFonts w:ascii="Arial" w:hAnsi="Arial"/>
                <w:sz w:val="18"/>
                <w:szCs w:val="18"/>
              </w:rPr>
            </w:pPr>
            <w:r w:rsidRPr="0006028F">
              <w:rPr>
                <w:rFonts w:ascii="Arial" w:hAnsi="Arial"/>
                <w:sz w:val="18"/>
                <w:szCs w:val="18"/>
              </w:rPr>
              <w:t xml:space="preserve">The charges are in pence. Hence the value of 520 should be read as £5.2 and 3600 should be read as £36.00. </w:t>
            </w:r>
          </w:p>
        </w:tc>
        <w:tc>
          <w:tcPr>
            <w:tcW w:w="719" w:type="pct"/>
          </w:tcPr>
          <w:p w14:paraId="6CF8C061" w14:textId="77777777" w:rsidR="00823448" w:rsidRPr="0006028F" w:rsidRDefault="00823448" w:rsidP="000A2C26">
            <w:pPr>
              <w:rPr>
                <w:rFonts w:ascii="Arial" w:hAnsi="Arial"/>
                <w:sz w:val="18"/>
                <w:szCs w:val="18"/>
              </w:rPr>
            </w:pPr>
          </w:p>
        </w:tc>
      </w:tr>
      <w:tr w:rsidR="00823448" w:rsidRPr="00705394" w14:paraId="6EC65DE7" w14:textId="77777777" w:rsidTr="000A2C26">
        <w:tc>
          <w:tcPr>
            <w:tcW w:w="885" w:type="pct"/>
          </w:tcPr>
          <w:p w14:paraId="7F5B079B" w14:textId="77777777" w:rsidR="00823448" w:rsidRPr="001014D4" w:rsidRDefault="00823448" w:rsidP="000A2C26">
            <w:pPr>
              <w:rPr>
                <w:rFonts w:ascii="Arial" w:hAnsi="Arial"/>
                <w:sz w:val="18"/>
                <w:szCs w:val="18"/>
              </w:rPr>
            </w:pPr>
            <w:r w:rsidRPr="001014D4">
              <w:rPr>
                <w:rFonts w:ascii="Arial" w:hAnsi="Arial"/>
                <w:sz w:val="18"/>
                <w:szCs w:val="18"/>
              </w:rPr>
              <w:t>Invoice total due including any VAT</w:t>
            </w:r>
          </w:p>
        </w:tc>
        <w:tc>
          <w:tcPr>
            <w:tcW w:w="409" w:type="pct"/>
          </w:tcPr>
          <w:p w14:paraId="623FB8FF" w14:textId="77777777" w:rsidR="00823448" w:rsidRPr="005B4766" w:rsidRDefault="00823448" w:rsidP="000A2C26">
            <w:pPr>
              <w:rPr>
                <w:rFonts w:ascii="Arial" w:hAnsi="Arial"/>
                <w:sz w:val="18"/>
                <w:szCs w:val="18"/>
              </w:rPr>
            </w:pPr>
            <w:r>
              <w:rPr>
                <w:rFonts w:ascii="Arial" w:hAnsi="Arial"/>
                <w:sz w:val="18"/>
                <w:szCs w:val="18"/>
              </w:rPr>
              <w:t>5</w:t>
            </w:r>
          </w:p>
        </w:tc>
        <w:tc>
          <w:tcPr>
            <w:tcW w:w="889" w:type="pct"/>
          </w:tcPr>
          <w:p w14:paraId="41A8F9DC" w14:textId="77777777" w:rsidR="00823448" w:rsidRPr="005B4766" w:rsidRDefault="00823448" w:rsidP="000A2C26">
            <w:pPr>
              <w:rPr>
                <w:rFonts w:ascii="Arial" w:hAnsi="Arial"/>
                <w:sz w:val="18"/>
                <w:szCs w:val="18"/>
              </w:rPr>
            </w:pPr>
            <w:r>
              <w:rPr>
                <w:rFonts w:ascii="Arial" w:hAnsi="Arial"/>
                <w:sz w:val="18"/>
                <w:szCs w:val="18"/>
              </w:rPr>
              <w:t>18</w:t>
            </w:r>
          </w:p>
        </w:tc>
        <w:tc>
          <w:tcPr>
            <w:tcW w:w="691" w:type="pct"/>
          </w:tcPr>
          <w:p w14:paraId="0A8643FE" w14:textId="77777777" w:rsidR="00823448" w:rsidRPr="005B4766" w:rsidRDefault="00823448" w:rsidP="000A2C26">
            <w:pPr>
              <w:rPr>
                <w:rFonts w:ascii="Arial" w:hAnsi="Arial"/>
                <w:sz w:val="18"/>
                <w:szCs w:val="18"/>
              </w:rPr>
            </w:pPr>
            <w:r w:rsidRPr="005B4766">
              <w:rPr>
                <w:rFonts w:ascii="Arial" w:hAnsi="Arial"/>
                <w:sz w:val="18"/>
                <w:szCs w:val="18"/>
              </w:rPr>
              <w:t>Num</w:t>
            </w:r>
          </w:p>
        </w:tc>
        <w:tc>
          <w:tcPr>
            <w:tcW w:w="1406" w:type="pct"/>
          </w:tcPr>
          <w:p w14:paraId="5BEB1D4C" w14:textId="77777777" w:rsidR="00823448" w:rsidRPr="00705394" w:rsidRDefault="00823448" w:rsidP="000A2C26">
            <w:pPr>
              <w:rPr>
                <w:rFonts w:ascii="Arial" w:hAnsi="Arial"/>
                <w:sz w:val="18"/>
                <w:szCs w:val="18"/>
              </w:rPr>
            </w:pPr>
            <w:r w:rsidRPr="0006028F">
              <w:rPr>
                <w:rFonts w:ascii="Arial" w:hAnsi="Arial"/>
                <w:sz w:val="18"/>
                <w:szCs w:val="18"/>
              </w:rPr>
              <w:t xml:space="preserve">The charges are in pence. Hence the value of 520 should be read as £5.2 and 3600 should be read as £36.00. </w:t>
            </w:r>
          </w:p>
        </w:tc>
        <w:tc>
          <w:tcPr>
            <w:tcW w:w="719" w:type="pct"/>
          </w:tcPr>
          <w:p w14:paraId="65CFC506" w14:textId="77777777" w:rsidR="00823448" w:rsidRPr="0006028F" w:rsidRDefault="00823448" w:rsidP="000A2C26">
            <w:pPr>
              <w:rPr>
                <w:rFonts w:ascii="Arial" w:hAnsi="Arial"/>
                <w:sz w:val="18"/>
                <w:szCs w:val="18"/>
              </w:rPr>
            </w:pPr>
          </w:p>
        </w:tc>
      </w:tr>
      <w:tr w:rsidR="00823448" w:rsidRPr="00705394" w14:paraId="720A1266" w14:textId="77777777" w:rsidTr="000A2C26">
        <w:tc>
          <w:tcPr>
            <w:tcW w:w="885" w:type="pct"/>
          </w:tcPr>
          <w:p w14:paraId="4B0D683E" w14:textId="77777777" w:rsidR="00823448" w:rsidRPr="001A6D81" w:rsidRDefault="00823448" w:rsidP="000A2C26">
            <w:pPr>
              <w:rPr>
                <w:rFonts w:ascii="Arial" w:hAnsi="Arial"/>
                <w:sz w:val="18"/>
                <w:szCs w:val="18"/>
              </w:rPr>
            </w:pPr>
            <w:r w:rsidRPr="001A6D81">
              <w:rPr>
                <w:rFonts w:ascii="Arial" w:hAnsi="Arial"/>
                <w:sz w:val="18"/>
                <w:szCs w:val="18"/>
              </w:rPr>
              <w:t>Summary total of all one-off charges</w:t>
            </w:r>
          </w:p>
        </w:tc>
        <w:tc>
          <w:tcPr>
            <w:tcW w:w="409" w:type="pct"/>
          </w:tcPr>
          <w:p w14:paraId="5C650024" w14:textId="77777777" w:rsidR="00823448" w:rsidRPr="005B4766" w:rsidRDefault="00823448" w:rsidP="000A2C26">
            <w:pPr>
              <w:rPr>
                <w:rFonts w:ascii="Arial" w:hAnsi="Arial"/>
                <w:sz w:val="18"/>
                <w:szCs w:val="18"/>
              </w:rPr>
            </w:pPr>
            <w:r>
              <w:rPr>
                <w:rFonts w:ascii="Arial" w:hAnsi="Arial"/>
                <w:sz w:val="18"/>
                <w:szCs w:val="18"/>
              </w:rPr>
              <w:t>6</w:t>
            </w:r>
          </w:p>
        </w:tc>
        <w:tc>
          <w:tcPr>
            <w:tcW w:w="889" w:type="pct"/>
          </w:tcPr>
          <w:p w14:paraId="29C35B51" w14:textId="77777777" w:rsidR="00823448" w:rsidRPr="005B4766" w:rsidRDefault="00823448" w:rsidP="000A2C26">
            <w:pPr>
              <w:rPr>
                <w:rFonts w:ascii="Arial" w:hAnsi="Arial"/>
                <w:sz w:val="18"/>
                <w:szCs w:val="18"/>
              </w:rPr>
            </w:pPr>
            <w:r>
              <w:rPr>
                <w:rFonts w:ascii="Arial" w:hAnsi="Arial"/>
                <w:sz w:val="18"/>
                <w:szCs w:val="18"/>
              </w:rPr>
              <w:t>18</w:t>
            </w:r>
          </w:p>
        </w:tc>
        <w:tc>
          <w:tcPr>
            <w:tcW w:w="691" w:type="pct"/>
          </w:tcPr>
          <w:p w14:paraId="4692FE07" w14:textId="77777777" w:rsidR="00823448" w:rsidRPr="005B4766" w:rsidRDefault="00823448" w:rsidP="000A2C26">
            <w:pPr>
              <w:rPr>
                <w:rFonts w:ascii="Arial" w:hAnsi="Arial"/>
                <w:sz w:val="18"/>
                <w:szCs w:val="18"/>
              </w:rPr>
            </w:pPr>
            <w:r w:rsidRPr="005B4766">
              <w:rPr>
                <w:rFonts w:ascii="Arial" w:hAnsi="Arial"/>
                <w:sz w:val="18"/>
                <w:szCs w:val="18"/>
              </w:rPr>
              <w:t>Num</w:t>
            </w:r>
          </w:p>
        </w:tc>
        <w:tc>
          <w:tcPr>
            <w:tcW w:w="1406" w:type="pct"/>
          </w:tcPr>
          <w:p w14:paraId="102836F3" w14:textId="77777777" w:rsidR="00823448" w:rsidRPr="00705394" w:rsidRDefault="00823448" w:rsidP="000A2C26">
            <w:pPr>
              <w:rPr>
                <w:rFonts w:ascii="Arial" w:hAnsi="Arial"/>
                <w:sz w:val="18"/>
                <w:szCs w:val="18"/>
              </w:rPr>
            </w:pPr>
            <w:r w:rsidRPr="0006028F">
              <w:rPr>
                <w:rFonts w:ascii="Arial" w:hAnsi="Arial"/>
                <w:sz w:val="18"/>
                <w:szCs w:val="18"/>
              </w:rPr>
              <w:t xml:space="preserve">The charges are in pence. Hence the value of 520 should be read as £5.2 and 3600 should be read as £36.00. </w:t>
            </w:r>
          </w:p>
        </w:tc>
        <w:tc>
          <w:tcPr>
            <w:tcW w:w="719" w:type="pct"/>
          </w:tcPr>
          <w:p w14:paraId="71D0CB09" w14:textId="77777777" w:rsidR="00823448" w:rsidRPr="0006028F" w:rsidRDefault="00823448" w:rsidP="000A2C26">
            <w:pPr>
              <w:rPr>
                <w:rFonts w:ascii="Arial" w:hAnsi="Arial"/>
                <w:sz w:val="18"/>
                <w:szCs w:val="18"/>
              </w:rPr>
            </w:pPr>
          </w:p>
        </w:tc>
      </w:tr>
      <w:tr w:rsidR="00823448" w:rsidRPr="008A2A14" w14:paraId="6E6B92C6" w14:textId="77777777" w:rsidTr="000A2C26">
        <w:tc>
          <w:tcPr>
            <w:tcW w:w="885" w:type="pct"/>
          </w:tcPr>
          <w:p w14:paraId="0770D642" w14:textId="77777777" w:rsidR="00823448" w:rsidRPr="001A6D81" w:rsidRDefault="00823448" w:rsidP="000A2C26">
            <w:pPr>
              <w:rPr>
                <w:rFonts w:ascii="Arial" w:hAnsi="Arial"/>
                <w:sz w:val="18"/>
                <w:szCs w:val="18"/>
              </w:rPr>
            </w:pPr>
            <w:r w:rsidRPr="001A6D81">
              <w:rPr>
                <w:rFonts w:ascii="Arial" w:hAnsi="Arial"/>
                <w:sz w:val="18"/>
                <w:szCs w:val="18"/>
              </w:rPr>
              <w:t>Summary total of all periodic charges</w:t>
            </w:r>
          </w:p>
        </w:tc>
        <w:tc>
          <w:tcPr>
            <w:tcW w:w="409" w:type="pct"/>
          </w:tcPr>
          <w:p w14:paraId="0ED8578E" w14:textId="77777777" w:rsidR="00823448" w:rsidRPr="005B4766" w:rsidRDefault="00823448" w:rsidP="000A2C26">
            <w:pPr>
              <w:rPr>
                <w:rFonts w:ascii="Arial" w:hAnsi="Arial"/>
                <w:sz w:val="18"/>
                <w:szCs w:val="18"/>
              </w:rPr>
            </w:pPr>
            <w:r>
              <w:rPr>
                <w:rFonts w:ascii="Arial" w:hAnsi="Arial"/>
                <w:sz w:val="18"/>
                <w:szCs w:val="18"/>
              </w:rPr>
              <w:t>7</w:t>
            </w:r>
          </w:p>
        </w:tc>
        <w:tc>
          <w:tcPr>
            <w:tcW w:w="889" w:type="pct"/>
          </w:tcPr>
          <w:p w14:paraId="1CA39132" w14:textId="77777777" w:rsidR="00823448" w:rsidRDefault="00823448" w:rsidP="000A2C26">
            <w:pPr>
              <w:rPr>
                <w:rFonts w:ascii="Arial" w:hAnsi="Arial"/>
                <w:sz w:val="18"/>
                <w:szCs w:val="18"/>
              </w:rPr>
            </w:pPr>
            <w:r>
              <w:rPr>
                <w:rFonts w:ascii="Arial" w:hAnsi="Arial"/>
                <w:sz w:val="18"/>
                <w:szCs w:val="18"/>
              </w:rPr>
              <w:t>18</w:t>
            </w:r>
          </w:p>
        </w:tc>
        <w:tc>
          <w:tcPr>
            <w:tcW w:w="691" w:type="pct"/>
          </w:tcPr>
          <w:p w14:paraId="4A05DDE4" w14:textId="77777777" w:rsidR="00823448" w:rsidRPr="005B4766" w:rsidRDefault="00823448" w:rsidP="000A2C26">
            <w:pPr>
              <w:rPr>
                <w:rFonts w:ascii="Arial" w:hAnsi="Arial"/>
                <w:sz w:val="18"/>
                <w:szCs w:val="18"/>
              </w:rPr>
            </w:pPr>
            <w:r w:rsidRPr="005B4766">
              <w:rPr>
                <w:rFonts w:ascii="Arial" w:hAnsi="Arial"/>
                <w:sz w:val="18"/>
                <w:szCs w:val="18"/>
              </w:rPr>
              <w:t>Num</w:t>
            </w:r>
          </w:p>
        </w:tc>
        <w:tc>
          <w:tcPr>
            <w:tcW w:w="1406" w:type="pct"/>
          </w:tcPr>
          <w:p w14:paraId="5E1E4C8B" w14:textId="77777777" w:rsidR="00823448" w:rsidRPr="008A2A14" w:rsidRDefault="00823448" w:rsidP="000A2C26">
            <w:pPr>
              <w:rPr>
                <w:rFonts w:ascii="Arial" w:hAnsi="Arial"/>
                <w:sz w:val="18"/>
                <w:szCs w:val="18"/>
              </w:rPr>
            </w:pPr>
            <w:r w:rsidRPr="0006028F">
              <w:rPr>
                <w:rFonts w:ascii="Arial" w:hAnsi="Arial"/>
                <w:sz w:val="18"/>
                <w:szCs w:val="18"/>
              </w:rPr>
              <w:t xml:space="preserve">The charges are in pence. Hence the value of 520 should be read as £5.2 and 3600 should be read as £36.00. </w:t>
            </w:r>
          </w:p>
        </w:tc>
        <w:tc>
          <w:tcPr>
            <w:tcW w:w="719" w:type="pct"/>
          </w:tcPr>
          <w:p w14:paraId="4B6B4CBC" w14:textId="77777777" w:rsidR="00823448" w:rsidRPr="0006028F" w:rsidRDefault="00823448" w:rsidP="000A2C26">
            <w:pPr>
              <w:rPr>
                <w:rFonts w:ascii="Arial" w:hAnsi="Arial"/>
                <w:sz w:val="18"/>
                <w:szCs w:val="18"/>
              </w:rPr>
            </w:pPr>
          </w:p>
        </w:tc>
      </w:tr>
      <w:tr w:rsidR="00823448" w:rsidRPr="008A2A14" w14:paraId="792610F2" w14:textId="77777777" w:rsidTr="000A2C26">
        <w:tc>
          <w:tcPr>
            <w:tcW w:w="885" w:type="pct"/>
          </w:tcPr>
          <w:p w14:paraId="2FEAA4E6" w14:textId="77777777" w:rsidR="00823448" w:rsidRPr="001A6D81" w:rsidRDefault="00823448" w:rsidP="000A2C26">
            <w:pPr>
              <w:rPr>
                <w:rFonts w:ascii="Arial" w:hAnsi="Arial"/>
                <w:sz w:val="18"/>
                <w:szCs w:val="18"/>
              </w:rPr>
            </w:pPr>
            <w:r w:rsidRPr="001A6D81">
              <w:rPr>
                <w:rFonts w:ascii="Arial" w:hAnsi="Arial"/>
                <w:sz w:val="18"/>
                <w:szCs w:val="18"/>
              </w:rPr>
              <w:t>Summary total of all event charges</w:t>
            </w:r>
          </w:p>
        </w:tc>
        <w:tc>
          <w:tcPr>
            <w:tcW w:w="409" w:type="pct"/>
          </w:tcPr>
          <w:p w14:paraId="57C4E5D8" w14:textId="77777777" w:rsidR="00823448" w:rsidRPr="005B4766" w:rsidRDefault="00823448" w:rsidP="000A2C26">
            <w:pPr>
              <w:rPr>
                <w:rFonts w:ascii="Arial" w:hAnsi="Arial"/>
                <w:sz w:val="18"/>
                <w:szCs w:val="18"/>
              </w:rPr>
            </w:pPr>
            <w:r>
              <w:rPr>
                <w:rFonts w:ascii="Arial" w:hAnsi="Arial"/>
                <w:sz w:val="18"/>
                <w:szCs w:val="18"/>
              </w:rPr>
              <w:t>8</w:t>
            </w:r>
          </w:p>
        </w:tc>
        <w:tc>
          <w:tcPr>
            <w:tcW w:w="889" w:type="pct"/>
          </w:tcPr>
          <w:p w14:paraId="37B26497" w14:textId="77777777" w:rsidR="00823448" w:rsidRDefault="00823448" w:rsidP="000A2C26">
            <w:pPr>
              <w:rPr>
                <w:rFonts w:ascii="Arial" w:hAnsi="Arial"/>
                <w:sz w:val="18"/>
                <w:szCs w:val="18"/>
              </w:rPr>
            </w:pPr>
            <w:r>
              <w:rPr>
                <w:rFonts w:ascii="Arial" w:hAnsi="Arial"/>
                <w:sz w:val="18"/>
                <w:szCs w:val="18"/>
              </w:rPr>
              <w:t>18</w:t>
            </w:r>
          </w:p>
        </w:tc>
        <w:tc>
          <w:tcPr>
            <w:tcW w:w="691" w:type="pct"/>
          </w:tcPr>
          <w:p w14:paraId="51C9B585" w14:textId="77777777" w:rsidR="00823448" w:rsidRPr="005B4766" w:rsidRDefault="00823448" w:rsidP="000A2C26">
            <w:pPr>
              <w:rPr>
                <w:rFonts w:ascii="Arial" w:hAnsi="Arial"/>
                <w:sz w:val="18"/>
                <w:szCs w:val="18"/>
              </w:rPr>
            </w:pPr>
            <w:r w:rsidRPr="005B4766">
              <w:rPr>
                <w:rFonts w:ascii="Arial" w:hAnsi="Arial"/>
                <w:sz w:val="18"/>
                <w:szCs w:val="18"/>
              </w:rPr>
              <w:t>Num</w:t>
            </w:r>
          </w:p>
        </w:tc>
        <w:tc>
          <w:tcPr>
            <w:tcW w:w="1406" w:type="pct"/>
          </w:tcPr>
          <w:p w14:paraId="42457FCA" w14:textId="77777777" w:rsidR="00823448" w:rsidRPr="008A2A14" w:rsidRDefault="00823448" w:rsidP="000A2C26">
            <w:pPr>
              <w:rPr>
                <w:rFonts w:ascii="Arial" w:hAnsi="Arial"/>
                <w:sz w:val="18"/>
                <w:szCs w:val="18"/>
              </w:rPr>
            </w:pPr>
            <w:r w:rsidRPr="0006028F">
              <w:rPr>
                <w:rFonts w:ascii="Arial" w:hAnsi="Arial"/>
                <w:sz w:val="18"/>
                <w:szCs w:val="18"/>
              </w:rPr>
              <w:t xml:space="preserve">The charges are in pence. Hence the value of 520 should be read as £5.2 and 3600 should be read as £36.00. </w:t>
            </w:r>
          </w:p>
        </w:tc>
        <w:tc>
          <w:tcPr>
            <w:tcW w:w="719" w:type="pct"/>
          </w:tcPr>
          <w:p w14:paraId="7F44455E" w14:textId="77777777" w:rsidR="00823448" w:rsidRPr="0006028F" w:rsidRDefault="00823448" w:rsidP="000A2C26">
            <w:pPr>
              <w:rPr>
                <w:rFonts w:ascii="Arial" w:hAnsi="Arial"/>
                <w:sz w:val="18"/>
                <w:szCs w:val="18"/>
              </w:rPr>
            </w:pPr>
          </w:p>
        </w:tc>
      </w:tr>
      <w:tr w:rsidR="00823448" w:rsidRPr="008A2A14" w14:paraId="4AE61918" w14:textId="77777777" w:rsidTr="000A2C26">
        <w:tc>
          <w:tcPr>
            <w:tcW w:w="885" w:type="pct"/>
          </w:tcPr>
          <w:p w14:paraId="44650009" w14:textId="77777777" w:rsidR="00823448" w:rsidRPr="001A6D81" w:rsidRDefault="00823448" w:rsidP="000A2C26">
            <w:pPr>
              <w:rPr>
                <w:rFonts w:ascii="Arial" w:hAnsi="Arial"/>
                <w:sz w:val="18"/>
                <w:szCs w:val="18"/>
              </w:rPr>
            </w:pPr>
            <w:r w:rsidRPr="001A6D81">
              <w:rPr>
                <w:rFonts w:ascii="Arial" w:hAnsi="Arial"/>
                <w:sz w:val="18"/>
                <w:szCs w:val="18"/>
              </w:rPr>
              <w:t>Summary total of all non</w:t>
            </w:r>
            <w:r w:rsidR="00C27C69">
              <w:rPr>
                <w:rFonts w:ascii="Arial" w:hAnsi="Arial"/>
                <w:sz w:val="18"/>
                <w:szCs w:val="18"/>
              </w:rPr>
              <w:t>-</w:t>
            </w:r>
            <w:r w:rsidRPr="001A6D81">
              <w:rPr>
                <w:rFonts w:ascii="Arial" w:hAnsi="Arial"/>
                <w:sz w:val="18"/>
                <w:szCs w:val="18"/>
              </w:rPr>
              <w:t>product/event charges</w:t>
            </w:r>
          </w:p>
        </w:tc>
        <w:tc>
          <w:tcPr>
            <w:tcW w:w="409" w:type="pct"/>
          </w:tcPr>
          <w:p w14:paraId="71BF374D" w14:textId="77777777" w:rsidR="00823448" w:rsidRPr="005B4766" w:rsidRDefault="00823448" w:rsidP="000A2C26">
            <w:pPr>
              <w:rPr>
                <w:rFonts w:ascii="Arial" w:hAnsi="Arial"/>
                <w:sz w:val="18"/>
                <w:szCs w:val="18"/>
              </w:rPr>
            </w:pPr>
            <w:r>
              <w:rPr>
                <w:rFonts w:ascii="Arial" w:hAnsi="Arial"/>
                <w:sz w:val="18"/>
                <w:szCs w:val="18"/>
              </w:rPr>
              <w:t>9</w:t>
            </w:r>
          </w:p>
        </w:tc>
        <w:tc>
          <w:tcPr>
            <w:tcW w:w="889" w:type="pct"/>
          </w:tcPr>
          <w:p w14:paraId="4FB9839A" w14:textId="77777777" w:rsidR="00823448" w:rsidRDefault="00823448" w:rsidP="000A2C26">
            <w:pPr>
              <w:rPr>
                <w:rFonts w:ascii="Arial" w:hAnsi="Arial"/>
                <w:sz w:val="18"/>
                <w:szCs w:val="18"/>
              </w:rPr>
            </w:pPr>
            <w:r>
              <w:rPr>
                <w:rFonts w:ascii="Arial" w:hAnsi="Arial"/>
                <w:sz w:val="18"/>
                <w:szCs w:val="18"/>
              </w:rPr>
              <w:t>18</w:t>
            </w:r>
          </w:p>
        </w:tc>
        <w:tc>
          <w:tcPr>
            <w:tcW w:w="691" w:type="pct"/>
          </w:tcPr>
          <w:p w14:paraId="1AFA83E3" w14:textId="77777777" w:rsidR="00823448" w:rsidRPr="005B4766" w:rsidRDefault="00823448" w:rsidP="000A2C26">
            <w:pPr>
              <w:rPr>
                <w:rFonts w:ascii="Arial" w:hAnsi="Arial"/>
                <w:sz w:val="18"/>
                <w:szCs w:val="18"/>
              </w:rPr>
            </w:pPr>
            <w:r w:rsidRPr="005B4766">
              <w:rPr>
                <w:rFonts w:ascii="Arial" w:hAnsi="Arial"/>
                <w:sz w:val="18"/>
                <w:szCs w:val="18"/>
              </w:rPr>
              <w:t>Num</w:t>
            </w:r>
          </w:p>
        </w:tc>
        <w:tc>
          <w:tcPr>
            <w:tcW w:w="1406" w:type="pct"/>
          </w:tcPr>
          <w:p w14:paraId="17A2663F" w14:textId="77777777" w:rsidR="00823448" w:rsidRPr="008A2A14" w:rsidRDefault="00823448" w:rsidP="000A2C26">
            <w:pPr>
              <w:rPr>
                <w:rFonts w:ascii="Arial" w:hAnsi="Arial"/>
                <w:sz w:val="18"/>
                <w:szCs w:val="18"/>
              </w:rPr>
            </w:pPr>
            <w:r w:rsidRPr="0006028F">
              <w:rPr>
                <w:rFonts w:ascii="Arial" w:hAnsi="Arial"/>
                <w:sz w:val="18"/>
                <w:szCs w:val="18"/>
              </w:rPr>
              <w:t xml:space="preserve">The charges are in pence. Hence the value of 520 should be read as £5.2 and 3600 should be read as £36.00. </w:t>
            </w:r>
          </w:p>
        </w:tc>
        <w:tc>
          <w:tcPr>
            <w:tcW w:w="719" w:type="pct"/>
          </w:tcPr>
          <w:p w14:paraId="4C393D00" w14:textId="77777777" w:rsidR="00823448" w:rsidRPr="0006028F" w:rsidRDefault="00823448" w:rsidP="000A2C26">
            <w:pPr>
              <w:rPr>
                <w:rFonts w:ascii="Arial" w:hAnsi="Arial"/>
                <w:sz w:val="18"/>
                <w:szCs w:val="18"/>
              </w:rPr>
            </w:pPr>
          </w:p>
        </w:tc>
      </w:tr>
    </w:tbl>
    <w:p w14:paraId="785D7D5D" w14:textId="77777777" w:rsidR="00823448" w:rsidRPr="00C97611" w:rsidRDefault="00823448" w:rsidP="00823448">
      <w:pPr>
        <w:rPr>
          <w:rFonts w:ascii="Arial" w:hAnsi="Arial"/>
          <w:sz w:val="18"/>
          <w:szCs w:val="18"/>
        </w:rPr>
      </w:pPr>
    </w:p>
    <w:p w14:paraId="359F5C36" w14:textId="77777777" w:rsidR="0032641C" w:rsidRDefault="0032641C" w:rsidP="004230DC"/>
    <w:p w14:paraId="3DA14E2C" w14:textId="77777777" w:rsidR="0032641C" w:rsidRDefault="0032641C" w:rsidP="004230DC"/>
    <w:p w14:paraId="7040BD8E" w14:textId="77777777" w:rsidR="00FB664D" w:rsidRPr="00D6622F" w:rsidRDefault="00FB664D" w:rsidP="004230DC"/>
    <w:p w14:paraId="7EB4ED0A" w14:textId="77777777" w:rsidR="002021F1" w:rsidRDefault="00632AE8" w:rsidP="00C71960">
      <w:pPr>
        <w:pStyle w:val="Heading1"/>
      </w:pPr>
      <w:bookmarkStart w:id="405" w:name="_Toc488928610"/>
      <w:bookmarkStart w:id="406" w:name="_Toc488928835"/>
      <w:bookmarkStart w:id="407" w:name="_Toc205994605"/>
      <w:r w:rsidRPr="00870DEA">
        <w:t>Reference</w:t>
      </w:r>
      <w:bookmarkEnd w:id="405"/>
      <w:bookmarkEnd w:id="406"/>
      <w:bookmarkEnd w:id="407"/>
    </w:p>
    <w:p w14:paraId="7DF68D98" w14:textId="77777777" w:rsidR="002021F1" w:rsidRPr="00E12481" w:rsidRDefault="002021F1" w:rsidP="00870DEA">
      <w:pPr>
        <w:pStyle w:val="Heading2"/>
        <w:rPr>
          <w:rFonts w:cs="Arial"/>
        </w:rPr>
      </w:pPr>
      <w:bookmarkStart w:id="408" w:name="_Toc268602781"/>
      <w:bookmarkStart w:id="409" w:name="_Toc270063629"/>
      <w:bookmarkStart w:id="410" w:name="_Toc292189189"/>
      <w:bookmarkStart w:id="411" w:name="_Toc488928611"/>
      <w:bookmarkStart w:id="412" w:name="_Toc488928836"/>
      <w:bookmarkStart w:id="413" w:name="_Toc205994606"/>
      <w:r w:rsidRPr="00E12481">
        <w:t xml:space="preserve">WLR3 </w:t>
      </w:r>
      <w:r w:rsidRPr="00870DEA">
        <w:t>Reference</w:t>
      </w:r>
      <w:bookmarkEnd w:id="408"/>
      <w:bookmarkEnd w:id="409"/>
      <w:bookmarkEnd w:id="410"/>
      <w:bookmarkEnd w:id="411"/>
      <w:bookmarkEnd w:id="412"/>
      <w:bookmarkEnd w:id="413"/>
      <w:r w:rsidRPr="00E12481">
        <w:t xml:space="preserve">  </w:t>
      </w:r>
    </w:p>
    <w:p w14:paraId="76A2EEE3" w14:textId="77777777" w:rsidR="002021F1" w:rsidRDefault="002021F1" w:rsidP="002021F1">
      <w:pPr>
        <w:jc w:val="both"/>
      </w:pPr>
      <w:r>
        <w:rPr>
          <w:rFonts w:cs="Arial"/>
        </w:rPr>
        <w:t>The document embedded below describes the positions of the fields in old WLR3 bill backup and where they are placed in the new generic bill backup.</w:t>
      </w:r>
      <w:r>
        <w:t xml:space="preserve">      </w:t>
      </w:r>
    </w:p>
    <w:bookmarkStart w:id="414" w:name="_MON_1319979266"/>
    <w:bookmarkStart w:id="415" w:name="_MON_1343577360"/>
    <w:bookmarkStart w:id="416" w:name="_MON_1343577434"/>
    <w:bookmarkEnd w:id="414"/>
    <w:bookmarkEnd w:id="415"/>
    <w:bookmarkEnd w:id="416"/>
    <w:bookmarkStart w:id="417" w:name="_MON_1312014250"/>
    <w:bookmarkEnd w:id="417"/>
    <w:p w14:paraId="63B35F3E" w14:textId="77777777" w:rsidR="002021F1" w:rsidRDefault="009B49B7" w:rsidP="002021F1">
      <w:pPr>
        <w:jc w:val="both"/>
      </w:pPr>
      <w:r w:rsidRPr="002B26DA">
        <w:object w:dxaOrig="1814" w:dyaOrig="1174" w14:anchorId="745A0692">
          <v:shape id="_x0000_i1026" type="#_x0000_t75" style="width:90.75pt;height:58.5pt" o:ole="">
            <v:imagedata r:id="rId23" o:title=""/>
          </v:shape>
          <o:OLEObject Type="Embed" ProgID="Word.Document.8" ShapeID="_x0000_i1026" DrawAspect="Icon" ObjectID="_1836572314" r:id="rId24">
            <o:FieldCodes>\s</o:FieldCodes>
          </o:OLEObject>
        </w:object>
      </w:r>
      <w:r w:rsidR="002021F1">
        <w:t xml:space="preserve">  </w:t>
      </w:r>
      <w:r w:rsidR="002021F1">
        <w:tab/>
        <w:t xml:space="preserve">               </w:t>
      </w:r>
    </w:p>
    <w:p w14:paraId="7359B333" w14:textId="77777777" w:rsidR="002021F1" w:rsidRPr="00FB62C4" w:rsidRDefault="002021F1" w:rsidP="00870DEA">
      <w:pPr>
        <w:pStyle w:val="Heading2"/>
      </w:pPr>
      <w:bookmarkStart w:id="418" w:name="_Toc488928612"/>
      <w:bookmarkStart w:id="419" w:name="_Toc488928837"/>
      <w:bookmarkStart w:id="420" w:name="_Toc205994607"/>
      <w:r w:rsidRPr="00FB62C4">
        <w:t xml:space="preserve">EXTENSION </w:t>
      </w:r>
      <w:r w:rsidRPr="00870DEA">
        <w:t>SERVICE</w:t>
      </w:r>
      <w:r w:rsidRPr="00FB62C4">
        <w:t xml:space="preserve"> </w:t>
      </w:r>
      <w:r>
        <w:t>RE</w:t>
      </w:r>
      <w:r w:rsidRPr="00870DEA">
        <w:t>F</w:t>
      </w:r>
      <w:r>
        <w:t>ERENCE</w:t>
      </w:r>
      <w:bookmarkEnd w:id="418"/>
      <w:bookmarkEnd w:id="419"/>
      <w:bookmarkEnd w:id="420"/>
    </w:p>
    <w:p w14:paraId="533C9806" w14:textId="77777777" w:rsidR="002021F1" w:rsidRDefault="002021F1" w:rsidP="002021F1">
      <w:pPr>
        <w:jc w:val="both"/>
        <w:rPr>
          <w:sz w:val="18"/>
          <w:szCs w:val="18"/>
        </w:rPr>
      </w:pPr>
      <w:r>
        <w:rPr>
          <w:rFonts w:cs="Arial"/>
        </w:rPr>
        <w:t>The document embedded below describes the positions of the fields in old Extension Services bill backup and where they are placed in the new generic bill backup.</w:t>
      </w:r>
      <w:r>
        <w:t xml:space="preserve">      </w:t>
      </w:r>
    </w:p>
    <w:bookmarkStart w:id="421" w:name="_MON_1366803728"/>
    <w:bookmarkEnd w:id="421"/>
    <w:bookmarkStart w:id="422" w:name="_MON_1343577508"/>
    <w:bookmarkEnd w:id="422"/>
    <w:p w14:paraId="56A0F89E" w14:textId="77777777" w:rsidR="002021F1" w:rsidRDefault="009B49B7" w:rsidP="002021F1">
      <w:pPr>
        <w:jc w:val="both"/>
        <w:rPr>
          <w:sz w:val="18"/>
          <w:szCs w:val="18"/>
        </w:rPr>
      </w:pPr>
      <w:r w:rsidRPr="00261CF0">
        <w:rPr>
          <w:sz w:val="18"/>
          <w:szCs w:val="18"/>
        </w:rPr>
        <w:object w:dxaOrig="1814" w:dyaOrig="1174" w14:anchorId="3CBAFA69">
          <v:shape id="_x0000_i1027" type="#_x0000_t75" style="width:90.75pt;height:58.5pt" o:ole="">
            <v:imagedata r:id="rId25" o:title=""/>
          </v:shape>
          <o:OLEObject Type="Embed" ProgID="Word.Document.8" ShapeID="_x0000_i1027" DrawAspect="Icon" ObjectID="_1836572315" r:id="rId26">
            <o:FieldCodes>\s</o:FieldCodes>
          </o:OLEObject>
        </w:object>
      </w:r>
    </w:p>
    <w:p w14:paraId="786EA873" w14:textId="77777777" w:rsidR="002021F1" w:rsidRPr="00FB62C4" w:rsidRDefault="002021F1" w:rsidP="00870DEA">
      <w:pPr>
        <w:pStyle w:val="Heading2"/>
      </w:pPr>
      <w:bookmarkStart w:id="423" w:name="_Toc488928613"/>
      <w:bookmarkStart w:id="424" w:name="_Toc488928838"/>
      <w:bookmarkStart w:id="425" w:name="_Toc205994608"/>
      <w:r>
        <w:t>LLU</w:t>
      </w:r>
      <w:r w:rsidRPr="00FB62C4">
        <w:t xml:space="preserve"> </w:t>
      </w:r>
      <w:r w:rsidRPr="00870DEA">
        <w:t>REFERENCE</w:t>
      </w:r>
      <w:bookmarkEnd w:id="423"/>
      <w:bookmarkEnd w:id="424"/>
      <w:bookmarkEnd w:id="425"/>
    </w:p>
    <w:p w14:paraId="484148ED" w14:textId="77777777" w:rsidR="002021F1" w:rsidRDefault="002021F1" w:rsidP="002021F1">
      <w:pPr>
        <w:jc w:val="both"/>
      </w:pPr>
      <w:r>
        <w:rPr>
          <w:rFonts w:cs="Arial"/>
        </w:rPr>
        <w:t>The document embedded below describes the positions of the fields in old LLU bill backup and where they are placed in the new generic bill backup.</w:t>
      </w:r>
      <w:r>
        <w:t xml:space="preserve">      </w:t>
      </w:r>
    </w:p>
    <w:bookmarkStart w:id="426" w:name="_MON_1343577576"/>
    <w:bookmarkEnd w:id="426"/>
    <w:bookmarkStart w:id="427" w:name="_MON_1342948638"/>
    <w:bookmarkEnd w:id="427"/>
    <w:p w14:paraId="0B977D66" w14:textId="77777777" w:rsidR="002021F1" w:rsidRPr="00632AE8" w:rsidRDefault="00077707" w:rsidP="002021F1">
      <w:pPr>
        <w:jc w:val="both"/>
      </w:pPr>
      <w:r w:rsidRPr="00110C0F">
        <w:object w:dxaOrig="1814" w:dyaOrig="1174" w14:anchorId="6C257338">
          <v:shape id="_x0000_i1028" type="#_x0000_t75" style="width:90.75pt;height:58.5pt" o:ole="">
            <v:imagedata r:id="rId27" o:title=""/>
          </v:shape>
          <o:OLEObject Type="Embed" ProgID="Word.Document.12" ShapeID="_x0000_i1028" DrawAspect="Icon" ObjectID="_1836572316" r:id="rId28">
            <o:FieldCodes>\s</o:FieldCodes>
          </o:OLEObject>
        </w:object>
      </w:r>
    </w:p>
    <w:p w14:paraId="4DB2689A" w14:textId="77777777" w:rsidR="002021F1" w:rsidRDefault="002021F1" w:rsidP="00870DEA">
      <w:pPr>
        <w:pStyle w:val="Heading2"/>
      </w:pPr>
      <w:bookmarkStart w:id="428" w:name="_Toc488928614"/>
      <w:bookmarkStart w:id="429" w:name="_Toc488928839"/>
      <w:bookmarkStart w:id="430" w:name="_Toc205994609"/>
      <w:r w:rsidRPr="00FB62C4">
        <w:t>NGA</w:t>
      </w:r>
      <w:r>
        <w:t xml:space="preserve"> </w:t>
      </w:r>
      <w:r w:rsidRPr="00870DEA">
        <w:t>REFERENCE</w:t>
      </w:r>
      <w:bookmarkEnd w:id="428"/>
      <w:bookmarkEnd w:id="429"/>
      <w:bookmarkEnd w:id="430"/>
    </w:p>
    <w:p w14:paraId="5063BEC6" w14:textId="77777777" w:rsidR="002021F1" w:rsidRPr="00FB62C4" w:rsidRDefault="002021F1" w:rsidP="002021F1">
      <w:pPr>
        <w:jc w:val="both"/>
        <w:rPr>
          <w:rFonts w:cs="Arial"/>
          <w:b/>
        </w:rPr>
      </w:pPr>
      <w:r>
        <w:rPr>
          <w:rFonts w:cs="Arial"/>
        </w:rPr>
        <w:t>The document embedded below describes the positions of the fields in old NGA bill backup and where they are placed in the new generic bill backup.</w:t>
      </w:r>
      <w:r w:rsidR="00632AE8">
        <w:t xml:space="preserve">     </w:t>
      </w:r>
    </w:p>
    <w:bookmarkStart w:id="431" w:name="_MON_1344148736"/>
    <w:bookmarkStart w:id="432" w:name="_MON_1344148831"/>
    <w:bookmarkStart w:id="433" w:name="_MON_1344148919"/>
    <w:bookmarkStart w:id="434" w:name="_MON_1366803121"/>
    <w:bookmarkStart w:id="435" w:name="_MON_1342343072"/>
    <w:bookmarkStart w:id="436" w:name="_MON_1342354570"/>
    <w:bookmarkStart w:id="437" w:name="_MON_1342354585"/>
    <w:bookmarkStart w:id="438" w:name="_MON_1343577681"/>
    <w:bookmarkStart w:id="439" w:name="_MON_1343738958"/>
    <w:bookmarkStart w:id="440" w:name="_MON_1343739432"/>
    <w:bookmarkStart w:id="441" w:name="_MON_1343740247"/>
    <w:bookmarkStart w:id="442" w:name="_MON_1343740729"/>
    <w:bookmarkEnd w:id="431"/>
    <w:bookmarkEnd w:id="432"/>
    <w:bookmarkEnd w:id="433"/>
    <w:bookmarkEnd w:id="434"/>
    <w:bookmarkEnd w:id="435"/>
    <w:bookmarkEnd w:id="436"/>
    <w:bookmarkEnd w:id="437"/>
    <w:bookmarkEnd w:id="438"/>
    <w:bookmarkEnd w:id="439"/>
    <w:bookmarkEnd w:id="440"/>
    <w:bookmarkEnd w:id="441"/>
    <w:bookmarkEnd w:id="442"/>
    <w:bookmarkStart w:id="443" w:name="_MON_1343749633"/>
    <w:bookmarkEnd w:id="443"/>
    <w:p w14:paraId="1D9AA22D" w14:textId="77777777" w:rsidR="002021F1" w:rsidRDefault="009B49B7" w:rsidP="002021F1">
      <w:pPr>
        <w:jc w:val="both"/>
      </w:pPr>
      <w:r w:rsidRPr="00F518CE">
        <w:object w:dxaOrig="1814" w:dyaOrig="1174" w14:anchorId="73C22CD1">
          <v:shape id="_x0000_i1029" type="#_x0000_t75" style="width:90.75pt;height:58.5pt" o:ole="">
            <v:imagedata r:id="rId29" o:title=""/>
          </v:shape>
          <o:OLEObject Type="Embed" ProgID="Word.Document.8" ShapeID="_x0000_i1029" DrawAspect="Icon" ObjectID="_1836572317" r:id="rId30">
            <o:FieldCodes>\s</o:FieldCodes>
          </o:OLEObject>
        </w:object>
      </w:r>
    </w:p>
    <w:p w14:paraId="504C4F92" w14:textId="77777777" w:rsidR="00504563" w:rsidRDefault="002021F1" w:rsidP="00504563">
      <w:pPr>
        <w:pStyle w:val="Heading2"/>
      </w:pPr>
      <w:bookmarkStart w:id="444" w:name="_Toc488928615"/>
      <w:bookmarkStart w:id="445" w:name="_Toc488928840"/>
      <w:bookmarkStart w:id="446" w:name="_Toc205994610"/>
      <w:r w:rsidRPr="006566ED">
        <w:t>SBS REFERENCE</w:t>
      </w:r>
      <w:bookmarkEnd w:id="444"/>
      <w:bookmarkEnd w:id="445"/>
      <w:bookmarkEnd w:id="446"/>
    </w:p>
    <w:p w14:paraId="1A9568DC" w14:textId="77777777" w:rsidR="00504563" w:rsidRDefault="00504563" w:rsidP="00504563">
      <w:pPr>
        <w:jc w:val="both"/>
      </w:pPr>
      <w:r>
        <w:rPr>
          <w:rFonts w:cs="Arial"/>
        </w:rPr>
        <w:t>The document embedded below describes the positions of the fields where they are placed in the generic bill backup.</w:t>
      </w:r>
      <w:r>
        <w:t xml:space="preserve">  </w:t>
      </w:r>
    </w:p>
    <w:p w14:paraId="70E48B13" w14:textId="77777777" w:rsidR="00504563" w:rsidRDefault="00504563" w:rsidP="00504563">
      <w:pPr>
        <w:jc w:val="both"/>
      </w:pPr>
      <w:r>
        <w:object w:dxaOrig="1814" w:dyaOrig="1174" w14:anchorId="7B3E4954">
          <v:shape id="_x0000_i1030" type="#_x0000_t75" style="width:90.75pt;height:58.5pt" o:ole="">
            <v:imagedata r:id="rId31" o:title=""/>
          </v:shape>
          <o:OLEObject Type="Embed" ProgID="Word.Document.8" ShapeID="_x0000_i1030" DrawAspect="Icon" ObjectID="_1836572318" r:id="rId32">
            <o:FieldCodes>\s</o:FieldCodes>
          </o:OLEObject>
        </w:object>
      </w:r>
    </w:p>
    <w:p w14:paraId="0AB838DD" w14:textId="77777777" w:rsidR="00504563" w:rsidRPr="00916D3E" w:rsidRDefault="00504563" w:rsidP="00504563">
      <w:pPr>
        <w:pStyle w:val="Heading2"/>
      </w:pPr>
      <w:bookmarkStart w:id="447" w:name="_Toc205994611"/>
      <w:r w:rsidRPr="00916D3E">
        <w:t>SOTAP REFERENCE</w:t>
      </w:r>
      <w:bookmarkEnd w:id="447"/>
    </w:p>
    <w:p w14:paraId="586A2B8F" w14:textId="77777777" w:rsidR="002021F1" w:rsidRDefault="002021F1" w:rsidP="002021F1">
      <w:pPr>
        <w:jc w:val="both"/>
      </w:pPr>
      <w:r>
        <w:rPr>
          <w:rFonts w:cs="Arial"/>
        </w:rPr>
        <w:t>The document embedded below describes the positions of the fields where they are placed in the generic bill backup.</w:t>
      </w:r>
      <w:r>
        <w:t xml:space="preserve">  </w:t>
      </w:r>
    </w:p>
    <w:p w14:paraId="7C15EC68" w14:textId="77777777" w:rsidR="00504563" w:rsidRDefault="00FB664D" w:rsidP="002021F1">
      <w:pPr>
        <w:jc w:val="both"/>
      </w:pPr>
      <w:bookmarkStart w:id="448" w:name="_MON_1366804813"/>
      <w:bookmarkEnd w:id="448"/>
      <w:r w:rsidRPr="00FB664D">
        <w:t xml:space="preserve"> </w:t>
      </w:r>
      <w:bookmarkStart w:id="449" w:name="_MON_1818259057"/>
      <w:bookmarkEnd w:id="449"/>
      <w:r w:rsidR="0044609E">
        <w:object w:dxaOrig="1508" w:dyaOrig="984" w14:anchorId="1F902204">
          <v:shape id="_x0000_i1031" type="#_x0000_t75" style="width:75.75pt;height:49.5pt" o:ole="">
            <v:imagedata r:id="rId33" o:title=""/>
          </v:shape>
          <o:OLEObject Type="Embed" ProgID="Word.Document.12" ShapeID="_x0000_i1031" DrawAspect="Icon" ObjectID="_1836572319" r:id="rId34">
            <o:FieldCodes>\s</o:FieldCodes>
          </o:OLEObject>
        </w:object>
      </w:r>
    </w:p>
    <w:p w14:paraId="701B3B5A" w14:textId="77777777" w:rsidR="002021F1" w:rsidRPr="00775CA6" w:rsidRDefault="00933BC8" w:rsidP="00870DEA">
      <w:pPr>
        <w:pStyle w:val="Heading2"/>
      </w:pPr>
      <w:r>
        <w:t xml:space="preserve">  </w:t>
      </w:r>
      <w:bookmarkStart w:id="450" w:name="_Toc488928616"/>
      <w:bookmarkStart w:id="451" w:name="_Toc488928841"/>
      <w:bookmarkStart w:id="452" w:name="_Toc73014610"/>
      <w:bookmarkStart w:id="453" w:name="_Toc205994612"/>
      <w:r w:rsidR="002021F1" w:rsidRPr="00870DEA">
        <w:t>FEEDBACK</w:t>
      </w:r>
      <w:bookmarkEnd w:id="450"/>
      <w:bookmarkEnd w:id="451"/>
      <w:bookmarkEnd w:id="452"/>
      <w:bookmarkEnd w:id="453"/>
    </w:p>
    <w:p w14:paraId="5FC0E959" w14:textId="77777777" w:rsidR="002021F1" w:rsidRDefault="002021F1" w:rsidP="00D6622F">
      <w:pPr>
        <w:jc w:val="both"/>
      </w:pPr>
      <w:r>
        <w:t xml:space="preserve">Openreach would welcome any feedback on the contents of this document, as we are continually striving to meet customer’s needs, and any assistance that would help any future readers of this document will be taken on board for later issues. </w:t>
      </w:r>
    </w:p>
    <w:p w14:paraId="06C4ECB4" w14:textId="77777777" w:rsidR="002021F1" w:rsidRDefault="002021F1" w:rsidP="00D6622F">
      <w:pPr>
        <w:jc w:val="both"/>
      </w:pPr>
      <w:r>
        <w:t xml:space="preserve">If you have any enquiries as to the content of this document, please do not hesitate to contact your usual billing point of contact. </w:t>
      </w:r>
    </w:p>
    <w:p w14:paraId="4BB9620C" w14:textId="77777777" w:rsidR="00632AE8" w:rsidRPr="00632AE8" w:rsidRDefault="00632AE8" w:rsidP="00A83224">
      <w:pPr>
        <w:jc w:val="both"/>
      </w:pPr>
      <w:r w:rsidRPr="00632AE8">
        <w:t xml:space="preserve">This document has been produced for information purposes only. </w:t>
      </w:r>
      <w:r w:rsidR="00933BC8">
        <w:t xml:space="preserve">All services referred to herein </w:t>
      </w:r>
      <w:r w:rsidRPr="00632AE8">
        <w:t>are subject to the applicable BT Terms and Conditions.</w:t>
      </w:r>
    </w:p>
    <w:p w14:paraId="21F34A17" w14:textId="77777777" w:rsidR="00933BC8" w:rsidRPr="00955363" w:rsidRDefault="00933BC8" w:rsidP="00933BC8">
      <w:pPr>
        <w:widowControl w:val="0"/>
        <w:autoSpaceDE w:val="0"/>
        <w:autoSpaceDN w:val="0"/>
        <w:adjustRightInd w:val="0"/>
        <w:rPr>
          <w:rFonts w:eastAsia="Cambria"/>
          <w:b/>
          <w:color w:val="0A9B82"/>
        </w:rPr>
      </w:pPr>
      <w:r w:rsidRPr="00933BC8">
        <w:rPr>
          <w:rFonts w:eastAsia="Cambria"/>
          <w:b/>
          <w:color w:val="0A9B82"/>
        </w:rPr>
        <w:t xml:space="preserve"> </w:t>
      </w:r>
      <w:r>
        <w:rPr>
          <w:rFonts w:eastAsia="Cambria"/>
          <w:b/>
          <w:color w:val="0A9B82"/>
        </w:rPr>
        <w:t>Copyright</w:t>
      </w:r>
    </w:p>
    <w:p w14:paraId="0D6E2522" w14:textId="77777777" w:rsidR="00933BC8" w:rsidRPr="00933BC8" w:rsidRDefault="00933BC8" w:rsidP="00933BC8">
      <w:pPr>
        <w:widowControl w:val="0"/>
        <w:autoSpaceDE w:val="0"/>
        <w:autoSpaceDN w:val="0"/>
        <w:adjustRightInd w:val="0"/>
        <w:rPr>
          <w:rFonts w:eastAsia="Cambria" w:cs="Tahoma"/>
          <w:szCs w:val="21"/>
        </w:rPr>
      </w:pPr>
      <w:r w:rsidRPr="00933BC8">
        <w:rPr>
          <w:rFonts w:eastAsia="Cambria" w:cs="Tahoma"/>
          <w:szCs w:val="21"/>
        </w:rPr>
        <w:t xml:space="preserve">© </w:t>
      </w:r>
      <w:r w:rsidRPr="00FC408D">
        <w:rPr>
          <w:rFonts w:eastAsia="Cambria" w:cs="Tahoma"/>
          <w:szCs w:val="21"/>
        </w:rPr>
        <w:t>British Telecommunications plc, 20</w:t>
      </w:r>
      <w:r w:rsidR="008D3611" w:rsidRPr="00FC408D">
        <w:rPr>
          <w:rFonts w:eastAsia="Cambria" w:cs="Tahoma"/>
          <w:szCs w:val="21"/>
        </w:rPr>
        <w:t>2</w:t>
      </w:r>
      <w:r w:rsidR="00884AF8">
        <w:rPr>
          <w:rFonts w:eastAsia="Cambria" w:cs="Tahoma"/>
          <w:szCs w:val="21"/>
        </w:rPr>
        <w:t>5</w:t>
      </w:r>
      <w:r w:rsidRPr="00933BC8">
        <w:rPr>
          <w:rFonts w:eastAsia="Cambria" w:cs="Tahoma"/>
          <w:szCs w:val="21"/>
        </w:rPr>
        <w:t xml:space="preserve"> </w:t>
      </w:r>
    </w:p>
    <w:p w14:paraId="5593357C" w14:textId="77777777" w:rsidR="00933BC8" w:rsidRPr="00933BC8" w:rsidRDefault="00933BC8" w:rsidP="00A83224">
      <w:pPr>
        <w:widowControl w:val="0"/>
        <w:autoSpaceDE w:val="0"/>
        <w:autoSpaceDN w:val="0"/>
        <w:adjustRightInd w:val="0"/>
        <w:jc w:val="both"/>
        <w:rPr>
          <w:rFonts w:eastAsia="Cambria" w:cs="Tahoma"/>
          <w:szCs w:val="21"/>
        </w:rPr>
      </w:pPr>
      <w:r w:rsidRPr="00933BC8">
        <w:rPr>
          <w:rFonts w:eastAsia="Cambria" w:cs="Tahoma"/>
          <w:szCs w:val="21"/>
        </w:rPr>
        <w:t xml:space="preserve">BT maintains that all reasonable care and skill has been used in the compilation of this publication. However, BT shall not be under any liability for loss or damage (including consequential loss) whatsoever or howsoever arising as a result of the use of this publication by the reader, his servants, agents or any third party. </w:t>
      </w:r>
    </w:p>
    <w:p w14:paraId="0B77AF5D" w14:textId="77777777" w:rsidR="00933BC8" w:rsidRPr="00D57A92" w:rsidRDefault="002021F1" w:rsidP="00D6622F">
      <w:pPr>
        <w:jc w:val="both"/>
        <w:rPr>
          <w:rFonts w:cs="Tahoma"/>
          <w:szCs w:val="21"/>
          <w:lang w:eastAsia="en-GB"/>
        </w:rPr>
      </w:pPr>
      <w:r w:rsidRPr="00933BC8">
        <w:rPr>
          <w:rFonts w:cs="Tahoma"/>
          <w:szCs w:val="21"/>
          <w:lang w:eastAsia="en-GB"/>
        </w:rPr>
        <w:t>It should be noted that this document supports the Generic bill backup information and the invoice in accordance with the contract is provided separately.  Any charges shown in this document are for illustrative purposes only.  Updated charges for the appropriate product can be found on the Openreach website.</w:t>
      </w:r>
    </w:p>
    <w:sectPr w:rsidR="00933BC8" w:rsidRPr="00D57A92" w:rsidSect="00FC0876">
      <w:headerReference w:type="default" r:id="rId35"/>
      <w:headerReference w:type="first" r:id="rId36"/>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B5AB5" w14:textId="77777777" w:rsidR="00AA3EEB" w:rsidRDefault="00AA3EEB" w:rsidP="00573C48">
      <w:r>
        <w:separator/>
      </w:r>
    </w:p>
  </w:endnote>
  <w:endnote w:type="continuationSeparator" w:id="0">
    <w:p w14:paraId="6FAD9382" w14:textId="77777777" w:rsidR="00AA3EEB" w:rsidRDefault="00AA3EEB" w:rsidP="00573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Old Style">
    <w:altName w:val="Kartika"/>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TMedium">
    <w:altName w:val="Arial"/>
    <w:panose1 w:val="00000000000000000000"/>
    <w:charset w:val="00"/>
    <w:family w:val="swiss"/>
    <w:notTrueType/>
    <w:pitch w:val="variable"/>
    <w:sig w:usb0="00000003" w:usb1="00000000" w:usb2="00000000" w:usb3="00000000" w:csb0="00000001" w:csb1="00000000"/>
  </w:font>
  <w:font w:name="Lucida Grande">
    <w:altName w:val="Times New Roman"/>
    <w:charset w:val="00"/>
    <w:family w:val="auto"/>
    <w:pitch w:val="variable"/>
    <w:sig w:usb0="00000000"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Print">
    <w:panose1 w:val="02000600000000000000"/>
    <w:charset w:val="00"/>
    <w:family w:val="auto"/>
    <w:pitch w:val="variable"/>
    <w:sig w:usb0="0000028F"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701" w:type="dxa"/>
      <w:tblLook w:val="0000" w:firstRow="0" w:lastRow="0" w:firstColumn="0" w:lastColumn="0" w:noHBand="0" w:noVBand="0"/>
    </w:tblPr>
    <w:tblGrid>
      <w:gridCol w:w="9462"/>
      <w:gridCol w:w="5014"/>
    </w:tblGrid>
    <w:tr w:rsidR="006023AC" w:rsidRPr="00867680" w14:paraId="4FC62EBE" w14:textId="77777777" w:rsidTr="002021F1">
      <w:trPr>
        <w:trHeight w:val="510"/>
      </w:trPr>
      <w:tc>
        <w:tcPr>
          <w:tcW w:w="9462" w:type="dxa"/>
          <w:tcMar>
            <w:left w:w="0" w:type="dxa"/>
            <w:right w:w="0" w:type="dxa"/>
          </w:tcMar>
        </w:tcPr>
        <w:p w14:paraId="19951D4F" w14:textId="77777777" w:rsidR="006023AC" w:rsidRPr="00551127" w:rsidRDefault="006023AC" w:rsidP="002021F1">
          <w:pPr>
            <w:pStyle w:val="Footer"/>
            <w:ind w:left="794"/>
          </w:pPr>
        </w:p>
        <w:p w14:paraId="089220D1" w14:textId="77777777" w:rsidR="006023AC" w:rsidRPr="00551127" w:rsidRDefault="006023AC" w:rsidP="002021F1">
          <w:pPr>
            <w:pStyle w:val="Footer"/>
            <w:ind w:left="794"/>
          </w:pPr>
          <w:r w:rsidRPr="00551127">
            <w:t>Issue</w:t>
          </w:r>
          <w:r>
            <w:t xml:space="preserve"> </w:t>
          </w:r>
          <w:r w:rsidRPr="00551127">
            <w:t>no:</w:t>
          </w:r>
          <w:r>
            <w:t xml:space="preserve"> </w:t>
          </w:r>
          <w:r w:rsidR="002B3D42">
            <w:t>2</w:t>
          </w:r>
          <w:r w:rsidR="00467747">
            <w:t>3</w:t>
          </w:r>
        </w:p>
        <w:p w14:paraId="69019F7B" w14:textId="77777777" w:rsidR="006023AC" w:rsidRPr="00867680" w:rsidRDefault="006023AC" w:rsidP="007261E4">
          <w:pPr>
            <w:pStyle w:val="Footer"/>
            <w:tabs>
              <w:tab w:val="clear" w:pos="4320"/>
              <w:tab w:val="clear" w:pos="8640"/>
              <w:tab w:val="left" w:pos="3120"/>
            </w:tabs>
            <w:ind w:left="794"/>
          </w:pPr>
          <w:r w:rsidRPr="00551127">
            <w:t xml:space="preserve">Date: </w:t>
          </w:r>
          <w:r w:rsidR="00E21037">
            <w:t>10</w:t>
          </w:r>
          <w:r w:rsidR="00E21037" w:rsidRPr="00E21037">
            <w:rPr>
              <w:vertAlign w:val="superscript"/>
            </w:rPr>
            <w:t>th</w:t>
          </w:r>
          <w:r w:rsidR="00E21037">
            <w:t xml:space="preserve"> November</w:t>
          </w:r>
          <w:r w:rsidR="00BB1A18">
            <w:t xml:space="preserve"> </w:t>
          </w:r>
          <w:r>
            <w:t>202</w:t>
          </w:r>
          <w:r w:rsidR="00941A2D">
            <w:t>5</w:t>
          </w:r>
          <w:r w:rsidR="007261E4">
            <w:tab/>
          </w:r>
        </w:p>
      </w:tc>
      <w:tc>
        <w:tcPr>
          <w:tcW w:w="5014" w:type="dxa"/>
          <w:tcMar>
            <w:left w:w="0" w:type="dxa"/>
            <w:right w:w="0" w:type="dxa"/>
          </w:tcMar>
        </w:tcPr>
        <w:p w14:paraId="7E501C4E" w14:textId="77777777" w:rsidR="006023AC" w:rsidRPr="00867680" w:rsidRDefault="006023AC" w:rsidP="002021F1">
          <w:pPr>
            <w:pStyle w:val="btPageNumber"/>
          </w:pPr>
          <w:r>
            <w:t xml:space="preserve">       </w:t>
          </w:r>
          <w:r w:rsidRPr="00551127">
            <w:t xml:space="preserve">Page </w:t>
          </w:r>
          <w:r w:rsidRPr="00551127">
            <w:fldChar w:fldCharType="begin"/>
          </w:r>
          <w:r w:rsidRPr="00551127">
            <w:instrText xml:space="preserve"> PAGE  \* MERGEFORMAT </w:instrText>
          </w:r>
          <w:r w:rsidRPr="00551127">
            <w:fldChar w:fldCharType="separate"/>
          </w:r>
          <w:r w:rsidR="00E85756">
            <w:rPr>
              <w:noProof/>
            </w:rPr>
            <w:t>5</w:t>
          </w:r>
          <w:r w:rsidRPr="00551127">
            <w:rPr>
              <w:noProof/>
            </w:rPr>
            <w:fldChar w:fldCharType="end"/>
          </w:r>
          <w:r w:rsidRPr="00551127">
            <w:t xml:space="preserve"> of </w:t>
          </w:r>
          <w:fldSimple w:instr=" NUMPAGES  \* MERGEFORMAT ">
            <w:r w:rsidR="00E85756">
              <w:rPr>
                <w:noProof/>
              </w:rPr>
              <w:t>122</w:t>
            </w:r>
          </w:fldSimple>
        </w:p>
        <w:p w14:paraId="625AC861" w14:textId="77777777" w:rsidR="006023AC" w:rsidRPr="00867680" w:rsidRDefault="006023AC" w:rsidP="002021F1">
          <w:pPr>
            <w:pStyle w:val="btSTRICTESTCONFIDENCE"/>
            <w:rPr>
              <w:rFonts w:ascii="Calibri" w:hAnsi="Calibri"/>
            </w:rPr>
          </w:pPr>
        </w:p>
      </w:tc>
    </w:tr>
  </w:tbl>
  <w:p w14:paraId="00FC1262" w14:textId="77777777" w:rsidR="006023AC" w:rsidRPr="00867680" w:rsidRDefault="006023AC" w:rsidP="002021F1">
    <w:pPr>
      <w:pStyle w:val="Footer"/>
    </w:pPr>
  </w:p>
  <w:p w14:paraId="6159E788" w14:textId="77777777" w:rsidR="006023AC" w:rsidRDefault="006023AC" w:rsidP="002021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8E523" w14:textId="77777777" w:rsidR="006023AC" w:rsidRPr="00B84ADA" w:rsidRDefault="006023AC" w:rsidP="00B84ADA">
    <w:pPr>
      <w:pStyle w:val="Footer"/>
      <w:rPr>
        <w:rStyle w:val="PageNumber"/>
        <w:b w:val="0"/>
        <w:noProof/>
        <w:sz w:val="20"/>
        <w:szCs w:val="20"/>
      </w:rPr>
    </w:pPr>
    <w:r>
      <w:rPr>
        <w:rStyle w:val="PageNumber"/>
        <w:b w:val="0"/>
        <w:noProof/>
        <w:sz w:val="20"/>
        <w:szCs w:val="20"/>
      </w:rPr>
      <w:tab/>
    </w:r>
    <w:r>
      <w:rPr>
        <w:rStyle w:val="PageNumber"/>
        <w:b w:val="0"/>
        <w:noProof/>
        <w:sz w:val="20"/>
        <w:szCs w:val="20"/>
      </w:rPr>
      <w:tab/>
    </w:r>
    <w:r>
      <w:rPr>
        <w:rStyle w:val="PageNumber"/>
        <w:b w:val="0"/>
        <w:noProof/>
        <w:sz w:val="20"/>
        <w:szCs w:val="20"/>
      </w:rPr>
      <w:tab/>
      <w:t xml:space="preserve">  </w:t>
    </w:r>
    <w:r w:rsidRPr="00B84ADA">
      <w:rPr>
        <w:rStyle w:val="PageNumber"/>
        <w:b w:val="0"/>
        <w:noProof/>
        <w:sz w:val="20"/>
        <w:szCs w:val="20"/>
      </w:rPr>
      <w:fldChar w:fldCharType="begin"/>
    </w:r>
    <w:r w:rsidRPr="00B84ADA">
      <w:rPr>
        <w:rStyle w:val="PageNumber"/>
        <w:b w:val="0"/>
        <w:noProof/>
        <w:sz w:val="20"/>
        <w:szCs w:val="20"/>
      </w:rPr>
      <w:instrText xml:space="preserve"> PAGE   \* MERGEFORMAT </w:instrText>
    </w:r>
    <w:r w:rsidRPr="00B84ADA">
      <w:rPr>
        <w:rStyle w:val="PageNumber"/>
        <w:b w:val="0"/>
        <w:noProof/>
        <w:sz w:val="20"/>
        <w:szCs w:val="20"/>
      </w:rPr>
      <w:fldChar w:fldCharType="separate"/>
    </w:r>
    <w:r w:rsidR="00E85756">
      <w:rPr>
        <w:rStyle w:val="PageNumber"/>
        <w:b w:val="0"/>
        <w:noProof/>
        <w:sz w:val="20"/>
        <w:szCs w:val="20"/>
      </w:rPr>
      <w:t>6</w:t>
    </w:r>
    <w:r w:rsidRPr="00B84ADA">
      <w:rPr>
        <w:rStyle w:val="PageNumber"/>
        <w:b w:val="0"/>
        <w:sz w:val="20"/>
        <w:szCs w:val="20"/>
      </w:rPr>
      <w:fldChar w:fldCharType="end"/>
    </w:r>
  </w:p>
  <w:p w14:paraId="634B1A33" w14:textId="77777777" w:rsidR="006023AC" w:rsidRDefault="006023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20A6" w14:textId="77777777" w:rsidR="006023AC" w:rsidRDefault="006023AC" w:rsidP="007A21B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57A8681" w14:textId="77777777" w:rsidR="006023AC" w:rsidRDefault="006023AC" w:rsidP="00103AB8">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56411" w14:textId="77777777" w:rsidR="006023AC" w:rsidRPr="00103AB8" w:rsidRDefault="006023AC" w:rsidP="00694C45">
    <w:pPr>
      <w:pStyle w:val="Footer"/>
      <w:framePr w:h="301" w:hRule="exact" w:wrap="around" w:vAnchor="text" w:hAnchor="page" w:x="11341" w:y="82"/>
      <w:rPr>
        <w:rStyle w:val="PageNumber"/>
        <w:b w:val="0"/>
        <w:sz w:val="20"/>
        <w:szCs w:val="20"/>
      </w:rPr>
    </w:pPr>
    <w:r w:rsidRPr="00103AB8">
      <w:rPr>
        <w:rStyle w:val="PageNumber"/>
        <w:b w:val="0"/>
        <w:sz w:val="20"/>
        <w:szCs w:val="20"/>
      </w:rPr>
      <w:fldChar w:fldCharType="begin"/>
    </w:r>
    <w:r w:rsidRPr="00103AB8">
      <w:rPr>
        <w:rStyle w:val="PageNumber"/>
        <w:b w:val="0"/>
        <w:sz w:val="20"/>
        <w:szCs w:val="20"/>
      </w:rPr>
      <w:instrText xml:space="preserve">PAGE  </w:instrText>
    </w:r>
    <w:r w:rsidRPr="00103AB8">
      <w:rPr>
        <w:rStyle w:val="PageNumber"/>
        <w:b w:val="0"/>
        <w:sz w:val="20"/>
        <w:szCs w:val="20"/>
      </w:rPr>
      <w:fldChar w:fldCharType="separate"/>
    </w:r>
    <w:r w:rsidR="00E85756">
      <w:rPr>
        <w:rStyle w:val="PageNumber"/>
        <w:b w:val="0"/>
        <w:noProof/>
        <w:sz w:val="20"/>
        <w:szCs w:val="20"/>
      </w:rPr>
      <w:t>122</w:t>
    </w:r>
    <w:r w:rsidRPr="00103AB8">
      <w:rPr>
        <w:rStyle w:val="PageNumber"/>
        <w:b w:val="0"/>
        <w:sz w:val="20"/>
        <w:szCs w:val="20"/>
      </w:rPr>
      <w:fldChar w:fldCharType="end"/>
    </w:r>
  </w:p>
  <w:p w14:paraId="1F3CC841" w14:textId="77777777" w:rsidR="006023AC" w:rsidRDefault="006023AC" w:rsidP="00103AB8">
    <w:pPr>
      <w:pStyle w:val="Footer"/>
      <w:ind w:right="360"/>
    </w:pPr>
    <w:r>
      <w:rPr>
        <w:noProof/>
      </w:rPr>
      <w:pict w14:anchorId="3BA76DAF">
        <v:shapetype id="_x0000_t202" coordsize="21600,21600" o:spt="202" path="m,l,21600r21600,l21600,xe">
          <v:stroke joinstyle="miter"/>
          <v:path gradientshapeok="t" o:connecttype="rect"/>
        </v:shapetype>
        <v:shape id="Text Box 10" o:spid="_x0000_s1028" type="#_x0000_t202" style="position:absolute;margin-left:30.55pt;margin-top:799pt;width:146.35pt;height:29pt;z-index:5;visibility:visible;mso-position-horizontal-relative:page;mso-position-vertical-relative:page;mso-width-relative:margin;mso-height-relative:margin;v-text-anchor:bottom" wrapcoords="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" filled="f" stroked="f">
          <v:path arrowok="t"/>
          <v:textbox style="mso-next-textbox:#Text Box 10" inset="0,0,0,0">
            <w:txbxContent>
              <w:p w14:paraId="184C3808" w14:textId="77777777" w:rsidR="006023AC" w:rsidRPr="00551127" w:rsidRDefault="006023AC" w:rsidP="002021F1">
                <w:pPr>
                  <w:pStyle w:val="Footer"/>
                </w:pPr>
                <w:r w:rsidRPr="00551127">
                  <w:t>Issue</w:t>
                </w:r>
                <w:r>
                  <w:t xml:space="preserve"> </w:t>
                </w:r>
                <w:r w:rsidRPr="00551127">
                  <w:t>no:</w:t>
                </w:r>
                <w:r>
                  <w:t xml:space="preserve"> </w:t>
                </w:r>
                <w:r w:rsidR="000D37D5">
                  <w:t>2</w:t>
                </w:r>
                <w:r w:rsidR="00101D33">
                  <w:t>3</w:t>
                </w:r>
              </w:p>
              <w:p w14:paraId="3F0E4AF8" w14:textId="77777777" w:rsidR="006023AC" w:rsidRPr="0077647A" w:rsidRDefault="006023AC" w:rsidP="002021F1">
                <w:pPr>
                  <w:pStyle w:val="Footer"/>
                </w:pPr>
                <w:r w:rsidRPr="00551127">
                  <w:t xml:space="preserve">Date: </w:t>
                </w:r>
                <w:r w:rsidR="00E21037">
                  <w:t>10</w:t>
                </w:r>
                <w:r w:rsidR="00E21037" w:rsidRPr="00E21037">
                  <w:rPr>
                    <w:vertAlign w:val="superscript"/>
                  </w:rPr>
                  <w:t>th</w:t>
                </w:r>
                <w:r w:rsidR="00E21037">
                  <w:t xml:space="preserve"> November</w:t>
                </w:r>
                <w:r>
                  <w:t xml:space="preserve"> 202</w:t>
                </w:r>
                <w:r w:rsidR="00637403">
                  <w:t>5</w:t>
                </w:r>
              </w:p>
            </w:txbxContent>
          </v:textbox>
          <w10:wrap type="through"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2A6DB" w14:textId="77777777" w:rsidR="00AA3EEB" w:rsidRDefault="00AA3EEB" w:rsidP="00573C48">
      <w:r>
        <w:separator/>
      </w:r>
    </w:p>
  </w:footnote>
  <w:footnote w:type="continuationSeparator" w:id="0">
    <w:p w14:paraId="00AB02AF" w14:textId="77777777" w:rsidR="00AA3EEB" w:rsidRDefault="00AA3EEB" w:rsidP="00573C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D145D" w14:textId="77777777" w:rsidR="006023AC" w:rsidRPr="00F67550" w:rsidRDefault="006023AC" w:rsidP="002021F1">
    <w:pPr>
      <w:pStyle w:val="Header"/>
      <w:jc w:val="center"/>
      <w:rPr>
        <w:rFonts w:ascii="Calibri" w:hAnsi="Calibri"/>
      </w:rPr>
    </w:pPr>
    <w:r>
      <w:rPr>
        <w:rFonts w:ascii="Calibri" w:hAnsi="Calibri"/>
        <w:noProof/>
        <w:lang w:val="en-GB" w:eastAsia="en-GB"/>
      </w:rPr>
      <w:pict w14:anchorId="0E79BE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5" type="#_x0000_t75" style="position:absolute;left:0;text-align:left;margin-left:547.05pt;margin-top:4.5pt;width:96.4pt;height:18.4pt;z-index:18;visibility:visible">
          <v:imagedata r:id="rId1" o:title="Openreach Logo_Purple_RGB"/>
        </v:shape>
      </w:pict>
    </w:r>
    <w:r>
      <w:rPr>
        <w:rFonts w:ascii="Calibri" w:hAnsi="Calibri"/>
        <w:noProof/>
        <w:lang w:val="en-GB" w:eastAsia="en-GB"/>
      </w:rPr>
      <w:pict w14:anchorId="6F82BFEF">
        <v:shape id="_x0000_s1032" type="#_x0000_t75" style="position:absolute;left:0;text-align:left;margin-left:-119.55pt;margin-top:222.25pt;width:909.25pt;height:394.6pt;z-index:6;visibility:visible;mso-position-horizontal-relative:page;mso-position-vertical-relative:page;mso-width-relative:margin;mso-height-relative:margin">
          <v:imagedata r:id="rId2" o:title=""/>
          <w10:wrap anchorx="page" anchory="page"/>
          <w10:anchorlock/>
        </v:shape>
      </w:pict>
    </w:r>
    <w:r>
      <w:rPr>
        <w:rFonts w:ascii="Calibri" w:hAnsi="Calibri"/>
      </w:rPr>
      <w:t xml:space="preserve">                                                                                                                                                                                                                </w:t>
    </w:r>
  </w:p>
  <w:p w14:paraId="5362E4A3" w14:textId="77777777" w:rsidR="006023AC" w:rsidRPr="00F67550" w:rsidRDefault="006023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BB877" w14:textId="77777777" w:rsidR="006023AC" w:rsidRPr="00F67550" w:rsidRDefault="006023AC" w:rsidP="002021F1">
    <w:pPr>
      <w:pStyle w:val="Header"/>
      <w:jc w:val="center"/>
      <w:rPr>
        <w:rFonts w:ascii="Calibri" w:hAnsi="Calibri"/>
      </w:rPr>
    </w:pPr>
    <w:r>
      <w:rPr>
        <w:rFonts w:ascii="Calibri" w:hAnsi="Calibri"/>
        <w:noProof/>
        <w:lang w:val="en-GB" w:eastAsia="en-GB"/>
      </w:rPr>
      <w:pict w14:anchorId="060A15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593.55pt;margin-top:6pt;width:96.4pt;height:18.4pt;z-index:7;visibility:visible">
          <v:imagedata r:id="rId1" o:title="Openreach Logo_Purple_RGB"/>
        </v:shape>
      </w:pict>
    </w:r>
    <w:r>
      <w:rPr>
        <w:rFonts w:ascii="Calibri" w:hAnsi="Calibri"/>
      </w:rPr>
      <w:t xml:space="preserve">                                                                                                                                                                                                                </w:t>
    </w:r>
  </w:p>
  <w:p w14:paraId="3BC09B3A" w14:textId="77777777" w:rsidR="006023AC" w:rsidRPr="00F67550" w:rsidRDefault="006023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22898" w14:textId="77777777" w:rsidR="006023AC" w:rsidRDefault="006023AC">
    <w:pPr>
      <w:pStyle w:val="Header"/>
    </w:pPr>
    <w:r>
      <w:rPr>
        <w:noProof/>
      </w:rPr>
      <w:pict w14:anchorId="4BD4B7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398.55pt;margin-top:0;width:96.4pt;height:18.4pt;z-index:2;visibility:visible">
          <v:imagedata r:id="rId1" o:title="Openreach Logo_Purple_RGB"/>
        </v:shape>
      </w:pict>
    </w:r>
    <w:r>
      <w:rPr>
        <w:noProof/>
      </w:rPr>
      <w:pict w14:anchorId="3A9D3282">
        <v:line id="Straight Connector 11" o:spid="_x0000_s1029" style="position:absolute;z-index:4;visibility:visible;mso-position-horizontal-relative:page;mso-position-vertical-relative:page;mso-width-relative:margin" from="28.35pt,26.95pt" to="566.95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" strokecolor="#7f7f7f" strokeweight=".5pt">
          <v:stroke joinstyle="miter"/>
          <w10:wrap anchorx="page" anchory="page"/>
        </v:lin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9051C" w14:textId="77777777" w:rsidR="006023AC" w:rsidRDefault="006023AC">
    <w:pPr>
      <w:pStyle w:val="Header"/>
    </w:pPr>
    <w:r>
      <w:rPr>
        <w:noProof/>
      </w:rPr>
      <w:pict w14:anchorId="21279E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margin-left:405.35pt;margin-top:0;width:96.4pt;height:18.4pt;z-index:1;visibility:visible">
          <v:imagedata r:id="rId1" o:title="Openreach Logo_Purple_RGB"/>
        </v:shape>
      </w:pict>
    </w:r>
    <w:r>
      <w:rPr>
        <w:noProof/>
      </w:rPr>
      <w:pict w14:anchorId="0805E797">
        <v:line id="Straight Connector 10" o:spid="_x0000_s1026" style="position:absolute;z-index:3;visibility:visible;mso-position-horizontal-relative:page;mso-position-vertical-relative:page;mso-width-relative:margin" from="28.35pt,26.95pt" to="566.95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" strokecolor="#7f7f7f" strokeweight=".5pt">
          <v:stroke joinstyle="miter"/>
          <w10:wrap anchorx="page" anchory="page"/>
        </v:lin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BF047" w14:textId="77777777" w:rsidR="006023AC" w:rsidRDefault="006023AC" w:rsidP="00B84ADA">
    <w:pPr>
      <w:pStyle w:val="Header"/>
      <w:tabs>
        <w:tab w:val="clear" w:pos="4320"/>
        <w:tab w:val="clear" w:pos="8640"/>
        <w:tab w:val="left" w:pos="8703"/>
      </w:tabs>
    </w:pPr>
    <w:r>
      <w:rPr>
        <w:noProof/>
      </w:rPr>
      <w:pict w14:anchorId="65924F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654.9pt;margin-top:.5pt;width:96.4pt;height:18.4pt;z-index:14;visibility:visible">
          <v:imagedata r:id="rId1" o:title="Openreach Logo_Purple_RGB"/>
        </v:shape>
      </w:pict>
    </w:r>
    <w:r>
      <w:rPr>
        <w:noProof/>
      </w:rPr>
      <w:pict w14:anchorId="390FB4F8">
        <v:line id="_x0000_s1043" style="position:absolute;z-index:10;visibility:visible;mso-position-horizontal-relative:page;mso-position-vertical-relative:page;mso-width-relative:margin" from="28.35pt,26.95pt" to="821.85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" strokecolor="#7f7f7f" strokeweight=".5pt">
          <v:stroke joinstyle="miter"/>
          <w10:wrap anchorx="page" anchory="page"/>
        </v:line>
      </w:pict>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552E5" w14:textId="77777777" w:rsidR="006023AC" w:rsidRDefault="006023AC">
    <w:pPr>
      <w:pStyle w:val="Header"/>
    </w:pPr>
    <w:r>
      <w:rPr>
        <w:noProof/>
        <w:lang w:val="en-GB" w:eastAsia="en-GB"/>
      </w:rPr>
      <w:pict w14:anchorId="2A9E71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647.4pt;margin-top:4.25pt;width:96.4pt;height:18.4pt;z-index:9;visibility:visible">
          <v:imagedata r:id="rId1" o:title="Openreach Logo_Purple_RGB"/>
        </v:shape>
      </w:pict>
    </w:r>
    <w:r>
      <w:rPr>
        <w:noProof/>
      </w:rPr>
      <w:pict w14:anchorId="1B731D13">
        <v:line id="_x0000_s1040" style="position:absolute;z-index:8;visibility:visible;mso-position-horizontal-relative:page;mso-position-vertical-relative:page;mso-width-relative:margin" from="13pt,26.95pt" to="817.3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" strokecolor="#7f7f7f" strokeweight=".5pt">
          <v:stroke joinstyle="miter"/>
          <w10:wrap anchorx="page" anchory="page"/>
        </v:lin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55B73" w14:textId="77777777" w:rsidR="006023AC" w:rsidRDefault="006023AC">
    <w:pPr>
      <w:pStyle w:val="Header"/>
    </w:pPr>
    <w:r>
      <w:rPr>
        <w:noProof/>
        <w:lang w:val="en-GB" w:eastAsia="en-GB"/>
      </w:rPr>
      <w:pict w14:anchorId="2A2F22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394.65pt;margin-top:9.5pt;width:96.4pt;height:18.4pt;z-index:17;visibility:visible">
          <v:imagedata r:id="rId1" o:title="Openreach Logo_Purple_RGB"/>
        </v:shape>
      </w:pict>
    </w:r>
    <w:r>
      <w:rPr>
        <w:noProof/>
      </w:rPr>
      <w:pict w14:anchorId="6D50C504">
        <v:shape id="_x0000_s1052" type="#_x0000_t75" style="position:absolute;margin-left:654.9pt;margin-top:.5pt;width:96.4pt;height:18.4pt;z-index:16;visibility:visible">
          <v:imagedata r:id="rId1" o:title="Openreach Logo_Purple_RGB"/>
        </v:shape>
      </w:pict>
    </w:r>
    <w:r>
      <w:rPr>
        <w:noProof/>
      </w:rPr>
      <w:pict w14:anchorId="4EA329AE">
        <v:line id="_x0000_s1051" style="position:absolute;z-index:15;visibility:visible;mso-position-horizontal-relative:page;mso-position-vertical-relative:page;mso-width-relative:margin" from="28.35pt,26.95pt" to="821.85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" strokecolor="#7f7f7f" strokeweight=".5pt">
          <v:stroke joinstyle="miter"/>
          <w10:wrap anchorx="page" anchory="page"/>
        </v:lin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AFDDC" w14:textId="77777777" w:rsidR="006023AC" w:rsidRDefault="006023AC">
    <w:pPr>
      <w:pStyle w:val="Header"/>
    </w:pPr>
    <w:r>
      <w:rPr>
        <w:noProof/>
        <w:lang w:val="en-GB" w:eastAsia="en-GB"/>
      </w:rPr>
      <w:pict w14:anchorId="6482E2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6" type="#_x0000_t75" style="position:absolute;margin-left:405.95pt;margin-top:6.75pt;width:96.4pt;height:18.4pt;z-index:13;visibility:visible">
          <v:imagedata r:id="rId1" o:title="Openreach Logo_Purple_RGB"/>
        </v:shape>
      </w:pict>
    </w:r>
    <w:r>
      <w:rPr>
        <w:noProof/>
        <w:lang w:val="en-GB" w:eastAsia="en-GB"/>
      </w:rPr>
      <w:pict w14:anchorId="0C3971F2">
        <v:shape id="_x0000_s1045" type="#_x0000_t75" style="position:absolute;margin-left:648.9pt;margin-top:2.75pt;width:96.4pt;height:18.4pt;z-index:12;visibility:visible">
          <v:imagedata r:id="rId1" o:title="Openreach Logo_Purple_RGB"/>
        </v:shape>
      </w:pict>
    </w:r>
    <w:r>
      <w:rPr>
        <w:noProof/>
      </w:rPr>
      <w:pict w14:anchorId="12D51208">
        <v:line id="_x0000_s1044" style="position:absolute;z-index:11;visibility:visible;mso-position-horizontal-relative:page;mso-position-vertical-relative:page;mso-width-relative:margin" from="13pt,26.95pt" to="817.3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" strokecolor="#7f7f7f" strokeweight=".5pt">
          <v:stroke joinstyle="miter"/>
          <w10:wrap anchorx="page" anchory="page"/>
        </v:lin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1982172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10DE99D2"/>
    <w:lvl w:ilvl="0">
      <w:start w:val="1"/>
      <w:numFmt w:val="bullet"/>
      <w:pStyle w:val="ListBullet2"/>
      <w:lvlText w:val=""/>
      <w:lvlJc w:val="left"/>
      <w:pPr>
        <w:tabs>
          <w:tab w:val="num" w:pos="643"/>
        </w:tabs>
        <w:ind w:left="0" w:firstLine="283"/>
      </w:pPr>
      <w:rPr>
        <w:rFonts w:ascii="Symbol" w:hAnsi="Symbol" w:hint="default"/>
      </w:rPr>
    </w:lvl>
  </w:abstractNum>
  <w:abstractNum w:abstractNumId="2" w15:restartNumberingAfterBreak="0">
    <w:nsid w:val="FFFFFF88"/>
    <w:multiLevelType w:val="singleLevel"/>
    <w:tmpl w:val="898081D4"/>
    <w:lvl w:ilvl="0">
      <w:start w:val="1"/>
      <w:numFmt w:val="upperLetter"/>
      <w:pStyle w:val="ListNumber"/>
      <w:lvlText w:val="%1)"/>
      <w:lvlJc w:val="left"/>
      <w:pPr>
        <w:tabs>
          <w:tab w:val="num" w:pos="360"/>
        </w:tabs>
        <w:ind w:left="284" w:hanging="284"/>
      </w:pPr>
      <w:rPr>
        <w:rFonts w:hint="default"/>
      </w:rPr>
    </w:lvl>
  </w:abstractNum>
  <w:abstractNum w:abstractNumId="3" w15:restartNumberingAfterBreak="0">
    <w:nsid w:val="FFFFFF89"/>
    <w:multiLevelType w:val="singleLevel"/>
    <w:tmpl w:val="6F4AE300"/>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0DD3FD8"/>
    <w:multiLevelType w:val="multilevel"/>
    <w:tmpl w:val="91E2374C"/>
    <w:lvl w:ilvl="0">
      <w:start w:val="1"/>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900"/>
        </w:tabs>
        <w:ind w:left="900" w:hanging="72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620"/>
        </w:tabs>
        <w:ind w:left="1620" w:hanging="108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2340"/>
        </w:tabs>
        <w:ind w:left="2340" w:hanging="144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3060"/>
        </w:tabs>
        <w:ind w:left="3060" w:hanging="180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5" w15:restartNumberingAfterBreak="0">
    <w:nsid w:val="01B23CBB"/>
    <w:multiLevelType w:val="hybridMultilevel"/>
    <w:tmpl w:val="8368B19A"/>
    <w:lvl w:ilvl="0" w:tplc="779AC60E">
      <w:start w:val="1"/>
      <w:numFmt w:val="lowerRoman"/>
      <w:lvlText w:val="%1)"/>
      <w:lvlJc w:val="left"/>
      <w:pPr>
        <w:tabs>
          <w:tab w:val="num" w:pos="1080"/>
        </w:tabs>
        <w:ind w:left="108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02DA116C"/>
    <w:multiLevelType w:val="multilevel"/>
    <w:tmpl w:val="7556EDEC"/>
    <w:lvl w:ilvl="0">
      <w:start w:val="1"/>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900"/>
        </w:tabs>
        <w:ind w:left="900" w:hanging="720"/>
      </w:pPr>
      <w:rPr>
        <w:rFonts w:cs="Times New Roman" w:hint="default"/>
        <w:color w:val="auto"/>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620"/>
        </w:tabs>
        <w:ind w:left="1620" w:hanging="108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2340"/>
        </w:tabs>
        <w:ind w:left="2340" w:hanging="144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3060"/>
        </w:tabs>
        <w:ind w:left="3060" w:hanging="180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7" w15:restartNumberingAfterBreak="0">
    <w:nsid w:val="053F01C4"/>
    <w:multiLevelType w:val="multilevel"/>
    <w:tmpl w:val="91E2374C"/>
    <w:lvl w:ilvl="0">
      <w:start w:val="1"/>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900"/>
        </w:tabs>
        <w:ind w:left="900" w:hanging="72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620"/>
        </w:tabs>
        <w:ind w:left="1620" w:hanging="108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2340"/>
        </w:tabs>
        <w:ind w:left="2340" w:hanging="144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3060"/>
        </w:tabs>
        <w:ind w:left="3060" w:hanging="180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8" w15:restartNumberingAfterBreak="0">
    <w:nsid w:val="07EB6B51"/>
    <w:multiLevelType w:val="multilevel"/>
    <w:tmpl w:val="0FF2FFEC"/>
    <w:lvl w:ilvl="0">
      <w:start w:val="3"/>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630"/>
        </w:tabs>
        <w:ind w:left="63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none"/>
      <w:lvlText w:val="5.1"/>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9" w15:restartNumberingAfterBreak="0">
    <w:nsid w:val="09373C7B"/>
    <w:multiLevelType w:val="multilevel"/>
    <w:tmpl w:val="91E2374C"/>
    <w:lvl w:ilvl="0">
      <w:start w:val="1"/>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900"/>
        </w:tabs>
        <w:ind w:left="900" w:hanging="72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620"/>
        </w:tabs>
        <w:ind w:left="1620" w:hanging="108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2340"/>
        </w:tabs>
        <w:ind w:left="2340" w:hanging="144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3060"/>
        </w:tabs>
        <w:ind w:left="3060" w:hanging="180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10" w15:restartNumberingAfterBreak="0">
    <w:nsid w:val="0C8C1825"/>
    <w:multiLevelType w:val="multilevel"/>
    <w:tmpl w:val="0B728634"/>
    <w:lvl w:ilvl="0">
      <w:start w:val="4"/>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0D7C004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F735107"/>
    <w:multiLevelType w:val="multilevel"/>
    <w:tmpl w:val="C150A512"/>
    <w:lvl w:ilvl="0">
      <w:start w:val="2"/>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13" w15:restartNumberingAfterBreak="0">
    <w:nsid w:val="1A027BB0"/>
    <w:multiLevelType w:val="multilevel"/>
    <w:tmpl w:val="01821F04"/>
    <w:lvl w:ilvl="0">
      <w:start w:val="5"/>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ADB6AF8"/>
    <w:multiLevelType w:val="multilevel"/>
    <w:tmpl w:val="80D28D7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1DB00F07"/>
    <w:multiLevelType w:val="multilevel"/>
    <w:tmpl w:val="FF4E008E"/>
    <w:lvl w:ilvl="0">
      <w:start w:val="1"/>
      <w:numFmt w:val="decimal"/>
      <w:lvlText w:val="%1."/>
      <w:lvlJc w:val="left"/>
      <w:pPr>
        <w:ind w:left="737" w:hanging="737"/>
      </w:pPr>
      <w:rPr>
        <w:rFonts w:hint="default"/>
      </w:rPr>
    </w:lvl>
    <w:lvl w:ilvl="1">
      <w:start w:val="1"/>
      <w:numFmt w:val="decimal"/>
      <w:lvlText w:val="%1.%2."/>
      <w:lvlJc w:val="left"/>
      <w:pPr>
        <w:ind w:left="1094" w:hanging="737"/>
      </w:pPr>
      <w:rPr>
        <w:rFonts w:hint="default"/>
      </w:rPr>
    </w:lvl>
    <w:lvl w:ilvl="2">
      <w:start w:val="1"/>
      <w:numFmt w:val="decimal"/>
      <w:lvlText w:val="%1.%2.%3."/>
      <w:lvlJc w:val="left"/>
      <w:pPr>
        <w:ind w:left="1451" w:hanging="737"/>
      </w:pPr>
      <w:rPr>
        <w:rFonts w:hint="default"/>
      </w:rPr>
    </w:lvl>
    <w:lvl w:ilvl="3">
      <w:start w:val="1"/>
      <w:numFmt w:val="decimal"/>
      <w:lvlText w:val="%1.%2.%3.%4."/>
      <w:lvlJc w:val="left"/>
      <w:pPr>
        <w:ind w:left="1808" w:hanging="737"/>
      </w:pPr>
      <w:rPr>
        <w:rFonts w:hint="default"/>
      </w:rPr>
    </w:lvl>
    <w:lvl w:ilvl="4">
      <w:start w:val="1"/>
      <w:numFmt w:val="decimal"/>
      <w:lvlText w:val="%1.%2.%3.%4.%5."/>
      <w:lvlJc w:val="left"/>
      <w:pPr>
        <w:ind w:left="2165" w:hanging="737"/>
      </w:pPr>
      <w:rPr>
        <w:rFonts w:hint="default"/>
      </w:rPr>
    </w:lvl>
    <w:lvl w:ilvl="5">
      <w:start w:val="1"/>
      <w:numFmt w:val="decimal"/>
      <w:lvlText w:val="%1.%2.%3.%4.%5.%6."/>
      <w:lvlJc w:val="left"/>
      <w:pPr>
        <w:ind w:left="2522" w:hanging="737"/>
      </w:pPr>
      <w:rPr>
        <w:rFonts w:hint="default"/>
      </w:rPr>
    </w:lvl>
    <w:lvl w:ilvl="6">
      <w:start w:val="1"/>
      <w:numFmt w:val="decimal"/>
      <w:lvlText w:val="%1.%2.%3.%4.%5.%6.%7."/>
      <w:lvlJc w:val="left"/>
      <w:pPr>
        <w:ind w:left="2879" w:hanging="737"/>
      </w:pPr>
      <w:rPr>
        <w:rFonts w:hint="default"/>
      </w:rPr>
    </w:lvl>
    <w:lvl w:ilvl="7">
      <w:start w:val="1"/>
      <w:numFmt w:val="decimal"/>
      <w:lvlText w:val="%1.%2.%3.%4.%5.%6.%7.%8."/>
      <w:lvlJc w:val="left"/>
      <w:pPr>
        <w:ind w:left="3236" w:hanging="737"/>
      </w:pPr>
      <w:rPr>
        <w:rFonts w:hint="default"/>
      </w:rPr>
    </w:lvl>
    <w:lvl w:ilvl="8">
      <w:start w:val="1"/>
      <w:numFmt w:val="decimal"/>
      <w:lvlText w:val="%1.%2.%3.%4.%5.%6.%7.%8.%9."/>
      <w:lvlJc w:val="left"/>
      <w:pPr>
        <w:ind w:left="3593" w:hanging="737"/>
      </w:pPr>
      <w:rPr>
        <w:rFonts w:hint="default"/>
      </w:rPr>
    </w:lvl>
  </w:abstractNum>
  <w:abstractNum w:abstractNumId="16" w15:restartNumberingAfterBreak="0">
    <w:nsid w:val="20F3461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21E87B47"/>
    <w:multiLevelType w:val="singleLevel"/>
    <w:tmpl w:val="08090001"/>
    <w:lvl w:ilvl="0">
      <w:start w:val="1"/>
      <w:numFmt w:val="bullet"/>
      <w:lvlText w:val=""/>
      <w:lvlJc w:val="left"/>
      <w:pPr>
        <w:tabs>
          <w:tab w:val="num" w:pos="720"/>
        </w:tabs>
        <w:ind w:left="720" w:hanging="360"/>
      </w:pPr>
      <w:rPr>
        <w:rFonts w:ascii="Symbol" w:hAnsi="Symbol" w:hint="default"/>
      </w:rPr>
    </w:lvl>
  </w:abstractNum>
  <w:abstractNum w:abstractNumId="18" w15:restartNumberingAfterBreak="0">
    <w:nsid w:val="23CA347B"/>
    <w:multiLevelType w:val="hybridMultilevel"/>
    <w:tmpl w:val="06B4981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6B0581E"/>
    <w:multiLevelType w:val="hybridMultilevel"/>
    <w:tmpl w:val="88FC8C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EE54593"/>
    <w:multiLevelType w:val="hybridMultilevel"/>
    <w:tmpl w:val="DD6E6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23C778A"/>
    <w:multiLevelType w:val="multilevel"/>
    <w:tmpl w:val="91E2374C"/>
    <w:lvl w:ilvl="0">
      <w:start w:val="1"/>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900"/>
        </w:tabs>
        <w:ind w:left="900" w:hanging="72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620"/>
        </w:tabs>
        <w:ind w:left="1620" w:hanging="108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2340"/>
        </w:tabs>
        <w:ind w:left="2340" w:hanging="144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3060"/>
        </w:tabs>
        <w:ind w:left="3060" w:hanging="180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22" w15:restartNumberingAfterBreak="0">
    <w:nsid w:val="336279E6"/>
    <w:multiLevelType w:val="multilevel"/>
    <w:tmpl w:val="58726C9A"/>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7445F50"/>
    <w:multiLevelType w:val="hybridMultilevel"/>
    <w:tmpl w:val="8626C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AA47482"/>
    <w:multiLevelType w:val="hybridMultilevel"/>
    <w:tmpl w:val="DEEE0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9375E9"/>
    <w:multiLevelType w:val="multilevel"/>
    <w:tmpl w:val="62BC20D4"/>
    <w:lvl w:ilvl="0">
      <w:start w:val="1"/>
      <w:numFmt w:val="decimal"/>
      <w:lvlText w:val="%1."/>
      <w:lvlJc w:val="left"/>
      <w:pPr>
        <w:tabs>
          <w:tab w:val="num" w:pos="435"/>
        </w:tabs>
        <w:ind w:left="435" w:hanging="435"/>
      </w:pPr>
      <w:rPr>
        <w:rFonts w:cs="Times New Roman" w:hint="default"/>
      </w:rPr>
    </w:lvl>
    <w:lvl w:ilvl="1">
      <w:start w:val="5"/>
      <w:numFmt w:val="decimal"/>
      <w:lvlText w:val="%1.%2."/>
      <w:lvlJc w:val="left"/>
      <w:pPr>
        <w:tabs>
          <w:tab w:val="num" w:pos="615"/>
        </w:tabs>
        <w:ind w:left="615" w:hanging="435"/>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26" w15:restartNumberingAfterBreak="0">
    <w:nsid w:val="3EDE00AB"/>
    <w:multiLevelType w:val="hybridMultilevel"/>
    <w:tmpl w:val="C2586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BF42CC"/>
    <w:multiLevelType w:val="multilevel"/>
    <w:tmpl w:val="C150A512"/>
    <w:lvl w:ilvl="0">
      <w:start w:val="2"/>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28" w15:restartNumberingAfterBreak="0">
    <w:nsid w:val="41EC42F8"/>
    <w:multiLevelType w:val="multilevel"/>
    <w:tmpl w:val="F55C4EE2"/>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43364370"/>
    <w:multiLevelType w:val="multilevel"/>
    <w:tmpl w:val="7556EDEC"/>
    <w:lvl w:ilvl="0">
      <w:start w:val="1"/>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900"/>
        </w:tabs>
        <w:ind w:left="900" w:hanging="720"/>
      </w:pPr>
      <w:rPr>
        <w:rFonts w:cs="Times New Roman" w:hint="default"/>
        <w:color w:val="auto"/>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620"/>
        </w:tabs>
        <w:ind w:left="1620" w:hanging="108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2340"/>
        </w:tabs>
        <w:ind w:left="2340" w:hanging="144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3060"/>
        </w:tabs>
        <w:ind w:left="3060" w:hanging="180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30" w15:restartNumberingAfterBreak="0">
    <w:nsid w:val="450930FC"/>
    <w:multiLevelType w:val="hybridMultilevel"/>
    <w:tmpl w:val="BF080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0E51F77"/>
    <w:multiLevelType w:val="hybridMultilevel"/>
    <w:tmpl w:val="81E499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12E0F7F"/>
    <w:multiLevelType w:val="hybridMultilevel"/>
    <w:tmpl w:val="6C160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2281F97"/>
    <w:multiLevelType w:val="multilevel"/>
    <w:tmpl w:val="4664D934"/>
    <w:lvl w:ilvl="0">
      <w:start w:val="2"/>
      <w:numFmt w:val="decimal"/>
      <w:lvlText w:val="%1."/>
      <w:lvlJc w:val="left"/>
      <w:pPr>
        <w:tabs>
          <w:tab w:val="num" w:pos="360"/>
        </w:tabs>
        <w:ind w:left="360" w:hanging="360"/>
      </w:pPr>
      <w:rPr>
        <w:rFonts w:cs="Times New Roman" w:hint="default"/>
      </w:rPr>
    </w:lvl>
    <w:lvl w:ilvl="1">
      <w:start w:val="2"/>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34" w15:restartNumberingAfterBreak="0">
    <w:nsid w:val="5BF1059F"/>
    <w:multiLevelType w:val="hybridMultilevel"/>
    <w:tmpl w:val="C8482C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FC5515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615E2D6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658B4BA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6D9548DB"/>
    <w:multiLevelType w:val="singleLevel"/>
    <w:tmpl w:val="08090001"/>
    <w:lvl w:ilvl="0">
      <w:start w:val="1"/>
      <w:numFmt w:val="bullet"/>
      <w:lvlText w:val=""/>
      <w:lvlJc w:val="left"/>
      <w:pPr>
        <w:tabs>
          <w:tab w:val="num" w:pos="720"/>
        </w:tabs>
        <w:ind w:left="720" w:hanging="360"/>
      </w:pPr>
      <w:rPr>
        <w:rFonts w:ascii="Symbol" w:hAnsi="Symbol" w:hint="default"/>
      </w:rPr>
    </w:lvl>
  </w:abstractNum>
  <w:abstractNum w:abstractNumId="39" w15:restartNumberingAfterBreak="0">
    <w:nsid w:val="76C25438"/>
    <w:multiLevelType w:val="hybridMultilevel"/>
    <w:tmpl w:val="46162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5200D5"/>
    <w:multiLevelType w:val="hybridMultilevel"/>
    <w:tmpl w:val="59F80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F8571D5"/>
    <w:multiLevelType w:val="hybridMultilevel"/>
    <w:tmpl w:val="57A614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4925098">
    <w:abstractNumId w:val="3"/>
  </w:num>
  <w:num w:numId="2" w16cid:durableId="743528999">
    <w:abstractNumId w:val="1"/>
  </w:num>
  <w:num w:numId="3" w16cid:durableId="1640957228">
    <w:abstractNumId w:val="2"/>
  </w:num>
  <w:num w:numId="4" w16cid:durableId="568613323">
    <w:abstractNumId w:val="17"/>
  </w:num>
  <w:num w:numId="5" w16cid:durableId="309478076">
    <w:abstractNumId w:val="5"/>
  </w:num>
  <w:num w:numId="6" w16cid:durableId="1702052743">
    <w:abstractNumId w:val="36"/>
  </w:num>
  <w:num w:numId="7" w16cid:durableId="1659530886">
    <w:abstractNumId w:val="16"/>
  </w:num>
  <w:num w:numId="8" w16cid:durableId="1214586378">
    <w:abstractNumId w:val="35"/>
  </w:num>
  <w:num w:numId="9" w16cid:durableId="798572637">
    <w:abstractNumId w:val="11"/>
  </w:num>
  <w:num w:numId="10" w16cid:durableId="1822774869">
    <w:abstractNumId w:val="38"/>
  </w:num>
  <w:num w:numId="11" w16cid:durableId="933364094">
    <w:abstractNumId w:val="37"/>
  </w:num>
  <w:num w:numId="12" w16cid:durableId="1879585120">
    <w:abstractNumId w:val="39"/>
  </w:num>
  <w:num w:numId="13" w16cid:durableId="2071801489">
    <w:abstractNumId w:val="24"/>
  </w:num>
  <w:num w:numId="14" w16cid:durableId="801460003">
    <w:abstractNumId w:val="15"/>
  </w:num>
  <w:num w:numId="15" w16cid:durableId="932281805">
    <w:abstractNumId w:val="14"/>
  </w:num>
  <w:num w:numId="16" w16cid:durableId="1725984038">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62760565">
    <w:abstractNumId w:val="28"/>
  </w:num>
  <w:num w:numId="18" w16cid:durableId="185339414">
    <w:abstractNumId w:val="10"/>
  </w:num>
  <w:num w:numId="19" w16cid:durableId="258371127">
    <w:abstractNumId w:val="13"/>
  </w:num>
  <w:num w:numId="20" w16cid:durableId="141238460">
    <w:abstractNumId w:val="14"/>
  </w:num>
  <w:num w:numId="21" w16cid:durableId="361783520">
    <w:abstractNumId w:val="18"/>
  </w:num>
  <w:num w:numId="22" w16cid:durableId="1009219122">
    <w:abstractNumId w:val="19"/>
  </w:num>
  <w:num w:numId="23" w16cid:durableId="691498050">
    <w:abstractNumId w:val="34"/>
  </w:num>
  <w:num w:numId="24" w16cid:durableId="1581408861">
    <w:abstractNumId w:val="30"/>
  </w:num>
  <w:num w:numId="25" w16cid:durableId="1729380589">
    <w:abstractNumId w:val="40"/>
  </w:num>
  <w:num w:numId="26" w16cid:durableId="2000033675">
    <w:abstractNumId w:val="20"/>
  </w:num>
  <w:num w:numId="27" w16cid:durableId="1554849575">
    <w:abstractNumId w:val="41"/>
  </w:num>
  <w:num w:numId="28" w16cid:durableId="1438912485">
    <w:abstractNumId w:val="32"/>
  </w:num>
  <w:num w:numId="29" w16cid:durableId="1827164033">
    <w:abstractNumId w:val="23"/>
  </w:num>
  <w:num w:numId="30" w16cid:durableId="1058087017">
    <w:abstractNumId w:val="25"/>
  </w:num>
  <w:num w:numId="31" w16cid:durableId="409928053">
    <w:abstractNumId w:val="7"/>
  </w:num>
  <w:num w:numId="32" w16cid:durableId="540285808">
    <w:abstractNumId w:val="0"/>
  </w:num>
  <w:num w:numId="33" w16cid:durableId="1257711793">
    <w:abstractNumId w:val="4"/>
  </w:num>
  <w:num w:numId="34" w16cid:durableId="1502506201">
    <w:abstractNumId w:val="9"/>
  </w:num>
  <w:num w:numId="35" w16cid:durableId="238102814">
    <w:abstractNumId w:val="6"/>
  </w:num>
  <w:num w:numId="36" w16cid:durableId="428359504">
    <w:abstractNumId w:val="21"/>
  </w:num>
  <w:num w:numId="37" w16cid:durableId="739525728">
    <w:abstractNumId w:val="27"/>
  </w:num>
  <w:num w:numId="38" w16cid:durableId="1522477180">
    <w:abstractNumId w:val="12"/>
  </w:num>
  <w:num w:numId="39" w16cid:durableId="1510825935">
    <w:abstractNumId w:val="29"/>
  </w:num>
  <w:num w:numId="40" w16cid:durableId="1360547165">
    <w:abstractNumId w:val="33"/>
  </w:num>
  <w:num w:numId="41" w16cid:durableId="997735229">
    <w:abstractNumId w:val="8"/>
  </w:num>
  <w:num w:numId="42" w16cid:durableId="1709184294">
    <w:abstractNumId w:val="26"/>
  </w:num>
  <w:num w:numId="43" w16cid:durableId="2034531147">
    <w:abstractNumId w:val="22"/>
  </w:num>
  <w:num w:numId="44" w16cid:durableId="1230387220">
    <w:abstractNumId w:val="3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224" w:allStyles="0" w:customStyles="0" w:latentStyles="1" w:stylesInUse="0" w:headingStyles="1" w:numberingStyles="0" w:tableStyles="0" w:directFormattingOnRuns="0" w:directFormattingOnParagraphs="1" w:directFormattingOnNumbering="0" w:directFormattingOnTables="0" w:clearFormatting="1" w:top3HeadingStyles="0" w:visibleStyles="0" w:alternateStyleNames="0"/>
  <w:doNotTrackMoves/>
  <w:defaultTabStop w:val="720"/>
  <w:characterSpacingControl w:val="doNotCompress"/>
  <w:hdrShapeDefaults>
    <o:shapedefaults v:ext="edit" spidmax="2104"/>
    <o:shapelayout v:ext="edit">
      <o:idmap v:ext="edit" data="1"/>
    </o:shapelayout>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OpenInPublishingView" w:val="0"/>
  </w:docVars>
  <w:rsids>
    <w:rsidRoot w:val="000853AD"/>
    <w:rsid w:val="00001D54"/>
    <w:rsid w:val="0000520B"/>
    <w:rsid w:val="00005A3D"/>
    <w:rsid w:val="000069D4"/>
    <w:rsid w:val="00006C8E"/>
    <w:rsid w:val="00010EB1"/>
    <w:rsid w:val="000113AF"/>
    <w:rsid w:val="0001143A"/>
    <w:rsid w:val="00013808"/>
    <w:rsid w:val="000154B3"/>
    <w:rsid w:val="0001752F"/>
    <w:rsid w:val="00017DC2"/>
    <w:rsid w:val="00017F68"/>
    <w:rsid w:val="000237E0"/>
    <w:rsid w:val="00025C17"/>
    <w:rsid w:val="000279C0"/>
    <w:rsid w:val="00031E8B"/>
    <w:rsid w:val="00034C7E"/>
    <w:rsid w:val="00037A72"/>
    <w:rsid w:val="00037F4C"/>
    <w:rsid w:val="00041305"/>
    <w:rsid w:val="000417B6"/>
    <w:rsid w:val="000465B0"/>
    <w:rsid w:val="00047E1D"/>
    <w:rsid w:val="00053BD5"/>
    <w:rsid w:val="000551E5"/>
    <w:rsid w:val="0005691B"/>
    <w:rsid w:val="00057FEB"/>
    <w:rsid w:val="00060D3A"/>
    <w:rsid w:val="00063F00"/>
    <w:rsid w:val="000672D4"/>
    <w:rsid w:val="00071BF9"/>
    <w:rsid w:val="00074434"/>
    <w:rsid w:val="00074AEC"/>
    <w:rsid w:val="00077707"/>
    <w:rsid w:val="0008065F"/>
    <w:rsid w:val="00081973"/>
    <w:rsid w:val="000828A2"/>
    <w:rsid w:val="000842D7"/>
    <w:rsid w:val="000853AD"/>
    <w:rsid w:val="00086BF7"/>
    <w:rsid w:val="000A2812"/>
    <w:rsid w:val="000A2C26"/>
    <w:rsid w:val="000A3EB5"/>
    <w:rsid w:val="000B3017"/>
    <w:rsid w:val="000B3091"/>
    <w:rsid w:val="000B37C6"/>
    <w:rsid w:val="000B52EE"/>
    <w:rsid w:val="000B53E8"/>
    <w:rsid w:val="000B674F"/>
    <w:rsid w:val="000B6B57"/>
    <w:rsid w:val="000C0149"/>
    <w:rsid w:val="000C0152"/>
    <w:rsid w:val="000C142E"/>
    <w:rsid w:val="000C1F87"/>
    <w:rsid w:val="000C5F0C"/>
    <w:rsid w:val="000C6066"/>
    <w:rsid w:val="000C7F26"/>
    <w:rsid w:val="000D37D5"/>
    <w:rsid w:val="000D726B"/>
    <w:rsid w:val="000D7E0E"/>
    <w:rsid w:val="000E0CD8"/>
    <w:rsid w:val="000E4D03"/>
    <w:rsid w:val="000F0187"/>
    <w:rsid w:val="000F23D0"/>
    <w:rsid w:val="000F4153"/>
    <w:rsid w:val="000F77AA"/>
    <w:rsid w:val="00101D33"/>
    <w:rsid w:val="0010389F"/>
    <w:rsid w:val="00103AB8"/>
    <w:rsid w:val="00106B29"/>
    <w:rsid w:val="00113282"/>
    <w:rsid w:val="001134F9"/>
    <w:rsid w:val="00116DD8"/>
    <w:rsid w:val="001200FD"/>
    <w:rsid w:val="001231C1"/>
    <w:rsid w:val="00130A72"/>
    <w:rsid w:val="00131DBA"/>
    <w:rsid w:val="0013341F"/>
    <w:rsid w:val="00134C30"/>
    <w:rsid w:val="001415F2"/>
    <w:rsid w:val="001418AE"/>
    <w:rsid w:val="00141FBC"/>
    <w:rsid w:val="00150380"/>
    <w:rsid w:val="00151750"/>
    <w:rsid w:val="00152AB4"/>
    <w:rsid w:val="00153EEE"/>
    <w:rsid w:val="00154EA4"/>
    <w:rsid w:val="001552F4"/>
    <w:rsid w:val="00155CD3"/>
    <w:rsid w:val="00156F68"/>
    <w:rsid w:val="001571F8"/>
    <w:rsid w:val="00161662"/>
    <w:rsid w:val="00162E22"/>
    <w:rsid w:val="0016419A"/>
    <w:rsid w:val="00170879"/>
    <w:rsid w:val="00170EDD"/>
    <w:rsid w:val="00171ECD"/>
    <w:rsid w:val="00174568"/>
    <w:rsid w:val="001754EC"/>
    <w:rsid w:val="00176404"/>
    <w:rsid w:val="00176B37"/>
    <w:rsid w:val="001810C6"/>
    <w:rsid w:val="00181E65"/>
    <w:rsid w:val="00184A22"/>
    <w:rsid w:val="00184F7C"/>
    <w:rsid w:val="00192471"/>
    <w:rsid w:val="00193D93"/>
    <w:rsid w:val="00196016"/>
    <w:rsid w:val="00197008"/>
    <w:rsid w:val="001972B3"/>
    <w:rsid w:val="001A2601"/>
    <w:rsid w:val="001A345C"/>
    <w:rsid w:val="001A6AEF"/>
    <w:rsid w:val="001A6FCA"/>
    <w:rsid w:val="001A7917"/>
    <w:rsid w:val="001B0F39"/>
    <w:rsid w:val="001B3278"/>
    <w:rsid w:val="001B4A39"/>
    <w:rsid w:val="001B765A"/>
    <w:rsid w:val="001C060A"/>
    <w:rsid w:val="001C17E7"/>
    <w:rsid w:val="001C2A69"/>
    <w:rsid w:val="001C35C7"/>
    <w:rsid w:val="001C65A8"/>
    <w:rsid w:val="001D0171"/>
    <w:rsid w:val="001D0261"/>
    <w:rsid w:val="001D1C46"/>
    <w:rsid w:val="001D3D56"/>
    <w:rsid w:val="001D5555"/>
    <w:rsid w:val="001D6FE5"/>
    <w:rsid w:val="001E31AE"/>
    <w:rsid w:val="001E358E"/>
    <w:rsid w:val="001E4E5C"/>
    <w:rsid w:val="001E6F90"/>
    <w:rsid w:val="001F2060"/>
    <w:rsid w:val="001F4422"/>
    <w:rsid w:val="001F452F"/>
    <w:rsid w:val="002021F1"/>
    <w:rsid w:val="00202E9D"/>
    <w:rsid w:val="002035A2"/>
    <w:rsid w:val="0020539E"/>
    <w:rsid w:val="002124AD"/>
    <w:rsid w:val="00212865"/>
    <w:rsid w:val="002161EF"/>
    <w:rsid w:val="002177FF"/>
    <w:rsid w:val="002206A1"/>
    <w:rsid w:val="00224069"/>
    <w:rsid w:val="00231A35"/>
    <w:rsid w:val="00234529"/>
    <w:rsid w:val="00236F19"/>
    <w:rsid w:val="0023738F"/>
    <w:rsid w:val="0024327E"/>
    <w:rsid w:val="00243F0F"/>
    <w:rsid w:val="0024430C"/>
    <w:rsid w:val="002455B5"/>
    <w:rsid w:val="0024769D"/>
    <w:rsid w:val="0025066E"/>
    <w:rsid w:val="00253614"/>
    <w:rsid w:val="00254592"/>
    <w:rsid w:val="002565AA"/>
    <w:rsid w:val="002609E3"/>
    <w:rsid w:val="002627A7"/>
    <w:rsid w:val="00265606"/>
    <w:rsid w:val="00267C73"/>
    <w:rsid w:val="00270DD0"/>
    <w:rsid w:val="00272480"/>
    <w:rsid w:val="00275C3A"/>
    <w:rsid w:val="00275DB5"/>
    <w:rsid w:val="002765F4"/>
    <w:rsid w:val="0027693D"/>
    <w:rsid w:val="00282625"/>
    <w:rsid w:val="00283C14"/>
    <w:rsid w:val="002844C4"/>
    <w:rsid w:val="00286690"/>
    <w:rsid w:val="0028680E"/>
    <w:rsid w:val="002927B5"/>
    <w:rsid w:val="00292D04"/>
    <w:rsid w:val="002A1B07"/>
    <w:rsid w:val="002A462C"/>
    <w:rsid w:val="002A473E"/>
    <w:rsid w:val="002B03DE"/>
    <w:rsid w:val="002B2791"/>
    <w:rsid w:val="002B367F"/>
    <w:rsid w:val="002B3D42"/>
    <w:rsid w:val="002B5E16"/>
    <w:rsid w:val="002B73E6"/>
    <w:rsid w:val="002C06CC"/>
    <w:rsid w:val="002C18CC"/>
    <w:rsid w:val="002C44AB"/>
    <w:rsid w:val="002C4618"/>
    <w:rsid w:val="002C6145"/>
    <w:rsid w:val="002D02D1"/>
    <w:rsid w:val="002D0A25"/>
    <w:rsid w:val="002D241C"/>
    <w:rsid w:val="002D2E20"/>
    <w:rsid w:val="002D3046"/>
    <w:rsid w:val="002D71B4"/>
    <w:rsid w:val="002E0ED2"/>
    <w:rsid w:val="002E21BC"/>
    <w:rsid w:val="002E3AB7"/>
    <w:rsid w:val="002E49AB"/>
    <w:rsid w:val="002E4B35"/>
    <w:rsid w:val="002E5025"/>
    <w:rsid w:val="002E794A"/>
    <w:rsid w:val="002F4826"/>
    <w:rsid w:val="002F5DB9"/>
    <w:rsid w:val="00301C53"/>
    <w:rsid w:val="00301FBE"/>
    <w:rsid w:val="00302E36"/>
    <w:rsid w:val="00307613"/>
    <w:rsid w:val="0031348F"/>
    <w:rsid w:val="0031382B"/>
    <w:rsid w:val="003150B2"/>
    <w:rsid w:val="00316C3E"/>
    <w:rsid w:val="00320572"/>
    <w:rsid w:val="003226E4"/>
    <w:rsid w:val="0032641C"/>
    <w:rsid w:val="00327D27"/>
    <w:rsid w:val="00334163"/>
    <w:rsid w:val="0033668C"/>
    <w:rsid w:val="0033720E"/>
    <w:rsid w:val="00340DBB"/>
    <w:rsid w:val="00342D7C"/>
    <w:rsid w:val="003446DE"/>
    <w:rsid w:val="0034618F"/>
    <w:rsid w:val="00346D0A"/>
    <w:rsid w:val="00347A96"/>
    <w:rsid w:val="00354074"/>
    <w:rsid w:val="003540F2"/>
    <w:rsid w:val="003562B7"/>
    <w:rsid w:val="00357FD4"/>
    <w:rsid w:val="0036128D"/>
    <w:rsid w:val="003616BD"/>
    <w:rsid w:val="0036202D"/>
    <w:rsid w:val="003634F8"/>
    <w:rsid w:val="00365D1F"/>
    <w:rsid w:val="00366A7A"/>
    <w:rsid w:val="00367739"/>
    <w:rsid w:val="003744F3"/>
    <w:rsid w:val="00374569"/>
    <w:rsid w:val="00375084"/>
    <w:rsid w:val="0037550F"/>
    <w:rsid w:val="00375BDB"/>
    <w:rsid w:val="00380623"/>
    <w:rsid w:val="00380697"/>
    <w:rsid w:val="00380BCA"/>
    <w:rsid w:val="00383B62"/>
    <w:rsid w:val="00384342"/>
    <w:rsid w:val="00384A82"/>
    <w:rsid w:val="003859DE"/>
    <w:rsid w:val="00387E62"/>
    <w:rsid w:val="00387EFC"/>
    <w:rsid w:val="003905E2"/>
    <w:rsid w:val="0039218C"/>
    <w:rsid w:val="00392A50"/>
    <w:rsid w:val="00393CFE"/>
    <w:rsid w:val="003A2DF7"/>
    <w:rsid w:val="003A55D9"/>
    <w:rsid w:val="003A6580"/>
    <w:rsid w:val="003B1F45"/>
    <w:rsid w:val="003B28C1"/>
    <w:rsid w:val="003B5BBB"/>
    <w:rsid w:val="003B681B"/>
    <w:rsid w:val="003B6EC1"/>
    <w:rsid w:val="003C0015"/>
    <w:rsid w:val="003C22F6"/>
    <w:rsid w:val="003C3CA6"/>
    <w:rsid w:val="003C4781"/>
    <w:rsid w:val="003C4A83"/>
    <w:rsid w:val="003C56C8"/>
    <w:rsid w:val="003C7216"/>
    <w:rsid w:val="003D0326"/>
    <w:rsid w:val="003D1382"/>
    <w:rsid w:val="003D25CB"/>
    <w:rsid w:val="003D4F89"/>
    <w:rsid w:val="003D5424"/>
    <w:rsid w:val="003D7A8D"/>
    <w:rsid w:val="003D7BAA"/>
    <w:rsid w:val="003E180C"/>
    <w:rsid w:val="003E2CF6"/>
    <w:rsid w:val="003E2FD7"/>
    <w:rsid w:val="003E3652"/>
    <w:rsid w:val="003E5D80"/>
    <w:rsid w:val="003F1036"/>
    <w:rsid w:val="003F3080"/>
    <w:rsid w:val="003F40B9"/>
    <w:rsid w:val="003F72B2"/>
    <w:rsid w:val="00400EF3"/>
    <w:rsid w:val="00403479"/>
    <w:rsid w:val="0040470F"/>
    <w:rsid w:val="00404723"/>
    <w:rsid w:val="00405620"/>
    <w:rsid w:val="004070C8"/>
    <w:rsid w:val="00407982"/>
    <w:rsid w:val="00411353"/>
    <w:rsid w:val="00414397"/>
    <w:rsid w:val="004223F9"/>
    <w:rsid w:val="004230DC"/>
    <w:rsid w:val="00425281"/>
    <w:rsid w:val="004372BD"/>
    <w:rsid w:val="00437652"/>
    <w:rsid w:val="00437D50"/>
    <w:rsid w:val="00441DE3"/>
    <w:rsid w:val="00442531"/>
    <w:rsid w:val="00443979"/>
    <w:rsid w:val="0044609E"/>
    <w:rsid w:val="00447A20"/>
    <w:rsid w:val="004512AC"/>
    <w:rsid w:val="00451EDD"/>
    <w:rsid w:val="004608D9"/>
    <w:rsid w:val="0046150B"/>
    <w:rsid w:val="00465F1D"/>
    <w:rsid w:val="00467747"/>
    <w:rsid w:val="00467E86"/>
    <w:rsid w:val="004707E5"/>
    <w:rsid w:val="00471F47"/>
    <w:rsid w:val="00475538"/>
    <w:rsid w:val="00480C0A"/>
    <w:rsid w:val="00484C58"/>
    <w:rsid w:val="00485064"/>
    <w:rsid w:val="00485427"/>
    <w:rsid w:val="00486B29"/>
    <w:rsid w:val="00487D17"/>
    <w:rsid w:val="0049120C"/>
    <w:rsid w:val="00491E47"/>
    <w:rsid w:val="00492341"/>
    <w:rsid w:val="00496087"/>
    <w:rsid w:val="0049629B"/>
    <w:rsid w:val="004A08D7"/>
    <w:rsid w:val="004A1443"/>
    <w:rsid w:val="004A2258"/>
    <w:rsid w:val="004A233F"/>
    <w:rsid w:val="004A40DF"/>
    <w:rsid w:val="004A44F7"/>
    <w:rsid w:val="004A7B5C"/>
    <w:rsid w:val="004B1890"/>
    <w:rsid w:val="004B30D3"/>
    <w:rsid w:val="004B3551"/>
    <w:rsid w:val="004B3848"/>
    <w:rsid w:val="004B39C7"/>
    <w:rsid w:val="004B4318"/>
    <w:rsid w:val="004B558F"/>
    <w:rsid w:val="004B58E7"/>
    <w:rsid w:val="004C3255"/>
    <w:rsid w:val="004C7B5F"/>
    <w:rsid w:val="004C7C8E"/>
    <w:rsid w:val="004D04E0"/>
    <w:rsid w:val="004D1657"/>
    <w:rsid w:val="004D16D4"/>
    <w:rsid w:val="004D303A"/>
    <w:rsid w:val="004E3F4A"/>
    <w:rsid w:val="004E7CA1"/>
    <w:rsid w:val="004F025E"/>
    <w:rsid w:val="004F1520"/>
    <w:rsid w:val="004F297D"/>
    <w:rsid w:val="004F2E68"/>
    <w:rsid w:val="004F3BFD"/>
    <w:rsid w:val="004F45B3"/>
    <w:rsid w:val="004F4F9C"/>
    <w:rsid w:val="004F69FA"/>
    <w:rsid w:val="004F74AC"/>
    <w:rsid w:val="00501439"/>
    <w:rsid w:val="00501B1C"/>
    <w:rsid w:val="00502669"/>
    <w:rsid w:val="00502670"/>
    <w:rsid w:val="00502BCF"/>
    <w:rsid w:val="00504563"/>
    <w:rsid w:val="00506EDE"/>
    <w:rsid w:val="00507C42"/>
    <w:rsid w:val="0051271C"/>
    <w:rsid w:val="00516564"/>
    <w:rsid w:val="0052096D"/>
    <w:rsid w:val="00520EC9"/>
    <w:rsid w:val="005216DE"/>
    <w:rsid w:val="00526EA9"/>
    <w:rsid w:val="00530A5C"/>
    <w:rsid w:val="00537E71"/>
    <w:rsid w:val="005434A9"/>
    <w:rsid w:val="00544027"/>
    <w:rsid w:val="00544F1A"/>
    <w:rsid w:val="00545F13"/>
    <w:rsid w:val="00547DCE"/>
    <w:rsid w:val="005535D7"/>
    <w:rsid w:val="005541A0"/>
    <w:rsid w:val="00554911"/>
    <w:rsid w:val="005669D1"/>
    <w:rsid w:val="005675F0"/>
    <w:rsid w:val="0057106D"/>
    <w:rsid w:val="00573C48"/>
    <w:rsid w:val="0057745A"/>
    <w:rsid w:val="00577D38"/>
    <w:rsid w:val="00583571"/>
    <w:rsid w:val="00585A9B"/>
    <w:rsid w:val="005911CA"/>
    <w:rsid w:val="0059148F"/>
    <w:rsid w:val="00596C1E"/>
    <w:rsid w:val="005A222C"/>
    <w:rsid w:val="005A4408"/>
    <w:rsid w:val="005A5505"/>
    <w:rsid w:val="005A6879"/>
    <w:rsid w:val="005B4BE5"/>
    <w:rsid w:val="005C034D"/>
    <w:rsid w:val="005C2033"/>
    <w:rsid w:val="005C20B6"/>
    <w:rsid w:val="005C334D"/>
    <w:rsid w:val="005C373A"/>
    <w:rsid w:val="005C4A48"/>
    <w:rsid w:val="005C4F98"/>
    <w:rsid w:val="005D260D"/>
    <w:rsid w:val="005D3F0F"/>
    <w:rsid w:val="005D4B0F"/>
    <w:rsid w:val="005D5AFF"/>
    <w:rsid w:val="005D5C91"/>
    <w:rsid w:val="005D5D66"/>
    <w:rsid w:val="005D5FDE"/>
    <w:rsid w:val="005D69A0"/>
    <w:rsid w:val="005D76D6"/>
    <w:rsid w:val="005E4716"/>
    <w:rsid w:val="005E5583"/>
    <w:rsid w:val="005F1382"/>
    <w:rsid w:val="005F20DD"/>
    <w:rsid w:val="005F2948"/>
    <w:rsid w:val="005F65F3"/>
    <w:rsid w:val="005F70D7"/>
    <w:rsid w:val="0060037A"/>
    <w:rsid w:val="00600EAA"/>
    <w:rsid w:val="006023AC"/>
    <w:rsid w:val="006129AF"/>
    <w:rsid w:val="00613081"/>
    <w:rsid w:val="006131BD"/>
    <w:rsid w:val="006152DC"/>
    <w:rsid w:val="00615AB5"/>
    <w:rsid w:val="00615BDA"/>
    <w:rsid w:val="006206DD"/>
    <w:rsid w:val="00620FB8"/>
    <w:rsid w:val="00624AF6"/>
    <w:rsid w:val="006308CD"/>
    <w:rsid w:val="00632AE8"/>
    <w:rsid w:val="00633E73"/>
    <w:rsid w:val="00634C2F"/>
    <w:rsid w:val="006354CF"/>
    <w:rsid w:val="00635907"/>
    <w:rsid w:val="0063634D"/>
    <w:rsid w:val="00637325"/>
    <w:rsid w:val="00637403"/>
    <w:rsid w:val="006407F1"/>
    <w:rsid w:val="00641666"/>
    <w:rsid w:val="00642120"/>
    <w:rsid w:val="0064357F"/>
    <w:rsid w:val="00643FED"/>
    <w:rsid w:val="00644EE9"/>
    <w:rsid w:val="00646A4F"/>
    <w:rsid w:val="00647A9A"/>
    <w:rsid w:val="006521B2"/>
    <w:rsid w:val="006533F5"/>
    <w:rsid w:val="00655CD4"/>
    <w:rsid w:val="006560E5"/>
    <w:rsid w:val="006560EB"/>
    <w:rsid w:val="006615BA"/>
    <w:rsid w:val="00662425"/>
    <w:rsid w:val="00663679"/>
    <w:rsid w:val="00664611"/>
    <w:rsid w:val="00666AAB"/>
    <w:rsid w:val="00666D3A"/>
    <w:rsid w:val="00673088"/>
    <w:rsid w:val="0067337C"/>
    <w:rsid w:val="00674965"/>
    <w:rsid w:val="0067613E"/>
    <w:rsid w:val="00682044"/>
    <w:rsid w:val="006820F8"/>
    <w:rsid w:val="0069148E"/>
    <w:rsid w:val="00694C45"/>
    <w:rsid w:val="00695736"/>
    <w:rsid w:val="00696868"/>
    <w:rsid w:val="00697F54"/>
    <w:rsid w:val="006A0CC0"/>
    <w:rsid w:val="006A15A6"/>
    <w:rsid w:val="006A2E85"/>
    <w:rsid w:val="006A4549"/>
    <w:rsid w:val="006A53F6"/>
    <w:rsid w:val="006A5F02"/>
    <w:rsid w:val="006A65A3"/>
    <w:rsid w:val="006A7DC8"/>
    <w:rsid w:val="006B0114"/>
    <w:rsid w:val="006B50FB"/>
    <w:rsid w:val="006B7CBD"/>
    <w:rsid w:val="006C163B"/>
    <w:rsid w:val="006C4257"/>
    <w:rsid w:val="006C542C"/>
    <w:rsid w:val="006C5488"/>
    <w:rsid w:val="006C7386"/>
    <w:rsid w:val="006D074C"/>
    <w:rsid w:val="006D11C1"/>
    <w:rsid w:val="006D4F91"/>
    <w:rsid w:val="006E21A7"/>
    <w:rsid w:val="006E3A7B"/>
    <w:rsid w:val="006E4AB4"/>
    <w:rsid w:val="006F0271"/>
    <w:rsid w:val="006F0375"/>
    <w:rsid w:val="006F11B3"/>
    <w:rsid w:val="006F1DCA"/>
    <w:rsid w:val="006F63D9"/>
    <w:rsid w:val="006F700A"/>
    <w:rsid w:val="007003D7"/>
    <w:rsid w:val="00705DBA"/>
    <w:rsid w:val="00706D54"/>
    <w:rsid w:val="00710BAA"/>
    <w:rsid w:val="00713A6F"/>
    <w:rsid w:val="00714C27"/>
    <w:rsid w:val="0071517B"/>
    <w:rsid w:val="00723CDF"/>
    <w:rsid w:val="007261E4"/>
    <w:rsid w:val="00726606"/>
    <w:rsid w:val="00732606"/>
    <w:rsid w:val="007326F4"/>
    <w:rsid w:val="00733CFB"/>
    <w:rsid w:val="00735B69"/>
    <w:rsid w:val="007369B8"/>
    <w:rsid w:val="00736B96"/>
    <w:rsid w:val="00737332"/>
    <w:rsid w:val="00737345"/>
    <w:rsid w:val="0073793F"/>
    <w:rsid w:val="00742183"/>
    <w:rsid w:val="00743D37"/>
    <w:rsid w:val="00745711"/>
    <w:rsid w:val="00754448"/>
    <w:rsid w:val="0075594D"/>
    <w:rsid w:val="0075617B"/>
    <w:rsid w:val="00757DE1"/>
    <w:rsid w:val="0076101D"/>
    <w:rsid w:val="007640CF"/>
    <w:rsid w:val="00764235"/>
    <w:rsid w:val="00765B13"/>
    <w:rsid w:val="00770633"/>
    <w:rsid w:val="00771999"/>
    <w:rsid w:val="0077374F"/>
    <w:rsid w:val="00773B41"/>
    <w:rsid w:val="00774590"/>
    <w:rsid w:val="007748C7"/>
    <w:rsid w:val="007770E9"/>
    <w:rsid w:val="007838D1"/>
    <w:rsid w:val="0078397F"/>
    <w:rsid w:val="00783A8A"/>
    <w:rsid w:val="007842B9"/>
    <w:rsid w:val="007860D2"/>
    <w:rsid w:val="0078769B"/>
    <w:rsid w:val="0079044C"/>
    <w:rsid w:val="00791BEF"/>
    <w:rsid w:val="00792FCE"/>
    <w:rsid w:val="007A21B6"/>
    <w:rsid w:val="007A26F1"/>
    <w:rsid w:val="007A2B2C"/>
    <w:rsid w:val="007A6341"/>
    <w:rsid w:val="007B06AA"/>
    <w:rsid w:val="007B1B35"/>
    <w:rsid w:val="007B4535"/>
    <w:rsid w:val="007B5C60"/>
    <w:rsid w:val="007C2AF7"/>
    <w:rsid w:val="007C4E69"/>
    <w:rsid w:val="007C5326"/>
    <w:rsid w:val="007D1A0C"/>
    <w:rsid w:val="007D1C96"/>
    <w:rsid w:val="007D5307"/>
    <w:rsid w:val="007D5C82"/>
    <w:rsid w:val="007E26E2"/>
    <w:rsid w:val="007F0E98"/>
    <w:rsid w:val="007F0EF3"/>
    <w:rsid w:val="007F59B4"/>
    <w:rsid w:val="007F70EA"/>
    <w:rsid w:val="00802507"/>
    <w:rsid w:val="00803C79"/>
    <w:rsid w:val="00806A10"/>
    <w:rsid w:val="008070BA"/>
    <w:rsid w:val="0080748E"/>
    <w:rsid w:val="008078FB"/>
    <w:rsid w:val="00807AE2"/>
    <w:rsid w:val="0081039F"/>
    <w:rsid w:val="0081220A"/>
    <w:rsid w:val="008133BC"/>
    <w:rsid w:val="008154A8"/>
    <w:rsid w:val="00820B65"/>
    <w:rsid w:val="00823448"/>
    <w:rsid w:val="008241C0"/>
    <w:rsid w:val="008249D6"/>
    <w:rsid w:val="00825217"/>
    <w:rsid w:val="00826140"/>
    <w:rsid w:val="008333A0"/>
    <w:rsid w:val="0083599B"/>
    <w:rsid w:val="008362B9"/>
    <w:rsid w:val="008431FC"/>
    <w:rsid w:val="00844270"/>
    <w:rsid w:val="00850053"/>
    <w:rsid w:val="00850684"/>
    <w:rsid w:val="00854245"/>
    <w:rsid w:val="008604B8"/>
    <w:rsid w:val="00860AF9"/>
    <w:rsid w:val="00864730"/>
    <w:rsid w:val="00867474"/>
    <w:rsid w:val="00867862"/>
    <w:rsid w:val="00870DEA"/>
    <w:rsid w:val="00871900"/>
    <w:rsid w:val="0087748E"/>
    <w:rsid w:val="00880D8E"/>
    <w:rsid w:val="00881F9B"/>
    <w:rsid w:val="00882BE6"/>
    <w:rsid w:val="008846EA"/>
    <w:rsid w:val="00884AF8"/>
    <w:rsid w:val="00884FFF"/>
    <w:rsid w:val="0089367E"/>
    <w:rsid w:val="00896264"/>
    <w:rsid w:val="00897AF6"/>
    <w:rsid w:val="008A0177"/>
    <w:rsid w:val="008A1A4E"/>
    <w:rsid w:val="008A3023"/>
    <w:rsid w:val="008A4123"/>
    <w:rsid w:val="008A49C6"/>
    <w:rsid w:val="008A537F"/>
    <w:rsid w:val="008B03AC"/>
    <w:rsid w:val="008B0827"/>
    <w:rsid w:val="008B0FF3"/>
    <w:rsid w:val="008B12A0"/>
    <w:rsid w:val="008B3026"/>
    <w:rsid w:val="008B41F7"/>
    <w:rsid w:val="008C121C"/>
    <w:rsid w:val="008C343D"/>
    <w:rsid w:val="008C3D47"/>
    <w:rsid w:val="008C5985"/>
    <w:rsid w:val="008C63C6"/>
    <w:rsid w:val="008C7607"/>
    <w:rsid w:val="008D3611"/>
    <w:rsid w:val="008E0D68"/>
    <w:rsid w:val="008E13B4"/>
    <w:rsid w:val="008E1B01"/>
    <w:rsid w:val="008E2DA6"/>
    <w:rsid w:val="008E33A3"/>
    <w:rsid w:val="008E43A6"/>
    <w:rsid w:val="008E4BA2"/>
    <w:rsid w:val="008E5FA0"/>
    <w:rsid w:val="008F1F8C"/>
    <w:rsid w:val="008F2485"/>
    <w:rsid w:val="008F2610"/>
    <w:rsid w:val="008F6694"/>
    <w:rsid w:val="008F7596"/>
    <w:rsid w:val="008F75C8"/>
    <w:rsid w:val="008F75F5"/>
    <w:rsid w:val="009024B6"/>
    <w:rsid w:val="0090382E"/>
    <w:rsid w:val="0090497C"/>
    <w:rsid w:val="00906832"/>
    <w:rsid w:val="00906B50"/>
    <w:rsid w:val="009123CF"/>
    <w:rsid w:val="00913295"/>
    <w:rsid w:val="009134FE"/>
    <w:rsid w:val="00913BD4"/>
    <w:rsid w:val="00913C15"/>
    <w:rsid w:val="00915F6B"/>
    <w:rsid w:val="00916D3E"/>
    <w:rsid w:val="00920FC3"/>
    <w:rsid w:val="009221CE"/>
    <w:rsid w:val="0092239A"/>
    <w:rsid w:val="009332B6"/>
    <w:rsid w:val="00933868"/>
    <w:rsid w:val="00933BC8"/>
    <w:rsid w:val="00935DA4"/>
    <w:rsid w:val="00937D9C"/>
    <w:rsid w:val="00941A2D"/>
    <w:rsid w:val="00944AE7"/>
    <w:rsid w:val="00946782"/>
    <w:rsid w:val="00947E6B"/>
    <w:rsid w:val="00951359"/>
    <w:rsid w:val="00951F54"/>
    <w:rsid w:val="009536B4"/>
    <w:rsid w:val="00953F85"/>
    <w:rsid w:val="00954E33"/>
    <w:rsid w:val="009557D9"/>
    <w:rsid w:val="00956523"/>
    <w:rsid w:val="009623D8"/>
    <w:rsid w:val="00962EB2"/>
    <w:rsid w:val="00965629"/>
    <w:rsid w:val="009668C8"/>
    <w:rsid w:val="009703A6"/>
    <w:rsid w:val="00972D7B"/>
    <w:rsid w:val="00973D5C"/>
    <w:rsid w:val="00975CFD"/>
    <w:rsid w:val="00981F09"/>
    <w:rsid w:val="00982291"/>
    <w:rsid w:val="00983248"/>
    <w:rsid w:val="0098594F"/>
    <w:rsid w:val="0098769F"/>
    <w:rsid w:val="009931E5"/>
    <w:rsid w:val="009A02A2"/>
    <w:rsid w:val="009A0CF3"/>
    <w:rsid w:val="009A4215"/>
    <w:rsid w:val="009B1D78"/>
    <w:rsid w:val="009B2660"/>
    <w:rsid w:val="009B26C7"/>
    <w:rsid w:val="009B31CC"/>
    <w:rsid w:val="009B3BAB"/>
    <w:rsid w:val="009B49B7"/>
    <w:rsid w:val="009B54E6"/>
    <w:rsid w:val="009C29FA"/>
    <w:rsid w:val="009C4DDD"/>
    <w:rsid w:val="009C5D2A"/>
    <w:rsid w:val="009C631C"/>
    <w:rsid w:val="009C7C69"/>
    <w:rsid w:val="009D0B89"/>
    <w:rsid w:val="009D1781"/>
    <w:rsid w:val="009D1AEB"/>
    <w:rsid w:val="009D2352"/>
    <w:rsid w:val="009D465C"/>
    <w:rsid w:val="009D4C5C"/>
    <w:rsid w:val="009D5AE2"/>
    <w:rsid w:val="009D7436"/>
    <w:rsid w:val="009D7794"/>
    <w:rsid w:val="009E1AC0"/>
    <w:rsid w:val="009E2CD4"/>
    <w:rsid w:val="009E7C16"/>
    <w:rsid w:val="009E7CD4"/>
    <w:rsid w:val="009E7CEA"/>
    <w:rsid w:val="009F109B"/>
    <w:rsid w:val="009F28E2"/>
    <w:rsid w:val="009F2A66"/>
    <w:rsid w:val="009F5300"/>
    <w:rsid w:val="009F58CC"/>
    <w:rsid w:val="009F59C2"/>
    <w:rsid w:val="009F5DA9"/>
    <w:rsid w:val="009F5E47"/>
    <w:rsid w:val="009F6253"/>
    <w:rsid w:val="009F6824"/>
    <w:rsid w:val="009F6C3A"/>
    <w:rsid w:val="00A007BA"/>
    <w:rsid w:val="00A00AA0"/>
    <w:rsid w:val="00A00DB1"/>
    <w:rsid w:val="00A01E05"/>
    <w:rsid w:val="00A029DD"/>
    <w:rsid w:val="00A051F5"/>
    <w:rsid w:val="00A05B11"/>
    <w:rsid w:val="00A07909"/>
    <w:rsid w:val="00A10704"/>
    <w:rsid w:val="00A1251D"/>
    <w:rsid w:val="00A151BB"/>
    <w:rsid w:val="00A15352"/>
    <w:rsid w:val="00A2098E"/>
    <w:rsid w:val="00A21095"/>
    <w:rsid w:val="00A2111A"/>
    <w:rsid w:val="00A2371C"/>
    <w:rsid w:val="00A23BF0"/>
    <w:rsid w:val="00A25AB5"/>
    <w:rsid w:val="00A26F4E"/>
    <w:rsid w:val="00A279A0"/>
    <w:rsid w:val="00A31BF9"/>
    <w:rsid w:val="00A341E7"/>
    <w:rsid w:val="00A37C68"/>
    <w:rsid w:val="00A40A8D"/>
    <w:rsid w:val="00A42E05"/>
    <w:rsid w:val="00A43D84"/>
    <w:rsid w:val="00A46965"/>
    <w:rsid w:val="00A475A7"/>
    <w:rsid w:val="00A47F53"/>
    <w:rsid w:val="00A51048"/>
    <w:rsid w:val="00A5726B"/>
    <w:rsid w:val="00A60D81"/>
    <w:rsid w:val="00A618AA"/>
    <w:rsid w:val="00A61D12"/>
    <w:rsid w:val="00A6258F"/>
    <w:rsid w:val="00A713ED"/>
    <w:rsid w:val="00A75439"/>
    <w:rsid w:val="00A75C82"/>
    <w:rsid w:val="00A80057"/>
    <w:rsid w:val="00A8064A"/>
    <w:rsid w:val="00A827F9"/>
    <w:rsid w:val="00A83224"/>
    <w:rsid w:val="00A83EA0"/>
    <w:rsid w:val="00A83EFB"/>
    <w:rsid w:val="00A87CA6"/>
    <w:rsid w:val="00A92069"/>
    <w:rsid w:val="00A920C0"/>
    <w:rsid w:val="00A92E9E"/>
    <w:rsid w:val="00A941DB"/>
    <w:rsid w:val="00A976C0"/>
    <w:rsid w:val="00AA371B"/>
    <w:rsid w:val="00AA3990"/>
    <w:rsid w:val="00AA3DCD"/>
    <w:rsid w:val="00AA3EEB"/>
    <w:rsid w:val="00AA3FA2"/>
    <w:rsid w:val="00AA5941"/>
    <w:rsid w:val="00AA5E41"/>
    <w:rsid w:val="00AA5F64"/>
    <w:rsid w:val="00AA6268"/>
    <w:rsid w:val="00AA6AB3"/>
    <w:rsid w:val="00AB1621"/>
    <w:rsid w:val="00AB1F3E"/>
    <w:rsid w:val="00AB3170"/>
    <w:rsid w:val="00AB4F64"/>
    <w:rsid w:val="00AC081A"/>
    <w:rsid w:val="00AC13A0"/>
    <w:rsid w:val="00AC2738"/>
    <w:rsid w:val="00AC4109"/>
    <w:rsid w:val="00AC6701"/>
    <w:rsid w:val="00AC6BF9"/>
    <w:rsid w:val="00AC79EC"/>
    <w:rsid w:val="00AD0D17"/>
    <w:rsid w:val="00AD1620"/>
    <w:rsid w:val="00AD4C7D"/>
    <w:rsid w:val="00AD7C78"/>
    <w:rsid w:val="00AE11D6"/>
    <w:rsid w:val="00AE17EF"/>
    <w:rsid w:val="00AE19F6"/>
    <w:rsid w:val="00AE1C0F"/>
    <w:rsid w:val="00AE3FBE"/>
    <w:rsid w:val="00AE4058"/>
    <w:rsid w:val="00AE67B1"/>
    <w:rsid w:val="00AE79E3"/>
    <w:rsid w:val="00AF3869"/>
    <w:rsid w:val="00AF3873"/>
    <w:rsid w:val="00AF41CF"/>
    <w:rsid w:val="00AF4CD0"/>
    <w:rsid w:val="00AF747E"/>
    <w:rsid w:val="00B00211"/>
    <w:rsid w:val="00B02638"/>
    <w:rsid w:val="00B02678"/>
    <w:rsid w:val="00B042CF"/>
    <w:rsid w:val="00B0512A"/>
    <w:rsid w:val="00B058B2"/>
    <w:rsid w:val="00B10B35"/>
    <w:rsid w:val="00B124DA"/>
    <w:rsid w:val="00B14729"/>
    <w:rsid w:val="00B147B0"/>
    <w:rsid w:val="00B21BB0"/>
    <w:rsid w:val="00B22B64"/>
    <w:rsid w:val="00B23180"/>
    <w:rsid w:val="00B231D5"/>
    <w:rsid w:val="00B235B8"/>
    <w:rsid w:val="00B25318"/>
    <w:rsid w:val="00B27131"/>
    <w:rsid w:val="00B306D6"/>
    <w:rsid w:val="00B32CBB"/>
    <w:rsid w:val="00B32E6F"/>
    <w:rsid w:val="00B34A22"/>
    <w:rsid w:val="00B359AD"/>
    <w:rsid w:val="00B35E56"/>
    <w:rsid w:val="00B37960"/>
    <w:rsid w:val="00B40EFA"/>
    <w:rsid w:val="00B43F1A"/>
    <w:rsid w:val="00B45D5A"/>
    <w:rsid w:val="00B46AD1"/>
    <w:rsid w:val="00B46FC0"/>
    <w:rsid w:val="00B517A5"/>
    <w:rsid w:val="00B5203A"/>
    <w:rsid w:val="00B528D0"/>
    <w:rsid w:val="00B57622"/>
    <w:rsid w:val="00B60DBC"/>
    <w:rsid w:val="00B64144"/>
    <w:rsid w:val="00B6475D"/>
    <w:rsid w:val="00B66037"/>
    <w:rsid w:val="00B708D7"/>
    <w:rsid w:val="00B735F4"/>
    <w:rsid w:val="00B7489C"/>
    <w:rsid w:val="00B76411"/>
    <w:rsid w:val="00B76EAA"/>
    <w:rsid w:val="00B77106"/>
    <w:rsid w:val="00B804B1"/>
    <w:rsid w:val="00B80BCD"/>
    <w:rsid w:val="00B84ADA"/>
    <w:rsid w:val="00B85077"/>
    <w:rsid w:val="00B91B8D"/>
    <w:rsid w:val="00B91BA6"/>
    <w:rsid w:val="00B91FD4"/>
    <w:rsid w:val="00B93EBB"/>
    <w:rsid w:val="00B940F5"/>
    <w:rsid w:val="00B94C19"/>
    <w:rsid w:val="00B94D71"/>
    <w:rsid w:val="00B95A69"/>
    <w:rsid w:val="00B95D2F"/>
    <w:rsid w:val="00B960C4"/>
    <w:rsid w:val="00B9768B"/>
    <w:rsid w:val="00BB190C"/>
    <w:rsid w:val="00BB1A18"/>
    <w:rsid w:val="00BB24E7"/>
    <w:rsid w:val="00BB2AF3"/>
    <w:rsid w:val="00BB715D"/>
    <w:rsid w:val="00BC1152"/>
    <w:rsid w:val="00BC39C4"/>
    <w:rsid w:val="00BC7129"/>
    <w:rsid w:val="00BD02BC"/>
    <w:rsid w:val="00BD0760"/>
    <w:rsid w:val="00BD15A8"/>
    <w:rsid w:val="00BD16B0"/>
    <w:rsid w:val="00BD5828"/>
    <w:rsid w:val="00BD5EA2"/>
    <w:rsid w:val="00BD652B"/>
    <w:rsid w:val="00BD7045"/>
    <w:rsid w:val="00BD7D2C"/>
    <w:rsid w:val="00BD7F06"/>
    <w:rsid w:val="00BE507F"/>
    <w:rsid w:val="00BE7305"/>
    <w:rsid w:val="00BF011F"/>
    <w:rsid w:val="00BF02F1"/>
    <w:rsid w:val="00BF171B"/>
    <w:rsid w:val="00BF6EF4"/>
    <w:rsid w:val="00C032C3"/>
    <w:rsid w:val="00C0485C"/>
    <w:rsid w:val="00C05CEB"/>
    <w:rsid w:val="00C06D75"/>
    <w:rsid w:val="00C14C6A"/>
    <w:rsid w:val="00C14C87"/>
    <w:rsid w:val="00C15986"/>
    <w:rsid w:val="00C212F4"/>
    <w:rsid w:val="00C27C69"/>
    <w:rsid w:val="00C33639"/>
    <w:rsid w:val="00C350B4"/>
    <w:rsid w:val="00C37A9D"/>
    <w:rsid w:val="00C37D84"/>
    <w:rsid w:val="00C411F1"/>
    <w:rsid w:val="00C438F8"/>
    <w:rsid w:val="00C47AB6"/>
    <w:rsid w:val="00C50F8C"/>
    <w:rsid w:val="00C536E6"/>
    <w:rsid w:val="00C53FF3"/>
    <w:rsid w:val="00C549FE"/>
    <w:rsid w:val="00C553BB"/>
    <w:rsid w:val="00C55411"/>
    <w:rsid w:val="00C564F6"/>
    <w:rsid w:val="00C5777C"/>
    <w:rsid w:val="00C61ADB"/>
    <w:rsid w:val="00C64E07"/>
    <w:rsid w:val="00C653E6"/>
    <w:rsid w:val="00C71960"/>
    <w:rsid w:val="00C7527C"/>
    <w:rsid w:val="00C80398"/>
    <w:rsid w:val="00C83BFC"/>
    <w:rsid w:val="00C84549"/>
    <w:rsid w:val="00C85954"/>
    <w:rsid w:val="00C911E8"/>
    <w:rsid w:val="00C92659"/>
    <w:rsid w:val="00C92810"/>
    <w:rsid w:val="00C96AA5"/>
    <w:rsid w:val="00C96FF1"/>
    <w:rsid w:val="00CA064E"/>
    <w:rsid w:val="00CA0A56"/>
    <w:rsid w:val="00CA3F00"/>
    <w:rsid w:val="00CA5D1F"/>
    <w:rsid w:val="00CA662A"/>
    <w:rsid w:val="00CA7868"/>
    <w:rsid w:val="00CB0C57"/>
    <w:rsid w:val="00CB1489"/>
    <w:rsid w:val="00CB205D"/>
    <w:rsid w:val="00CB2093"/>
    <w:rsid w:val="00CB36EE"/>
    <w:rsid w:val="00CB531B"/>
    <w:rsid w:val="00CB6F43"/>
    <w:rsid w:val="00CB7541"/>
    <w:rsid w:val="00CC0544"/>
    <w:rsid w:val="00CC0E21"/>
    <w:rsid w:val="00CC2A6D"/>
    <w:rsid w:val="00CC31FE"/>
    <w:rsid w:val="00CC5486"/>
    <w:rsid w:val="00CC6E13"/>
    <w:rsid w:val="00CD2131"/>
    <w:rsid w:val="00CD4AC1"/>
    <w:rsid w:val="00CE3990"/>
    <w:rsid w:val="00CE657C"/>
    <w:rsid w:val="00CF4630"/>
    <w:rsid w:val="00CF4995"/>
    <w:rsid w:val="00CF5385"/>
    <w:rsid w:val="00CF5DB1"/>
    <w:rsid w:val="00CF7811"/>
    <w:rsid w:val="00CF7E66"/>
    <w:rsid w:val="00D00439"/>
    <w:rsid w:val="00D041EE"/>
    <w:rsid w:val="00D0609D"/>
    <w:rsid w:val="00D06B77"/>
    <w:rsid w:val="00D0782D"/>
    <w:rsid w:val="00D07EDC"/>
    <w:rsid w:val="00D10040"/>
    <w:rsid w:val="00D10C4C"/>
    <w:rsid w:val="00D14E70"/>
    <w:rsid w:val="00D20592"/>
    <w:rsid w:val="00D21302"/>
    <w:rsid w:val="00D265E1"/>
    <w:rsid w:val="00D30925"/>
    <w:rsid w:val="00D30FA9"/>
    <w:rsid w:val="00D31A75"/>
    <w:rsid w:val="00D36187"/>
    <w:rsid w:val="00D41CF0"/>
    <w:rsid w:val="00D44BE9"/>
    <w:rsid w:val="00D44CF3"/>
    <w:rsid w:val="00D50C76"/>
    <w:rsid w:val="00D5180B"/>
    <w:rsid w:val="00D540AA"/>
    <w:rsid w:val="00D55571"/>
    <w:rsid w:val="00D56447"/>
    <w:rsid w:val="00D574C8"/>
    <w:rsid w:val="00D57A92"/>
    <w:rsid w:val="00D63320"/>
    <w:rsid w:val="00D65332"/>
    <w:rsid w:val="00D6622F"/>
    <w:rsid w:val="00D6676E"/>
    <w:rsid w:val="00D67A6F"/>
    <w:rsid w:val="00D7017C"/>
    <w:rsid w:val="00D70202"/>
    <w:rsid w:val="00D74DC6"/>
    <w:rsid w:val="00D75678"/>
    <w:rsid w:val="00D8217B"/>
    <w:rsid w:val="00D8662B"/>
    <w:rsid w:val="00D86747"/>
    <w:rsid w:val="00D86D91"/>
    <w:rsid w:val="00D8782B"/>
    <w:rsid w:val="00D9251D"/>
    <w:rsid w:val="00DA06EF"/>
    <w:rsid w:val="00DA0FB8"/>
    <w:rsid w:val="00DA451B"/>
    <w:rsid w:val="00DA4A38"/>
    <w:rsid w:val="00DA52C7"/>
    <w:rsid w:val="00DA53AA"/>
    <w:rsid w:val="00DA7F64"/>
    <w:rsid w:val="00DB0B3B"/>
    <w:rsid w:val="00DB1CC2"/>
    <w:rsid w:val="00DB43EF"/>
    <w:rsid w:val="00DB47EC"/>
    <w:rsid w:val="00DB7005"/>
    <w:rsid w:val="00DC14A6"/>
    <w:rsid w:val="00DC1C5D"/>
    <w:rsid w:val="00DC2B27"/>
    <w:rsid w:val="00DC2EC6"/>
    <w:rsid w:val="00DC325D"/>
    <w:rsid w:val="00DC40D9"/>
    <w:rsid w:val="00DC4A8D"/>
    <w:rsid w:val="00DC7E40"/>
    <w:rsid w:val="00DD581C"/>
    <w:rsid w:val="00DE1855"/>
    <w:rsid w:val="00DE22C1"/>
    <w:rsid w:val="00DE3B23"/>
    <w:rsid w:val="00DE75AC"/>
    <w:rsid w:val="00DF05BB"/>
    <w:rsid w:val="00DF1070"/>
    <w:rsid w:val="00DF29B6"/>
    <w:rsid w:val="00DF5168"/>
    <w:rsid w:val="00DF5304"/>
    <w:rsid w:val="00DF5BC1"/>
    <w:rsid w:val="00DF611A"/>
    <w:rsid w:val="00DF61DD"/>
    <w:rsid w:val="00E01450"/>
    <w:rsid w:val="00E018B6"/>
    <w:rsid w:val="00E10369"/>
    <w:rsid w:val="00E15095"/>
    <w:rsid w:val="00E16399"/>
    <w:rsid w:val="00E21037"/>
    <w:rsid w:val="00E2416F"/>
    <w:rsid w:val="00E24A4A"/>
    <w:rsid w:val="00E24D48"/>
    <w:rsid w:val="00E26B27"/>
    <w:rsid w:val="00E27C69"/>
    <w:rsid w:val="00E31260"/>
    <w:rsid w:val="00E31E8E"/>
    <w:rsid w:val="00E35977"/>
    <w:rsid w:val="00E36CBB"/>
    <w:rsid w:val="00E36F82"/>
    <w:rsid w:val="00E37833"/>
    <w:rsid w:val="00E40C81"/>
    <w:rsid w:val="00E415C4"/>
    <w:rsid w:val="00E42936"/>
    <w:rsid w:val="00E43790"/>
    <w:rsid w:val="00E4439B"/>
    <w:rsid w:val="00E46120"/>
    <w:rsid w:val="00E50B70"/>
    <w:rsid w:val="00E53A09"/>
    <w:rsid w:val="00E57F69"/>
    <w:rsid w:val="00E6127A"/>
    <w:rsid w:val="00E6190B"/>
    <w:rsid w:val="00E62068"/>
    <w:rsid w:val="00E63424"/>
    <w:rsid w:val="00E659F3"/>
    <w:rsid w:val="00E66352"/>
    <w:rsid w:val="00E70677"/>
    <w:rsid w:val="00E71492"/>
    <w:rsid w:val="00E71627"/>
    <w:rsid w:val="00E71772"/>
    <w:rsid w:val="00E7777E"/>
    <w:rsid w:val="00E807AE"/>
    <w:rsid w:val="00E81071"/>
    <w:rsid w:val="00E817C3"/>
    <w:rsid w:val="00E81F28"/>
    <w:rsid w:val="00E83FC8"/>
    <w:rsid w:val="00E845CF"/>
    <w:rsid w:val="00E85756"/>
    <w:rsid w:val="00E877A9"/>
    <w:rsid w:val="00E90153"/>
    <w:rsid w:val="00E9105E"/>
    <w:rsid w:val="00E9280C"/>
    <w:rsid w:val="00E938BD"/>
    <w:rsid w:val="00E93C0D"/>
    <w:rsid w:val="00E93F5E"/>
    <w:rsid w:val="00E9406A"/>
    <w:rsid w:val="00E94B9F"/>
    <w:rsid w:val="00EA31A8"/>
    <w:rsid w:val="00EA3CC0"/>
    <w:rsid w:val="00EA4720"/>
    <w:rsid w:val="00EA4F53"/>
    <w:rsid w:val="00EA5869"/>
    <w:rsid w:val="00EA6C19"/>
    <w:rsid w:val="00EB0C8C"/>
    <w:rsid w:val="00EB73D8"/>
    <w:rsid w:val="00EB7569"/>
    <w:rsid w:val="00EC0208"/>
    <w:rsid w:val="00EC3DC6"/>
    <w:rsid w:val="00EC4F9F"/>
    <w:rsid w:val="00EC5013"/>
    <w:rsid w:val="00EC59DA"/>
    <w:rsid w:val="00EC6243"/>
    <w:rsid w:val="00EC695C"/>
    <w:rsid w:val="00ED021D"/>
    <w:rsid w:val="00ED1BBE"/>
    <w:rsid w:val="00ED3ADA"/>
    <w:rsid w:val="00ED3BA4"/>
    <w:rsid w:val="00ED5EC0"/>
    <w:rsid w:val="00ED69F2"/>
    <w:rsid w:val="00ED7A76"/>
    <w:rsid w:val="00EE1567"/>
    <w:rsid w:val="00EE1660"/>
    <w:rsid w:val="00EE1DD3"/>
    <w:rsid w:val="00EE2752"/>
    <w:rsid w:val="00EE2D14"/>
    <w:rsid w:val="00EE30E3"/>
    <w:rsid w:val="00EE4E57"/>
    <w:rsid w:val="00EF07A7"/>
    <w:rsid w:val="00EF0D23"/>
    <w:rsid w:val="00EF0F37"/>
    <w:rsid w:val="00F02036"/>
    <w:rsid w:val="00F053FD"/>
    <w:rsid w:val="00F07561"/>
    <w:rsid w:val="00F07ABF"/>
    <w:rsid w:val="00F07BBF"/>
    <w:rsid w:val="00F07C99"/>
    <w:rsid w:val="00F10ED0"/>
    <w:rsid w:val="00F136C4"/>
    <w:rsid w:val="00F13BA9"/>
    <w:rsid w:val="00F13EB3"/>
    <w:rsid w:val="00F14418"/>
    <w:rsid w:val="00F1603A"/>
    <w:rsid w:val="00F17444"/>
    <w:rsid w:val="00F17C7D"/>
    <w:rsid w:val="00F20091"/>
    <w:rsid w:val="00F24059"/>
    <w:rsid w:val="00F26353"/>
    <w:rsid w:val="00F27459"/>
    <w:rsid w:val="00F27857"/>
    <w:rsid w:val="00F314BD"/>
    <w:rsid w:val="00F330A1"/>
    <w:rsid w:val="00F36C65"/>
    <w:rsid w:val="00F37A2E"/>
    <w:rsid w:val="00F37A65"/>
    <w:rsid w:val="00F407CC"/>
    <w:rsid w:val="00F518CE"/>
    <w:rsid w:val="00F5670F"/>
    <w:rsid w:val="00F614C2"/>
    <w:rsid w:val="00F61F67"/>
    <w:rsid w:val="00F6378C"/>
    <w:rsid w:val="00F648C4"/>
    <w:rsid w:val="00F66484"/>
    <w:rsid w:val="00F66C98"/>
    <w:rsid w:val="00F67B4F"/>
    <w:rsid w:val="00F67F9F"/>
    <w:rsid w:val="00F701F5"/>
    <w:rsid w:val="00F7288E"/>
    <w:rsid w:val="00F760BE"/>
    <w:rsid w:val="00F7788F"/>
    <w:rsid w:val="00F82652"/>
    <w:rsid w:val="00F82D2F"/>
    <w:rsid w:val="00F832CD"/>
    <w:rsid w:val="00F84FDF"/>
    <w:rsid w:val="00F869B9"/>
    <w:rsid w:val="00FA1598"/>
    <w:rsid w:val="00FA2280"/>
    <w:rsid w:val="00FA2BDD"/>
    <w:rsid w:val="00FA47E6"/>
    <w:rsid w:val="00FA4F2E"/>
    <w:rsid w:val="00FA55D7"/>
    <w:rsid w:val="00FA63D9"/>
    <w:rsid w:val="00FB1D26"/>
    <w:rsid w:val="00FB389D"/>
    <w:rsid w:val="00FB4508"/>
    <w:rsid w:val="00FB47B8"/>
    <w:rsid w:val="00FB6332"/>
    <w:rsid w:val="00FB664D"/>
    <w:rsid w:val="00FC01EE"/>
    <w:rsid w:val="00FC0876"/>
    <w:rsid w:val="00FC1D19"/>
    <w:rsid w:val="00FC1F6C"/>
    <w:rsid w:val="00FC2F82"/>
    <w:rsid w:val="00FC408D"/>
    <w:rsid w:val="00FC4357"/>
    <w:rsid w:val="00FC6517"/>
    <w:rsid w:val="00FC6AAE"/>
    <w:rsid w:val="00FC73C7"/>
    <w:rsid w:val="00FD0FE3"/>
    <w:rsid w:val="00FD307D"/>
    <w:rsid w:val="00FD3F87"/>
    <w:rsid w:val="00FD57EF"/>
    <w:rsid w:val="00FE2557"/>
    <w:rsid w:val="00FE5320"/>
    <w:rsid w:val="00FE5F8E"/>
    <w:rsid w:val="00FE7EC8"/>
    <w:rsid w:val="00FF3391"/>
    <w:rsid w:val="00FF33D1"/>
    <w:rsid w:val="00FF6B62"/>
    <w:rsid w:val="00FF6C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104"/>
    <o:shapelayout v:ext="edit">
      <o:idmap v:ext="edit" data="2"/>
    </o:shapelayout>
  </w:shapeDefaults>
  <w:decimalSymbol w:val="."/>
  <w:listSeparator w:val=","/>
  <w14:docId w14:val="5CDC00B2"/>
  <w14:defaultImageDpi w14:val="300"/>
  <w15:chartTrackingRefBased/>
  <w15:docId w15:val="{B3770EB4-8AD1-42EB-A711-595EE4848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nhideWhenUsed="1"/>
    <w:lsdException w:name="No Spacing" w:qFormat="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794"/>
    <w:pPr>
      <w:spacing w:after="225" w:line="300" w:lineRule="atLeast"/>
    </w:pPr>
    <w:rPr>
      <w:rFonts w:ascii="Tahoma" w:hAnsi="Tahoma"/>
      <w:sz w:val="21"/>
      <w:szCs w:val="24"/>
      <w:lang w:val="en-US" w:eastAsia="en-US"/>
    </w:rPr>
  </w:style>
  <w:style w:type="paragraph" w:styleId="Heading1">
    <w:name w:val="heading 1"/>
    <w:aliases w:val="Section Heading,h1,Sub Heading,H1"/>
    <w:next w:val="Normal"/>
    <w:link w:val="Heading1Char"/>
    <w:qFormat/>
    <w:rsid w:val="007640CF"/>
    <w:pPr>
      <w:keepNext/>
      <w:numPr>
        <w:numId w:val="15"/>
      </w:numPr>
      <w:outlineLvl w:val="0"/>
    </w:pPr>
    <w:rPr>
      <w:rFonts w:ascii="Tahoma" w:eastAsia="Times New Roman" w:hAnsi="Tahoma"/>
      <w:b/>
      <w:bCs/>
      <w:color w:val="715AA3"/>
      <w:kern w:val="32"/>
      <w:sz w:val="28"/>
      <w:szCs w:val="32"/>
      <w:lang w:val="en-US" w:eastAsia="en-US"/>
    </w:rPr>
  </w:style>
  <w:style w:type="paragraph" w:styleId="Heading2">
    <w:name w:val="heading 2"/>
    <w:aliases w:val="H2,h2,h21,Reset numbering"/>
    <w:basedOn w:val="Heading1"/>
    <w:next w:val="Normal"/>
    <w:link w:val="Heading2Char"/>
    <w:unhideWhenUsed/>
    <w:qFormat/>
    <w:rsid w:val="00E35977"/>
    <w:pPr>
      <w:keepLines/>
      <w:numPr>
        <w:ilvl w:val="1"/>
      </w:numPr>
      <w:spacing w:after="225" w:line="300" w:lineRule="atLeast"/>
      <w:outlineLvl w:val="1"/>
    </w:pPr>
    <w:rPr>
      <w:color w:val="0A9B82"/>
      <w:sz w:val="21"/>
      <w:szCs w:val="26"/>
    </w:rPr>
  </w:style>
  <w:style w:type="paragraph" w:styleId="Heading3">
    <w:name w:val="heading 3"/>
    <w:aliases w:val="Level 1 - 1,h3"/>
    <w:basedOn w:val="Normal"/>
    <w:next w:val="Normal"/>
    <w:link w:val="Heading3Char"/>
    <w:unhideWhenUsed/>
    <w:qFormat/>
    <w:rsid w:val="009123CF"/>
    <w:pPr>
      <w:keepNext/>
      <w:numPr>
        <w:ilvl w:val="2"/>
        <w:numId w:val="15"/>
      </w:numPr>
      <w:spacing w:before="240" w:after="60"/>
      <w:outlineLvl w:val="2"/>
    </w:pPr>
    <w:rPr>
      <w:rFonts w:eastAsia="Times New Roman"/>
      <w:bCs/>
      <w:szCs w:val="26"/>
      <w:u w:val="single"/>
    </w:rPr>
  </w:style>
  <w:style w:type="paragraph" w:styleId="Heading4">
    <w:name w:val="heading 4"/>
    <w:aliases w:val="H4,Level 2 - a,h4"/>
    <w:basedOn w:val="Normal"/>
    <w:next w:val="Normal"/>
    <w:link w:val="Heading4Char"/>
    <w:autoRedefine/>
    <w:qFormat/>
    <w:rsid w:val="002021F1"/>
    <w:pPr>
      <w:keepNext/>
      <w:numPr>
        <w:ilvl w:val="3"/>
        <w:numId w:val="15"/>
      </w:numPr>
      <w:tabs>
        <w:tab w:val="left" w:pos="284"/>
        <w:tab w:val="left" w:pos="851"/>
        <w:tab w:val="left" w:pos="1134"/>
      </w:tabs>
      <w:spacing w:before="120" w:after="120" w:line="280" w:lineRule="exact"/>
      <w:outlineLvl w:val="3"/>
    </w:pPr>
    <w:rPr>
      <w:rFonts w:ascii="Arial" w:eastAsia="Times New Roman" w:hAnsi="Arial"/>
      <w:b/>
      <w:sz w:val="20"/>
      <w:szCs w:val="28"/>
      <w:lang w:val="en-GB"/>
    </w:rPr>
  </w:style>
  <w:style w:type="paragraph" w:styleId="Heading5">
    <w:name w:val="heading 5"/>
    <w:aliases w:val="Level 3 - i,h5"/>
    <w:basedOn w:val="Normal"/>
    <w:next w:val="Normal"/>
    <w:link w:val="Heading5Char"/>
    <w:qFormat/>
    <w:rsid w:val="002021F1"/>
    <w:pPr>
      <w:keepNext/>
      <w:numPr>
        <w:ilvl w:val="4"/>
        <w:numId w:val="15"/>
      </w:numPr>
      <w:spacing w:after="0" w:line="240" w:lineRule="auto"/>
      <w:outlineLvl w:val="4"/>
    </w:pPr>
    <w:rPr>
      <w:rFonts w:ascii="Century Old Style" w:eastAsia="Times New Roman" w:hAnsi="Century Old Style"/>
      <w:i/>
      <w:sz w:val="40"/>
      <w:szCs w:val="20"/>
      <w:lang w:val="en-GB"/>
    </w:rPr>
  </w:style>
  <w:style w:type="paragraph" w:styleId="Heading6">
    <w:name w:val="heading 6"/>
    <w:aliases w:val="Legal Level 1."/>
    <w:basedOn w:val="Normal"/>
    <w:next w:val="Normal"/>
    <w:link w:val="Heading6Char"/>
    <w:qFormat/>
    <w:rsid w:val="002021F1"/>
    <w:pPr>
      <w:keepNext/>
      <w:numPr>
        <w:ilvl w:val="5"/>
        <w:numId w:val="15"/>
      </w:numPr>
      <w:spacing w:after="0" w:line="240" w:lineRule="auto"/>
      <w:outlineLvl w:val="5"/>
    </w:pPr>
    <w:rPr>
      <w:rFonts w:ascii="Century Old Style" w:eastAsia="Times New Roman" w:hAnsi="Century Old Style"/>
      <w:i/>
      <w:sz w:val="36"/>
      <w:szCs w:val="20"/>
      <w:lang w:val="en-GB"/>
    </w:rPr>
  </w:style>
  <w:style w:type="paragraph" w:styleId="Heading7">
    <w:name w:val="heading 7"/>
    <w:aliases w:val="Legal Level 1.1."/>
    <w:basedOn w:val="Normal"/>
    <w:next w:val="Normal"/>
    <w:link w:val="Heading7Char"/>
    <w:qFormat/>
    <w:rsid w:val="002021F1"/>
    <w:pPr>
      <w:keepNext/>
      <w:numPr>
        <w:ilvl w:val="6"/>
        <w:numId w:val="15"/>
      </w:numPr>
      <w:spacing w:after="0" w:line="240" w:lineRule="auto"/>
      <w:outlineLvl w:val="6"/>
    </w:pPr>
    <w:rPr>
      <w:rFonts w:ascii="Century Old Style" w:eastAsia="Times New Roman" w:hAnsi="Century Old Style"/>
      <w:i/>
      <w:sz w:val="32"/>
      <w:szCs w:val="20"/>
      <w:lang w:val="en-GB"/>
    </w:rPr>
  </w:style>
  <w:style w:type="paragraph" w:styleId="Heading8">
    <w:name w:val="heading 8"/>
    <w:aliases w:val="Legal Level 1.1.1."/>
    <w:basedOn w:val="Normal"/>
    <w:next w:val="Normal"/>
    <w:link w:val="Heading8Char"/>
    <w:qFormat/>
    <w:rsid w:val="002021F1"/>
    <w:pPr>
      <w:keepNext/>
      <w:numPr>
        <w:ilvl w:val="7"/>
        <w:numId w:val="15"/>
      </w:numPr>
      <w:spacing w:after="0" w:line="240" w:lineRule="auto"/>
      <w:outlineLvl w:val="7"/>
    </w:pPr>
    <w:rPr>
      <w:rFonts w:ascii="Century Old Style" w:eastAsia="Times New Roman" w:hAnsi="Century Old Style"/>
      <w:sz w:val="24"/>
      <w:szCs w:val="20"/>
      <w:u w:val="single"/>
      <w:lang w:val="en-GB"/>
    </w:rPr>
  </w:style>
  <w:style w:type="paragraph" w:styleId="Heading9">
    <w:name w:val="heading 9"/>
    <w:aliases w:val="Legal Level 1.1.1.1."/>
    <w:basedOn w:val="Normal"/>
    <w:next w:val="Normal"/>
    <w:link w:val="Heading9Char"/>
    <w:qFormat/>
    <w:rsid w:val="002021F1"/>
    <w:pPr>
      <w:keepNext/>
      <w:numPr>
        <w:ilvl w:val="8"/>
        <w:numId w:val="15"/>
      </w:numPr>
      <w:spacing w:before="120" w:after="120" w:line="280" w:lineRule="exact"/>
      <w:outlineLvl w:val="8"/>
    </w:pPr>
    <w:rPr>
      <w:rFonts w:ascii="Century Old Style" w:eastAsia="Times New Roman" w:hAnsi="Century Old Style"/>
      <w:sz w:val="24"/>
      <w:szCs w:val="20"/>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Heading Char,h1 Char,Sub Heading Char,H1 Char"/>
    <w:link w:val="Heading1"/>
    <w:rsid w:val="007640CF"/>
    <w:rPr>
      <w:rFonts w:ascii="Tahoma" w:eastAsia="Times New Roman" w:hAnsi="Tahoma"/>
      <w:b/>
      <w:bCs/>
      <w:color w:val="715AA3"/>
      <w:kern w:val="32"/>
      <w:sz w:val="28"/>
      <w:szCs w:val="32"/>
      <w:lang w:val="en-US" w:eastAsia="en-US"/>
    </w:rPr>
  </w:style>
  <w:style w:type="character" w:customStyle="1" w:styleId="Heading2Char">
    <w:name w:val="Heading 2 Char"/>
    <w:aliases w:val="H2 Char,h2 Char,h21 Char,Reset numbering Char"/>
    <w:link w:val="Heading2"/>
    <w:rsid w:val="00D57A92"/>
    <w:rPr>
      <w:rFonts w:ascii="Tahoma" w:eastAsia="Times New Roman" w:hAnsi="Tahoma"/>
      <w:b/>
      <w:bCs/>
      <w:color w:val="0A9B82"/>
      <w:kern w:val="32"/>
      <w:sz w:val="21"/>
      <w:szCs w:val="26"/>
      <w:lang w:val="en-US" w:eastAsia="en-US"/>
    </w:rPr>
  </w:style>
  <w:style w:type="character" w:customStyle="1" w:styleId="Heading3Char">
    <w:name w:val="Heading 3 Char"/>
    <w:aliases w:val="Level 1 - 1 Char,h3 Char"/>
    <w:link w:val="Heading3"/>
    <w:rsid w:val="009123CF"/>
    <w:rPr>
      <w:rFonts w:ascii="Tahoma" w:eastAsia="Times New Roman" w:hAnsi="Tahoma"/>
      <w:bCs/>
      <w:sz w:val="21"/>
      <w:szCs w:val="26"/>
      <w:u w:val="single"/>
      <w:lang w:val="en-US" w:eastAsia="en-US"/>
    </w:rPr>
  </w:style>
  <w:style w:type="character" w:customStyle="1" w:styleId="Heading4Char">
    <w:name w:val="Heading 4 Char"/>
    <w:aliases w:val="H4 Char,Level 2 - a Char,h4 Char"/>
    <w:link w:val="Heading4"/>
    <w:rsid w:val="002021F1"/>
    <w:rPr>
      <w:rFonts w:ascii="Arial" w:eastAsia="Times New Roman" w:hAnsi="Arial"/>
      <w:b/>
      <w:szCs w:val="28"/>
      <w:lang w:eastAsia="en-US"/>
    </w:rPr>
  </w:style>
  <w:style w:type="character" w:customStyle="1" w:styleId="Heading5Char">
    <w:name w:val="Heading 5 Char"/>
    <w:aliases w:val="Level 3 - i Char,h5 Char"/>
    <w:link w:val="Heading5"/>
    <w:rsid w:val="002021F1"/>
    <w:rPr>
      <w:rFonts w:ascii="Century Old Style" w:eastAsia="Times New Roman" w:hAnsi="Century Old Style"/>
      <w:i/>
      <w:sz w:val="40"/>
      <w:lang w:eastAsia="en-US"/>
    </w:rPr>
  </w:style>
  <w:style w:type="character" w:customStyle="1" w:styleId="Heading6Char">
    <w:name w:val="Heading 6 Char"/>
    <w:aliases w:val="Legal Level 1. Char"/>
    <w:link w:val="Heading6"/>
    <w:rsid w:val="002021F1"/>
    <w:rPr>
      <w:rFonts w:ascii="Century Old Style" w:eastAsia="Times New Roman" w:hAnsi="Century Old Style"/>
      <w:i/>
      <w:sz w:val="36"/>
      <w:lang w:eastAsia="en-US"/>
    </w:rPr>
  </w:style>
  <w:style w:type="character" w:customStyle="1" w:styleId="Heading7Char">
    <w:name w:val="Heading 7 Char"/>
    <w:aliases w:val="Legal Level 1.1. Char"/>
    <w:link w:val="Heading7"/>
    <w:rsid w:val="002021F1"/>
    <w:rPr>
      <w:rFonts w:ascii="Century Old Style" w:eastAsia="Times New Roman" w:hAnsi="Century Old Style"/>
      <w:i/>
      <w:sz w:val="32"/>
      <w:lang w:eastAsia="en-US"/>
    </w:rPr>
  </w:style>
  <w:style w:type="character" w:customStyle="1" w:styleId="Heading8Char">
    <w:name w:val="Heading 8 Char"/>
    <w:aliases w:val="Legal Level 1.1.1. Char"/>
    <w:link w:val="Heading8"/>
    <w:rsid w:val="002021F1"/>
    <w:rPr>
      <w:rFonts w:ascii="Century Old Style" w:eastAsia="Times New Roman" w:hAnsi="Century Old Style"/>
      <w:sz w:val="24"/>
      <w:u w:val="single"/>
      <w:lang w:eastAsia="en-US"/>
    </w:rPr>
  </w:style>
  <w:style w:type="character" w:customStyle="1" w:styleId="Heading9Char">
    <w:name w:val="Heading 9 Char"/>
    <w:aliases w:val="Legal Level 1.1.1.1. Char"/>
    <w:link w:val="Heading9"/>
    <w:rsid w:val="002021F1"/>
    <w:rPr>
      <w:rFonts w:ascii="Century Old Style" w:eastAsia="Times New Roman" w:hAnsi="Century Old Style"/>
      <w:sz w:val="24"/>
      <w:lang w:eastAsia="en-US"/>
    </w:rPr>
  </w:style>
  <w:style w:type="paragraph" w:styleId="Header">
    <w:name w:val="header"/>
    <w:basedOn w:val="Normal"/>
    <w:link w:val="HeaderChar"/>
    <w:unhideWhenUsed/>
    <w:rsid w:val="00573C48"/>
    <w:pPr>
      <w:tabs>
        <w:tab w:val="center" w:pos="4320"/>
        <w:tab w:val="right" w:pos="8640"/>
      </w:tabs>
    </w:pPr>
  </w:style>
  <w:style w:type="character" w:customStyle="1" w:styleId="HeaderChar">
    <w:name w:val="Header Char"/>
    <w:basedOn w:val="DefaultParagraphFont"/>
    <w:link w:val="Header"/>
    <w:rsid w:val="00573C48"/>
  </w:style>
  <w:style w:type="paragraph" w:styleId="Footer">
    <w:name w:val="footer"/>
    <w:basedOn w:val="Normal"/>
    <w:link w:val="FooterChar"/>
    <w:uiPriority w:val="99"/>
    <w:unhideWhenUsed/>
    <w:rsid w:val="00E35977"/>
    <w:pPr>
      <w:tabs>
        <w:tab w:val="center" w:pos="4320"/>
        <w:tab w:val="right" w:pos="8640"/>
      </w:tabs>
      <w:spacing w:after="0" w:line="240" w:lineRule="auto"/>
    </w:pPr>
    <w:rPr>
      <w:b/>
      <w:sz w:val="16"/>
    </w:rPr>
  </w:style>
  <w:style w:type="character" w:customStyle="1" w:styleId="FooterChar">
    <w:name w:val="Footer Char"/>
    <w:link w:val="Footer"/>
    <w:uiPriority w:val="99"/>
    <w:rsid w:val="00E35977"/>
    <w:rPr>
      <w:rFonts w:ascii="Tahoma" w:hAnsi="Tahoma"/>
      <w:b/>
      <w:sz w:val="16"/>
      <w:szCs w:val="24"/>
      <w:lang w:val="en-US" w:eastAsia="en-US"/>
    </w:rPr>
  </w:style>
  <w:style w:type="paragraph" w:styleId="NormalWeb">
    <w:name w:val="Normal (Web)"/>
    <w:basedOn w:val="Normal"/>
    <w:unhideWhenUsed/>
    <w:rsid w:val="00573C48"/>
    <w:pPr>
      <w:spacing w:before="100" w:beforeAutospacing="1" w:after="100" w:afterAutospacing="1"/>
    </w:pPr>
    <w:rPr>
      <w:rFonts w:ascii="Times" w:hAnsi="Times"/>
      <w:sz w:val="20"/>
      <w:szCs w:val="20"/>
      <w:lang w:val="en-GB"/>
    </w:rPr>
  </w:style>
  <w:style w:type="character" w:styleId="PageNumber">
    <w:name w:val="page number"/>
    <w:uiPriority w:val="99"/>
    <w:semiHidden/>
    <w:unhideWhenUsed/>
    <w:rsid w:val="00103AB8"/>
  </w:style>
  <w:style w:type="paragraph" w:styleId="Title">
    <w:name w:val="Title"/>
    <w:next w:val="Normal"/>
    <w:link w:val="TitleChar"/>
    <w:uiPriority w:val="10"/>
    <w:qFormat/>
    <w:rsid w:val="00E35977"/>
    <w:pPr>
      <w:spacing w:after="225" w:line="300" w:lineRule="atLeast"/>
      <w:contextualSpacing/>
    </w:pPr>
    <w:rPr>
      <w:rFonts w:ascii="Tahoma" w:eastAsia="Times New Roman" w:hAnsi="Tahoma"/>
      <w:b/>
      <w:color w:val="715AA3"/>
      <w:kern w:val="28"/>
      <w:sz w:val="40"/>
      <w:szCs w:val="56"/>
      <w:lang w:val="en-US" w:eastAsia="en-US"/>
    </w:rPr>
  </w:style>
  <w:style w:type="character" w:customStyle="1" w:styleId="TitleChar">
    <w:name w:val="Title Char"/>
    <w:link w:val="Title"/>
    <w:uiPriority w:val="10"/>
    <w:rsid w:val="00E35977"/>
    <w:rPr>
      <w:rFonts w:ascii="Tahoma" w:eastAsia="Times New Roman" w:hAnsi="Tahoma" w:cs="Times New Roman"/>
      <w:b/>
      <w:color w:val="715AA3"/>
      <w:kern w:val="28"/>
      <w:sz w:val="40"/>
      <w:szCs w:val="56"/>
      <w:lang w:val="en-US" w:eastAsia="en-US"/>
    </w:rPr>
  </w:style>
  <w:style w:type="paragraph" w:styleId="Subtitle">
    <w:name w:val="Subtitle"/>
    <w:next w:val="Normal"/>
    <w:link w:val="SubtitleChar"/>
    <w:uiPriority w:val="11"/>
    <w:qFormat/>
    <w:rsid w:val="00E35977"/>
    <w:pPr>
      <w:numPr>
        <w:ilvl w:val="1"/>
      </w:numPr>
      <w:spacing w:after="225" w:line="300" w:lineRule="atLeast"/>
    </w:pPr>
    <w:rPr>
      <w:rFonts w:ascii="Tahoma" w:eastAsia="Times New Roman" w:hAnsi="Tahoma"/>
      <w:color w:val="0A9B82"/>
      <w:sz w:val="40"/>
      <w:szCs w:val="22"/>
      <w:lang w:val="en-US" w:eastAsia="en-US"/>
    </w:rPr>
  </w:style>
  <w:style w:type="character" w:customStyle="1" w:styleId="SubtitleChar">
    <w:name w:val="Subtitle Char"/>
    <w:link w:val="Subtitle"/>
    <w:uiPriority w:val="11"/>
    <w:rsid w:val="00E35977"/>
    <w:rPr>
      <w:rFonts w:ascii="Tahoma" w:eastAsia="Times New Roman" w:hAnsi="Tahoma" w:cs="Times New Roman"/>
      <w:color w:val="0A9B82"/>
      <w:sz w:val="40"/>
      <w:szCs w:val="22"/>
      <w:lang w:val="en-US" w:eastAsia="en-US"/>
    </w:rPr>
  </w:style>
  <w:style w:type="paragraph" w:styleId="TOC1">
    <w:name w:val="toc 1"/>
    <w:basedOn w:val="Normal"/>
    <w:next w:val="Normal"/>
    <w:autoRedefine/>
    <w:uiPriority w:val="39"/>
    <w:qFormat/>
    <w:rsid w:val="00CB2093"/>
    <w:pPr>
      <w:tabs>
        <w:tab w:val="right" w:pos="8505"/>
      </w:tabs>
      <w:spacing w:after="0" w:line="320" w:lineRule="exact"/>
      <w:ind w:left="680" w:hanging="680"/>
    </w:pPr>
    <w:rPr>
      <w:rFonts w:eastAsia="Times New Roman" w:cs="Tahoma"/>
      <w:b/>
      <w:noProof/>
      <w:sz w:val="22"/>
      <w:szCs w:val="22"/>
      <w:lang w:val="en-GB"/>
    </w:rPr>
  </w:style>
  <w:style w:type="paragraph" w:styleId="BodyText">
    <w:name w:val="Body Text"/>
    <w:basedOn w:val="Normal"/>
    <w:link w:val="BodyTextChar"/>
    <w:uiPriority w:val="99"/>
    <w:rsid w:val="002021F1"/>
    <w:pPr>
      <w:spacing w:after="120" w:line="280" w:lineRule="exact"/>
      <w:ind w:right="1134"/>
    </w:pPr>
    <w:rPr>
      <w:rFonts w:ascii="Arial" w:eastAsia="Times New Roman" w:hAnsi="Arial"/>
      <w:sz w:val="20"/>
      <w:lang w:val="en-GB"/>
    </w:rPr>
  </w:style>
  <w:style w:type="character" w:customStyle="1" w:styleId="BodyTextChar">
    <w:name w:val="Body Text Char"/>
    <w:link w:val="BodyText"/>
    <w:uiPriority w:val="99"/>
    <w:rsid w:val="002021F1"/>
    <w:rPr>
      <w:rFonts w:ascii="Arial" w:eastAsia="Times New Roman" w:hAnsi="Arial"/>
      <w:szCs w:val="24"/>
      <w:lang w:eastAsia="en-US"/>
    </w:rPr>
  </w:style>
  <w:style w:type="paragraph" w:styleId="ListBullet">
    <w:name w:val="List Bullet"/>
    <w:basedOn w:val="Normal"/>
    <w:autoRedefine/>
    <w:rsid w:val="002021F1"/>
    <w:pPr>
      <w:numPr>
        <w:numId w:val="1"/>
      </w:numPr>
      <w:tabs>
        <w:tab w:val="clear" w:pos="360"/>
        <w:tab w:val="left" w:pos="284"/>
      </w:tabs>
      <w:spacing w:after="0" w:line="280" w:lineRule="exact"/>
      <w:ind w:left="284" w:right="1134" w:hanging="284"/>
    </w:pPr>
    <w:rPr>
      <w:rFonts w:ascii="Arial" w:eastAsia="Times New Roman" w:hAnsi="Arial"/>
      <w:sz w:val="20"/>
      <w:lang w:val="en-GB"/>
    </w:rPr>
  </w:style>
  <w:style w:type="paragraph" w:styleId="TOC2">
    <w:name w:val="toc 2"/>
    <w:basedOn w:val="Normal"/>
    <w:next w:val="Normal"/>
    <w:autoRedefine/>
    <w:uiPriority w:val="39"/>
    <w:qFormat/>
    <w:rsid w:val="00CB2093"/>
    <w:pPr>
      <w:tabs>
        <w:tab w:val="left" w:pos="680"/>
        <w:tab w:val="right" w:pos="8505"/>
      </w:tabs>
      <w:spacing w:after="0" w:line="300" w:lineRule="exact"/>
      <w:ind w:left="680" w:hanging="680"/>
    </w:pPr>
    <w:rPr>
      <w:rFonts w:eastAsia="Times New Roman" w:cs="Tahoma"/>
      <w:noProof/>
      <w:sz w:val="22"/>
      <w:lang w:val="en-GB"/>
    </w:rPr>
  </w:style>
  <w:style w:type="paragraph" w:styleId="TOC3">
    <w:name w:val="toc 3"/>
    <w:basedOn w:val="Normal"/>
    <w:next w:val="Normal"/>
    <w:autoRedefine/>
    <w:uiPriority w:val="39"/>
    <w:qFormat/>
    <w:rsid w:val="009D7794"/>
    <w:pPr>
      <w:tabs>
        <w:tab w:val="right" w:pos="8505"/>
      </w:tabs>
      <w:spacing w:after="0" w:line="300" w:lineRule="exact"/>
      <w:ind w:left="680" w:hanging="680"/>
    </w:pPr>
    <w:rPr>
      <w:rFonts w:eastAsia="Times New Roman" w:cs="Tahoma"/>
      <w:noProof/>
      <w:sz w:val="22"/>
      <w:lang w:val="en-GB"/>
    </w:rPr>
  </w:style>
  <w:style w:type="paragraph" w:styleId="TOC4">
    <w:name w:val="toc 4"/>
    <w:basedOn w:val="Normal"/>
    <w:next w:val="Normal"/>
    <w:autoRedefine/>
    <w:uiPriority w:val="39"/>
    <w:rsid w:val="002021F1"/>
    <w:pPr>
      <w:tabs>
        <w:tab w:val="left" w:pos="0"/>
        <w:tab w:val="right" w:pos="7371"/>
      </w:tabs>
      <w:spacing w:after="0" w:line="300" w:lineRule="exact"/>
      <w:ind w:left="-1701"/>
    </w:pPr>
    <w:rPr>
      <w:rFonts w:ascii="Arial" w:eastAsia="Times New Roman" w:hAnsi="Arial"/>
      <w:sz w:val="22"/>
      <w:lang w:val="en-GB"/>
    </w:rPr>
  </w:style>
  <w:style w:type="paragraph" w:styleId="TOC5">
    <w:name w:val="toc 5"/>
    <w:basedOn w:val="Normal"/>
    <w:next w:val="Normal"/>
    <w:autoRedefine/>
    <w:uiPriority w:val="39"/>
    <w:rsid w:val="002021F1"/>
    <w:pPr>
      <w:spacing w:after="0" w:line="240" w:lineRule="auto"/>
      <w:ind w:left="800"/>
    </w:pPr>
    <w:rPr>
      <w:rFonts w:ascii="Arial" w:eastAsia="Times New Roman" w:hAnsi="Arial"/>
      <w:sz w:val="20"/>
      <w:lang w:val="en-GB"/>
    </w:rPr>
  </w:style>
  <w:style w:type="paragraph" w:styleId="TOC6">
    <w:name w:val="toc 6"/>
    <w:basedOn w:val="Normal"/>
    <w:next w:val="Normal"/>
    <w:autoRedefine/>
    <w:uiPriority w:val="39"/>
    <w:rsid w:val="002021F1"/>
    <w:pPr>
      <w:spacing w:after="0" w:line="240" w:lineRule="auto"/>
      <w:ind w:left="1000"/>
    </w:pPr>
    <w:rPr>
      <w:rFonts w:ascii="Arial" w:eastAsia="Times New Roman" w:hAnsi="Arial"/>
      <w:sz w:val="20"/>
      <w:lang w:val="en-GB"/>
    </w:rPr>
  </w:style>
  <w:style w:type="paragraph" w:styleId="TOC7">
    <w:name w:val="toc 7"/>
    <w:basedOn w:val="Normal"/>
    <w:next w:val="Normal"/>
    <w:autoRedefine/>
    <w:uiPriority w:val="39"/>
    <w:rsid w:val="002021F1"/>
    <w:pPr>
      <w:spacing w:after="0" w:line="240" w:lineRule="auto"/>
      <w:ind w:left="1200"/>
    </w:pPr>
    <w:rPr>
      <w:rFonts w:ascii="Arial" w:eastAsia="Times New Roman" w:hAnsi="Arial"/>
      <w:sz w:val="20"/>
      <w:lang w:val="en-GB"/>
    </w:rPr>
  </w:style>
  <w:style w:type="paragraph" w:styleId="TOC8">
    <w:name w:val="toc 8"/>
    <w:basedOn w:val="Normal"/>
    <w:next w:val="Normal"/>
    <w:autoRedefine/>
    <w:uiPriority w:val="39"/>
    <w:rsid w:val="002021F1"/>
    <w:pPr>
      <w:spacing w:after="0" w:line="240" w:lineRule="auto"/>
      <w:ind w:left="1400"/>
    </w:pPr>
    <w:rPr>
      <w:rFonts w:ascii="Arial" w:eastAsia="Times New Roman" w:hAnsi="Arial"/>
      <w:sz w:val="20"/>
      <w:lang w:val="en-GB"/>
    </w:rPr>
  </w:style>
  <w:style w:type="paragraph" w:styleId="TOC9">
    <w:name w:val="toc 9"/>
    <w:basedOn w:val="Normal"/>
    <w:next w:val="Normal"/>
    <w:autoRedefine/>
    <w:uiPriority w:val="39"/>
    <w:rsid w:val="002021F1"/>
    <w:pPr>
      <w:spacing w:after="0" w:line="240" w:lineRule="auto"/>
      <w:ind w:left="1600"/>
    </w:pPr>
    <w:rPr>
      <w:rFonts w:ascii="Arial" w:eastAsia="Times New Roman" w:hAnsi="Arial"/>
      <w:sz w:val="20"/>
      <w:lang w:val="en-GB"/>
    </w:rPr>
  </w:style>
  <w:style w:type="character" w:styleId="Hyperlink">
    <w:name w:val="Hyperlink"/>
    <w:uiPriority w:val="99"/>
    <w:rsid w:val="002021F1"/>
    <w:rPr>
      <w:color w:val="0000FF"/>
      <w:u w:val="single"/>
    </w:rPr>
  </w:style>
  <w:style w:type="paragraph" w:styleId="ListBullet2">
    <w:name w:val="List Bullet 2"/>
    <w:basedOn w:val="Normal"/>
    <w:autoRedefine/>
    <w:rsid w:val="002021F1"/>
    <w:pPr>
      <w:numPr>
        <w:numId w:val="2"/>
      </w:numPr>
      <w:tabs>
        <w:tab w:val="clear" w:pos="643"/>
        <w:tab w:val="left" w:pos="284"/>
      </w:tabs>
      <w:spacing w:after="0" w:line="280" w:lineRule="exact"/>
      <w:ind w:left="284" w:right="1134" w:hanging="284"/>
    </w:pPr>
    <w:rPr>
      <w:rFonts w:ascii="Arial" w:eastAsia="Times New Roman" w:hAnsi="Arial"/>
      <w:sz w:val="20"/>
      <w:lang w:val="en-GB"/>
    </w:rPr>
  </w:style>
  <w:style w:type="paragraph" w:customStyle="1" w:styleId="Heading">
    <w:name w:val="Heading"/>
    <w:basedOn w:val="Normal"/>
    <w:rsid w:val="002021F1"/>
    <w:pPr>
      <w:keepNext/>
      <w:pageBreakBefore/>
      <w:tabs>
        <w:tab w:val="right" w:pos="7371"/>
      </w:tabs>
      <w:spacing w:after="480" w:line="360" w:lineRule="exact"/>
    </w:pPr>
    <w:rPr>
      <w:rFonts w:ascii="Arial" w:eastAsia="Times New Roman" w:hAnsi="Arial"/>
      <w:b/>
      <w:sz w:val="36"/>
      <w:lang w:val="en-GB"/>
    </w:rPr>
  </w:style>
  <w:style w:type="paragraph" w:customStyle="1" w:styleId="conifdence">
    <w:name w:val="conifdence"/>
    <w:basedOn w:val="Normal"/>
    <w:rsid w:val="002021F1"/>
    <w:pPr>
      <w:spacing w:after="0" w:line="240" w:lineRule="auto"/>
    </w:pPr>
    <w:rPr>
      <w:rFonts w:ascii="Arial" w:eastAsia="Times New Roman" w:hAnsi="Arial"/>
      <w:sz w:val="22"/>
      <w:lang w:val="en-GB"/>
    </w:rPr>
  </w:style>
  <w:style w:type="paragraph" w:customStyle="1" w:styleId="btSTRICTESTCONFIDENCE">
    <w:name w:val="btSTRICTEST CONFIDENCE"/>
    <w:basedOn w:val="Normal"/>
    <w:rsid w:val="002021F1"/>
    <w:pPr>
      <w:spacing w:after="0" w:line="240" w:lineRule="auto"/>
      <w:jc w:val="right"/>
    </w:pPr>
    <w:rPr>
      <w:rFonts w:ascii="Arial" w:eastAsia="Times New Roman" w:hAnsi="Arial"/>
      <w:b/>
      <w:sz w:val="16"/>
      <w:lang w:val="en-GB"/>
    </w:rPr>
  </w:style>
  <w:style w:type="paragraph" w:customStyle="1" w:styleId="btPageNumber">
    <w:name w:val="btPageNumber"/>
    <w:basedOn w:val="Normal"/>
    <w:autoRedefine/>
    <w:rsid w:val="002021F1"/>
    <w:pPr>
      <w:spacing w:after="60" w:line="240" w:lineRule="exact"/>
      <w:ind w:left="-737"/>
      <w:jc w:val="right"/>
    </w:pPr>
    <w:rPr>
      <w:rFonts w:ascii="Calibri" w:eastAsia="Times New Roman" w:hAnsi="Calibri"/>
      <w:sz w:val="20"/>
      <w:lang w:val="en-GB"/>
    </w:rPr>
  </w:style>
  <w:style w:type="paragraph" w:styleId="ListNumber">
    <w:name w:val="List Number"/>
    <w:basedOn w:val="Normal"/>
    <w:autoRedefine/>
    <w:rsid w:val="002021F1"/>
    <w:pPr>
      <w:numPr>
        <w:numId w:val="3"/>
      </w:numPr>
      <w:tabs>
        <w:tab w:val="left" w:pos="284"/>
      </w:tabs>
      <w:spacing w:before="120" w:after="120" w:line="260" w:lineRule="exact"/>
      <w:ind w:right="1134"/>
    </w:pPr>
    <w:rPr>
      <w:rFonts w:ascii="Arial" w:eastAsia="Times New Roman" w:hAnsi="Arial"/>
      <w:sz w:val="22"/>
      <w:lang w:val="en-GB"/>
    </w:rPr>
  </w:style>
  <w:style w:type="character" w:customStyle="1" w:styleId="TOCHeadingPage">
    <w:name w:val="TOC Heading Page"/>
    <w:rsid w:val="002021F1"/>
    <w:rPr>
      <w:rFonts w:ascii="BTMedium" w:hAnsi="BTMedium"/>
      <w:sz w:val="20"/>
    </w:rPr>
  </w:style>
  <w:style w:type="paragraph" w:customStyle="1" w:styleId="Headingsmall">
    <w:name w:val="Heading small"/>
    <w:basedOn w:val="Normal"/>
    <w:autoRedefine/>
    <w:rsid w:val="002021F1"/>
    <w:pPr>
      <w:spacing w:before="120" w:after="120" w:line="300" w:lineRule="exact"/>
    </w:pPr>
    <w:rPr>
      <w:rFonts w:ascii="Arial" w:eastAsia="Times New Roman" w:hAnsi="Arial"/>
      <w:sz w:val="22"/>
      <w:lang w:val="en-GB"/>
    </w:rPr>
  </w:style>
  <w:style w:type="paragraph" w:customStyle="1" w:styleId="btName">
    <w:name w:val="btName"/>
    <w:basedOn w:val="Normal"/>
    <w:rsid w:val="002021F1"/>
    <w:pPr>
      <w:spacing w:after="0" w:line="180" w:lineRule="exact"/>
    </w:pPr>
    <w:rPr>
      <w:rFonts w:ascii="Arial" w:eastAsia="Times New Roman" w:hAnsi="Arial"/>
      <w:b/>
      <w:sz w:val="18"/>
      <w:lang w:val="en-GB"/>
    </w:rPr>
  </w:style>
  <w:style w:type="paragraph" w:customStyle="1" w:styleId="btAddress">
    <w:name w:val="btAddress"/>
    <w:basedOn w:val="Normal"/>
    <w:rsid w:val="002021F1"/>
    <w:pPr>
      <w:spacing w:after="0" w:line="120" w:lineRule="exact"/>
    </w:pPr>
    <w:rPr>
      <w:rFonts w:ascii="Arial" w:eastAsia="Times New Roman" w:hAnsi="Arial"/>
      <w:sz w:val="11"/>
      <w:lang w:val="en-GB"/>
    </w:rPr>
  </w:style>
  <w:style w:type="paragraph" w:customStyle="1" w:styleId="Bidcompanyname">
    <w:name w:val="Bid company name"/>
    <w:basedOn w:val="Normal"/>
    <w:rsid w:val="002021F1"/>
    <w:pPr>
      <w:spacing w:before="60" w:after="240" w:line="240" w:lineRule="atLeast"/>
    </w:pPr>
    <w:rPr>
      <w:rFonts w:ascii="Arial" w:eastAsia="Times New Roman" w:hAnsi="Arial"/>
      <w:b/>
      <w:bCs/>
      <w:color w:val="000066"/>
      <w:sz w:val="72"/>
      <w:lang w:val="en-GB"/>
    </w:rPr>
  </w:style>
  <w:style w:type="paragraph" w:customStyle="1" w:styleId="Bidortendertitle">
    <w:name w:val="Bid or tender title"/>
    <w:basedOn w:val="Normal"/>
    <w:rsid w:val="002021F1"/>
    <w:pPr>
      <w:spacing w:after="120" w:line="240" w:lineRule="auto"/>
    </w:pPr>
    <w:rPr>
      <w:rFonts w:ascii="Arial" w:eastAsia="Times New Roman" w:hAnsi="Arial"/>
      <w:sz w:val="34"/>
      <w:lang w:val="en-GB"/>
    </w:rPr>
  </w:style>
  <w:style w:type="paragraph" w:customStyle="1" w:styleId="biddescription">
    <w:name w:val="bid description"/>
    <w:basedOn w:val="Normal"/>
    <w:rsid w:val="002021F1"/>
    <w:pPr>
      <w:spacing w:after="2720" w:line="240" w:lineRule="auto"/>
    </w:pPr>
    <w:rPr>
      <w:rFonts w:ascii="Arial" w:eastAsia="Times New Roman" w:hAnsi="Arial"/>
      <w:sz w:val="28"/>
      <w:lang w:val="en-GB"/>
    </w:rPr>
  </w:style>
  <w:style w:type="paragraph" w:customStyle="1" w:styleId="VolumeName">
    <w:name w:val="Volume Name"/>
    <w:basedOn w:val="biddescription"/>
    <w:rsid w:val="002021F1"/>
    <w:pPr>
      <w:spacing w:after="160"/>
    </w:pPr>
  </w:style>
  <w:style w:type="paragraph" w:customStyle="1" w:styleId="VolumeTitle">
    <w:name w:val="Volume Title"/>
    <w:basedOn w:val="VolumeName"/>
    <w:rsid w:val="002021F1"/>
  </w:style>
  <w:style w:type="paragraph" w:styleId="Date">
    <w:name w:val="Date"/>
    <w:basedOn w:val="Normal"/>
    <w:next w:val="Normal"/>
    <w:link w:val="DateChar"/>
    <w:rsid w:val="002021F1"/>
    <w:pPr>
      <w:spacing w:after="0" w:line="240" w:lineRule="auto"/>
    </w:pPr>
    <w:rPr>
      <w:rFonts w:ascii="Arial" w:eastAsia="Times New Roman" w:hAnsi="Arial"/>
      <w:sz w:val="20"/>
      <w:lang w:val="en-GB"/>
    </w:rPr>
  </w:style>
  <w:style w:type="character" w:customStyle="1" w:styleId="DateChar">
    <w:name w:val="Date Char"/>
    <w:link w:val="Date"/>
    <w:rsid w:val="002021F1"/>
    <w:rPr>
      <w:rFonts w:ascii="Arial" w:eastAsia="Times New Roman" w:hAnsi="Arial"/>
      <w:szCs w:val="24"/>
      <w:lang w:eastAsia="en-US"/>
    </w:rPr>
  </w:style>
  <w:style w:type="paragraph" w:customStyle="1" w:styleId="Date2">
    <w:name w:val="Date2"/>
    <w:basedOn w:val="Date"/>
    <w:rsid w:val="002021F1"/>
    <w:pPr>
      <w:spacing w:before="1840"/>
      <w:ind w:firstLine="7513"/>
    </w:pPr>
    <w:rPr>
      <w:sz w:val="28"/>
    </w:rPr>
  </w:style>
  <w:style w:type="paragraph" w:customStyle="1" w:styleId="ReportTitle">
    <w:name w:val="Report Title"/>
    <w:basedOn w:val="Bidcompanyname"/>
    <w:rsid w:val="002021F1"/>
    <w:pPr>
      <w:spacing w:before="1680" w:after="60"/>
    </w:pPr>
  </w:style>
  <w:style w:type="paragraph" w:styleId="BalloonText">
    <w:name w:val="Balloon Text"/>
    <w:basedOn w:val="Normal"/>
    <w:link w:val="BalloonTextChar"/>
    <w:semiHidden/>
    <w:unhideWhenUsed/>
    <w:rsid w:val="002021F1"/>
    <w:pPr>
      <w:spacing w:after="0" w:line="240" w:lineRule="auto"/>
    </w:pPr>
    <w:rPr>
      <w:rFonts w:ascii="Lucida Grande" w:eastAsia="Times New Roman" w:hAnsi="Lucida Grande"/>
      <w:sz w:val="18"/>
      <w:szCs w:val="18"/>
      <w:lang w:val="en-GB"/>
    </w:rPr>
  </w:style>
  <w:style w:type="character" w:customStyle="1" w:styleId="BalloonTextChar">
    <w:name w:val="Balloon Text Char"/>
    <w:link w:val="BalloonText"/>
    <w:semiHidden/>
    <w:rsid w:val="002021F1"/>
    <w:rPr>
      <w:rFonts w:ascii="Lucida Grande" w:eastAsia="Times New Roman" w:hAnsi="Lucida Grande"/>
      <w:sz w:val="18"/>
      <w:szCs w:val="18"/>
      <w:lang w:eastAsia="en-US"/>
    </w:rPr>
  </w:style>
  <w:style w:type="paragraph" w:customStyle="1" w:styleId="tables">
    <w:name w:val="tables"/>
    <w:basedOn w:val="Normal"/>
    <w:rsid w:val="002021F1"/>
    <w:pPr>
      <w:spacing w:after="0" w:line="280" w:lineRule="exact"/>
    </w:pPr>
    <w:rPr>
      <w:rFonts w:ascii="Century Old Style" w:eastAsia="Times New Roman" w:hAnsi="Century Old Style"/>
      <w:noProof/>
      <w:sz w:val="20"/>
      <w:szCs w:val="20"/>
      <w:lang w:val="en-GB"/>
    </w:rPr>
  </w:style>
  <w:style w:type="paragraph" w:customStyle="1" w:styleId="BECNormal">
    <w:name w:val="BEC Normal"/>
    <w:rsid w:val="002021F1"/>
    <w:pPr>
      <w:spacing w:before="240"/>
    </w:pPr>
    <w:rPr>
      <w:rFonts w:ascii="BTMedium" w:eastAsia="Times New Roman" w:hAnsi="BTMedium"/>
      <w:sz w:val="22"/>
      <w:lang w:eastAsia="en-US"/>
    </w:rPr>
  </w:style>
  <w:style w:type="paragraph" w:customStyle="1" w:styleId="xl26">
    <w:name w:val="xl26"/>
    <w:basedOn w:val="Normal"/>
    <w:rsid w:val="002021F1"/>
    <w:pPr>
      <w:pBdr>
        <w:right w:val="single" w:sz="4" w:space="0" w:color="000000"/>
      </w:pBdr>
      <w:spacing w:before="100" w:after="100" w:line="240" w:lineRule="auto"/>
    </w:pPr>
    <w:rPr>
      <w:rFonts w:ascii="Arial" w:eastAsia="Times New Roman" w:hAnsi="Arial"/>
      <w:color w:val="000000"/>
      <w:sz w:val="24"/>
      <w:szCs w:val="20"/>
      <w:lang w:val="en-GB"/>
    </w:rPr>
  </w:style>
  <w:style w:type="paragraph" w:styleId="NormalIndent">
    <w:name w:val="Normal Indent"/>
    <w:basedOn w:val="Normal"/>
    <w:rsid w:val="002021F1"/>
    <w:pPr>
      <w:spacing w:after="120" w:line="240" w:lineRule="auto"/>
      <w:ind w:left="720"/>
    </w:pPr>
    <w:rPr>
      <w:rFonts w:ascii="BTMedium" w:eastAsia="Times New Roman" w:hAnsi="BTMedium"/>
      <w:sz w:val="24"/>
      <w:szCs w:val="20"/>
      <w:lang w:val="en-GB"/>
    </w:rPr>
  </w:style>
  <w:style w:type="paragraph" w:styleId="BodyTextIndent">
    <w:name w:val="Body Text Indent"/>
    <w:basedOn w:val="Normal"/>
    <w:link w:val="BodyTextIndentChar"/>
    <w:rsid w:val="002021F1"/>
    <w:pPr>
      <w:autoSpaceDE w:val="0"/>
      <w:autoSpaceDN w:val="0"/>
      <w:adjustRightInd w:val="0"/>
      <w:spacing w:after="0" w:line="240" w:lineRule="auto"/>
    </w:pPr>
    <w:rPr>
      <w:rFonts w:ascii="Courier New" w:eastAsia="Times New Roman" w:hAnsi="Courier New" w:cs="Courier New"/>
      <w:sz w:val="20"/>
      <w:szCs w:val="20"/>
    </w:rPr>
  </w:style>
  <w:style w:type="character" w:customStyle="1" w:styleId="BodyTextIndentChar">
    <w:name w:val="Body Text Indent Char"/>
    <w:link w:val="BodyTextIndent"/>
    <w:rsid w:val="002021F1"/>
    <w:rPr>
      <w:rFonts w:ascii="Courier New" w:eastAsia="Times New Roman" w:hAnsi="Courier New" w:cs="Courier New"/>
      <w:lang w:val="en-US" w:eastAsia="en-US"/>
    </w:rPr>
  </w:style>
  <w:style w:type="character" w:styleId="FollowedHyperlink">
    <w:name w:val="FollowedHyperlink"/>
    <w:rsid w:val="002021F1"/>
    <w:rPr>
      <w:rFonts w:cs="Times New Roman"/>
      <w:color w:val="800080"/>
      <w:u w:val="single"/>
    </w:rPr>
  </w:style>
  <w:style w:type="character" w:customStyle="1" w:styleId="CommentTextChar">
    <w:name w:val="Comment Text Char"/>
    <w:link w:val="CommentText"/>
    <w:semiHidden/>
    <w:rsid w:val="002021F1"/>
    <w:rPr>
      <w:rFonts w:ascii="BTMedium" w:hAnsi="BTMedium"/>
    </w:rPr>
  </w:style>
  <w:style w:type="paragraph" w:styleId="CommentText">
    <w:name w:val="annotation text"/>
    <w:basedOn w:val="Normal"/>
    <w:link w:val="CommentTextChar"/>
    <w:semiHidden/>
    <w:rsid w:val="002021F1"/>
    <w:pPr>
      <w:spacing w:after="120" w:line="240" w:lineRule="auto"/>
    </w:pPr>
    <w:rPr>
      <w:rFonts w:ascii="BTMedium" w:hAnsi="BTMedium"/>
      <w:sz w:val="20"/>
      <w:szCs w:val="20"/>
      <w:lang w:val="en-GB" w:eastAsia="en-GB"/>
    </w:rPr>
  </w:style>
  <w:style w:type="character" w:customStyle="1" w:styleId="CommentTextChar1">
    <w:name w:val="Comment Text Char1"/>
    <w:uiPriority w:val="99"/>
    <w:semiHidden/>
    <w:rsid w:val="002021F1"/>
    <w:rPr>
      <w:rFonts w:ascii="Tahoma" w:hAnsi="Tahoma"/>
      <w:lang w:val="en-US" w:eastAsia="en-US"/>
    </w:rPr>
  </w:style>
  <w:style w:type="character" w:customStyle="1" w:styleId="CommentSubjectChar">
    <w:name w:val="Comment Subject Char"/>
    <w:link w:val="CommentSubject"/>
    <w:semiHidden/>
    <w:rsid w:val="002021F1"/>
    <w:rPr>
      <w:rFonts w:ascii="BTMedium" w:hAnsi="BTMedium"/>
      <w:b/>
      <w:bCs/>
    </w:rPr>
  </w:style>
  <w:style w:type="paragraph" w:styleId="CommentSubject">
    <w:name w:val="annotation subject"/>
    <w:basedOn w:val="CommentText"/>
    <w:next w:val="CommentText"/>
    <w:link w:val="CommentSubjectChar"/>
    <w:semiHidden/>
    <w:rsid w:val="002021F1"/>
    <w:rPr>
      <w:b/>
      <w:bCs/>
    </w:rPr>
  </w:style>
  <w:style w:type="character" w:customStyle="1" w:styleId="CommentSubjectChar1">
    <w:name w:val="Comment Subject Char1"/>
    <w:uiPriority w:val="99"/>
    <w:semiHidden/>
    <w:rsid w:val="002021F1"/>
    <w:rPr>
      <w:rFonts w:ascii="Tahoma" w:hAnsi="Tahoma"/>
      <w:b/>
      <w:bCs/>
      <w:lang w:val="en-US" w:eastAsia="en-US"/>
    </w:rPr>
  </w:style>
  <w:style w:type="paragraph" w:customStyle="1" w:styleId="CharCharCharChar">
    <w:name w:val="Char Char Char Char"/>
    <w:basedOn w:val="Normal"/>
    <w:rsid w:val="002021F1"/>
    <w:pPr>
      <w:spacing w:after="160" w:line="240" w:lineRule="exact"/>
    </w:pPr>
    <w:rPr>
      <w:rFonts w:ascii="BTMedium" w:eastAsia="Times New Roman" w:hAnsi="BTMedium"/>
      <w:sz w:val="28"/>
      <w:szCs w:val="28"/>
      <w:lang w:val="en-GB"/>
    </w:rPr>
  </w:style>
  <w:style w:type="paragraph" w:customStyle="1" w:styleId="Coversubtitle">
    <w:name w:val="Cover subtitle"/>
    <w:basedOn w:val="Normal"/>
    <w:autoRedefine/>
    <w:rsid w:val="002021F1"/>
    <w:pPr>
      <w:keepNext/>
      <w:pageBreakBefore/>
      <w:tabs>
        <w:tab w:val="right" w:pos="8507"/>
      </w:tabs>
      <w:spacing w:before="480" w:after="480" w:line="640" w:lineRule="exact"/>
      <w:ind w:left="101"/>
    </w:pPr>
    <w:rPr>
      <w:rFonts w:ascii="Arial" w:eastAsia="Times New Roman" w:hAnsi="Arial" w:cs="Arial"/>
      <w:bCs/>
      <w:sz w:val="36"/>
      <w:szCs w:val="36"/>
      <w:lang w:val="en-GB"/>
    </w:rPr>
  </w:style>
  <w:style w:type="paragraph" w:customStyle="1" w:styleId="Doctitle">
    <w:name w:val="Doc title"/>
    <w:basedOn w:val="Normal"/>
    <w:rsid w:val="002021F1"/>
    <w:pPr>
      <w:spacing w:before="240" w:after="120" w:line="240" w:lineRule="auto"/>
      <w:ind w:left="101"/>
    </w:pPr>
    <w:rPr>
      <w:rFonts w:ascii="Arial" w:eastAsia="Times New Roman" w:hAnsi="Arial" w:cs="Arial"/>
      <w:b/>
      <w:color w:val="9483B2"/>
      <w:kern w:val="28"/>
      <w:sz w:val="72"/>
      <w:szCs w:val="72"/>
      <w:lang w:val="en-GB"/>
    </w:rPr>
  </w:style>
  <w:style w:type="paragraph" w:styleId="BodyText2">
    <w:name w:val="Body Text 2"/>
    <w:basedOn w:val="Normal"/>
    <w:link w:val="BodyText2Char"/>
    <w:rsid w:val="002021F1"/>
    <w:pPr>
      <w:spacing w:before="120" w:after="120" w:line="480" w:lineRule="auto"/>
      <w:ind w:left="101"/>
    </w:pPr>
    <w:rPr>
      <w:rFonts w:ascii="Arial" w:eastAsia="Times New Roman" w:hAnsi="Arial" w:cs="Arial"/>
      <w:sz w:val="20"/>
      <w:szCs w:val="20"/>
      <w:lang w:val="en-GB"/>
    </w:rPr>
  </w:style>
  <w:style w:type="character" w:customStyle="1" w:styleId="BodyText2Char">
    <w:name w:val="Body Text 2 Char"/>
    <w:link w:val="BodyText2"/>
    <w:rsid w:val="002021F1"/>
    <w:rPr>
      <w:rFonts w:ascii="Arial" w:eastAsia="Times New Roman" w:hAnsi="Arial" w:cs="Arial"/>
      <w:lang w:eastAsia="en-US"/>
    </w:rPr>
  </w:style>
  <w:style w:type="paragraph" w:customStyle="1" w:styleId="HeadingPreface">
    <w:name w:val="Heading Preface"/>
    <w:basedOn w:val="Heading1"/>
    <w:rsid w:val="002021F1"/>
    <w:pPr>
      <w:framePr w:hSpace="180" w:wrap="around" w:vAnchor="text" w:hAnchor="margin" w:y="-17"/>
      <w:tabs>
        <w:tab w:val="left" w:pos="567"/>
      </w:tabs>
      <w:overflowPunct w:val="0"/>
      <w:autoSpaceDE w:val="0"/>
      <w:autoSpaceDN w:val="0"/>
      <w:adjustRightInd w:val="0"/>
      <w:spacing w:before="240"/>
      <w:jc w:val="center"/>
      <w:textAlignment w:val="baseline"/>
    </w:pPr>
    <w:rPr>
      <w:rFonts w:ascii="BTMedium" w:hAnsi="BTMedium" w:cs="Arial"/>
      <w:b w:val="0"/>
      <w:bCs w:val="0"/>
      <w:color w:val="auto"/>
      <w:kern w:val="0"/>
      <w:sz w:val="24"/>
      <w:szCs w:val="20"/>
      <w:u w:val="single"/>
      <w:lang w:val="en-GB"/>
    </w:rPr>
  </w:style>
  <w:style w:type="character" w:customStyle="1" w:styleId="PlainTextChar">
    <w:name w:val="Plain Text Char"/>
    <w:link w:val="PlainText"/>
    <w:rsid w:val="002021F1"/>
    <w:rPr>
      <w:rFonts w:ascii="Consolas" w:hAnsi="Consolas"/>
    </w:rPr>
  </w:style>
  <w:style w:type="paragraph" w:styleId="PlainText">
    <w:name w:val="Plain Text"/>
    <w:basedOn w:val="Normal"/>
    <w:link w:val="PlainTextChar"/>
    <w:rsid w:val="002021F1"/>
    <w:pPr>
      <w:spacing w:after="0" w:line="240" w:lineRule="auto"/>
    </w:pPr>
    <w:rPr>
      <w:rFonts w:ascii="Consolas" w:hAnsi="Consolas"/>
      <w:sz w:val="20"/>
      <w:szCs w:val="20"/>
      <w:lang w:val="en-GB" w:eastAsia="en-GB"/>
    </w:rPr>
  </w:style>
  <w:style w:type="character" w:customStyle="1" w:styleId="PlainTextChar1">
    <w:name w:val="Plain Text Char1"/>
    <w:uiPriority w:val="99"/>
    <w:semiHidden/>
    <w:rsid w:val="002021F1"/>
    <w:rPr>
      <w:rFonts w:ascii="Courier New" w:hAnsi="Courier New" w:cs="Courier New"/>
      <w:lang w:val="en-US" w:eastAsia="en-US"/>
    </w:rPr>
  </w:style>
  <w:style w:type="character" w:styleId="Strong">
    <w:name w:val="Strong"/>
    <w:uiPriority w:val="22"/>
    <w:qFormat/>
    <w:rsid w:val="002021F1"/>
    <w:rPr>
      <w:b/>
      <w:bCs/>
    </w:rPr>
  </w:style>
  <w:style w:type="paragraph" w:styleId="ListParagraph">
    <w:name w:val="List Paragraph"/>
    <w:basedOn w:val="Normal"/>
    <w:uiPriority w:val="34"/>
    <w:qFormat/>
    <w:rsid w:val="002021F1"/>
    <w:pPr>
      <w:spacing w:after="0" w:line="240" w:lineRule="auto"/>
      <w:ind w:left="720"/>
    </w:pPr>
    <w:rPr>
      <w:rFonts w:ascii="Calibri" w:eastAsia="Calibri" w:hAnsi="Calibri"/>
      <w:sz w:val="22"/>
      <w:szCs w:val="22"/>
      <w:lang w:val="en-GB"/>
    </w:rPr>
  </w:style>
  <w:style w:type="paragraph" w:styleId="TOCHeading">
    <w:name w:val="TOC Heading"/>
    <w:basedOn w:val="Heading1"/>
    <w:next w:val="Normal"/>
    <w:uiPriority w:val="39"/>
    <w:semiHidden/>
    <w:unhideWhenUsed/>
    <w:qFormat/>
    <w:rsid w:val="00951359"/>
    <w:pPr>
      <w:keepLines/>
      <w:spacing w:before="480" w:line="276" w:lineRule="auto"/>
      <w:outlineLvl w:val="9"/>
    </w:pPr>
    <w:rPr>
      <w:rFonts w:ascii="Cambria" w:eastAsia="MS Gothic" w:hAnsi="Cambria"/>
      <w:color w:val="365F91"/>
      <w:kern w:val="0"/>
      <w:szCs w:val="28"/>
      <w:lang w:eastAsia="ja-JP"/>
    </w:rPr>
  </w:style>
  <w:style w:type="character" w:styleId="CommentReference">
    <w:name w:val="annotation reference"/>
    <w:semiHidden/>
    <w:unhideWhenUsed/>
    <w:rsid w:val="003540F2"/>
    <w:rPr>
      <w:sz w:val="16"/>
      <w:szCs w:val="16"/>
    </w:rPr>
  </w:style>
  <w:style w:type="paragraph" w:styleId="Revision">
    <w:name w:val="Revision"/>
    <w:hidden/>
    <w:uiPriority w:val="71"/>
    <w:rsid w:val="00340DBB"/>
    <w:rPr>
      <w:rFonts w:ascii="Tahoma" w:hAnsi="Tahoma"/>
      <w:sz w:val="21"/>
      <w:szCs w:val="24"/>
      <w:lang w:val="en-US" w:eastAsia="en-US"/>
    </w:rPr>
  </w:style>
  <w:style w:type="table" w:styleId="TableGrid">
    <w:name w:val="Table Grid"/>
    <w:basedOn w:val="TableNormal"/>
    <w:rsid w:val="006521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5C20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92634">
      <w:bodyDiv w:val="1"/>
      <w:marLeft w:val="0"/>
      <w:marRight w:val="0"/>
      <w:marTop w:val="0"/>
      <w:marBottom w:val="0"/>
      <w:divBdr>
        <w:top w:val="none" w:sz="0" w:space="0" w:color="auto"/>
        <w:left w:val="none" w:sz="0" w:space="0" w:color="auto"/>
        <w:bottom w:val="none" w:sz="0" w:space="0" w:color="auto"/>
        <w:right w:val="none" w:sz="0" w:space="0" w:color="auto"/>
      </w:divBdr>
    </w:div>
    <w:div w:id="525874816">
      <w:bodyDiv w:val="1"/>
      <w:marLeft w:val="0"/>
      <w:marRight w:val="0"/>
      <w:marTop w:val="0"/>
      <w:marBottom w:val="0"/>
      <w:divBdr>
        <w:top w:val="none" w:sz="0" w:space="0" w:color="auto"/>
        <w:left w:val="none" w:sz="0" w:space="0" w:color="auto"/>
        <w:bottom w:val="none" w:sz="0" w:space="0" w:color="auto"/>
        <w:right w:val="none" w:sz="0" w:space="0" w:color="auto"/>
      </w:divBdr>
    </w:div>
    <w:div w:id="1182082997">
      <w:bodyDiv w:val="1"/>
      <w:marLeft w:val="0"/>
      <w:marRight w:val="0"/>
      <w:marTop w:val="0"/>
      <w:marBottom w:val="0"/>
      <w:divBdr>
        <w:top w:val="none" w:sz="0" w:space="0" w:color="auto"/>
        <w:left w:val="none" w:sz="0" w:space="0" w:color="auto"/>
        <w:bottom w:val="none" w:sz="0" w:space="0" w:color="auto"/>
        <w:right w:val="none" w:sz="0" w:space="0" w:color="auto"/>
      </w:divBdr>
    </w:div>
    <w:div w:id="1304582530">
      <w:bodyDiv w:val="1"/>
      <w:marLeft w:val="0"/>
      <w:marRight w:val="0"/>
      <w:marTop w:val="0"/>
      <w:marBottom w:val="0"/>
      <w:divBdr>
        <w:top w:val="none" w:sz="0" w:space="0" w:color="auto"/>
        <w:left w:val="none" w:sz="0" w:space="0" w:color="auto"/>
        <w:bottom w:val="none" w:sz="0" w:space="0" w:color="auto"/>
        <w:right w:val="none" w:sz="0" w:space="0" w:color="auto"/>
      </w:divBdr>
    </w:div>
    <w:div w:id="1395860814">
      <w:bodyDiv w:val="1"/>
      <w:marLeft w:val="0"/>
      <w:marRight w:val="0"/>
      <w:marTop w:val="0"/>
      <w:marBottom w:val="0"/>
      <w:divBdr>
        <w:top w:val="none" w:sz="0" w:space="0" w:color="auto"/>
        <w:left w:val="none" w:sz="0" w:space="0" w:color="auto"/>
        <w:bottom w:val="none" w:sz="0" w:space="0" w:color="auto"/>
        <w:right w:val="none" w:sz="0" w:space="0" w:color="auto"/>
      </w:divBdr>
    </w:div>
    <w:div w:id="1421607046">
      <w:bodyDiv w:val="1"/>
      <w:marLeft w:val="0"/>
      <w:marRight w:val="0"/>
      <w:marTop w:val="0"/>
      <w:marBottom w:val="0"/>
      <w:divBdr>
        <w:top w:val="none" w:sz="0" w:space="0" w:color="auto"/>
        <w:left w:val="none" w:sz="0" w:space="0" w:color="auto"/>
        <w:bottom w:val="none" w:sz="0" w:space="0" w:color="auto"/>
        <w:right w:val="none" w:sz="0" w:space="0" w:color="auto"/>
      </w:divBdr>
    </w:div>
    <w:div w:id="1459102550">
      <w:bodyDiv w:val="1"/>
      <w:marLeft w:val="0"/>
      <w:marRight w:val="0"/>
      <w:marTop w:val="0"/>
      <w:marBottom w:val="0"/>
      <w:divBdr>
        <w:top w:val="none" w:sz="0" w:space="0" w:color="auto"/>
        <w:left w:val="none" w:sz="0" w:space="0" w:color="auto"/>
        <w:bottom w:val="none" w:sz="0" w:space="0" w:color="auto"/>
        <w:right w:val="none" w:sz="0" w:space="0" w:color="auto"/>
      </w:divBdr>
    </w:div>
    <w:div w:id="2029142152">
      <w:bodyDiv w:val="1"/>
      <w:marLeft w:val="0"/>
      <w:marRight w:val="0"/>
      <w:marTop w:val="0"/>
      <w:marBottom w:val="0"/>
      <w:divBdr>
        <w:top w:val="none" w:sz="0" w:space="0" w:color="auto"/>
        <w:left w:val="none" w:sz="0" w:space="0" w:color="auto"/>
        <w:bottom w:val="none" w:sz="0" w:space="0" w:color="auto"/>
        <w:right w:val="none" w:sz="0" w:space="0" w:color="auto"/>
      </w:divBdr>
    </w:div>
    <w:div w:id="2068260282">
      <w:bodyDiv w:val="1"/>
      <w:marLeft w:val="0"/>
      <w:marRight w:val="0"/>
      <w:marTop w:val="0"/>
      <w:marBottom w:val="0"/>
      <w:divBdr>
        <w:top w:val="none" w:sz="0" w:space="0" w:color="auto"/>
        <w:left w:val="none" w:sz="0" w:space="0" w:color="auto"/>
        <w:bottom w:val="none" w:sz="0" w:space="0" w:color="auto"/>
        <w:right w:val="none" w:sz="0" w:space="0" w:color="auto"/>
      </w:divBdr>
    </w:div>
    <w:div w:id="21156377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3.xml"/><Relationship Id="rId26" Type="http://schemas.openxmlformats.org/officeDocument/2006/relationships/oleObject" Target="embeddings/Microsoft_Word_97_-_2003_Document2.doc"/><Relationship Id="rId21" Type="http://schemas.openxmlformats.org/officeDocument/2006/relationships/header" Target="header5.xml"/><Relationship Id="rId34" Type="http://schemas.openxmlformats.org/officeDocument/2006/relationships/package" Target="embeddings/Microsoft_Word_Document1.docx"/><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image" Target="media/image5.emf"/><Relationship Id="rId33" Type="http://schemas.openxmlformats.org/officeDocument/2006/relationships/image" Target="media/image9.emf"/><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oleObject" Target="embeddings/Microsoft_Word_97_-_2003_Document.doc"/><Relationship Id="rId20" Type="http://schemas.openxmlformats.org/officeDocument/2006/relationships/header" Target="header4.xml"/><Relationship Id="rId29"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oleObject" Target="embeddings/Microsoft_Word_97_-_2003_Document1.doc"/><Relationship Id="rId32" Type="http://schemas.openxmlformats.org/officeDocument/2006/relationships/oleObject" Target="embeddings/Microsoft_Word_97_-_2003_Document4.doc"/><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image" Target="media/image4.emf"/><Relationship Id="rId28" Type="http://schemas.openxmlformats.org/officeDocument/2006/relationships/package" Target="embeddings/Microsoft_Word_Document.docx"/><Relationship Id="rId36"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8.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image" Target="media/image6.emf"/><Relationship Id="rId30" Type="http://schemas.openxmlformats.org/officeDocument/2006/relationships/oleObject" Target="embeddings/Microsoft_Word_97_-_2003_Document3.doc"/><Relationship Id="rId35" Type="http://schemas.openxmlformats.org/officeDocument/2006/relationships/header" Target="header7.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803302882\AppData\Local\Temp\Temp1_Word%20documents.zip\Word%20documents\Openreach_Title%20pa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35BEFCE14E3E499775C2385A2B7CD1" ma:contentTypeVersion="15" ma:contentTypeDescription="Create a new document." ma:contentTypeScope="" ma:versionID="1f6b1eaded1eaaf8281e7036d8ea29cc">
  <xsd:schema xmlns:xsd="http://www.w3.org/2001/XMLSchema" xmlns:xs="http://www.w3.org/2001/XMLSchema" xmlns:p="http://schemas.microsoft.com/office/2006/metadata/properties" xmlns:ns2="c941721e-f0ed-439d-ada5-ffe236e4dc37" xmlns:ns3="858821c1-8060-4677-b1ab-24a4a859c42e" targetNamespace="http://schemas.microsoft.com/office/2006/metadata/properties" ma:root="true" ma:fieldsID="18ba251acd10c7a1fda662374cb97315" ns2:_="" ns3:_="">
    <xsd:import namespace="c941721e-f0ed-439d-ada5-ffe236e4dc37"/>
    <xsd:import namespace="858821c1-8060-4677-b1ab-24a4a859c42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1721e-f0ed-439d-ada5-ffe236e4dc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531deeb-2674-43eb-80e4-de4fbf68bfe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8821c1-8060-4677-b1ab-24a4a859c42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488741f-2bd9-4baa-93ed-8f435222884a}" ma:internalName="TaxCatchAll" ma:showField="CatchAllData" ma:web="858821c1-8060-4677-b1ab-24a4a859c4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58821c1-8060-4677-b1ab-24a4a859c42e"/>
    <lcf76f155ced4ddcb4097134ff3c332f xmlns="c941721e-f0ed-439d-ada5-ffe236e4dc3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E3FA534-8E12-4F75-A912-C9D162BD63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1721e-f0ed-439d-ada5-ffe236e4dc37"/>
    <ds:schemaRef ds:uri="858821c1-8060-4677-b1ab-24a4a859c4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580785-A940-447D-B34B-0677713E2ED1}">
  <ds:schemaRefs>
    <ds:schemaRef ds:uri="http://schemas.openxmlformats.org/officeDocument/2006/bibliography"/>
  </ds:schemaRefs>
</ds:datastoreItem>
</file>

<file path=customXml/itemProps3.xml><?xml version="1.0" encoding="utf-8"?>
<ds:datastoreItem xmlns:ds="http://schemas.openxmlformats.org/officeDocument/2006/customXml" ds:itemID="{F8B950F3-CECF-40F4-B95D-7203835DA34E}">
  <ds:schemaRefs>
    <ds:schemaRef ds:uri="http://schemas.microsoft.com/sharepoint/v3/contenttype/forms"/>
  </ds:schemaRefs>
</ds:datastoreItem>
</file>

<file path=customXml/itemProps4.xml><?xml version="1.0" encoding="utf-8"?>
<ds:datastoreItem xmlns:ds="http://schemas.openxmlformats.org/officeDocument/2006/customXml" ds:itemID="{CFAC0CE0-73E6-4581-A28D-1425F84B525D}">
  <ds:schemaRefs>
    <ds:schemaRef ds:uri="http://schemas.microsoft.com/office/2006/metadata/properties"/>
    <ds:schemaRef ds:uri="http://schemas.microsoft.com/office/infopath/2007/PartnerControls"/>
    <ds:schemaRef ds:uri="858821c1-8060-4677-b1ab-24a4a859c42e"/>
    <ds:schemaRef ds:uri="c941721e-f0ed-439d-ada5-ffe236e4dc37"/>
  </ds:schemaRefs>
</ds:datastoreItem>
</file>

<file path=docProps/app.xml><?xml version="1.0" encoding="utf-8"?>
<Properties xmlns="http://schemas.openxmlformats.org/officeDocument/2006/extended-properties" xmlns:vt="http://schemas.openxmlformats.org/officeDocument/2006/docPropsVTypes">
  <Template>Openreach_Title page.dotx</Template>
  <TotalTime>0</TotalTime>
  <Pages>4</Pages>
  <Words>20284</Words>
  <Characters>115624</Characters>
  <Application>Microsoft Office Word</Application>
  <DocSecurity>0</DocSecurity>
  <Lines>963</Lines>
  <Paragraphs>271</Paragraphs>
  <ScaleCrop>false</ScaleCrop>
  <HeadingPairs>
    <vt:vector size="2" baseType="variant">
      <vt:variant>
        <vt:lpstr>Title</vt:lpstr>
      </vt:variant>
      <vt:variant>
        <vt:i4>1</vt:i4>
      </vt:variant>
    </vt:vector>
  </HeadingPairs>
  <TitlesOfParts>
    <vt:vector size="1" baseType="lpstr">
      <vt:lpstr/>
    </vt:vector>
  </TitlesOfParts>
  <Company>BT Plc</Company>
  <LinksUpToDate>false</LinksUpToDate>
  <CharactersWithSpaces>135637</CharactersWithSpaces>
  <SharedDoc>false</SharedDoc>
  <HLinks>
    <vt:vector size="882" baseType="variant">
      <vt:variant>
        <vt:i4>3735648</vt:i4>
      </vt:variant>
      <vt:variant>
        <vt:i4>837</vt:i4>
      </vt:variant>
      <vt:variant>
        <vt:i4>0</vt:i4>
      </vt:variant>
      <vt:variant>
        <vt:i4>5</vt:i4>
      </vt:variant>
      <vt:variant>
        <vt:lpwstr/>
      </vt:variant>
      <vt:variant>
        <vt:lpwstr>_BILL_SUMMARY_RECORD_3</vt:lpwstr>
      </vt:variant>
      <vt:variant>
        <vt:i4>7929879</vt:i4>
      </vt:variant>
      <vt:variant>
        <vt:i4>831</vt:i4>
      </vt:variant>
      <vt:variant>
        <vt:i4>0</vt:i4>
      </vt:variant>
      <vt:variant>
        <vt:i4>5</vt:i4>
      </vt:variant>
      <vt:variant>
        <vt:lpwstr/>
      </vt:variant>
      <vt:variant>
        <vt:lpwstr>_ADJUSTMENT_RECORD_3</vt:lpwstr>
      </vt:variant>
      <vt:variant>
        <vt:i4>6160470</vt:i4>
      </vt:variant>
      <vt:variant>
        <vt:i4>825</vt:i4>
      </vt:variant>
      <vt:variant>
        <vt:i4>0</vt:i4>
      </vt:variant>
      <vt:variant>
        <vt:i4>5</vt:i4>
      </vt:variant>
      <vt:variant>
        <vt:lpwstr/>
      </vt:variant>
      <vt:variant>
        <vt:lpwstr>_EVENT_CHARGES_RECORD_3</vt:lpwstr>
      </vt:variant>
      <vt:variant>
        <vt:i4>3407931</vt:i4>
      </vt:variant>
      <vt:variant>
        <vt:i4>819</vt:i4>
      </vt:variant>
      <vt:variant>
        <vt:i4>0</vt:i4>
      </vt:variant>
      <vt:variant>
        <vt:i4>5</vt:i4>
      </vt:variant>
      <vt:variant>
        <vt:lpwstr/>
      </vt:variant>
      <vt:variant>
        <vt:lpwstr>_PRODUCT_CHARGES_RECORD_3</vt:lpwstr>
      </vt:variant>
      <vt:variant>
        <vt:i4>6881296</vt:i4>
      </vt:variant>
      <vt:variant>
        <vt:i4>813</vt:i4>
      </vt:variant>
      <vt:variant>
        <vt:i4>0</vt:i4>
      </vt:variant>
      <vt:variant>
        <vt:i4>5</vt:i4>
      </vt:variant>
      <vt:variant>
        <vt:lpwstr/>
      </vt:variant>
      <vt:variant>
        <vt:lpwstr>_HEADER_RECORD_4</vt:lpwstr>
      </vt:variant>
      <vt:variant>
        <vt:i4>2162804</vt:i4>
      </vt:variant>
      <vt:variant>
        <vt:i4>807</vt:i4>
      </vt:variant>
      <vt:variant>
        <vt:i4>0</vt:i4>
      </vt:variant>
      <vt:variant>
        <vt:i4>5</vt:i4>
      </vt:variant>
      <vt:variant>
        <vt:lpwstr/>
      </vt:variant>
      <vt:variant>
        <vt:lpwstr>_DESCRIPTION_3</vt:lpwstr>
      </vt:variant>
      <vt:variant>
        <vt:i4>655423</vt:i4>
      </vt:variant>
      <vt:variant>
        <vt:i4>801</vt:i4>
      </vt:variant>
      <vt:variant>
        <vt:i4>0</vt:i4>
      </vt:variant>
      <vt:variant>
        <vt:i4>5</vt:i4>
      </vt:variant>
      <vt:variant>
        <vt:lpwstr/>
      </vt:variant>
      <vt:variant>
        <vt:lpwstr>_BILL_SUMMARY_RECORD</vt:lpwstr>
      </vt:variant>
      <vt:variant>
        <vt:i4>2621452</vt:i4>
      </vt:variant>
      <vt:variant>
        <vt:i4>795</vt:i4>
      </vt:variant>
      <vt:variant>
        <vt:i4>0</vt:i4>
      </vt:variant>
      <vt:variant>
        <vt:i4>5</vt:i4>
      </vt:variant>
      <vt:variant>
        <vt:lpwstr/>
      </vt:variant>
      <vt:variant>
        <vt:lpwstr>_Toc8126687</vt:lpwstr>
      </vt:variant>
      <vt:variant>
        <vt:i4>6160470</vt:i4>
      </vt:variant>
      <vt:variant>
        <vt:i4>789</vt:i4>
      </vt:variant>
      <vt:variant>
        <vt:i4>0</vt:i4>
      </vt:variant>
      <vt:variant>
        <vt:i4>5</vt:i4>
      </vt:variant>
      <vt:variant>
        <vt:lpwstr/>
      </vt:variant>
      <vt:variant>
        <vt:lpwstr>_EVENT_CHARGES_RECORD_2</vt:lpwstr>
      </vt:variant>
      <vt:variant>
        <vt:i4>3407931</vt:i4>
      </vt:variant>
      <vt:variant>
        <vt:i4>783</vt:i4>
      </vt:variant>
      <vt:variant>
        <vt:i4>0</vt:i4>
      </vt:variant>
      <vt:variant>
        <vt:i4>5</vt:i4>
      </vt:variant>
      <vt:variant>
        <vt:lpwstr/>
      </vt:variant>
      <vt:variant>
        <vt:lpwstr>_PRODUCT_CHARGES_RECORD_2</vt:lpwstr>
      </vt:variant>
      <vt:variant>
        <vt:i4>7208976</vt:i4>
      </vt:variant>
      <vt:variant>
        <vt:i4>777</vt:i4>
      </vt:variant>
      <vt:variant>
        <vt:i4>0</vt:i4>
      </vt:variant>
      <vt:variant>
        <vt:i4>5</vt:i4>
      </vt:variant>
      <vt:variant>
        <vt:lpwstr/>
      </vt:variant>
      <vt:variant>
        <vt:lpwstr>_HEADER_RECORD_3</vt:lpwstr>
      </vt:variant>
      <vt:variant>
        <vt:i4>2097268</vt:i4>
      </vt:variant>
      <vt:variant>
        <vt:i4>771</vt:i4>
      </vt:variant>
      <vt:variant>
        <vt:i4>0</vt:i4>
      </vt:variant>
      <vt:variant>
        <vt:i4>5</vt:i4>
      </vt:variant>
      <vt:variant>
        <vt:lpwstr/>
      </vt:variant>
      <vt:variant>
        <vt:lpwstr>_DESCRIPTION_2</vt:lpwstr>
      </vt:variant>
      <vt:variant>
        <vt:i4>6029412</vt:i4>
      </vt:variant>
      <vt:variant>
        <vt:i4>765</vt:i4>
      </vt:variant>
      <vt:variant>
        <vt:i4>0</vt:i4>
      </vt:variant>
      <vt:variant>
        <vt:i4>5</vt:i4>
      </vt:variant>
      <vt:variant>
        <vt:lpwstr/>
      </vt:variant>
      <vt:variant>
        <vt:lpwstr>_6.6._BILL_SUMMARY</vt:lpwstr>
      </vt:variant>
      <vt:variant>
        <vt:i4>4915313</vt:i4>
      </vt:variant>
      <vt:variant>
        <vt:i4>759</vt:i4>
      </vt:variant>
      <vt:variant>
        <vt:i4>0</vt:i4>
      </vt:variant>
      <vt:variant>
        <vt:i4>5</vt:i4>
      </vt:variant>
      <vt:variant>
        <vt:lpwstr/>
      </vt:variant>
      <vt:variant>
        <vt:lpwstr>_6.5._ADJUSTMENT_RECORD</vt:lpwstr>
      </vt:variant>
      <vt:variant>
        <vt:i4>6619214</vt:i4>
      </vt:variant>
      <vt:variant>
        <vt:i4>753</vt:i4>
      </vt:variant>
      <vt:variant>
        <vt:i4>0</vt:i4>
      </vt:variant>
      <vt:variant>
        <vt:i4>5</vt:i4>
      </vt:variant>
      <vt:variant>
        <vt:lpwstr/>
      </vt:variant>
      <vt:variant>
        <vt:lpwstr>_6.4._EVENT_CHARGES</vt:lpwstr>
      </vt:variant>
      <vt:variant>
        <vt:i4>983076</vt:i4>
      </vt:variant>
      <vt:variant>
        <vt:i4>747</vt:i4>
      </vt:variant>
      <vt:variant>
        <vt:i4>0</vt:i4>
      </vt:variant>
      <vt:variant>
        <vt:i4>5</vt:i4>
      </vt:variant>
      <vt:variant>
        <vt:lpwstr/>
      </vt:variant>
      <vt:variant>
        <vt:lpwstr>_6.3._PRODUCT_CHARGES</vt:lpwstr>
      </vt:variant>
      <vt:variant>
        <vt:i4>4915302</vt:i4>
      </vt:variant>
      <vt:variant>
        <vt:i4>741</vt:i4>
      </vt:variant>
      <vt:variant>
        <vt:i4>0</vt:i4>
      </vt:variant>
      <vt:variant>
        <vt:i4>5</vt:i4>
      </vt:variant>
      <vt:variant>
        <vt:lpwstr/>
      </vt:variant>
      <vt:variant>
        <vt:lpwstr>_6.2._HEADER_RECORD</vt:lpwstr>
      </vt:variant>
      <vt:variant>
        <vt:i4>1179691</vt:i4>
      </vt:variant>
      <vt:variant>
        <vt:i4>735</vt:i4>
      </vt:variant>
      <vt:variant>
        <vt:i4>0</vt:i4>
      </vt:variant>
      <vt:variant>
        <vt:i4>5</vt:i4>
      </vt:variant>
      <vt:variant>
        <vt:lpwstr/>
      </vt:variant>
      <vt:variant>
        <vt:lpwstr>_DESCRIPTION</vt:lpwstr>
      </vt:variant>
      <vt:variant>
        <vt:i4>131196</vt:i4>
      </vt:variant>
      <vt:variant>
        <vt:i4>729</vt:i4>
      </vt:variant>
      <vt:variant>
        <vt:i4>0</vt:i4>
      </vt:variant>
      <vt:variant>
        <vt:i4>5</vt:i4>
      </vt:variant>
      <vt:variant>
        <vt:lpwstr/>
      </vt:variant>
      <vt:variant>
        <vt:lpwstr>llu_e1</vt:lpwstr>
      </vt:variant>
      <vt:variant>
        <vt:i4>3670112</vt:i4>
      </vt:variant>
      <vt:variant>
        <vt:i4>726</vt:i4>
      </vt:variant>
      <vt:variant>
        <vt:i4>0</vt:i4>
      </vt:variant>
      <vt:variant>
        <vt:i4>5</vt:i4>
      </vt:variant>
      <vt:variant>
        <vt:lpwstr/>
      </vt:variant>
      <vt:variant>
        <vt:lpwstr>_BILL_SUMMARY_RECORD_2</vt:lpwstr>
      </vt:variant>
      <vt:variant>
        <vt:i4>7864343</vt:i4>
      </vt:variant>
      <vt:variant>
        <vt:i4>720</vt:i4>
      </vt:variant>
      <vt:variant>
        <vt:i4>0</vt:i4>
      </vt:variant>
      <vt:variant>
        <vt:i4>5</vt:i4>
      </vt:variant>
      <vt:variant>
        <vt:lpwstr/>
      </vt:variant>
      <vt:variant>
        <vt:lpwstr>_ADJUSTMENT_RECORD_2</vt:lpwstr>
      </vt:variant>
      <vt:variant>
        <vt:i4>6160470</vt:i4>
      </vt:variant>
      <vt:variant>
        <vt:i4>714</vt:i4>
      </vt:variant>
      <vt:variant>
        <vt:i4>0</vt:i4>
      </vt:variant>
      <vt:variant>
        <vt:i4>5</vt:i4>
      </vt:variant>
      <vt:variant>
        <vt:lpwstr/>
      </vt:variant>
      <vt:variant>
        <vt:lpwstr>_EVENT_CHARGES_RECORD_1</vt:lpwstr>
      </vt:variant>
      <vt:variant>
        <vt:i4>3407931</vt:i4>
      </vt:variant>
      <vt:variant>
        <vt:i4>708</vt:i4>
      </vt:variant>
      <vt:variant>
        <vt:i4>0</vt:i4>
      </vt:variant>
      <vt:variant>
        <vt:i4>5</vt:i4>
      </vt:variant>
      <vt:variant>
        <vt:lpwstr/>
      </vt:variant>
      <vt:variant>
        <vt:lpwstr>_PRODUCT_CHARGES_RECORD_1</vt:lpwstr>
      </vt:variant>
      <vt:variant>
        <vt:i4>7274512</vt:i4>
      </vt:variant>
      <vt:variant>
        <vt:i4>702</vt:i4>
      </vt:variant>
      <vt:variant>
        <vt:i4>0</vt:i4>
      </vt:variant>
      <vt:variant>
        <vt:i4>5</vt:i4>
      </vt:variant>
      <vt:variant>
        <vt:lpwstr/>
      </vt:variant>
      <vt:variant>
        <vt:lpwstr>_HEADER_RECORD_2</vt:lpwstr>
      </vt:variant>
      <vt:variant>
        <vt:i4>2293876</vt:i4>
      </vt:variant>
      <vt:variant>
        <vt:i4>696</vt:i4>
      </vt:variant>
      <vt:variant>
        <vt:i4>0</vt:i4>
      </vt:variant>
      <vt:variant>
        <vt:i4>5</vt:i4>
      </vt:variant>
      <vt:variant>
        <vt:lpwstr/>
      </vt:variant>
      <vt:variant>
        <vt:lpwstr>_DESCRIPTION_1</vt:lpwstr>
      </vt:variant>
      <vt:variant>
        <vt:i4>65660</vt:i4>
      </vt:variant>
      <vt:variant>
        <vt:i4>690</vt:i4>
      </vt:variant>
      <vt:variant>
        <vt:i4>0</vt:i4>
      </vt:variant>
      <vt:variant>
        <vt:i4>5</vt:i4>
      </vt:variant>
      <vt:variant>
        <vt:lpwstr/>
      </vt:variant>
      <vt:variant>
        <vt:lpwstr>llu_e2</vt:lpwstr>
      </vt:variant>
      <vt:variant>
        <vt:i4>131196</vt:i4>
      </vt:variant>
      <vt:variant>
        <vt:i4>687</vt:i4>
      </vt:variant>
      <vt:variant>
        <vt:i4>0</vt:i4>
      </vt:variant>
      <vt:variant>
        <vt:i4>5</vt:i4>
      </vt:variant>
      <vt:variant>
        <vt:lpwstr/>
      </vt:variant>
      <vt:variant>
        <vt:lpwstr>llu_e1</vt:lpwstr>
      </vt:variant>
      <vt:variant>
        <vt:i4>3866720</vt:i4>
      </vt:variant>
      <vt:variant>
        <vt:i4>684</vt:i4>
      </vt:variant>
      <vt:variant>
        <vt:i4>0</vt:i4>
      </vt:variant>
      <vt:variant>
        <vt:i4>5</vt:i4>
      </vt:variant>
      <vt:variant>
        <vt:lpwstr/>
      </vt:variant>
      <vt:variant>
        <vt:lpwstr>_BILL_SUMMARY_RECORD_1</vt:lpwstr>
      </vt:variant>
      <vt:variant>
        <vt:i4>8060951</vt:i4>
      </vt:variant>
      <vt:variant>
        <vt:i4>678</vt:i4>
      </vt:variant>
      <vt:variant>
        <vt:i4>0</vt:i4>
      </vt:variant>
      <vt:variant>
        <vt:i4>5</vt:i4>
      </vt:variant>
      <vt:variant>
        <vt:lpwstr/>
      </vt:variant>
      <vt:variant>
        <vt:lpwstr>_ADJUSTMENT_RECORD_1</vt:lpwstr>
      </vt:variant>
      <vt:variant>
        <vt:i4>65586</vt:i4>
      </vt:variant>
      <vt:variant>
        <vt:i4>672</vt:i4>
      </vt:variant>
      <vt:variant>
        <vt:i4>0</vt:i4>
      </vt:variant>
      <vt:variant>
        <vt:i4>5</vt:i4>
      </vt:variant>
      <vt:variant>
        <vt:lpwstr/>
      </vt:variant>
      <vt:variant>
        <vt:lpwstr>_EVENT_CHARGES_RECORD</vt:lpwstr>
      </vt:variant>
      <vt:variant>
        <vt:i4>7012447</vt:i4>
      </vt:variant>
      <vt:variant>
        <vt:i4>666</vt:i4>
      </vt:variant>
      <vt:variant>
        <vt:i4>0</vt:i4>
      </vt:variant>
      <vt:variant>
        <vt:i4>5</vt:i4>
      </vt:variant>
      <vt:variant>
        <vt:lpwstr/>
      </vt:variant>
      <vt:variant>
        <vt:lpwstr>_PRODUCT_CHARGES_RECORD</vt:lpwstr>
      </vt:variant>
      <vt:variant>
        <vt:i4>7077904</vt:i4>
      </vt:variant>
      <vt:variant>
        <vt:i4>660</vt:i4>
      </vt:variant>
      <vt:variant>
        <vt:i4>0</vt:i4>
      </vt:variant>
      <vt:variant>
        <vt:i4>5</vt:i4>
      </vt:variant>
      <vt:variant>
        <vt:lpwstr/>
      </vt:variant>
      <vt:variant>
        <vt:lpwstr>_HEADER_RECORD_1</vt:lpwstr>
      </vt:variant>
      <vt:variant>
        <vt:i4>2293798</vt:i4>
      </vt:variant>
      <vt:variant>
        <vt:i4>654</vt:i4>
      </vt:variant>
      <vt:variant>
        <vt:i4>0</vt:i4>
      </vt:variant>
      <vt:variant>
        <vt:i4>5</vt:i4>
      </vt:variant>
      <vt:variant>
        <vt:lpwstr/>
      </vt:variant>
      <vt:variant>
        <vt:lpwstr>_FILE_FORMAT</vt:lpwstr>
      </vt:variant>
      <vt:variant>
        <vt:i4>131196</vt:i4>
      </vt:variant>
      <vt:variant>
        <vt:i4>648</vt:i4>
      </vt:variant>
      <vt:variant>
        <vt:i4>0</vt:i4>
      </vt:variant>
      <vt:variant>
        <vt:i4>5</vt:i4>
      </vt:variant>
      <vt:variant>
        <vt:lpwstr/>
      </vt:variant>
      <vt:variant>
        <vt:lpwstr>llu_E13</vt:lpwstr>
      </vt:variant>
      <vt:variant>
        <vt:i4>7798861</vt:i4>
      </vt:variant>
      <vt:variant>
        <vt:i4>645</vt:i4>
      </vt:variant>
      <vt:variant>
        <vt:i4>0</vt:i4>
      </vt:variant>
      <vt:variant>
        <vt:i4>5</vt:i4>
      </vt:variant>
      <vt:variant>
        <vt:lpwstr/>
      </vt:variant>
      <vt:variant>
        <vt:lpwstr>llu_ev12</vt:lpwstr>
      </vt:variant>
      <vt:variant>
        <vt:i4>7602253</vt:i4>
      </vt:variant>
      <vt:variant>
        <vt:i4>642</vt:i4>
      </vt:variant>
      <vt:variant>
        <vt:i4>0</vt:i4>
      </vt:variant>
      <vt:variant>
        <vt:i4>5</vt:i4>
      </vt:variant>
      <vt:variant>
        <vt:lpwstr/>
      </vt:variant>
      <vt:variant>
        <vt:lpwstr>llu_ev11</vt:lpwstr>
      </vt:variant>
      <vt:variant>
        <vt:i4>7667789</vt:i4>
      </vt:variant>
      <vt:variant>
        <vt:i4>639</vt:i4>
      </vt:variant>
      <vt:variant>
        <vt:i4>0</vt:i4>
      </vt:variant>
      <vt:variant>
        <vt:i4>5</vt:i4>
      </vt:variant>
      <vt:variant>
        <vt:lpwstr/>
      </vt:variant>
      <vt:variant>
        <vt:lpwstr>llu_ev10</vt:lpwstr>
      </vt:variant>
      <vt:variant>
        <vt:i4>4522108</vt:i4>
      </vt:variant>
      <vt:variant>
        <vt:i4>636</vt:i4>
      </vt:variant>
      <vt:variant>
        <vt:i4>0</vt:i4>
      </vt:variant>
      <vt:variant>
        <vt:i4>5</vt:i4>
      </vt:variant>
      <vt:variant>
        <vt:lpwstr/>
      </vt:variant>
      <vt:variant>
        <vt:lpwstr>llu_ev9</vt:lpwstr>
      </vt:variant>
      <vt:variant>
        <vt:i4>4522108</vt:i4>
      </vt:variant>
      <vt:variant>
        <vt:i4>633</vt:i4>
      </vt:variant>
      <vt:variant>
        <vt:i4>0</vt:i4>
      </vt:variant>
      <vt:variant>
        <vt:i4>5</vt:i4>
      </vt:variant>
      <vt:variant>
        <vt:lpwstr/>
      </vt:variant>
      <vt:variant>
        <vt:lpwstr>llu_ev8</vt:lpwstr>
      </vt:variant>
      <vt:variant>
        <vt:i4>4522108</vt:i4>
      </vt:variant>
      <vt:variant>
        <vt:i4>630</vt:i4>
      </vt:variant>
      <vt:variant>
        <vt:i4>0</vt:i4>
      </vt:variant>
      <vt:variant>
        <vt:i4>5</vt:i4>
      </vt:variant>
      <vt:variant>
        <vt:lpwstr/>
      </vt:variant>
      <vt:variant>
        <vt:lpwstr>llu_ev7</vt:lpwstr>
      </vt:variant>
      <vt:variant>
        <vt:i4>327804</vt:i4>
      </vt:variant>
      <vt:variant>
        <vt:i4>627</vt:i4>
      </vt:variant>
      <vt:variant>
        <vt:i4>0</vt:i4>
      </vt:variant>
      <vt:variant>
        <vt:i4>5</vt:i4>
      </vt:variant>
      <vt:variant>
        <vt:lpwstr/>
      </vt:variant>
      <vt:variant>
        <vt:lpwstr>llu_e6</vt:lpwstr>
      </vt:variant>
      <vt:variant>
        <vt:i4>393340</vt:i4>
      </vt:variant>
      <vt:variant>
        <vt:i4>624</vt:i4>
      </vt:variant>
      <vt:variant>
        <vt:i4>0</vt:i4>
      </vt:variant>
      <vt:variant>
        <vt:i4>5</vt:i4>
      </vt:variant>
      <vt:variant>
        <vt:lpwstr/>
      </vt:variant>
      <vt:variant>
        <vt:lpwstr>llu_e5</vt:lpwstr>
      </vt:variant>
      <vt:variant>
        <vt:i4>458876</vt:i4>
      </vt:variant>
      <vt:variant>
        <vt:i4>621</vt:i4>
      </vt:variant>
      <vt:variant>
        <vt:i4>0</vt:i4>
      </vt:variant>
      <vt:variant>
        <vt:i4>5</vt:i4>
      </vt:variant>
      <vt:variant>
        <vt:lpwstr/>
      </vt:variant>
      <vt:variant>
        <vt:lpwstr>llu_e4</vt:lpwstr>
      </vt:variant>
      <vt:variant>
        <vt:i4>124</vt:i4>
      </vt:variant>
      <vt:variant>
        <vt:i4>618</vt:i4>
      </vt:variant>
      <vt:variant>
        <vt:i4>0</vt:i4>
      </vt:variant>
      <vt:variant>
        <vt:i4>5</vt:i4>
      </vt:variant>
      <vt:variant>
        <vt:lpwstr/>
      </vt:variant>
      <vt:variant>
        <vt:lpwstr>llu_e3</vt:lpwstr>
      </vt:variant>
      <vt:variant>
        <vt:i4>65660</vt:i4>
      </vt:variant>
      <vt:variant>
        <vt:i4>615</vt:i4>
      </vt:variant>
      <vt:variant>
        <vt:i4>0</vt:i4>
      </vt:variant>
      <vt:variant>
        <vt:i4>5</vt:i4>
      </vt:variant>
      <vt:variant>
        <vt:lpwstr/>
      </vt:variant>
      <vt:variant>
        <vt:lpwstr>llu_e2</vt:lpwstr>
      </vt:variant>
      <vt:variant>
        <vt:i4>131196</vt:i4>
      </vt:variant>
      <vt:variant>
        <vt:i4>612</vt:i4>
      </vt:variant>
      <vt:variant>
        <vt:i4>0</vt:i4>
      </vt:variant>
      <vt:variant>
        <vt:i4>5</vt:i4>
      </vt:variant>
      <vt:variant>
        <vt:lpwstr/>
      </vt:variant>
      <vt:variant>
        <vt:lpwstr>llu_e1</vt:lpwstr>
      </vt:variant>
      <vt:variant>
        <vt:i4>6029416</vt:i4>
      </vt:variant>
      <vt:variant>
        <vt:i4>609</vt:i4>
      </vt:variant>
      <vt:variant>
        <vt:i4>0</vt:i4>
      </vt:variant>
      <vt:variant>
        <vt:i4>5</vt:i4>
      </vt:variant>
      <vt:variant>
        <vt:lpwstr/>
      </vt:variant>
      <vt:variant>
        <vt:lpwstr>llu_billsummary</vt:lpwstr>
      </vt:variant>
      <vt:variant>
        <vt:i4>5636193</vt:i4>
      </vt:variant>
      <vt:variant>
        <vt:i4>603</vt:i4>
      </vt:variant>
      <vt:variant>
        <vt:i4>0</vt:i4>
      </vt:variant>
      <vt:variant>
        <vt:i4>5</vt:i4>
      </vt:variant>
      <vt:variant>
        <vt:lpwstr/>
      </vt:variant>
      <vt:variant>
        <vt:lpwstr>llu_adjust</vt:lpwstr>
      </vt:variant>
      <vt:variant>
        <vt:i4>2818073</vt:i4>
      </vt:variant>
      <vt:variant>
        <vt:i4>597</vt:i4>
      </vt:variant>
      <vt:variant>
        <vt:i4>0</vt:i4>
      </vt:variant>
      <vt:variant>
        <vt:i4>5</vt:i4>
      </vt:variant>
      <vt:variant>
        <vt:lpwstr/>
      </vt:variant>
      <vt:variant>
        <vt:lpwstr>llu_event</vt:lpwstr>
      </vt:variant>
      <vt:variant>
        <vt:i4>4587635</vt:i4>
      </vt:variant>
      <vt:variant>
        <vt:i4>591</vt:i4>
      </vt:variant>
      <vt:variant>
        <vt:i4>0</vt:i4>
      </vt:variant>
      <vt:variant>
        <vt:i4>5</vt:i4>
      </vt:variant>
      <vt:variant>
        <vt:lpwstr/>
      </vt:variant>
      <vt:variant>
        <vt:lpwstr>llu_product</vt:lpwstr>
      </vt:variant>
      <vt:variant>
        <vt:i4>4194421</vt:i4>
      </vt:variant>
      <vt:variant>
        <vt:i4>585</vt:i4>
      </vt:variant>
      <vt:variant>
        <vt:i4>0</vt:i4>
      </vt:variant>
      <vt:variant>
        <vt:i4>5</vt:i4>
      </vt:variant>
      <vt:variant>
        <vt:lpwstr/>
      </vt:variant>
      <vt:variant>
        <vt:lpwstr>llu_header</vt:lpwstr>
      </vt:variant>
      <vt:variant>
        <vt:i4>4653157</vt:i4>
      </vt:variant>
      <vt:variant>
        <vt:i4>579</vt:i4>
      </vt:variant>
      <vt:variant>
        <vt:i4>0</vt:i4>
      </vt:variant>
      <vt:variant>
        <vt:i4>5</vt:i4>
      </vt:variant>
      <vt:variant>
        <vt:lpwstr/>
      </vt:variant>
      <vt:variant>
        <vt:lpwstr>llu_description</vt:lpwstr>
      </vt:variant>
      <vt:variant>
        <vt:i4>7340117</vt:i4>
      </vt:variant>
      <vt:variant>
        <vt:i4>573</vt:i4>
      </vt:variant>
      <vt:variant>
        <vt:i4>0</vt:i4>
      </vt:variant>
      <vt:variant>
        <vt:i4>5</vt:i4>
      </vt:variant>
      <vt:variant>
        <vt:lpwstr/>
      </vt:variant>
      <vt:variant>
        <vt:lpwstr>ex_billsummary</vt:lpwstr>
      </vt:variant>
      <vt:variant>
        <vt:i4>7340103</vt:i4>
      </vt:variant>
      <vt:variant>
        <vt:i4>567</vt:i4>
      </vt:variant>
      <vt:variant>
        <vt:i4>0</vt:i4>
      </vt:variant>
      <vt:variant>
        <vt:i4>5</vt:i4>
      </vt:variant>
      <vt:variant>
        <vt:lpwstr/>
      </vt:variant>
      <vt:variant>
        <vt:lpwstr>ex_circuitsumm</vt:lpwstr>
      </vt:variant>
      <vt:variant>
        <vt:i4>7471202</vt:i4>
      </vt:variant>
      <vt:variant>
        <vt:i4>561</vt:i4>
      </vt:variant>
      <vt:variant>
        <vt:i4>0</vt:i4>
      </vt:variant>
      <vt:variant>
        <vt:i4>5</vt:i4>
      </vt:variant>
      <vt:variant>
        <vt:lpwstr/>
      </vt:variant>
      <vt:variant>
        <vt:lpwstr>ex_rcs_adj</vt:lpwstr>
      </vt:variant>
      <vt:variant>
        <vt:i4>7536734</vt:i4>
      </vt:variant>
      <vt:variant>
        <vt:i4>555</vt:i4>
      </vt:variant>
      <vt:variant>
        <vt:i4>0</vt:i4>
      </vt:variant>
      <vt:variant>
        <vt:i4>5</vt:i4>
      </vt:variant>
      <vt:variant>
        <vt:lpwstr/>
      </vt:variant>
      <vt:variant>
        <vt:lpwstr>ex_adj</vt:lpwstr>
      </vt:variant>
      <vt:variant>
        <vt:i4>786466</vt:i4>
      </vt:variant>
      <vt:variant>
        <vt:i4>549</vt:i4>
      </vt:variant>
      <vt:variant>
        <vt:i4>0</vt:i4>
      </vt:variant>
      <vt:variant>
        <vt:i4>5</vt:i4>
      </vt:variant>
      <vt:variant>
        <vt:lpwstr/>
      </vt:variant>
      <vt:variant>
        <vt:lpwstr>ex_events</vt:lpwstr>
      </vt:variant>
      <vt:variant>
        <vt:i4>6684751</vt:i4>
      </vt:variant>
      <vt:variant>
        <vt:i4>543</vt:i4>
      </vt:variant>
      <vt:variant>
        <vt:i4>0</vt:i4>
      </vt:variant>
      <vt:variant>
        <vt:i4>5</vt:i4>
      </vt:variant>
      <vt:variant>
        <vt:lpwstr/>
      </vt:variant>
      <vt:variant>
        <vt:lpwstr>ex_product</vt:lpwstr>
      </vt:variant>
      <vt:variant>
        <vt:i4>1310779</vt:i4>
      </vt:variant>
      <vt:variant>
        <vt:i4>537</vt:i4>
      </vt:variant>
      <vt:variant>
        <vt:i4>0</vt:i4>
      </vt:variant>
      <vt:variant>
        <vt:i4>5</vt:i4>
      </vt:variant>
      <vt:variant>
        <vt:lpwstr/>
      </vt:variant>
      <vt:variant>
        <vt:lpwstr>ex_header</vt:lpwstr>
      </vt:variant>
      <vt:variant>
        <vt:i4>7274591</vt:i4>
      </vt:variant>
      <vt:variant>
        <vt:i4>531</vt:i4>
      </vt:variant>
      <vt:variant>
        <vt:i4>0</vt:i4>
      </vt:variant>
      <vt:variant>
        <vt:i4>5</vt:i4>
      </vt:variant>
      <vt:variant>
        <vt:lpwstr/>
      </vt:variant>
      <vt:variant>
        <vt:lpwstr>ex_desc</vt:lpwstr>
      </vt:variant>
      <vt:variant>
        <vt:i4>7274609</vt:i4>
      </vt:variant>
      <vt:variant>
        <vt:i4>525</vt:i4>
      </vt:variant>
      <vt:variant>
        <vt:i4>0</vt:i4>
      </vt:variant>
      <vt:variant>
        <vt:i4>5</vt:i4>
      </vt:variant>
      <vt:variant>
        <vt:lpwstr/>
      </vt:variant>
      <vt:variant>
        <vt:lpwstr>billsummary</vt:lpwstr>
      </vt:variant>
      <vt:variant>
        <vt:i4>4849736</vt:i4>
      </vt:variant>
      <vt:variant>
        <vt:i4>519</vt:i4>
      </vt:variant>
      <vt:variant>
        <vt:i4>0</vt:i4>
      </vt:variant>
      <vt:variant>
        <vt:i4>5</vt:i4>
      </vt:variant>
      <vt:variant>
        <vt:lpwstr/>
      </vt:variant>
      <vt:variant>
        <vt:lpwstr>_ADJUSTMENT_RECORD</vt:lpwstr>
      </vt:variant>
      <vt:variant>
        <vt:i4>1572864</vt:i4>
      </vt:variant>
      <vt:variant>
        <vt:i4>513</vt:i4>
      </vt:variant>
      <vt:variant>
        <vt:i4>0</vt:i4>
      </vt:variant>
      <vt:variant>
        <vt:i4>5</vt:i4>
      </vt:variant>
      <vt:variant>
        <vt:lpwstr/>
      </vt:variant>
      <vt:variant>
        <vt:lpwstr>event</vt:lpwstr>
      </vt:variant>
      <vt:variant>
        <vt:i4>7667818</vt:i4>
      </vt:variant>
      <vt:variant>
        <vt:i4>507</vt:i4>
      </vt:variant>
      <vt:variant>
        <vt:i4>0</vt:i4>
      </vt:variant>
      <vt:variant>
        <vt:i4>5</vt:i4>
      </vt:variant>
      <vt:variant>
        <vt:lpwstr/>
      </vt:variant>
      <vt:variant>
        <vt:lpwstr>product</vt:lpwstr>
      </vt:variant>
      <vt:variant>
        <vt:i4>6094927</vt:i4>
      </vt:variant>
      <vt:variant>
        <vt:i4>501</vt:i4>
      </vt:variant>
      <vt:variant>
        <vt:i4>0</vt:i4>
      </vt:variant>
      <vt:variant>
        <vt:i4>5</vt:i4>
      </vt:variant>
      <vt:variant>
        <vt:lpwstr/>
      </vt:variant>
      <vt:variant>
        <vt:lpwstr>_HEADER_RECORD</vt:lpwstr>
      </vt:variant>
      <vt:variant>
        <vt:i4>393239</vt:i4>
      </vt:variant>
      <vt:variant>
        <vt:i4>495</vt:i4>
      </vt:variant>
      <vt:variant>
        <vt:i4>0</vt:i4>
      </vt:variant>
      <vt:variant>
        <vt:i4>5</vt:i4>
      </vt:variant>
      <vt:variant>
        <vt:lpwstr/>
      </vt:variant>
      <vt:variant>
        <vt:lpwstr>Desc</vt:lpwstr>
      </vt:variant>
      <vt:variant>
        <vt:i4>1769528</vt:i4>
      </vt:variant>
      <vt:variant>
        <vt:i4>482</vt:i4>
      </vt:variant>
      <vt:variant>
        <vt:i4>0</vt:i4>
      </vt:variant>
      <vt:variant>
        <vt:i4>5</vt:i4>
      </vt:variant>
      <vt:variant>
        <vt:lpwstr/>
      </vt:variant>
      <vt:variant>
        <vt:lpwstr>_Toc205994612</vt:lpwstr>
      </vt:variant>
      <vt:variant>
        <vt:i4>1769528</vt:i4>
      </vt:variant>
      <vt:variant>
        <vt:i4>476</vt:i4>
      </vt:variant>
      <vt:variant>
        <vt:i4>0</vt:i4>
      </vt:variant>
      <vt:variant>
        <vt:i4>5</vt:i4>
      </vt:variant>
      <vt:variant>
        <vt:lpwstr/>
      </vt:variant>
      <vt:variant>
        <vt:lpwstr>_Toc205994611</vt:lpwstr>
      </vt:variant>
      <vt:variant>
        <vt:i4>1769528</vt:i4>
      </vt:variant>
      <vt:variant>
        <vt:i4>470</vt:i4>
      </vt:variant>
      <vt:variant>
        <vt:i4>0</vt:i4>
      </vt:variant>
      <vt:variant>
        <vt:i4>5</vt:i4>
      </vt:variant>
      <vt:variant>
        <vt:lpwstr/>
      </vt:variant>
      <vt:variant>
        <vt:lpwstr>_Toc205994610</vt:lpwstr>
      </vt:variant>
      <vt:variant>
        <vt:i4>1703992</vt:i4>
      </vt:variant>
      <vt:variant>
        <vt:i4>464</vt:i4>
      </vt:variant>
      <vt:variant>
        <vt:i4>0</vt:i4>
      </vt:variant>
      <vt:variant>
        <vt:i4>5</vt:i4>
      </vt:variant>
      <vt:variant>
        <vt:lpwstr/>
      </vt:variant>
      <vt:variant>
        <vt:lpwstr>_Toc205994609</vt:lpwstr>
      </vt:variant>
      <vt:variant>
        <vt:i4>1703992</vt:i4>
      </vt:variant>
      <vt:variant>
        <vt:i4>458</vt:i4>
      </vt:variant>
      <vt:variant>
        <vt:i4>0</vt:i4>
      </vt:variant>
      <vt:variant>
        <vt:i4>5</vt:i4>
      </vt:variant>
      <vt:variant>
        <vt:lpwstr/>
      </vt:variant>
      <vt:variant>
        <vt:lpwstr>_Toc205994608</vt:lpwstr>
      </vt:variant>
      <vt:variant>
        <vt:i4>1703992</vt:i4>
      </vt:variant>
      <vt:variant>
        <vt:i4>452</vt:i4>
      </vt:variant>
      <vt:variant>
        <vt:i4>0</vt:i4>
      </vt:variant>
      <vt:variant>
        <vt:i4>5</vt:i4>
      </vt:variant>
      <vt:variant>
        <vt:lpwstr/>
      </vt:variant>
      <vt:variant>
        <vt:lpwstr>_Toc205994607</vt:lpwstr>
      </vt:variant>
      <vt:variant>
        <vt:i4>1703992</vt:i4>
      </vt:variant>
      <vt:variant>
        <vt:i4>446</vt:i4>
      </vt:variant>
      <vt:variant>
        <vt:i4>0</vt:i4>
      </vt:variant>
      <vt:variant>
        <vt:i4>5</vt:i4>
      </vt:variant>
      <vt:variant>
        <vt:lpwstr/>
      </vt:variant>
      <vt:variant>
        <vt:lpwstr>_Toc205994606</vt:lpwstr>
      </vt:variant>
      <vt:variant>
        <vt:i4>1703992</vt:i4>
      </vt:variant>
      <vt:variant>
        <vt:i4>440</vt:i4>
      </vt:variant>
      <vt:variant>
        <vt:i4>0</vt:i4>
      </vt:variant>
      <vt:variant>
        <vt:i4>5</vt:i4>
      </vt:variant>
      <vt:variant>
        <vt:lpwstr/>
      </vt:variant>
      <vt:variant>
        <vt:lpwstr>_Toc205994605</vt:lpwstr>
      </vt:variant>
      <vt:variant>
        <vt:i4>1703992</vt:i4>
      </vt:variant>
      <vt:variant>
        <vt:i4>434</vt:i4>
      </vt:variant>
      <vt:variant>
        <vt:i4>0</vt:i4>
      </vt:variant>
      <vt:variant>
        <vt:i4>5</vt:i4>
      </vt:variant>
      <vt:variant>
        <vt:lpwstr/>
      </vt:variant>
      <vt:variant>
        <vt:lpwstr>_Toc205994604</vt:lpwstr>
      </vt:variant>
      <vt:variant>
        <vt:i4>1703992</vt:i4>
      </vt:variant>
      <vt:variant>
        <vt:i4>428</vt:i4>
      </vt:variant>
      <vt:variant>
        <vt:i4>0</vt:i4>
      </vt:variant>
      <vt:variant>
        <vt:i4>5</vt:i4>
      </vt:variant>
      <vt:variant>
        <vt:lpwstr/>
      </vt:variant>
      <vt:variant>
        <vt:lpwstr>_Toc205994603</vt:lpwstr>
      </vt:variant>
      <vt:variant>
        <vt:i4>1703992</vt:i4>
      </vt:variant>
      <vt:variant>
        <vt:i4>422</vt:i4>
      </vt:variant>
      <vt:variant>
        <vt:i4>0</vt:i4>
      </vt:variant>
      <vt:variant>
        <vt:i4>5</vt:i4>
      </vt:variant>
      <vt:variant>
        <vt:lpwstr/>
      </vt:variant>
      <vt:variant>
        <vt:lpwstr>_Toc205994602</vt:lpwstr>
      </vt:variant>
      <vt:variant>
        <vt:i4>1703992</vt:i4>
      </vt:variant>
      <vt:variant>
        <vt:i4>416</vt:i4>
      </vt:variant>
      <vt:variant>
        <vt:i4>0</vt:i4>
      </vt:variant>
      <vt:variant>
        <vt:i4>5</vt:i4>
      </vt:variant>
      <vt:variant>
        <vt:lpwstr/>
      </vt:variant>
      <vt:variant>
        <vt:lpwstr>_Toc205994601</vt:lpwstr>
      </vt:variant>
      <vt:variant>
        <vt:i4>1703992</vt:i4>
      </vt:variant>
      <vt:variant>
        <vt:i4>410</vt:i4>
      </vt:variant>
      <vt:variant>
        <vt:i4>0</vt:i4>
      </vt:variant>
      <vt:variant>
        <vt:i4>5</vt:i4>
      </vt:variant>
      <vt:variant>
        <vt:lpwstr/>
      </vt:variant>
      <vt:variant>
        <vt:lpwstr>_Toc205994600</vt:lpwstr>
      </vt:variant>
      <vt:variant>
        <vt:i4>1245243</vt:i4>
      </vt:variant>
      <vt:variant>
        <vt:i4>404</vt:i4>
      </vt:variant>
      <vt:variant>
        <vt:i4>0</vt:i4>
      </vt:variant>
      <vt:variant>
        <vt:i4>5</vt:i4>
      </vt:variant>
      <vt:variant>
        <vt:lpwstr/>
      </vt:variant>
      <vt:variant>
        <vt:lpwstr>_Toc205994599</vt:lpwstr>
      </vt:variant>
      <vt:variant>
        <vt:i4>1245243</vt:i4>
      </vt:variant>
      <vt:variant>
        <vt:i4>398</vt:i4>
      </vt:variant>
      <vt:variant>
        <vt:i4>0</vt:i4>
      </vt:variant>
      <vt:variant>
        <vt:i4>5</vt:i4>
      </vt:variant>
      <vt:variant>
        <vt:lpwstr/>
      </vt:variant>
      <vt:variant>
        <vt:lpwstr>_Toc205994598</vt:lpwstr>
      </vt:variant>
      <vt:variant>
        <vt:i4>1245243</vt:i4>
      </vt:variant>
      <vt:variant>
        <vt:i4>392</vt:i4>
      </vt:variant>
      <vt:variant>
        <vt:i4>0</vt:i4>
      </vt:variant>
      <vt:variant>
        <vt:i4>5</vt:i4>
      </vt:variant>
      <vt:variant>
        <vt:lpwstr/>
      </vt:variant>
      <vt:variant>
        <vt:lpwstr>_Toc205994597</vt:lpwstr>
      </vt:variant>
      <vt:variant>
        <vt:i4>1245243</vt:i4>
      </vt:variant>
      <vt:variant>
        <vt:i4>386</vt:i4>
      </vt:variant>
      <vt:variant>
        <vt:i4>0</vt:i4>
      </vt:variant>
      <vt:variant>
        <vt:i4>5</vt:i4>
      </vt:variant>
      <vt:variant>
        <vt:lpwstr/>
      </vt:variant>
      <vt:variant>
        <vt:lpwstr>_Toc205994596</vt:lpwstr>
      </vt:variant>
      <vt:variant>
        <vt:i4>1245243</vt:i4>
      </vt:variant>
      <vt:variant>
        <vt:i4>380</vt:i4>
      </vt:variant>
      <vt:variant>
        <vt:i4>0</vt:i4>
      </vt:variant>
      <vt:variant>
        <vt:i4>5</vt:i4>
      </vt:variant>
      <vt:variant>
        <vt:lpwstr/>
      </vt:variant>
      <vt:variant>
        <vt:lpwstr>_Toc205994595</vt:lpwstr>
      </vt:variant>
      <vt:variant>
        <vt:i4>1245243</vt:i4>
      </vt:variant>
      <vt:variant>
        <vt:i4>374</vt:i4>
      </vt:variant>
      <vt:variant>
        <vt:i4>0</vt:i4>
      </vt:variant>
      <vt:variant>
        <vt:i4>5</vt:i4>
      </vt:variant>
      <vt:variant>
        <vt:lpwstr/>
      </vt:variant>
      <vt:variant>
        <vt:lpwstr>_Toc205994594</vt:lpwstr>
      </vt:variant>
      <vt:variant>
        <vt:i4>1245243</vt:i4>
      </vt:variant>
      <vt:variant>
        <vt:i4>368</vt:i4>
      </vt:variant>
      <vt:variant>
        <vt:i4>0</vt:i4>
      </vt:variant>
      <vt:variant>
        <vt:i4>5</vt:i4>
      </vt:variant>
      <vt:variant>
        <vt:lpwstr/>
      </vt:variant>
      <vt:variant>
        <vt:lpwstr>_Toc205994593</vt:lpwstr>
      </vt:variant>
      <vt:variant>
        <vt:i4>1245243</vt:i4>
      </vt:variant>
      <vt:variant>
        <vt:i4>362</vt:i4>
      </vt:variant>
      <vt:variant>
        <vt:i4>0</vt:i4>
      </vt:variant>
      <vt:variant>
        <vt:i4>5</vt:i4>
      </vt:variant>
      <vt:variant>
        <vt:lpwstr/>
      </vt:variant>
      <vt:variant>
        <vt:lpwstr>_Toc205994592</vt:lpwstr>
      </vt:variant>
      <vt:variant>
        <vt:i4>1245243</vt:i4>
      </vt:variant>
      <vt:variant>
        <vt:i4>356</vt:i4>
      </vt:variant>
      <vt:variant>
        <vt:i4>0</vt:i4>
      </vt:variant>
      <vt:variant>
        <vt:i4>5</vt:i4>
      </vt:variant>
      <vt:variant>
        <vt:lpwstr/>
      </vt:variant>
      <vt:variant>
        <vt:lpwstr>_Toc205994591</vt:lpwstr>
      </vt:variant>
      <vt:variant>
        <vt:i4>1245243</vt:i4>
      </vt:variant>
      <vt:variant>
        <vt:i4>350</vt:i4>
      </vt:variant>
      <vt:variant>
        <vt:i4>0</vt:i4>
      </vt:variant>
      <vt:variant>
        <vt:i4>5</vt:i4>
      </vt:variant>
      <vt:variant>
        <vt:lpwstr/>
      </vt:variant>
      <vt:variant>
        <vt:lpwstr>_Toc205994590</vt:lpwstr>
      </vt:variant>
      <vt:variant>
        <vt:i4>1179707</vt:i4>
      </vt:variant>
      <vt:variant>
        <vt:i4>344</vt:i4>
      </vt:variant>
      <vt:variant>
        <vt:i4>0</vt:i4>
      </vt:variant>
      <vt:variant>
        <vt:i4>5</vt:i4>
      </vt:variant>
      <vt:variant>
        <vt:lpwstr/>
      </vt:variant>
      <vt:variant>
        <vt:lpwstr>_Toc205994589</vt:lpwstr>
      </vt:variant>
      <vt:variant>
        <vt:i4>1179707</vt:i4>
      </vt:variant>
      <vt:variant>
        <vt:i4>338</vt:i4>
      </vt:variant>
      <vt:variant>
        <vt:i4>0</vt:i4>
      </vt:variant>
      <vt:variant>
        <vt:i4>5</vt:i4>
      </vt:variant>
      <vt:variant>
        <vt:lpwstr/>
      </vt:variant>
      <vt:variant>
        <vt:lpwstr>_Toc205994588</vt:lpwstr>
      </vt:variant>
      <vt:variant>
        <vt:i4>1179707</vt:i4>
      </vt:variant>
      <vt:variant>
        <vt:i4>332</vt:i4>
      </vt:variant>
      <vt:variant>
        <vt:i4>0</vt:i4>
      </vt:variant>
      <vt:variant>
        <vt:i4>5</vt:i4>
      </vt:variant>
      <vt:variant>
        <vt:lpwstr/>
      </vt:variant>
      <vt:variant>
        <vt:lpwstr>_Toc205994587</vt:lpwstr>
      </vt:variant>
      <vt:variant>
        <vt:i4>1179707</vt:i4>
      </vt:variant>
      <vt:variant>
        <vt:i4>326</vt:i4>
      </vt:variant>
      <vt:variant>
        <vt:i4>0</vt:i4>
      </vt:variant>
      <vt:variant>
        <vt:i4>5</vt:i4>
      </vt:variant>
      <vt:variant>
        <vt:lpwstr/>
      </vt:variant>
      <vt:variant>
        <vt:lpwstr>_Toc205994586</vt:lpwstr>
      </vt:variant>
      <vt:variant>
        <vt:i4>1179707</vt:i4>
      </vt:variant>
      <vt:variant>
        <vt:i4>320</vt:i4>
      </vt:variant>
      <vt:variant>
        <vt:i4>0</vt:i4>
      </vt:variant>
      <vt:variant>
        <vt:i4>5</vt:i4>
      </vt:variant>
      <vt:variant>
        <vt:lpwstr/>
      </vt:variant>
      <vt:variant>
        <vt:lpwstr>_Toc205994585</vt:lpwstr>
      </vt:variant>
      <vt:variant>
        <vt:i4>1179707</vt:i4>
      </vt:variant>
      <vt:variant>
        <vt:i4>314</vt:i4>
      </vt:variant>
      <vt:variant>
        <vt:i4>0</vt:i4>
      </vt:variant>
      <vt:variant>
        <vt:i4>5</vt:i4>
      </vt:variant>
      <vt:variant>
        <vt:lpwstr/>
      </vt:variant>
      <vt:variant>
        <vt:lpwstr>_Toc205994584</vt:lpwstr>
      </vt:variant>
      <vt:variant>
        <vt:i4>1179707</vt:i4>
      </vt:variant>
      <vt:variant>
        <vt:i4>308</vt:i4>
      </vt:variant>
      <vt:variant>
        <vt:i4>0</vt:i4>
      </vt:variant>
      <vt:variant>
        <vt:i4>5</vt:i4>
      </vt:variant>
      <vt:variant>
        <vt:lpwstr/>
      </vt:variant>
      <vt:variant>
        <vt:lpwstr>_Toc205994583</vt:lpwstr>
      </vt:variant>
      <vt:variant>
        <vt:i4>1179707</vt:i4>
      </vt:variant>
      <vt:variant>
        <vt:i4>302</vt:i4>
      </vt:variant>
      <vt:variant>
        <vt:i4>0</vt:i4>
      </vt:variant>
      <vt:variant>
        <vt:i4>5</vt:i4>
      </vt:variant>
      <vt:variant>
        <vt:lpwstr/>
      </vt:variant>
      <vt:variant>
        <vt:lpwstr>_Toc205994582</vt:lpwstr>
      </vt:variant>
      <vt:variant>
        <vt:i4>1179707</vt:i4>
      </vt:variant>
      <vt:variant>
        <vt:i4>296</vt:i4>
      </vt:variant>
      <vt:variant>
        <vt:i4>0</vt:i4>
      </vt:variant>
      <vt:variant>
        <vt:i4>5</vt:i4>
      </vt:variant>
      <vt:variant>
        <vt:lpwstr/>
      </vt:variant>
      <vt:variant>
        <vt:lpwstr>_Toc205994581</vt:lpwstr>
      </vt:variant>
      <vt:variant>
        <vt:i4>1179707</vt:i4>
      </vt:variant>
      <vt:variant>
        <vt:i4>290</vt:i4>
      </vt:variant>
      <vt:variant>
        <vt:i4>0</vt:i4>
      </vt:variant>
      <vt:variant>
        <vt:i4>5</vt:i4>
      </vt:variant>
      <vt:variant>
        <vt:lpwstr/>
      </vt:variant>
      <vt:variant>
        <vt:lpwstr>_Toc205994580</vt:lpwstr>
      </vt:variant>
      <vt:variant>
        <vt:i4>1900603</vt:i4>
      </vt:variant>
      <vt:variant>
        <vt:i4>284</vt:i4>
      </vt:variant>
      <vt:variant>
        <vt:i4>0</vt:i4>
      </vt:variant>
      <vt:variant>
        <vt:i4>5</vt:i4>
      </vt:variant>
      <vt:variant>
        <vt:lpwstr/>
      </vt:variant>
      <vt:variant>
        <vt:lpwstr>_Toc205994579</vt:lpwstr>
      </vt:variant>
      <vt:variant>
        <vt:i4>1900603</vt:i4>
      </vt:variant>
      <vt:variant>
        <vt:i4>278</vt:i4>
      </vt:variant>
      <vt:variant>
        <vt:i4>0</vt:i4>
      </vt:variant>
      <vt:variant>
        <vt:i4>5</vt:i4>
      </vt:variant>
      <vt:variant>
        <vt:lpwstr/>
      </vt:variant>
      <vt:variant>
        <vt:lpwstr>_Toc205994578</vt:lpwstr>
      </vt:variant>
      <vt:variant>
        <vt:i4>1900603</vt:i4>
      </vt:variant>
      <vt:variant>
        <vt:i4>272</vt:i4>
      </vt:variant>
      <vt:variant>
        <vt:i4>0</vt:i4>
      </vt:variant>
      <vt:variant>
        <vt:i4>5</vt:i4>
      </vt:variant>
      <vt:variant>
        <vt:lpwstr/>
      </vt:variant>
      <vt:variant>
        <vt:lpwstr>_Toc205994577</vt:lpwstr>
      </vt:variant>
      <vt:variant>
        <vt:i4>1900603</vt:i4>
      </vt:variant>
      <vt:variant>
        <vt:i4>266</vt:i4>
      </vt:variant>
      <vt:variant>
        <vt:i4>0</vt:i4>
      </vt:variant>
      <vt:variant>
        <vt:i4>5</vt:i4>
      </vt:variant>
      <vt:variant>
        <vt:lpwstr/>
      </vt:variant>
      <vt:variant>
        <vt:lpwstr>_Toc205994576</vt:lpwstr>
      </vt:variant>
      <vt:variant>
        <vt:i4>1900603</vt:i4>
      </vt:variant>
      <vt:variant>
        <vt:i4>260</vt:i4>
      </vt:variant>
      <vt:variant>
        <vt:i4>0</vt:i4>
      </vt:variant>
      <vt:variant>
        <vt:i4>5</vt:i4>
      </vt:variant>
      <vt:variant>
        <vt:lpwstr/>
      </vt:variant>
      <vt:variant>
        <vt:lpwstr>_Toc205994575</vt:lpwstr>
      </vt:variant>
      <vt:variant>
        <vt:i4>1900603</vt:i4>
      </vt:variant>
      <vt:variant>
        <vt:i4>254</vt:i4>
      </vt:variant>
      <vt:variant>
        <vt:i4>0</vt:i4>
      </vt:variant>
      <vt:variant>
        <vt:i4>5</vt:i4>
      </vt:variant>
      <vt:variant>
        <vt:lpwstr/>
      </vt:variant>
      <vt:variant>
        <vt:lpwstr>_Toc205994574</vt:lpwstr>
      </vt:variant>
      <vt:variant>
        <vt:i4>1900603</vt:i4>
      </vt:variant>
      <vt:variant>
        <vt:i4>248</vt:i4>
      </vt:variant>
      <vt:variant>
        <vt:i4>0</vt:i4>
      </vt:variant>
      <vt:variant>
        <vt:i4>5</vt:i4>
      </vt:variant>
      <vt:variant>
        <vt:lpwstr/>
      </vt:variant>
      <vt:variant>
        <vt:lpwstr>_Toc205994573</vt:lpwstr>
      </vt:variant>
      <vt:variant>
        <vt:i4>1900603</vt:i4>
      </vt:variant>
      <vt:variant>
        <vt:i4>242</vt:i4>
      </vt:variant>
      <vt:variant>
        <vt:i4>0</vt:i4>
      </vt:variant>
      <vt:variant>
        <vt:i4>5</vt:i4>
      </vt:variant>
      <vt:variant>
        <vt:lpwstr/>
      </vt:variant>
      <vt:variant>
        <vt:lpwstr>_Toc205994572</vt:lpwstr>
      </vt:variant>
      <vt:variant>
        <vt:i4>1900603</vt:i4>
      </vt:variant>
      <vt:variant>
        <vt:i4>236</vt:i4>
      </vt:variant>
      <vt:variant>
        <vt:i4>0</vt:i4>
      </vt:variant>
      <vt:variant>
        <vt:i4>5</vt:i4>
      </vt:variant>
      <vt:variant>
        <vt:lpwstr/>
      </vt:variant>
      <vt:variant>
        <vt:lpwstr>_Toc205994571</vt:lpwstr>
      </vt:variant>
      <vt:variant>
        <vt:i4>1900603</vt:i4>
      </vt:variant>
      <vt:variant>
        <vt:i4>230</vt:i4>
      </vt:variant>
      <vt:variant>
        <vt:i4>0</vt:i4>
      </vt:variant>
      <vt:variant>
        <vt:i4>5</vt:i4>
      </vt:variant>
      <vt:variant>
        <vt:lpwstr/>
      </vt:variant>
      <vt:variant>
        <vt:lpwstr>_Toc205994570</vt:lpwstr>
      </vt:variant>
      <vt:variant>
        <vt:i4>1835067</vt:i4>
      </vt:variant>
      <vt:variant>
        <vt:i4>224</vt:i4>
      </vt:variant>
      <vt:variant>
        <vt:i4>0</vt:i4>
      </vt:variant>
      <vt:variant>
        <vt:i4>5</vt:i4>
      </vt:variant>
      <vt:variant>
        <vt:lpwstr/>
      </vt:variant>
      <vt:variant>
        <vt:lpwstr>_Toc205994569</vt:lpwstr>
      </vt:variant>
      <vt:variant>
        <vt:i4>1835067</vt:i4>
      </vt:variant>
      <vt:variant>
        <vt:i4>218</vt:i4>
      </vt:variant>
      <vt:variant>
        <vt:i4>0</vt:i4>
      </vt:variant>
      <vt:variant>
        <vt:i4>5</vt:i4>
      </vt:variant>
      <vt:variant>
        <vt:lpwstr/>
      </vt:variant>
      <vt:variant>
        <vt:lpwstr>_Toc205994568</vt:lpwstr>
      </vt:variant>
      <vt:variant>
        <vt:i4>1835067</vt:i4>
      </vt:variant>
      <vt:variant>
        <vt:i4>212</vt:i4>
      </vt:variant>
      <vt:variant>
        <vt:i4>0</vt:i4>
      </vt:variant>
      <vt:variant>
        <vt:i4>5</vt:i4>
      </vt:variant>
      <vt:variant>
        <vt:lpwstr/>
      </vt:variant>
      <vt:variant>
        <vt:lpwstr>_Toc205994567</vt:lpwstr>
      </vt:variant>
      <vt:variant>
        <vt:i4>1835067</vt:i4>
      </vt:variant>
      <vt:variant>
        <vt:i4>206</vt:i4>
      </vt:variant>
      <vt:variant>
        <vt:i4>0</vt:i4>
      </vt:variant>
      <vt:variant>
        <vt:i4>5</vt:i4>
      </vt:variant>
      <vt:variant>
        <vt:lpwstr/>
      </vt:variant>
      <vt:variant>
        <vt:lpwstr>_Toc205994566</vt:lpwstr>
      </vt:variant>
      <vt:variant>
        <vt:i4>1835067</vt:i4>
      </vt:variant>
      <vt:variant>
        <vt:i4>200</vt:i4>
      </vt:variant>
      <vt:variant>
        <vt:i4>0</vt:i4>
      </vt:variant>
      <vt:variant>
        <vt:i4>5</vt:i4>
      </vt:variant>
      <vt:variant>
        <vt:lpwstr/>
      </vt:variant>
      <vt:variant>
        <vt:lpwstr>_Toc205994565</vt:lpwstr>
      </vt:variant>
      <vt:variant>
        <vt:i4>1835067</vt:i4>
      </vt:variant>
      <vt:variant>
        <vt:i4>194</vt:i4>
      </vt:variant>
      <vt:variant>
        <vt:i4>0</vt:i4>
      </vt:variant>
      <vt:variant>
        <vt:i4>5</vt:i4>
      </vt:variant>
      <vt:variant>
        <vt:lpwstr/>
      </vt:variant>
      <vt:variant>
        <vt:lpwstr>_Toc205994564</vt:lpwstr>
      </vt:variant>
      <vt:variant>
        <vt:i4>1835067</vt:i4>
      </vt:variant>
      <vt:variant>
        <vt:i4>188</vt:i4>
      </vt:variant>
      <vt:variant>
        <vt:i4>0</vt:i4>
      </vt:variant>
      <vt:variant>
        <vt:i4>5</vt:i4>
      </vt:variant>
      <vt:variant>
        <vt:lpwstr/>
      </vt:variant>
      <vt:variant>
        <vt:lpwstr>_Toc205994563</vt:lpwstr>
      </vt:variant>
      <vt:variant>
        <vt:i4>1835067</vt:i4>
      </vt:variant>
      <vt:variant>
        <vt:i4>182</vt:i4>
      </vt:variant>
      <vt:variant>
        <vt:i4>0</vt:i4>
      </vt:variant>
      <vt:variant>
        <vt:i4>5</vt:i4>
      </vt:variant>
      <vt:variant>
        <vt:lpwstr/>
      </vt:variant>
      <vt:variant>
        <vt:lpwstr>_Toc205994562</vt:lpwstr>
      </vt:variant>
      <vt:variant>
        <vt:i4>1835067</vt:i4>
      </vt:variant>
      <vt:variant>
        <vt:i4>176</vt:i4>
      </vt:variant>
      <vt:variant>
        <vt:i4>0</vt:i4>
      </vt:variant>
      <vt:variant>
        <vt:i4>5</vt:i4>
      </vt:variant>
      <vt:variant>
        <vt:lpwstr/>
      </vt:variant>
      <vt:variant>
        <vt:lpwstr>_Toc205994561</vt:lpwstr>
      </vt:variant>
      <vt:variant>
        <vt:i4>1835067</vt:i4>
      </vt:variant>
      <vt:variant>
        <vt:i4>170</vt:i4>
      </vt:variant>
      <vt:variant>
        <vt:i4>0</vt:i4>
      </vt:variant>
      <vt:variant>
        <vt:i4>5</vt:i4>
      </vt:variant>
      <vt:variant>
        <vt:lpwstr/>
      </vt:variant>
      <vt:variant>
        <vt:lpwstr>_Toc205994560</vt:lpwstr>
      </vt:variant>
      <vt:variant>
        <vt:i4>2031675</vt:i4>
      </vt:variant>
      <vt:variant>
        <vt:i4>164</vt:i4>
      </vt:variant>
      <vt:variant>
        <vt:i4>0</vt:i4>
      </vt:variant>
      <vt:variant>
        <vt:i4>5</vt:i4>
      </vt:variant>
      <vt:variant>
        <vt:lpwstr/>
      </vt:variant>
      <vt:variant>
        <vt:lpwstr>_Toc205994559</vt:lpwstr>
      </vt:variant>
      <vt:variant>
        <vt:i4>2031675</vt:i4>
      </vt:variant>
      <vt:variant>
        <vt:i4>158</vt:i4>
      </vt:variant>
      <vt:variant>
        <vt:i4>0</vt:i4>
      </vt:variant>
      <vt:variant>
        <vt:i4>5</vt:i4>
      </vt:variant>
      <vt:variant>
        <vt:lpwstr/>
      </vt:variant>
      <vt:variant>
        <vt:lpwstr>_Toc205994558</vt:lpwstr>
      </vt:variant>
      <vt:variant>
        <vt:i4>2031675</vt:i4>
      </vt:variant>
      <vt:variant>
        <vt:i4>152</vt:i4>
      </vt:variant>
      <vt:variant>
        <vt:i4>0</vt:i4>
      </vt:variant>
      <vt:variant>
        <vt:i4>5</vt:i4>
      </vt:variant>
      <vt:variant>
        <vt:lpwstr/>
      </vt:variant>
      <vt:variant>
        <vt:lpwstr>_Toc205994557</vt:lpwstr>
      </vt:variant>
      <vt:variant>
        <vt:i4>2031675</vt:i4>
      </vt:variant>
      <vt:variant>
        <vt:i4>146</vt:i4>
      </vt:variant>
      <vt:variant>
        <vt:i4>0</vt:i4>
      </vt:variant>
      <vt:variant>
        <vt:i4>5</vt:i4>
      </vt:variant>
      <vt:variant>
        <vt:lpwstr/>
      </vt:variant>
      <vt:variant>
        <vt:lpwstr>_Toc205994556</vt:lpwstr>
      </vt:variant>
      <vt:variant>
        <vt:i4>2031675</vt:i4>
      </vt:variant>
      <vt:variant>
        <vt:i4>140</vt:i4>
      </vt:variant>
      <vt:variant>
        <vt:i4>0</vt:i4>
      </vt:variant>
      <vt:variant>
        <vt:i4>5</vt:i4>
      </vt:variant>
      <vt:variant>
        <vt:lpwstr/>
      </vt:variant>
      <vt:variant>
        <vt:lpwstr>_Toc205994555</vt:lpwstr>
      </vt:variant>
      <vt:variant>
        <vt:i4>2031675</vt:i4>
      </vt:variant>
      <vt:variant>
        <vt:i4>134</vt:i4>
      </vt:variant>
      <vt:variant>
        <vt:i4>0</vt:i4>
      </vt:variant>
      <vt:variant>
        <vt:i4>5</vt:i4>
      </vt:variant>
      <vt:variant>
        <vt:lpwstr/>
      </vt:variant>
      <vt:variant>
        <vt:lpwstr>_Toc205994554</vt:lpwstr>
      </vt:variant>
      <vt:variant>
        <vt:i4>2031675</vt:i4>
      </vt:variant>
      <vt:variant>
        <vt:i4>128</vt:i4>
      </vt:variant>
      <vt:variant>
        <vt:i4>0</vt:i4>
      </vt:variant>
      <vt:variant>
        <vt:i4>5</vt:i4>
      </vt:variant>
      <vt:variant>
        <vt:lpwstr/>
      </vt:variant>
      <vt:variant>
        <vt:lpwstr>_Toc205994553</vt:lpwstr>
      </vt:variant>
      <vt:variant>
        <vt:i4>2031675</vt:i4>
      </vt:variant>
      <vt:variant>
        <vt:i4>122</vt:i4>
      </vt:variant>
      <vt:variant>
        <vt:i4>0</vt:i4>
      </vt:variant>
      <vt:variant>
        <vt:i4>5</vt:i4>
      </vt:variant>
      <vt:variant>
        <vt:lpwstr/>
      </vt:variant>
      <vt:variant>
        <vt:lpwstr>_Toc205994552</vt:lpwstr>
      </vt:variant>
      <vt:variant>
        <vt:i4>2031675</vt:i4>
      </vt:variant>
      <vt:variant>
        <vt:i4>116</vt:i4>
      </vt:variant>
      <vt:variant>
        <vt:i4>0</vt:i4>
      </vt:variant>
      <vt:variant>
        <vt:i4>5</vt:i4>
      </vt:variant>
      <vt:variant>
        <vt:lpwstr/>
      </vt:variant>
      <vt:variant>
        <vt:lpwstr>_Toc205994551</vt:lpwstr>
      </vt:variant>
      <vt:variant>
        <vt:i4>2031675</vt:i4>
      </vt:variant>
      <vt:variant>
        <vt:i4>110</vt:i4>
      </vt:variant>
      <vt:variant>
        <vt:i4>0</vt:i4>
      </vt:variant>
      <vt:variant>
        <vt:i4>5</vt:i4>
      </vt:variant>
      <vt:variant>
        <vt:lpwstr/>
      </vt:variant>
      <vt:variant>
        <vt:lpwstr>_Toc205994550</vt:lpwstr>
      </vt:variant>
      <vt:variant>
        <vt:i4>1966139</vt:i4>
      </vt:variant>
      <vt:variant>
        <vt:i4>104</vt:i4>
      </vt:variant>
      <vt:variant>
        <vt:i4>0</vt:i4>
      </vt:variant>
      <vt:variant>
        <vt:i4>5</vt:i4>
      </vt:variant>
      <vt:variant>
        <vt:lpwstr/>
      </vt:variant>
      <vt:variant>
        <vt:lpwstr>_Toc205994549</vt:lpwstr>
      </vt:variant>
      <vt:variant>
        <vt:i4>1966139</vt:i4>
      </vt:variant>
      <vt:variant>
        <vt:i4>98</vt:i4>
      </vt:variant>
      <vt:variant>
        <vt:i4>0</vt:i4>
      </vt:variant>
      <vt:variant>
        <vt:i4>5</vt:i4>
      </vt:variant>
      <vt:variant>
        <vt:lpwstr/>
      </vt:variant>
      <vt:variant>
        <vt:lpwstr>_Toc205994548</vt:lpwstr>
      </vt:variant>
      <vt:variant>
        <vt:i4>1966139</vt:i4>
      </vt:variant>
      <vt:variant>
        <vt:i4>92</vt:i4>
      </vt:variant>
      <vt:variant>
        <vt:i4>0</vt:i4>
      </vt:variant>
      <vt:variant>
        <vt:i4>5</vt:i4>
      </vt:variant>
      <vt:variant>
        <vt:lpwstr/>
      </vt:variant>
      <vt:variant>
        <vt:lpwstr>_Toc205994547</vt:lpwstr>
      </vt:variant>
      <vt:variant>
        <vt:i4>1966139</vt:i4>
      </vt:variant>
      <vt:variant>
        <vt:i4>86</vt:i4>
      </vt:variant>
      <vt:variant>
        <vt:i4>0</vt:i4>
      </vt:variant>
      <vt:variant>
        <vt:i4>5</vt:i4>
      </vt:variant>
      <vt:variant>
        <vt:lpwstr/>
      </vt:variant>
      <vt:variant>
        <vt:lpwstr>_Toc205994546</vt:lpwstr>
      </vt:variant>
      <vt:variant>
        <vt:i4>1966139</vt:i4>
      </vt:variant>
      <vt:variant>
        <vt:i4>80</vt:i4>
      </vt:variant>
      <vt:variant>
        <vt:i4>0</vt:i4>
      </vt:variant>
      <vt:variant>
        <vt:i4>5</vt:i4>
      </vt:variant>
      <vt:variant>
        <vt:lpwstr/>
      </vt:variant>
      <vt:variant>
        <vt:lpwstr>_Toc205994545</vt:lpwstr>
      </vt:variant>
      <vt:variant>
        <vt:i4>1966139</vt:i4>
      </vt:variant>
      <vt:variant>
        <vt:i4>74</vt:i4>
      </vt:variant>
      <vt:variant>
        <vt:i4>0</vt:i4>
      </vt:variant>
      <vt:variant>
        <vt:i4>5</vt:i4>
      </vt:variant>
      <vt:variant>
        <vt:lpwstr/>
      </vt:variant>
      <vt:variant>
        <vt:lpwstr>_Toc205994544</vt:lpwstr>
      </vt:variant>
      <vt:variant>
        <vt:i4>1966139</vt:i4>
      </vt:variant>
      <vt:variant>
        <vt:i4>68</vt:i4>
      </vt:variant>
      <vt:variant>
        <vt:i4>0</vt:i4>
      </vt:variant>
      <vt:variant>
        <vt:i4>5</vt:i4>
      </vt:variant>
      <vt:variant>
        <vt:lpwstr/>
      </vt:variant>
      <vt:variant>
        <vt:lpwstr>_Toc205994543</vt:lpwstr>
      </vt:variant>
      <vt:variant>
        <vt:i4>1966139</vt:i4>
      </vt:variant>
      <vt:variant>
        <vt:i4>62</vt:i4>
      </vt:variant>
      <vt:variant>
        <vt:i4>0</vt:i4>
      </vt:variant>
      <vt:variant>
        <vt:i4>5</vt:i4>
      </vt:variant>
      <vt:variant>
        <vt:lpwstr/>
      </vt:variant>
      <vt:variant>
        <vt:lpwstr>_Toc205994542</vt:lpwstr>
      </vt:variant>
      <vt:variant>
        <vt:i4>1966139</vt:i4>
      </vt:variant>
      <vt:variant>
        <vt:i4>56</vt:i4>
      </vt:variant>
      <vt:variant>
        <vt:i4>0</vt:i4>
      </vt:variant>
      <vt:variant>
        <vt:i4>5</vt:i4>
      </vt:variant>
      <vt:variant>
        <vt:lpwstr/>
      </vt:variant>
      <vt:variant>
        <vt:lpwstr>_Toc205994541</vt:lpwstr>
      </vt:variant>
      <vt:variant>
        <vt:i4>1966139</vt:i4>
      </vt:variant>
      <vt:variant>
        <vt:i4>50</vt:i4>
      </vt:variant>
      <vt:variant>
        <vt:i4>0</vt:i4>
      </vt:variant>
      <vt:variant>
        <vt:i4>5</vt:i4>
      </vt:variant>
      <vt:variant>
        <vt:lpwstr/>
      </vt:variant>
      <vt:variant>
        <vt:lpwstr>_Toc205994540</vt:lpwstr>
      </vt:variant>
      <vt:variant>
        <vt:i4>1638459</vt:i4>
      </vt:variant>
      <vt:variant>
        <vt:i4>44</vt:i4>
      </vt:variant>
      <vt:variant>
        <vt:i4>0</vt:i4>
      </vt:variant>
      <vt:variant>
        <vt:i4>5</vt:i4>
      </vt:variant>
      <vt:variant>
        <vt:lpwstr/>
      </vt:variant>
      <vt:variant>
        <vt:lpwstr>_Toc205994539</vt:lpwstr>
      </vt:variant>
      <vt:variant>
        <vt:i4>1638459</vt:i4>
      </vt:variant>
      <vt:variant>
        <vt:i4>38</vt:i4>
      </vt:variant>
      <vt:variant>
        <vt:i4>0</vt:i4>
      </vt:variant>
      <vt:variant>
        <vt:i4>5</vt:i4>
      </vt:variant>
      <vt:variant>
        <vt:lpwstr/>
      </vt:variant>
      <vt:variant>
        <vt:lpwstr>_Toc205994538</vt:lpwstr>
      </vt:variant>
      <vt:variant>
        <vt:i4>1638459</vt:i4>
      </vt:variant>
      <vt:variant>
        <vt:i4>32</vt:i4>
      </vt:variant>
      <vt:variant>
        <vt:i4>0</vt:i4>
      </vt:variant>
      <vt:variant>
        <vt:i4>5</vt:i4>
      </vt:variant>
      <vt:variant>
        <vt:lpwstr/>
      </vt:variant>
      <vt:variant>
        <vt:lpwstr>_Toc205994537</vt:lpwstr>
      </vt:variant>
      <vt:variant>
        <vt:i4>1638459</vt:i4>
      </vt:variant>
      <vt:variant>
        <vt:i4>26</vt:i4>
      </vt:variant>
      <vt:variant>
        <vt:i4>0</vt:i4>
      </vt:variant>
      <vt:variant>
        <vt:i4>5</vt:i4>
      </vt:variant>
      <vt:variant>
        <vt:lpwstr/>
      </vt:variant>
      <vt:variant>
        <vt:lpwstr>_Toc205994536</vt:lpwstr>
      </vt:variant>
      <vt:variant>
        <vt:i4>1638459</vt:i4>
      </vt:variant>
      <vt:variant>
        <vt:i4>20</vt:i4>
      </vt:variant>
      <vt:variant>
        <vt:i4>0</vt:i4>
      </vt:variant>
      <vt:variant>
        <vt:i4>5</vt:i4>
      </vt:variant>
      <vt:variant>
        <vt:lpwstr/>
      </vt:variant>
      <vt:variant>
        <vt:lpwstr>_Toc205994535</vt:lpwstr>
      </vt:variant>
      <vt:variant>
        <vt:i4>1638459</vt:i4>
      </vt:variant>
      <vt:variant>
        <vt:i4>14</vt:i4>
      </vt:variant>
      <vt:variant>
        <vt:i4>0</vt:i4>
      </vt:variant>
      <vt:variant>
        <vt:i4>5</vt:i4>
      </vt:variant>
      <vt:variant>
        <vt:lpwstr/>
      </vt:variant>
      <vt:variant>
        <vt:lpwstr>_Toc205994534</vt:lpwstr>
      </vt:variant>
      <vt:variant>
        <vt:i4>1638459</vt:i4>
      </vt:variant>
      <vt:variant>
        <vt:i4>8</vt:i4>
      </vt:variant>
      <vt:variant>
        <vt:i4>0</vt:i4>
      </vt:variant>
      <vt:variant>
        <vt:i4>5</vt:i4>
      </vt:variant>
      <vt:variant>
        <vt:lpwstr/>
      </vt:variant>
      <vt:variant>
        <vt:lpwstr>_Toc205994533</vt:lpwstr>
      </vt:variant>
      <vt:variant>
        <vt:i4>1638459</vt:i4>
      </vt:variant>
      <vt:variant>
        <vt:i4>2</vt:i4>
      </vt:variant>
      <vt:variant>
        <vt:i4>0</vt:i4>
      </vt:variant>
      <vt:variant>
        <vt:i4>5</vt:i4>
      </vt:variant>
      <vt:variant>
        <vt:lpwstr/>
      </vt:variant>
      <vt:variant>
        <vt:lpwstr>_Toc205994532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Subbarayappa (QLAE C)</dc:creator>
  <cp:keywords/>
  <cp:lastModifiedBy>Rob Cowan</cp:lastModifiedBy>
  <cp:revision>2</cp:revision>
  <dcterms:created xsi:type="dcterms:W3CDTF">2026-04-01T17:12:00Z</dcterms:created>
  <dcterms:modified xsi:type="dcterms:W3CDTF">2026-04-01T17:12:00Z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edBy">
    <vt:lpwstr>TECHMAHINDRA\AK00487463</vt:lpwstr>
  </property>
  <property fmtid="{D5CDD505-2E9C-101B-9397-08002B2CF9AE}" pid="4" name="DLPManualFileClassificationLastModificationDate">
    <vt:lpwstr>1544421861</vt:lpwstr>
  </property>
  <property fmtid="{D5CDD505-2E9C-101B-9397-08002B2CF9AE}" pid="5" name="DLPManualFileClassificationVersion">
    <vt:lpwstr>11.0.200.100</vt:lpwstr>
  </property>
  <property fmtid="{D5CDD505-2E9C-101B-9397-08002B2CF9AE}" pid="6" name="MSIP_Label_55818d02-8d25-4bb9-b27c-e4db64670887_Enabled">
    <vt:lpwstr>true</vt:lpwstr>
  </property>
  <property fmtid="{D5CDD505-2E9C-101B-9397-08002B2CF9AE}" pid="7" name="MSIP_Label_55818d02-8d25-4bb9-b27c-e4db64670887_SetDate">
    <vt:lpwstr>2022-07-08T10:11:28Z</vt:lpwstr>
  </property>
  <property fmtid="{D5CDD505-2E9C-101B-9397-08002B2CF9AE}" pid="8" name="MSIP_Label_55818d02-8d25-4bb9-b27c-e4db64670887_Method">
    <vt:lpwstr>Standard</vt:lpwstr>
  </property>
  <property fmtid="{D5CDD505-2E9C-101B-9397-08002B2CF9AE}" pid="9" name="MSIP_Label_55818d02-8d25-4bb9-b27c-e4db64670887_Name">
    <vt:lpwstr>55818d02-8d25-4bb9-b27c-e4db64670887</vt:lpwstr>
  </property>
  <property fmtid="{D5CDD505-2E9C-101B-9397-08002B2CF9AE}" pid="10" name="MSIP_Label_55818d02-8d25-4bb9-b27c-e4db64670887_SiteId">
    <vt:lpwstr>a7f35688-9c00-4d5e-ba41-29f146377ab0</vt:lpwstr>
  </property>
  <property fmtid="{D5CDD505-2E9C-101B-9397-08002B2CF9AE}" pid="11" name="MSIP_Label_55818d02-8d25-4bb9-b27c-e4db64670887_ActionId">
    <vt:lpwstr>3f197600-d9b1-4eeb-bc31-b57b64ee106c</vt:lpwstr>
  </property>
  <property fmtid="{D5CDD505-2E9C-101B-9397-08002B2CF9AE}" pid="12" name="MSIP_Label_55818d02-8d25-4bb9-b27c-e4db64670887_ContentBits">
    <vt:lpwstr>0</vt:lpwstr>
  </property>
</Properties>
</file>